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9316A8" w14:textId="77777777" w:rsidR="005B53EE" w:rsidRDefault="005B53EE" w:rsidP="00F9389F">
      <w:pPr>
        <w:spacing w:before="5" w:line="160" w:lineRule="exact"/>
        <w:rPr>
          <w:sz w:val="16"/>
          <w:szCs w:val="16"/>
        </w:rPr>
      </w:pPr>
      <w:bookmarkStart w:id="0" w:name="_GoBack"/>
      <w:bookmarkEnd w:id="0"/>
    </w:p>
    <w:p w14:paraId="47D8EF11" w14:textId="77777777" w:rsidR="005B53EE" w:rsidRDefault="005B53EE" w:rsidP="00F9389F">
      <w:pPr>
        <w:spacing w:line="200" w:lineRule="exact"/>
      </w:pPr>
    </w:p>
    <w:p w14:paraId="68583651" w14:textId="77777777" w:rsidR="005B53EE" w:rsidRDefault="005B53EE" w:rsidP="00F9389F">
      <w:pPr>
        <w:spacing w:line="200" w:lineRule="exact"/>
      </w:pPr>
    </w:p>
    <w:p w14:paraId="1B28A4C9" w14:textId="77777777" w:rsidR="005B53EE" w:rsidRDefault="00F5753A" w:rsidP="00F9389F">
      <w:pPr>
        <w:ind w:left="555" w:right="555"/>
        <w:rPr>
          <w:sz w:val="34"/>
          <w:szCs w:val="34"/>
        </w:rPr>
      </w:pPr>
      <w:del w:id="1" w:author="Ellison, Aaron" w:date="2017-01-18T19:38:00Z">
        <w:r w:rsidDel="00F9389F">
          <w:rPr>
            <w:sz w:val="34"/>
            <w:szCs w:val="34"/>
          </w:rPr>
          <w:delText>H</w:delText>
        </w:r>
        <w:r w:rsidDel="00F9389F">
          <w:rPr>
            <w:spacing w:val="-9"/>
            <w:sz w:val="34"/>
            <w:szCs w:val="34"/>
          </w:rPr>
          <w:delText>o</w:delText>
        </w:r>
        <w:r w:rsidDel="00F9389F">
          <w:rPr>
            <w:sz w:val="34"/>
            <w:szCs w:val="34"/>
          </w:rPr>
          <w:delText>w</w:delText>
        </w:r>
        <w:r w:rsidDel="00F9389F">
          <w:rPr>
            <w:spacing w:val="-20"/>
            <w:sz w:val="34"/>
            <w:szCs w:val="34"/>
          </w:rPr>
          <w:delText xml:space="preserve"> </w:delText>
        </w:r>
        <w:r w:rsidDel="00F9389F">
          <w:rPr>
            <w:sz w:val="34"/>
            <w:szCs w:val="34"/>
          </w:rPr>
          <w:delText>d</w:delText>
        </w:r>
      </w:del>
      <w:ins w:id="2" w:author="Ellison, Aaron" w:date="2017-01-18T19:38:00Z">
        <w:r w:rsidR="00F9389F">
          <w:rPr>
            <w:sz w:val="34"/>
            <w:szCs w:val="34"/>
          </w:rPr>
          <w:t>D</w:t>
        </w:r>
      </w:ins>
      <w:r>
        <w:rPr>
          <w:sz w:val="34"/>
          <w:szCs w:val="34"/>
        </w:rPr>
        <w:t>o</w:t>
      </w:r>
      <w:r>
        <w:rPr>
          <w:spacing w:val="12"/>
          <w:sz w:val="34"/>
          <w:szCs w:val="34"/>
        </w:rPr>
        <w:t xml:space="preserve"> </w:t>
      </w:r>
      <w:del w:id="3" w:author="Ellison, Aaron" w:date="2017-01-18T19:38:00Z">
        <w:r w:rsidDel="00F9389F">
          <w:rPr>
            <w:sz w:val="34"/>
            <w:szCs w:val="34"/>
          </w:rPr>
          <w:delText>climate</w:delText>
        </w:r>
        <w:r w:rsidDel="00F9389F">
          <w:rPr>
            <w:spacing w:val="11"/>
            <w:sz w:val="34"/>
            <w:szCs w:val="34"/>
          </w:rPr>
          <w:delText xml:space="preserve"> </w:delText>
        </w:r>
      </w:del>
      <w:ins w:id="4" w:author="Ellison, Aaron" w:date="2017-01-18T19:38:00Z">
        <w:r w:rsidR="00F9389F">
          <w:rPr>
            <w:sz w:val="34"/>
            <w:szCs w:val="34"/>
          </w:rPr>
          <w:t>climate</w:t>
        </w:r>
        <w:r w:rsidR="00F9389F">
          <w:rPr>
            <w:spacing w:val="11"/>
            <w:sz w:val="34"/>
            <w:szCs w:val="34"/>
          </w:rPr>
          <w:t>-</w:t>
        </w:r>
      </w:ins>
      <w:r>
        <w:rPr>
          <w:spacing w:val="-9"/>
          <w:sz w:val="34"/>
          <w:szCs w:val="34"/>
        </w:rPr>
        <w:t>c</w:t>
      </w:r>
      <w:r>
        <w:rPr>
          <w:sz w:val="34"/>
          <w:szCs w:val="34"/>
        </w:rPr>
        <w:t>hange</w:t>
      </w:r>
      <w:r>
        <w:rPr>
          <w:spacing w:val="-2"/>
          <w:sz w:val="34"/>
          <w:szCs w:val="34"/>
        </w:rPr>
        <w:t xml:space="preserve"> </w:t>
      </w:r>
      <w:r>
        <w:rPr>
          <w:sz w:val="34"/>
          <w:szCs w:val="34"/>
        </w:rPr>
        <w:t>ex</w:t>
      </w:r>
      <w:r>
        <w:rPr>
          <w:spacing w:val="9"/>
          <w:sz w:val="34"/>
          <w:szCs w:val="34"/>
        </w:rPr>
        <w:t>p</w:t>
      </w:r>
      <w:r>
        <w:rPr>
          <w:sz w:val="34"/>
          <w:szCs w:val="34"/>
        </w:rPr>
        <w:t>erime</w:t>
      </w:r>
      <w:r>
        <w:rPr>
          <w:spacing w:val="-9"/>
          <w:sz w:val="34"/>
          <w:szCs w:val="34"/>
        </w:rPr>
        <w:t>n</w:t>
      </w:r>
      <w:r>
        <w:rPr>
          <w:sz w:val="34"/>
          <w:szCs w:val="34"/>
        </w:rPr>
        <w:t>ts</w:t>
      </w:r>
      <w:r>
        <w:rPr>
          <w:spacing w:val="9"/>
          <w:sz w:val="34"/>
          <w:szCs w:val="34"/>
        </w:rPr>
        <w:t xml:space="preserve"> </w:t>
      </w:r>
      <w:r>
        <w:rPr>
          <w:sz w:val="34"/>
          <w:szCs w:val="34"/>
        </w:rPr>
        <w:t>actually</w:t>
      </w:r>
      <w:r>
        <w:rPr>
          <w:spacing w:val="30"/>
          <w:sz w:val="34"/>
          <w:szCs w:val="34"/>
        </w:rPr>
        <w:t xml:space="preserve"> </w:t>
      </w:r>
      <w:r>
        <w:rPr>
          <w:spacing w:val="-9"/>
          <w:sz w:val="34"/>
          <w:szCs w:val="34"/>
        </w:rPr>
        <w:t>c</w:t>
      </w:r>
      <w:r>
        <w:rPr>
          <w:sz w:val="34"/>
          <w:szCs w:val="34"/>
        </w:rPr>
        <w:t>hange</w:t>
      </w:r>
      <w:r>
        <w:rPr>
          <w:spacing w:val="-4"/>
          <w:sz w:val="34"/>
          <w:szCs w:val="34"/>
        </w:rPr>
        <w:t xml:space="preserve"> </w:t>
      </w:r>
      <w:r>
        <w:rPr>
          <w:w w:val="92"/>
          <w:sz w:val="34"/>
          <w:szCs w:val="34"/>
        </w:rPr>
        <w:t>c</w:t>
      </w:r>
      <w:r>
        <w:rPr>
          <w:w w:val="91"/>
          <w:sz w:val="34"/>
          <w:szCs w:val="34"/>
        </w:rPr>
        <w:t>li</w:t>
      </w:r>
      <w:r>
        <w:rPr>
          <w:w w:val="107"/>
          <w:sz w:val="34"/>
          <w:szCs w:val="34"/>
        </w:rPr>
        <w:t>mat</w:t>
      </w:r>
      <w:r>
        <w:rPr>
          <w:w w:val="95"/>
          <w:sz w:val="34"/>
          <w:szCs w:val="34"/>
        </w:rPr>
        <w:t>e?</w:t>
      </w:r>
    </w:p>
    <w:p w14:paraId="014660F4" w14:textId="77777777" w:rsidR="005B53EE" w:rsidRDefault="005B53EE" w:rsidP="00F9389F">
      <w:pPr>
        <w:spacing w:line="200" w:lineRule="exact"/>
      </w:pPr>
    </w:p>
    <w:p w14:paraId="04023162" w14:textId="77777777" w:rsidR="005B53EE" w:rsidRDefault="005B53EE" w:rsidP="00F9389F">
      <w:pPr>
        <w:spacing w:before="4" w:line="220" w:lineRule="exact"/>
        <w:rPr>
          <w:sz w:val="22"/>
          <w:szCs w:val="22"/>
        </w:rPr>
      </w:pPr>
    </w:p>
    <w:p w14:paraId="632D2DAE" w14:textId="77777777" w:rsidR="005B53EE" w:rsidRDefault="00F5753A" w:rsidP="00F9389F">
      <w:pPr>
        <w:spacing w:line="242" w:lineRule="auto"/>
        <w:ind w:left="229" w:right="229"/>
        <w:rPr>
          <w:sz w:val="24"/>
          <w:szCs w:val="24"/>
        </w:rPr>
      </w:pPr>
      <w:r>
        <w:rPr>
          <w:sz w:val="24"/>
          <w:szCs w:val="24"/>
        </w:rPr>
        <w:t>A.K.</w:t>
      </w:r>
      <w:r>
        <w:rPr>
          <w:spacing w:val="37"/>
          <w:sz w:val="24"/>
          <w:szCs w:val="24"/>
        </w:rPr>
        <w:t xml:space="preserve"> </w:t>
      </w:r>
      <w:proofErr w:type="spellStart"/>
      <w:r>
        <w:rPr>
          <w:w w:val="117"/>
          <w:sz w:val="24"/>
          <w:szCs w:val="24"/>
        </w:rPr>
        <w:t>Et</w:t>
      </w:r>
      <w:r>
        <w:rPr>
          <w:w w:val="136"/>
          <w:sz w:val="24"/>
          <w:szCs w:val="24"/>
        </w:rPr>
        <w:t>t</w:t>
      </w:r>
      <w:r>
        <w:rPr>
          <w:w w:val="97"/>
          <w:sz w:val="24"/>
          <w:szCs w:val="24"/>
        </w:rPr>
        <w:t>i</w:t>
      </w:r>
      <w:r>
        <w:rPr>
          <w:w w:val="108"/>
          <w:sz w:val="24"/>
          <w:szCs w:val="24"/>
        </w:rPr>
        <w:t>n</w:t>
      </w:r>
      <w:r>
        <w:rPr>
          <w:w w:val="97"/>
          <w:sz w:val="24"/>
          <w:szCs w:val="24"/>
        </w:rPr>
        <w:t>g</w:t>
      </w:r>
      <w:r>
        <w:rPr>
          <w:w w:val="104"/>
          <w:sz w:val="24"/>
          <w:szCs w:val="24"/>
        </w:rPr>
        <w:t>er</w:t>
      </w:r>
      <w:r>
        <w:rPr>
          <w:w w:val="107"/>
          <w:sz w:val="24"/>
          <w:szCs w:val="24"/>
        </w:rPr>
        <w:t>,</w:t>
      </w:r>
      <w:r>
        <w:rPr>
          <w:w w:val="106"/>
          <w:sz w:val="24"/>
          <w:szCs w:val="24"/>
        </w:rPr>
        <w:t>I</w:t>
      </w:r>
      <w:proofErr w:type="spellEnd"/>
      <w:r>
        <w:rPr>
          <w:w w:val="106"/>
          <w:sz w:val="24"/>
          <w:szCs w:val="24"/>
        </w:rPr>
        <w:t>.</w:t>
      </w:r>
      <w:r>
        <w:rPr>
          <w:spacing w:val="18"/>
          <w:sz w:val="24"/>
          <w:szCs w:val="24"/>
        </w:rPr>
        <w:t xml:space="preserve"> </w:t>
      </w:r>
      <w:proofErr w:type="spellStart"/>
      <w:r>
        <w:rPr>
          <w:sz w:val="24"/>
          <w:szCs w:val="24"/>
        </w:rPr>
        <w:t>C</w:t>
      </w:r>
      <w:r>
        <w:rPr>
          <w:spacing w:val="-6"/>
          <w:sz w:val="24"/>
          <w:szCs w:val="24"/>
        </w:rPr>
        <w:t>h</w:t>
      </w:r>
      <w:r>
        <w:rPr>
          <w:sz w:val="24"/>
          <w:szCs w:val="24"/>
        </w:rPr>
        <w:t>uine</w:t>
      </w:r>
      <w:proofErr w:type="spellEnd"/>
      <w:r>
        <w:rPr>
          <w:sz w:val="24"/>
          <w:szCs w:val="24"/>
        </w:rPr>
        <w:t>,</w:t>
      </w:r>
      <w:r>
        <w:rPr>
          <w:spacing w:val="54"/>
          <w:sz w:val="24"/>
          <w:szCs w:val="24"/>
        </w:rPr>
        <w:t xml:space="preserve"> </w:t>
      </w:r>
      <w:r>
        <w:rPr>
          <w:sz w:val="24"/>
          <w:szCs w:val="24"/>
        </w:rPr>
        <w:t>B.</w:t>
      </w:r>
      <w:r>
        <w:rPr>
          <w:spacing w:val="27"/>
          <w:sz w:val="24"/>
          <w:szCs w:val="24"/>
        </w:rPr>
        <w:t xml:space="preserve"> </w:t>
      </w:r>
      <w:r>
        <w:rPr>
          <w:sz w:val="24"/>
          <w:szCs w:val="24"/>
        </w:rPr>
        <w:t>C</w:t>
      </w:r>
      <w:r>
        <w:rPr>
          <w:spacing w:val="6"/>
          <w:sz w:val="24"/>
          <w:szCs w:val="24"/>
        </w:rPr>
        <w:t>o</w:t>
      </w:r>
      <w:r>
        <w:rPr>
          <w:sz w:val="24"/>
          <w:szCs w:val="24"/>
        </w:rPr>
        <w:t>ok,</w:t>
      </w:r>
      <w:r>
        <w:rPr>
          <w:spacing w:val="28"/>
          <w:sz w:val="24"/>
          <w:szCs w:val="24"/>
        </w:rPr>
        <w:t xml:space="preserve"> </w:t>
      </w:r>
      <w:r>
        <w:rPr>
          <w:sz w:val="24"/>
          <w:szCs w:val="24"/>
        </w:rPr>
        <w:t>J.</w:t>
      </w:r>
      <w:r>
        <w:rPr>
          <w:spacing w:val="49"/>
          <w:sz w:val="24"/>
          <w:szCs w:val="24"/>
        </w:rPr>
        <w:t xml:space="preserve"> </w:t>
      </w:r>
      <w:r>
        <w:rPr>
          <w:sz w:val="24"/>
          <w:szCs w:val="24"/>
        </w:rPr>
        <w:t>Du</w:t>
      </w:r>
      <w:r>
        <w:rPr>
          <w:spacing w:val="-7"/>
          <w:sz w:val="24"/>
          <w:szCs w:val="24"/>
        </w:rPr>
        <w:t>k</w:t>
      </w:r>
      <w:r>
        <w:rPr>
          <w:sz w:val="24"/>
          <w:szCs w:val="24"/>
        </w:rPr>
        <w:t>es,</w:t>
      </w:r>
      <w:r>
        <w:rPr>
          <w:spacing w:val="35"/>
          <w:sz w:val="24"/>
          <w:szCs w:val="24"/>
        </w:rPr>
        <w:t xml:space="preserve"> </w:t>
      </w:r>
      <w:r>
        <w:rPr>
          <w:sz w:val="24"/>
          <w:szCs w:val="24"/>
        </w:rPr>
        <w:t>A.M.</w:t>
      </w:r>
      <w:r>
        <w:rPr>
          <w:spacing w:val="30"/>
          <w:sz w:val="24"/>
          <w:szCs w:val="24"/>
        </w:rPr>
        <w:t xml:space="preserve"> </w:t>
      </w:r>
      <w:r>
        <w:rPr>
          <w:sz w:val="24"/>
          <w:szCs w:val="24"/>
        </w:rPr>
        <w:t>Ellison,</w:t>
      </w:r>
      <w:r>
        <w:rPr>
          <w:spacing w:val="32"/>
          <w:sz w:val="24"/>
          <w:szCs w:val="24"/>
        </w:rPr>
        <w:t xml:space="preserve"> </w:t>
      </w:r>
      <w:r>
        <w:rPr>
          <w:sz w:val="24"/>
          <w:szCs w:val="24"/>
        </w:rPr>
        <w:t>M.R.</w:t>
      </w:r>
      <w:r>
        <w:rPr>
          <w:spacing w:val="39"/>
          <w:sz w:val="24"/>
          <w:szCs w:val="24"/>
        </w:rPr>
        <w:t xml:space="preserve"> </w:t>
      </w:r>
      <w:r>
        <w:rPr>
          <w:w w:val="108"/>
          <w:sz w:val="24"/>
          <w:szCs w:val="24"/>
        </w:rPr>
        <w:t>Johnston,</w:t>
      </w:r>
      <w:r>
        <w:rPr>
          <w:spacing w:val="14"/>
          <w:w w:val="108"/>
          <w:sz w:val="24"/>
          <w:szCs w:val="24"/>
        </w:rPr>
        <w:t xml:space="preserve"> </w:t>
      </w:r>
      <w:r>
        <w:rPr>
          <w:sz w:val="24"/>
          <w:szCs w:val="24"/>
        </w:rPr>
        <w:t>A.M.</w:t>
      </w:r>
      <w:r>
        <w:rPr>
          <w:spacing w:val="29"/>
          <w:sz w:val="24"/>
          <w:szCs w:val="24"/>
        </w:rPr>
        <w:t xml:space="preserve"> </w:t>
      </w:r>
      <w:r>
        <w:rPr>
          <w:spacing w:val="-6"/>
          <w:w w:val="119"/>
          <w:sz w:val="24"/>
          <w:szCs w:val="24"/>
        </w:rPr>
        <w:t>P</w:t>
      </w:r>
      <w:r>
        <w:rPr>
          <w:w w:val="109"/>
          <w:sz w:val="24"/>
          <w:szCs w:val="24"/>
        </w:rPr>
        <w:t>an</w:t>
      </w:r>
      <w:r>
        <w:rPr>
          <w:w w:val="97"/>
          <w:sz w:val="24"/>
          <w:szCs w:val="24"/>
        </w:rPr>
        <w:t>e</w:t>
      </w:r>
      <w:r>
        <w:rPr>
          <w:w w:val="136"/>
          <w:sz w:val="24"/>
          <w:szCs w:val="24"/>
        </w:rPr>
        <w:t>tt</w:t>
      </w:r>
      <w:r>
        <w:rPr>
          <w:w w:val="109"/>
          <w:sz w:val="24"/>
          <w:szCs w:val="24"/>
        </w:rPr>
        <w:t>a</w:t>
      </w:r>
      <w:r>
        <w:rPr>
          <w:w w:val="107"/>
          <w:sz w:val="24"/>
          <w:szCs w:val="24"/>
        </w:rPr>
        <w:t xml:space="preserve">, </w:t>
      </w:r>
      <w:r>
        <w:rPr>
          <w:sz w:val="24"/>
          <w:szCs w:val="24"/>
        </w:rPr>
        <w:t>C.</w:t>
      </w:r>
      <w:r>
        <w:rPr>
          <w:spacing w:val="31"/>
          <w:sz w:val="24"/>
          <w:szCs w:val="24"/>
        </w:rPr>
        <w:t xml:space="preserve"> </w:t>
      </w:r>
      <w:proofErr w:type="spellStart"/>
      <w:r>
        <w:rPr>
          <w:sz w:val="24"/>
          <w:szCs w:val="24"/>
        </w:rPr>
        <w:t>Rollinson</w:t>
      </w:r>
      <w:proofErr w:type="spellEnd"/>
      <w:r>
        <w:rPr>
          <w:sz w:val="24"/>
          <w:szCs w:val="24"/>
        </w:rPr>
        <w:t>,</w:t>
      </w:r>
      <w:r>
        <w:rPr>
          <w:spacing w:val="36"/>
          <w:sz w:val="24"/>
          <w:szCs w:val="24"/>
        </w:rPr>
        <w:t xml:space="preserve"> </w:t>
      </w:r>
      <w:r>
        <w:rPr>
          <w:sz w:val="24"/>
          <w:szCs w:val="24"/>
        </w:rPr>
        <w:t>Y.</w:t>
      </w:r>
      <w:r>
        <w:rPr>
          <w:spacing w:val="25"/>
          <w:sz w:val="24"/>
          <w:szCs w:val="24"/>
        </w:rPr>
        <w:t xml:space="preserve"> </w:t>
      </w:r>
      <w:r>
        <w:rPr>
          <w:sz w:val="24"/>
          <w:szCs w:val="24"/>
        </w:rPr>
        <w:t>Vi</w:t>
      </w:r>
      <w:r>
        <w:rPr>
          <w:w w:val="136"/>
          <w:sz w:val="24"/>
          <w:szCs w:val="24"/>
        </w:rPr>
        <w:t>t</w:t>
      </w:r>
      <w:r>
        <w:rPr>
          <w:w w:val="109"/>
          <w:sz w:val="24"/>
          <w:szCs w:val="24"/>
        </w:rPr>
        <w:t>a</w:t>
      </w:r>
      <w:r>
        <w:rPr>
          <w:sz w:val="24"/>
          <w:szCs w:val="24"/>
        </w:rPr>
        <w:t>sse,</w:t>
      </w:r>
      <w:r>
        <w:rPr>
          <w:spacing w:val="18"/>
          <w:sz w:val="24"/>
          <w:szCs w:val="24"/>
        </w:rPr>
        <w:t xml:space="preserve"> </w:t>
      </w:r>
      <w:r>
        <w:rPr>
          <w:sz w:val="24"/>
          <w:szCs w:val="24"/>
        </w:rPr>
        <w:t>E.</w:t>
      </w:r>
      <w:r>
        <w:rPr>
          <w:spacing w:val="34"/>
          <w:sz w:val="24"/>
          <w:szCs w:val="24"/>
        </w:rPr>
        <w:t xml:space="preserve"> </w:t>
      </w:r>
      <w:proofErr w:type="spellStart"/>
      <w:r>
        <w:rPr>
          <w:spacing w:val="-19"/>
          <w:w w:val="106"/>
          <w:sz w:val="24"/>
          <w:szCs w:val="24"/>
        </w:rPr>
        <w:t>W</w:t>
      </w:r>
      <w:r>
        <w:rPr>
          <w:w w:val="97"/>
          <w:sz w:val="24"/>
          <w:szCs w:val="24"/>
        </w:rPr>
        <w:t>ol</w:t>
      </w:r>
      <w:r>
        <w:rPr>
          <w:spacing w:val="-7"/>
          <w:w w:val="102"/>
          <w:sz w:val="24"/>
          <w:szCs w:val="24"/>
        </w:rPr>
        <w:t>k</w:t>
      </w:r>
      <w:r>
        <w:rPr>
          <w:spacing w:val="-7"/>
          <w:w w:val="97"/>
          <w:sz w:val="24"/>
          <w:szCs w:val="24"/>
        </w:rPr>
        <w:t>o</w:t>
      </w:r>
      <w:r>
        <w:rPr>
          <w:sz w:val="24"/>
          <w:szCs w:val="24"/>
        </w:rPr>
        <w:t>vi</w:t>
      </w:r>
      <w:r>
        <w:rPr>
          <w:spacing w:val="-7"/>
          <w:w w:val="97"/>
          <w:sz w:val="24"/>
          <w:szCs w:val="24"/>
        </w:rPr>
        <w:t>c</w:t>
      </w:r>
      <w:r>
        <w:rPr>
          <w:w w:val="108"/>
          <w:sz w:val="24"/>
          <w:szCs w:val="24"/>
        </w:rPr>
        <w:t>h</w:t>
      </w:r>
      <w:proofErr w:type="spellEnd"/>
    </w:p>
    <w:p w14:paraId="573E5092" w14:textId="77777777" w:rsidR="005B53EE" w:rsidRDefault="005B53EE" w:rsidP="00F9389F">
      <w:pPr>
        <w:spacing w:before="2" w:line="120" w:lineRule="exact"/>
        <w:rPr>
          <w:sz w:val="13"/>
          <w:szCs w:val="13"/>
        </w:rPr>
      </w:pPr>
    </w:p>
    <w:p w14:paraId="0CA5E242" w14:textId="77777777" w:rsidR="005B53EE" w:rsidRDefault="005B53EE" w:rsidP="00F9389F">
      <w:pPr>
        <w:spacing w:line="200" w:lineRule="exact"/>
      </w:pPr>
    </w:p>
    <w:p w14:paraId="52E5C30F" w14:textId="77777777" w:rsidR="005B53EE" w:rsidRDefault="00F5753A" w:rsidP="00F9389F">
      <w:pPr>
        <w:ind w:left="3910" w:right="3910"/>
        <w:rPr>
          <w:sz w:val="24"/>
          <w:szCs w:val="24"/>
        </w:rPr>
      </w:pPr>
      <w:r>
        <w:rPr>
          <w:w w:val="110"/>
          <w:sz w:val="24"/>
          <w:szCs w:val="24"/>
        </w:rPr>
        <w:t>Ja</w:t>
      </w:r>
      <w:r>
        <w:rPr>
          <w:spacing w:val="-7"/>
          <w:w w:val="110"/>
          <w:sz w:val="24"/>
          <w:szCs w:val="24"/>
        </w:rPr>
        <w:t>n</w:t>
      </w:r>
      <w:r>
        <w:rPr>
          <w:w w:val="110"/>
          <w:sz w:val="24"/>
          <w:szCs w:val="24"/>
        </w:rPr>
        <w:t>uary</w:t>
      </w:r>
      <w:r>
        <w:rPr>
          <w:spacing w:val="16"/>
          <w:w w:val="110"/>
          <w:sz w:val="24"/>
          <w:szCs w:val="24"/>
        </w:rPr>
        <w:t xml:space="preserve"> </w:t>
      </w:r>
      <w:r>
        <w:rPr>
          <w:sz w:val="24"/>
          <w:szCs w:val="24"/>
        </w:rPr>
        <w:t>18,</w:t>
      </w:r>
      <w:r>
        <w:rPr>
          <w:spacing w:val="15"/>
          <w:sz w:val="24"/>
          <w:szCs w:val="24"/>
        </w:rPr>
        <w:t xml:space="preserve"> </w:t>
      </w:r>
      <w:r>
        <w:rPr>
          <w:w w:val="97"/>
          <w:sz w:val="24"/>
          <w:szCs w:val="24"/>
        </w:rPr>
        <w:t>2017</w:t>
      </w:r>
    </w:p>
    <w:p w14:paraId="5379026C" w14:textId="77777777" w:rsidR="005B53EE" w:rsidRDefault="005B53EE" w:rsidP="00F9389F">
      <w:pPr>
        <w:spacing w:line="200" w:lineRule="exact"/>
      </w:pPr>
    </w:p>
    <w:p w14:paraId="645EB942" w14:textId="77777777" w:rsidR="005B53EE" w:rsidRDefault="005B53EE" w:rsidP="00F9389F">
      <w:pPr>
        <w:spacing w:line="200" w:lineRule="exact"/>
      </w:pPr>
    </w:p>
    <w:p w14:paraId="20F5F285" w14:textId="77777777" w:rsidR="005B53EE" w:rsidRDefault="005B53EE" w:rsidP="00F9389F">
      <w:pPr>
        <w:spacing w:before="8" w:line="280" w:lineRule="exact"/>
        <w:rPr>
          <w:sz w:val="28"/>
          <w:szCs w:val="28"/>
        </w:rPr>
      </w:pPr>
    </w:p>
    <w:p w14:paraId="16658E1E" w14:textId="77777777" w:rsidR="005B53EE" w:rsidRDefault="00F5753A" w:rsidP="00F9389F">
      <w:pPr>
        <w:ind w:left="117" w:right="7705"/>
        <w:rPr>
          <w:sz w:val="28"/>
          <w:szCs w:val="28"/>
        </w:rPr>
      </w:pPr>
      <w:r>
        <w:rPr>
          <w:w w:val="128"/>
          <w:sz w:val="28"/>
          <w:szCs w:val="28"/>
        </w:rPr>
        <w:t>I</w:t>
      </w:r>
      <w:r>
        <w:rPr>
          <w:spacing w:val="-9"/>
          <w:w w:val="128"/>
          <w:sz w:val="28"/>
          <w:szCs w:val="28"/>
        </w:rPr>
        <w:t>n</w:t>
      </w:r>
      <w:r>
        <w:rPr>
          <w:w w:val="150"/>
          <w:sz w:val="28"/>
          <w:szCs w:val="28"/>
        </w:rPr>
        <w:t>tr</w:t>
      </w:r>
      <w:r>
        <w:rPr>
          <w:spacing w:val="9"/>
          <w:w w:val="115"/>
          <w:sz w:val="28"/>
          <w:szCs w:val="28"/>
        </w:rPr>
        <w:t>o</w:t>
      </w:r>
      <w:r>
        <w:rPr>
          <w:w w:val="128"/>
          <w:sz w:val="28"/>
          <w:szCs w:val="28"/>
        </w:rPr>
        <w:t>ducti</w:t>
      </w:r>
      <w:r>
        <w:rPr>
          <w:w w:val="121"/>
          <w:sz w:val="28"/>
          <w:szCs w:val="28"/>
        </w:rPr>
        <w:t>on</w:t>
      </w:r>
    </w:p>
    <w:p w14:paraId="5109D868" w14:textId="77777777" w:rsidR="005B53EE" w:rsidRDefault="005B53EE" w:rsidP="00F9389F">
      <w:pPr>
        <w:spacing w:before="2" w:line="120" w:lineRule="exact"/>
        <w:rPr>
          <w:sz w:val="13"/>
          <w:szCs w:val="13"/>
        </w:rPr>
      </w:pPr>
    </w:p>
    <w:p w14:paraId="01C000E0" w14:textId="77777777" w:rsidR="005B53EE" w:rsidRDefault="005B53EE" w:rsidP="00F9389F">
      <w:pPr>
        <w:spacing w:line="200" w:lineRule="exact"/>
      </w:pPr>
    </w:p>
    <w:p w14:paraId="3DEE44DA" w14:textId="77777777" w:rsidR="005B53EE" w:rsidRDefault="00F5753A" w:rsidP="00F9389F">
      <w:pPr>
        <w:spacing w:line="249" w:lineRule="auto"/>
        <w:ind w:left="117" w:right="83"/>
      </w:pPr>
      <w:r>
        <w:t>Ongoing</w:t>
      </w:r>
      <w:r>
        <w:rPr>
          <w:spacing w:val="35"/>
        </w:rPr>
        <w:t xml:space="preserve"> </w:t>
      </w:r>
      <w:r>
        <w:t>climatic</w:t>
      </w:r>
      <w:r>
        <w:rPr>
          <w:spacing w:val="47"/>
        </w:rPr>
        <w:t xml:space="preserve"> </w:t>
      </w:r>
      <w:r>
        <w:rPr>
          <w:spacing w:val="-5"/>
        </w:rPr>
        <w:t>c</w:t>
      </w:r>
      <w:r>
        <w:t>hanges</w:t>
      </w:r>
      <w:r>
        <w:rPr>
          <w:spacing w:val="37"/>
        </w:rPr>
        <w:t xml:space="preserve"> </w:t>
      </w:r>
      <w:r>
        <w:t>are</w:t>
      </w:r>
      <w:r>
        <w:rPr>
          <w:spacing w:val="31"/>
        </w:rPr>
        <w:t xml:space="preserve"> </w:t>
      </w:r>
      <w:r>
        <w:t>causing</w:t>
      </w:r>
      <w:r>
        <w:rPr>
          <w:spacing w:val="37"/>
        </w:rPr>
        <w:t xml:space="preserve"> </w:t>
      </w:r>
      <w:r>
        <w:rPr>
          <w:w w:val="110"/>
        </w:rPr>
        <w:t>dramatic</w:t>
      </w:r>
      <w:r>
        <w:rPr>
          <w:spacing w:val="5"/>
          <w:w w:val="110"/>
        </w:rPr>
        <w:t xml:space="preserve"> </w:t>
      </w:r>
      <w:r>
        <w:rPr>
          <w:w w:val="107"/>
        </w:rPr>
        <w:t>al</w:t>
      </w:r>
      <w:r>
        <w:rPr>
          <w:w w:val="139"/>
        </w:rPr>
        <w:t>t</w:t>
      </w:r>
      <w:r>
        <w:rPr>
          <w:w w:val="107"/>
        </w:rPr>
        <w:t>er</w:t>
      </w:r>
      <w:r>
        <w:rPr>
          <w:w w:val="122"/>
        </w:rPr>
        <w:t>at</w:t>
      </w:r>
      <w:r>
        <w:rPr>
          <w:w w:val="99"/>
        </w:rPr>
        <w:t>i</w:t>
      </w:r>
      <w:r>
        <w:rPr>
          <w:w w:val="103"/>
        </w:rPr>
        <w:t>ons</w:t>
      </w:r>
      <w:r>
        <w:rPr>
          <w:spacing w:val="9"/>
        </w:rPr>
        <w:t xml:space="preserve"> </w:t>
      </w:r>
      <w:r>
        <w:rPr>
          <w:w w:val="113"/>
        </w:rPr>
        <w:t>to</w:t>
      </w:r>
      <w:r>
        <w:rPr>
          <w:spacing w:val="3"/>
          <w:w w:val="113"/>
        </w:rPr>
        <w:t xml:space="preserve"> </w:t>
      </w:r>
      <w:r>
        <w:rPr>
          <w:w w:val="111"/>
        </w:rPr>
        <w:t>E</w:t>
      </w:r>
      <w:r>
        <w:rPr>
          <w:w w:val="121"/>
        </w:rPr>
        <w:t>art</w:t>
      </w:r>
      <w:r>
        <w:rPr>
          <w:w w:val="110"/>
        </w:rPr>
        <w:t>h</w:t>
      </w:r>
      <w:r>
        <w:rPr>
          <w:w w:val="82"/>
        </w:rPr>
        <w:t>’</w:t>
      </w:r>
      <w:r>
        <w:t>s</w:t>
      </w:r>
      <w:r>
        <w:rPr>
          <w:spacing w:val="9"/>
        </w:rPr>
        <w:t xml:space="preserve"> </w:t>
      </w:r>
      <w:r>
        <w:t>biota,</w:t>
      </w:r>
      <w:r w:rsidR="00F9389F">
        <w:t xml:space="preserve"> </w:t>
      </w:r>
      <w:r>
        <w:t>increasingly</w:t>
      </w:r>
      <w:r w:rsidR="00F9389F">
        <w:t xml:space="preserve"> </w:t>
      </w:r>
      <w:r>
        <w:rPr>
          <w:w w:val="107"/>
        </w:rPr>
        <w:t>al</w:t>
      </w:r>
      <w:r>
        <w:rPr>
          <w:w w:val="139"/>
        </w:rPr>
        <w:t>t</w:t>
      </w:r>
      <w:r>
        <w:rPr>
          <w:w w:val="107"/>
        </w:rPr>
        <w:t>er</w:t>
      </w:r>
      <w:r>
        <w:rPr>
          <w:w w:val="99"/>
        </w:rPr>
        <w:t>i</w:t>
      </w:r>
      <w:r>
        <w:rPr>
          <w:w w:val="105"/>
        </w:rPr>
        <w:t>ng</w:t>
      </w:r>
      <w:r>
        <w:rPr>
          <w:spacing w:val="9"/>
        </w:rPr>
        <w:t xml:space="preserve"> </w:t>
      </w:r>
      <w:r>
        <w:t>the</w:t>
      </w:r>
      <w:r>
        <w:rPr>
          <w:spacing w:val="39"/>
        </w:rPr>
        <w:t xml:space="preserve"> </w:t>
      </w:r>
      <w:proofErr w:type="spellStart"/>
      <w:r>
        <w:rPr>
          <w:w w:val="110"/>
        </w:rPr>
        <w:t>p</w:t>
      </w:r>
      <w:r>
        <w:rPr>
          <w:spacing w:val="-5"/>
          <w:w w:val="110"/>
        </w:rPr>
        <w:t>h</w:t>
      </w:r>
      <w:r>
        <w:rPr>
          <w:w w:val="105"/>
        </w:rPr>
        <w:t>y</w:t>
      </w:r>
      <w:r>
        <w:t>si</w:t>
      </w:r>
      <w:r>
        <w:rPr>
          <w:w w:val="99"/>
        </w:rPr>
        <w:t>ol</w:t>
      </w:r>
      <w:proofErr w:type="spellEnd"/>
      <w:r>
        <w:rPr>
          <w:w w:val="99"/>
        </w:rPr>
        <w:t xml:space="preserve">- </w:t>
      </w:r>
      <w:proofErr w:type="spellStart"/>
      <w:r>
        <w:t>og</w:t>
      </w:r>
      <w:r>
        <w:rPr>
          <w:spacing w:val="-17"/>
        </w:rPr>
        <w:t>y</w:t>
      </w:r>
      <w:proofErr w:type="spellEnd"/>
      <w:r>
        <w:t>,</w:t>
      </w:r>
      <w:r>
        <w:rPr>
          <w:spacing w:val="20"/>
        </w:rPr>
        <w:t xml:space="preserve"> </w:t>
      </w:r>
      <w:r>
        <w:rPr>
          <w:w w:val="106"/>
        </w:rPr>
        <w:t>di</w:t>
      </w:r>
      <w:r>
        <w:t>s</w:t>
      </w:r>
      <w:r>
        <w:rPr>
          <w:w w:val="139"/>
        </w:rPr>
        <w:t>t</w:t>
      </w:r>
      <w:r>
        <w:rPr>
          <w:w w:val="109"/>
        </w:rPr>
        <w:t>ri</w:t>
      </w:r>
      <w:r>
        <w:rPr>
          <w:w w:val="110"/>
        </w:rPr>
        <w:t>b</w:t>
      </w:r>
      <w:r>
        <w:rPr>
          <w:w w:val="120"/>
        </w:rPr>
        <w:t>ut</w:t>
      </w:r>
      <w:r>
        <w:rPr>
          <w:w w:val="99"/>
        </w:rPr>
        <w:t>i</w:t>
      </w:r>
      <w:r>
        <w:rPr>
          <w:w w:val="105"/>
        </w:rPr>
        <w:t>on</w:t>
      </w:r>
      <w:r>
        <w:rPr>
          <w:w w:val="110"/>
        </w:rPr>
        <w:t>,</w:t>
      </w:r>
      <w:r>
        <w:rPr>
          <w:spacing w:val="12"/>
          <w:w w:val="110"/>
        </w:rPr>
        <w:t xml:space="preserve"> </w:t>
      </w:r>
      <w:r>
        <w:t>and</w:t>
      </w:r>
      <w:r>
        <w:rPr>
          <w:spacing w:val="43"/>
        </w:rPr>
        <w:t xml:space="preserve"> </w:t>
      </w:r>
      <w:r>
        <w:rPr>
          <w:w w:val="108"/>
        </w:rPr>
        <w:t>abundance</w:t>
      </w:r>
      <w:r>
        <w:rPr>
          <w:spacing w:val="10"/>
          <w:w w:val="108"/>
        </w:rPr>
        <w:t xml:space="preserve"> </w:t>
      </w:r>
      <w:r>
        <w:t>of</w:t>
      </w:r>
      <w:r>
        <w:rPr>
          <w:spacing w:val="4"/>
        </w:rPr>
        <w:t xml:space="preserve"> </w:t>
      </w:r>
      <w:r>
        <w:t>organisms,</w:t>
      </w:r>
      <w:r w:rsidR="00F9389F">
        <w:t xml:space="preserve"> </w:t>
      </w:r>
      <w:r>
        <w:t>and</w:t>
      </w:r>
      <w:r>
        <w:rPr>
          <w:spacing w:val="43"/>
        </w:rPr>
        <w:t xml:space="preserve"> </w:t>
      </w:r>
      <w:r>
        <w:rPr>
          <w:w w:val="107"/>
        </w:rPr>
        <w:t>re</w:t>
      </w:r>
      <w:r>
        <w:rPr>
          <w:w w:val="106"/>
        </w:rPr>
        <w:t>su</w:t>
      </w:r>
      <w:r>
        <w:rPr>
          <w:w w:val="99"/>
        </w:rPr>
        <w:t>l</w:t>
      </w:r>
      <w:r>
        <w:rPr>
          <w:w w:val="139"/>
        </w:rPr>
        <w:t>t</w:t>
      </w:r>
      <w:r>
        <w:rPr>
          <w:w w:val="106"/>
        </w:rPr>
        <w:t>in</w:t>
      </w:r>
      <w:r>
        <w:rPr>
          <w:w w:val="99"/>
        </w:rPr>
        <w:t>g</w:t>
      </w:r>
      <w:r>
        <w:rPr>
          <w:spacing w:val="11"/>
          <w:w w:val="99"/>
        </w:rPr>
        <w:t xml:space="preserve"> </w:t>
      </w:r>
      <w:r>
        <w:t>in</w:t>
      </w:r>
      <w:r>
        <w:rPr>
          <w:spacing w:val="20"/>
        </w:rPr>
        <w:t xml:space="preserve"> </w:t>
      </w:r>
      <w:r>
        <w:t>cascading</w:t>
      </w:r>
      <w:r w:rsidR="00F9389F">
        <w:t xml:space="preserve"> </w:t>
      </w:r>
      <w:r>
        <w:rPr>
          <w:w w:val="102"/>
        </w:rPr>
        <w:t>com</w:t>
      </w:r>
      <w:r>
        <w:rPr>
          <w:spacing w:val="-5"/>
          <w:w w:val="106"/>
        </w:rPr>
        <w:t>m</w:t>
      </w:r>
      <w:r>
        <w:rPr>
          <w:w w:val="110"/>
        </w:rPr>
        <w:t>u</w:t>
      </w:r>
      <w:r>
        <w:rPr>
          <w:w w:val="106"/>
        </w:rPr>
        <w:t>ni</w:t>
      </w:r>
      <w:r>
        <w:rPr>
          <w:spacing w:val="-5"/>
          <w:w w:val="139"/>
        </w:rPr>
        <w:t>t</w:t>
      </w:r>
      <w:r>
        <w:rPr>
          <w:w w:val="105"/>
        </w:rPr>
        <w:t>y</w:t>
      </w:r>
      <w:r>
        <w:rPr>
          <w:spacing w:val="12"/>
          <w:w w:val="105"/>
        </w:rPr>
        <w:t xml:space="preserve"> </w:t>
      </w:r>
      <w:r>
        <w:t>and</w:t>
      </w:r>
      <w:r>
        <w:rPr>
          <w:spacing w:val="42"/>
        </w:rPr>
        <w:t xml:space="preserve"> </w:t>
      </w:r>
      <w:r>
        <w:rPr>
          <w:w w:val="99"/>
        </w:rPr>
        <w:t>e</w:t>
      </w:r>
      <w:r>
        <w:t>cos</w:t>
      </w:r>
      <w:r>
        <w:rPr>
          <w:w w:val="103"/>
        </w:rPr>
        <w:t>ys</w:t>
      </w:r>
      <w:r>
        <w:rPr>
          <w:w w:val="139"/>
        </w:rPr>
        <w:t>t</w:t>
      </w:r>
      <w:r>
        <w:rPr>
          <w:w w:val="104"/>
        </w:rPr>
        <w:t>em</w:t>
      </w:r>
      <w:r>
        <w:rPr>
          <w:spacing w:val="11"/>
          <w:w w:val="104"/>
        </w:rPr>
        <w:t xml:space="preserve"> </w:t>
      </w:r>
      <w:r>
        <w:rPr>
          <w:w w:val="99"/>
        </w:rPr>
        <w:t>e</w:t>
      </w:r>
      <w:r>
        <w:rPr>
          <w:w w:val="94"/>
        </w:rPr>
        <w:t>ffec</w:t>
      </w:r>
      <w:r>
        <w:rPr>
          <w:w w:val="139"/>
        </w:rPr>
        <w:t>t</w:t>
      </w:r>
      <w:r>
        <w:t>s (</w:t>
      </w:r>
      <w:proofErr w:type="spellStart"/>
      <w:r>
        <w:t>S</w:t>
      </w:r>
      <w:r>
        <w:rPr>
          <w:spacing w:val="-5"/>
        </w:rPr>
        <w:t>h</w:t>
      </w:r>
      <w:r>
        <w:t>ukla</w:t>
      </w:r>
      <w:proofErr w:type="spellEnd"/>
      <w:r w:rsidR="00F9389F">
        <w:t xml:space="preserve"> </w:t>
      </w:r>
      <w:r>
        <w:t>&amp;</w:t>
      </w:r>
      <w:r>
        <w:rPr>
          <w:spacing w:val="25"/>
        </w:rPr>
        <w:t xml:space="preserve"> </w:t>
      </w:r>
      <w:proofErr w:type="spellStart"/>
      <w:r>
        <w:rPr>
          <w:w w:val="102"/>
        </w:rPr>
        <w:t>M</w:t>
      </w:r>
      <w:r>
        <w:rPr>
          <w:w w:val="99"/>
        </w:rPr>
        <w:t>i</w:t>
      </w:r>
      <w:r>
        <w:rPr>
          <w:spacing w:val="-5"/>
          <w:w w:val="110"/>
        </w:rPr>
        <w:t>n</w:t>
      </w:r>
      <w:r>
        <w:rPr>
          <w:w w:val="139"/>
        </w:rPr>
        <w:t>t</w:t>
      </w:r>
      <w:r>
        <w:rPr>
          <w:w w:val="99"/>
        </w:rPr>
        <w:t>z</w:t>
      </w:r>
      <w:proofErr w:type="spellEnd"/>
      <w:r>
        <w:rPr>
          <w:w w:val="110"/>
        </w:rPr>
        <w:t>,</w:t>
      </w:r>
      <w:r w:rsidR="00F9389F">
        <w:t xml:space="preserve"> </w:t>
      </w:r>
      <w:r>
        <w:t>1982;</w:t>
      </w:r>
      <w:r>
        <w:rPr>
          <w:spacing w:val="22"/>
        </w:rPr>
        <w:t xml:space="preserve"> </w:t>
      </w:r>
      <w:r>
        <w:t>C</w:t>
      </w:r>
      <w:r>
        <w:rPr>
          <w:spacing w:val="-5"/>
        </w:rPr>
        <w:t>o</w:t>
      </w:r>
      <w:r>
        <w:t>x</w:t>
      </w:r>
      <w:r>
        <w:rPr>
          <w:spacing w:val="41"/>
        </w:rPr>
        <w:t xml:space="preserve"> </w:t>
      </w:r>
      <w:r>
        <w:t>et</w:t>
      </w:r>
      <w:r>
        <w:rPr>
          <w:spacing w:val="44"/>
        </w:rPr>
        <w:t xml:space="preserve"> </w:t>
      </w:r>
      <w:r>
        <w:t>al.,</w:t>
      </w:r>
      <w:r w:rsidR="00F9389F">
        <w:t xml:space="preserve"> </w:t>
      </w:r>
      <w:r>
        <w:t>2000;</w:t>
      </w:r>
      <w:r>
        <w:rPr>
          <w:spacing w:val="22"/>
        </w:rPr>
        <w:t xml:space="preserve"> </w:t>
      </w:r>
      <w:r>
        <w:t>Thomas</w:t>
      </w:r>
      <w:r w:rsidR="00F9389F">
        <w:t xml:space="preserve"> </w:t>
      </w:r>
      <w:r>
        <w:t>et</w:t>
      </w:r>
      <w:r>
        <w:rPr>
          <w:spacing w:val="44"/>
        </w:rPr>
        <w:t xml:space="preserve"> </w:t>
      </w:r>
      <w:r>
        <w:t>al.,</w:t>
      </w:r>
      <w:r w:rsidR="00F9389F">
        <w:t xml:space="preserve"> </w:t>
      </w:r>
      <w:r>
        <w:t>2004;</w:t>
      </w:r>
      <w:r>
        <w:rPr>
          <w:spacing w:val="22"/>
        </w:rPr>
        <w:t xml:space="preserve"> </w:t>
      </w:r>
      <w:r>
        <w:rPr>
          <w:spacing w:val="-5"/>
          <w:w w:val="109"/>
        </w:rPr>
        <w:t>P</w:t>
      </w:r>
      <w:r>
        <w:rPr>
          <w:w w:val="109"/>
        </w:rPr>
        <w:t>armesan,</w:t>
      </w:r>
      <w:r>
        <w:rPr>
          <w:spacing w:val="30"/>
          <w:w w:val="109"/>
        </w:rPr>
        <w:t xml:space="preserve"> </w:t>
      </w:r>
      <w:r>
        <w:t>2006;</w:t>
      </w:r>
      <w:r>
        <w:rPr>
          <w:spacing w:val="22"/>
        </w:rPr>
        <w:t xml:space="preserve"> </w:t>
      </w:r>
      <w:r>
        <w:t>Field</w:t>
      </w:r>
      <w:r w:rsidR="00F9389F">
        <w:t xml:space="preserve"> </w:t>
      </w:r>
      <w:r>
        <w:t>et</w:t>
      </w:r>
      <w:r>
        <w:rPr>
          <w:spacing w:val="44"/>
        </w:rPr>
        <w:t xml:space="preserve"> </w:t>
      </w:r>
      <w:r>
        <w:t>al.,</w:t>
      </w:r>
      <w:r w:rsidR="00F9389F">
        <w:t xml:space="preserve"> </w:t>
      </w:r>
      <w:r>
        <w:t>2007;</w:t>
      </w:r>
      <w:r>
        <w:rPr>
          <w:spacing w:val="22"/>
        </w:rPr>
        <w:t xml:space="preserve"> </w:t>
      </w:r>
      <w:r>
        <w:rPr>
          <w:w w:val="104"/>
        </w:rPr>
        <w:t>Sh</w:t>
      </w:r>
      <w:r>
        <w:rPr>
          <w:w w:val="99"/>
        </w:rPr>
        <w:t>el</w:t>
      </w:r>
      <w:r>
        <w:rPr>
          <w:w w:val="110"/>
        </w:rPr>
        <w:t>d</w:t>
      </w:r>
      <w:r>
        <w:rPr>
          <w:w w:val="105"/>
        </w:rPr>
        <w:t xml:space="preserve">on </w:t>
      </w:r>
      <w:r>
        <w:t>et</w:t>
      </w:r>
      <w:r w:rsidR="00F9389F">
        <w:t xml:space="preserve"> </w:t>
      </w:r>
      <w:r>
        <w:t>al.,</w:t>
      </w:r>
      <w:r w:rsidR="00F9389F">
        <w:t xml:space="preserve"> </w:t>
      </w:r>
      <w:r>
        <w:t>2011;</w:t>
      </w:r>
      <w:r>
        <w:rPr>
          <w:spacing w:val="29"/>
        </w:rPr>
        <w:t xml:space="preserve"> </w:t>
      </w:r>
      <w:r>
        <w:t>Urban</w:t>
      </w:r>
      <w:r w:rsidR="00F9389F">
        <w:t xml:space="preserve"> </w:t>
      </w:r>
      <w:r>
        <w:t>et</w:t>
      </w:r>
      <w:r w:rsidR="00F9389F">
        <w:t xml:space="preserve"> </w:t>
      </w:r>
      <w:r>
        <w:t>al.,</w:t>
      </w:r>
      <w:r w:rsidR="00F9389F">
        <w:t xml:space="preserve"> </w:t>
      </w:r>
      <w:r>
        <w:t>2012).</w:t>
      </w:r>
      <w:r w:rsidR="00F9389F">
        <w:t xml:space="preserve"> </w:t>
      </w:r>
      <w:r>
        <w:rPr>
          <w:spacing w:val="13"/>
        </w:rPr>
        <w:t xml:space="preserve"> </w:t>
      </w:r>
      <w:r>
        <w:t>Mu</w:t>
      </w:r>
      <w:r>
        <w:rPr>
          <w:spacing w:val="-5"/>
        </w:rPr>
        <w:t>c</w:t>
      </w:r>
      <w:r>
        <w:t xml:space="preserve">h </w:t>
      </w:r>
      <w:del w:id="5" w:author="Ellison, Aaron" w:date="2017-01-18T19:31:00Z">
        <w:r w:rsidDel="00F9389F">
          <w:rPr>
            <w:spacing w:val="7"/>
          </w:rPr>
          <w:delText xml:space="preserve"> </w:delText>
        </w:r>
      </w:del>
      <w:r>
        <w:rPr>
          <w:w w:val="110"/>
        </w:rPr>
        <w:t>un</w:t>
      </w:r>
      <w:r>
        <w:rPr>
          <w:w w:val="99"/>
        </w:rPr>
        <w:t>ce</w:t>
      </w:r>
      <w:r>
        <w:rPr>
          <w:w w:val="116"/>
        </w:rPr>
        <w:t>rtai</w:t>
      </w:r>
      <w:r>
        <w:rPr>
          <w:spacing w:val="-5"/>
          <w:w w:val="110"/>
        </w:rPr>
        <w:t>n</w:t>
      </w:r>
      <w:r>
        <w:rPr>
          <w:spacing w:val="-5"/>
          <w:w w:val="139"/>
        </w:rPr>
        <w:t>t</w:t>
      </w:r>
      <w:r>
        <w:rPr>
          <w:w w:val="105"/>
        </w:rPr>
        <w:t>y</w:t>
      </w:r>
      <w:r>
        <w:rPr>
          <w:spacing w:val="34"/>
          <w:w w:val="105"/>
        </w:rPr>
        <w:t xml:space="preserve"> </w:t>
      </w:r>
      <w:r>
        <w:t>remains,</w:t>
      </w:r>
      <w:del w:id="6" w:author="Ellison, Aaron" w:date="2017-01-18T19:31:00Z">
        <w:r w:rsidDel="00F9389F">
          <w:delText xml:space="preserve"> </w:delText>
        </w:r>
      </w:del>
      <w:r>
        <w:rPr>
          <w:spacing w:val="35"/>
        </w:rPr>
        <w:t xml:space="preserve"> </w:t>
      </w:r>
      <w:r>
        <w:t>h</w:t>
      </w:r>
      <w:r>
        <w:rPr>
          <w:spacing w:val="-5"/>
        </w:rPr>
        <w:t>o</w:t>
      </w:r>
      <w:r>
        <w:rPr>
          <w:spacing w:val="-6"/>
        </w:rPr>
        <w:t>w</w:t>
      </w:r>
      <w:r>
        <w:t>e</w:t>
      </w:r>
      <w:r>
        <w:rPr>
          <w:spacing w:val="-5"/>
        </w:rPr>
        <w:t>v</w:t>
      </w:r>
      <w:r>
        <w:t xml:space="preserve">er, </w:t>
      </w:r>
      <w:del w:id="7" w:author="Ellison, Aaron" w:date="2017-01-18T19:31:00Z">
        <w:r w:rsidDel="00F9389F">
          <w:rPr>
            <w:spacing w:val="18"/>
          </w:rPr>
          <w:delText xml:space="preserve"> </w:delText>
        </w:r>
      </w:del>
      <w:r>
        <w:t>a</w:t>
      </w:r>
      <w:r>
        <w:rPr>
          <w:spacing w:val="5"/>
        </w:rPr>
        <w:t>b</w:t>
      </w:r>
      <w:r>
        <w:t>out h</w:t>
      </w:r>
      <w:r>
        <w:rPr>
          <w:spacing w:val="-5"/>
        </w:rPr>
        <w:t>o</w:t>
      </w:r>
      <w:r>
        <w:t>w</w:t>
      </w:r>
      <w:r>
        <w:rPr>
          <w:spacing w:val="41"/>
        </w:rPr>
        <w:t xml:space="preserve"> </w:t>
      </w:r>
      <w:r>
        <w:rPr>
          <w:w w:val="110"/>
        </w:rPr>
        <w:t>p</w:t>
      </w:r>
      <w:r>
        <w:rPr>
          <w:w w:val="114"/>
        </w:rPr>
        <w:t>ar</w:t>
      </w:r>
      <w:r>
        <w:rPr>
          <w:w w:val="139"/>
        </w:rPr>
        <w:t>t</w:t>
      </w:r>
      <w:r>
        <w:rPr>
          <w:w w:val="99"/>
        </w:rPr>
        <w:t>ic</w:t>
      </w:r>
      <w:r>
        <w:rPr>
          <w:w w:val="106"/>
        </w:rPr>
        <w:t>ul</w:t>
      </w:r>
      <w:r>
        <w:rPr>
          <w:w w:val="114"/>
        </w:rPr>
        <w:t>ar</w:t>
      </w:r>
      <w:r>
        <w:rPr>
          <w:spacing w:val="34"/>
          <w:w w:val="114"/>
        </w:rPr>
        <w:t xml:space="preserve"> </w:t>
      </w:r>
      <w:r>
        <w:rPr>
          <w:w w:val="99"/>
        </w:rPr>
        <w:t>i</w:t>
      </w:r>
      <w:r>
        <w:rPr>
          <w:w w:val="110"/>
        </w:rPr>
        <w:t>n</w:t>
      </w:r>
      <w:r>
        <w:rPr>
          <w:w w:val="106"/>
        </w:rPr>
        <w:t>di</w:t>
      </w:r>
      <w:r>
        <w:rPr>
          <w:w w:val="105"/>
        </w:rPr>
        <w:t>v</w:t>
      </w:r>
      <w:r>
        <w:rPr>
          <w:w w:val="99"/>
        </w:rPr>
        <w:t>i</w:t>
      </w:r>
      <w:r>
        <w:rPr>
          <w:w w:val="110"/>
        </w:rPr>
        <w:t>d</w:t>
      </w:r>
      <w:r>
        <w:rPr>
          <w:w w:val="108"/>
        </w:rPr>
        <w:t>ual</w:t>
      </w:r>
      <w:r>
        <w:rPr>
          <w:w w:val="104"/>
        </w:rPr>
        <w:t xml:space="preserve">s, </w:t>
      </w:r>
      <w:r>
        <w:rPr>
          <w:spacing w:val="5"/>
          <w:w w:val="107"/>
        </w:rPr>
        <w:t>p</w:t>
      </w:r>
      <w:r>
        <w:rPr>
          <w:w w:val="107"/>
        </w:rPr>
        <w:t>opulations,</w:t>
      </w:r>
      <w:r>
        <w:rPr>
          <w:spacing w:val="22"/>
          <w:w w:val="107"/>
        </w:rPr>
        <w:t xml:space="preserve"> </w:t>
      </w:r>
      <w:r>
        <w:t>s</w:t>
      </w:r>
      <w:r>
        <w:rPr>
          <w:spacing w:val="5"/>
        </w:rPr>
        <w:t>p</w:t>
      </w:r>
      <w:r>
        <w:t>ecies,</w:t>
      </w:r>
      <w:r>
        <w:rPr>
          <w:spacing w:val="35"/>
        </w:rPr>
        <w:t xml:space="preserve"> </w:t>
      </w:r>
      <w:r>
        <w:rPr>
          <w:w w:val="102"/>
        </w:rPr>
        <w:t>com</w:t>
      </w:r>
      <w:r>
        <w:rPr>
          <w:spacing w:val="-5"/>
          <w:w w:val="106"/>
        </w:rPr>
        <w:t>m</w:t>
      </w:r>
      <w:r>
        <w:rPr>
          <w:w w:val="110"/>
        </w:rPr>
        <w:t>u</w:t>
      </w:r>
      <w:r>
        <w:rPr>
          <w:w w:val="106"/>
        </w:rPr>
        <w:t>ni</w:t>
      </w:r>
      <w:r>
        <w:rPr>
          <w:w w:val="139"/>
        </w:rPr>
        <w:t>t</w:t>
      </w:r>
      <w:r>
        <w:rPr>
          <w:w w:val="99"/>
        </w:rPr>
        <w:t>i</w:t>
      </w:r>
      <w:r>
        <w:rPr>
          <w:w w:val="102"/>
        </w:rPr>
        <w:t>es,</w:t>
      </w:r>
      <w:r>
        <w:rPr>
          <w:spacing w:val="22"/>
          <w:w w:val="102"/>
        </w:rPr>
        <w:t xml:space="preserve"> </w:t>
      </w:r>
      <w:r w:rsidR="00F9389F">
        <w:t>and ecosystems</w:t>
      </w:r>
      <w:r>
        <w:rPr>
          <w:spacing w:val="18"/>
          <w:w w:val="103"/>
        </w:rPr>
        <w:t xml:space="preserve"> </w:t>
      </w:r>
      <w:r>
        <w:t>will</w:t>
      </w:r>
      <w:r>
        <w:rPr>
          <w:spacing w:val="15"/>
        </w:rPr>
        <w:t xml:space="preserve"> </w:t>
      </w:r>
      <w:r w:rsidR="00F9389F">
        <w:t>res</w:t>
      </w:r>
      <w:r w:rsidR="00F9389F">
        <w:rPr>
          <w:spacing w:val="5"/>
        </w:rPr>
        <w:t>p</w:t>
      </w:r>
      <w:r w:rsidR="00F9389F">
        <w:t xml:space="preserve">ond </w:t>
      </w:r>
      <w:r w:rsidR="00F9389F">
        <w:rPr>
          <w:spacing w:val="8"/>
        </w:rPr>
        <w:t>as</w:t>
      </w:r>
      <w:r>
        <w:rPr>
          <w:spacing w:val="30"/>
        </w:rPr>
        <w:t xml:space="preserve"> </w:t>
      </w:r>
      <w:r>
        <w:rPr>
          <w:w w:val="106"/>
        </w:rPr>
        <w:t>sh</w:t>
      </w:r>
      <w:r>
        <w:rPr>
          <w:w w:val="95"/>
        </w:rPr>
        <w:t>if</w:t>
      </w:r>
      <w:r>
        <w:rPr>
          <w:w w:val="139"/>
        </w:rPr>
        <w:t>t</w:t>
      </w:r>
      <w:r>
        <w:t>s</w:t>
      </w:r>
      <w:r>
        <w:rPr>
          <w:spacing w:val="18"/>
        </w:rPr>
        <w:t xml:space="preserve"> </w:t>
      </w:r>
      <w:r>
        <w:t>in</w:t>
      </w:r>
      <w:r>
        <w:rPr>
          <w:spacing w:val="28"/>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w w:val="99"/>
        </w:rPr>
        <w:t xml:space="preserve"> </w:t>
      </w:r>
      <w:r w:rsidR="00F9389F">
        <w:t>and precipitation</w:t>
      </w:r>
      <w:r>
        <w:rPr>
          <w:w w:val="105"/>
        </w:rPr>
        <w:t xml:space="preserve"> </w:t>
      </w:r>
      <w:r>
        <w:t>regimes</w:t>
      </w:r>
      <w:r>
        <w:rPr>
          <w:spacing w:val="26"/>
        </w:rPr>
        <w:t xml:space="preserve"> </w:t>
      </w:r>
      <w:r>
        <w:rPr>
          <w:spacing w:val="5"/>
        </w:rPr>
        <w:t>b</w:t>
      </w:r>
      <w:r>
        <w:t>ecome</w:t>
      </w:r>
      <w:r>
        <w:rPr>
          <w:spacing w:val="26"/>
        </w:rPr>
        <w:t xml:space="preserve"> </w:t>
      </w:r>
      <w:r>
        <w:t>more</w:t>
      </w:r>
      <w:r>
        <w:rPr>
          <w:spacing w:val="26"/>
        </w:rPr>
        <w:t xml:space="preserve"> </w:t>
      </w:r>
      <w:r>
        <w:rPr>
          <w:w w:val="102"/>
        </w:rPr>
        <w:t>ex</w:t>
      </w:r>
      <w:r>
        <w:rPr>
          <w:w w:val="139"/>
        </w:rPr>
        <w:t>t</w:t>
      </w:r>
      <w:r>
        <w:rPr>
          <w:w w:val="107"/>
        </w:rPr>
        <w:t>re</w:t>
      </w:r>
      <w:r>
        <w:rPr>
          <w:w w:val="105"/>
        </w:rPr>
        <w:t>me.</w:t>
      </w:r>
      <w:r w:rsidR="00F9389F">
        <w:t xml:space="preserve"> </w:t>
      </w:r>
      <w:r>
        <w:rPr>
          <w:w w:val="108"/>
        </w:rPr>
        <w:t>Predicting</w:t>
      </w:r>
      <w:r>
        <w:rPr>
          <w:spacing w:val="12"/>
          <w:w w:val="108"/>
        </w:rPr>
        <w:t xml:space="preserve"> </w:t>
      </w:r>
      <w:r>
        <w:rPr>
          <w:w w:val="139"/>
        </w:rPr>
        <w:t>t</w:t>
      </w:r>
      <w:r>
        <w:rPr>
          <w:w w:val="105"/>
        </w:rPr>
        <w:t>he</w:t>
      </w:r>
      <w:r>
        <w:t>se</w:t>
      </w:r>
      <w:r>
        <w:rPr>
          <w:spacing w:val="8"/>
        </w:rPr>
        <w:t xml:space="preserve"> </w:t>
      </w:r>
      <w:r>
        <w:t>biological</w:t>
      </w:r>
      <w:r>
        <w:rPr>
          <w:spacing w:val="23"/>
        </w:rPr>
        <w:t xml:space="preserve"> </w:t>
      </w:r>
      <w:r>
        <w:t>res</w:t>
      </w:r>
      <w:r>
        <w:rPr>
          <w:spacing w:val="5"/>
        </w:rPr>
        <w:t>p</w:t>
      </w:r>
      <w:r>
        <w:t>onses</w:t>
      </w:r>
      <w:r>
        <w:rPr>
          <w:spacing w:val="38"/>
        </w:rPr>
        <w:t xml:space="preserve"> </w:t>
      </w:r>
      <w:r>
        <w:rPr>
          <w:w w:val="113"/>
        </w:rPr>
        <w:t>to</w:t>
      </w:r>
      <w:r>
        <w:rPr>
          <w:spacing w:val="2"/>
          <w:w w:val="113"/>
        </w:rPr>
        <w:t xml:space="preserve"> </w:t>
      </w:r>
      <w:r>
        <w:rPr>
          <w:w w:val="105"/>
        </w:rPr>
        <w:t>cu</w:t>
      </w:r>
      <w:r>
        <w:rPr>
          <w:w w:val="116"/>
        </w:rPr>
        <w:t>rr</w:t>
      </w:r>
      <w:r>
        <w:rPr>
          <w:w w:val="105"/>
        </w:rPr>
        <w:t>e</w:t>
      </w:r>
      <w:r>
        <w:rPr>
          <w:spacing w:val="-5"/>
          <w:w w:val="105"/>
        </w:rPr>
        <w:t>n</w:t>
      </w:r>
      <w:r>
        <w:rPr>
          <w:w w:val="139"/>
        </w:rPr>
        <w:t>t</w:t>
      </w:r>
      <w:r>
        <w:rPr>
          <w:spacing w:val="8"/>
        </w:rPr>
        <w:t xml:space="preserve"> </w:t>
      </w:r>
      <w:r>
        <w:t>and</w:t>
      </w:r>
      <w:r>
        <w:rPr>
          <w:spacing w:val="40"/>
        </w:rPr>
        <w:t xml:space="preserve"> </w:t>
      </w:r>
      <w:r>
        <w:t xml:space="preserve">future </w:t>
      </w:r>
      <w:del w:id="8" w:author="Ellison, Aaron" w:date="2017-01-18T19:30:00Z">
        <w:r w:rsidDel="00F9389F">
          <w:rPr>
            <w:spacing w:val="4"/>
          </w:rPr>
          <w:delText xml:space="preserve"> </w:delText>
        </w:r>
      </w:del>
      <w:del w:id="9" w:author="Ellison, Aaron" w:date="2017-01-18T19:29:00Z">
        <w:r w:rsidDel="00F9389F">
          <w:delText>climate</w:delText>
        </w:r>
        <w:r w:rsidDel="00F9389F">
          <w:rPr>
            <w:spacing w:val="47"/>
          </w:rPr>
          <w:delText xml:space="preserve"> </w:delText>
        </w:r>
      </w:del>
      <w:ins w:id="10" w:author="Ellison, Aaron" w:date="2017-01-18T19:29:00Z">
        <w:r w:rsidR="00F9389F">
          <w:t>climatic</w:t>
        </w:r>
        <w:r w:rsidR="00F9389F">
          <w:rPr>
            <w:spacing w:val="47"/>
          </w:rPr>
          <w:t xml:space="preserve"> </w:t>
        </w:r>
      </w:ins>
      <w:r>
        <w:rPr>
          <w:spacing w:val="-5"/>
        </w:rPr>
        <w:t>c</w:t>
      </w:r>
      <w:r>
        <w:t>hange,</w:t>
      </w:r>
      <w:r>
        <w:rPr>
          <w:spacing w:val="43"/>
        </w:rPr>
        <w:t xml:space="preserve"> </w:t>
      </w:r>
      <w:del w:id="11" w:author="Ellison, Aaron" w:date="2017-01-18T19:29:00Z">
        <w:r w:rsidDel="00F9389F">
          <w:rPr>
            <w:w w:val="107"/>
          </w:rPr>
          <w:delText xml:space="preserve">as </w:delText>
        </w:r>
        <w:r w:rsidDel="00F9389F">
          <w:rPr>
            <w:spacing w:val="-5"/>
          </w:rPr>
          <w:delText>w</w:delText>
        </w:r>
        <w:r w:rsidDel="00F9389F">
          <w:delText>ell</w:delText>
        </w:r>
        <w:r w:rsidDel="00F9389F">
          <w:rPr>
            <w:spacing w:val="1"/>
          </w:rPr>
          <w:delText xml:space="preserve"> </w:delText>
        </w:r>
        <w:r w:rsidDel="00F9389F">
          <w:delText>as</w:delText>
        </w:r>
      </w:del>
      <w:ins w:id="12" w:author="Ellison, Aaron" w:date="2017-01-18T19:29:00Z">
        <w:r w:rsidR="00F9389F">
          <w:rPr>
            <w:w w:val="107"/>
          </w:rPr>
          <w:t>and</w:t>
        </w:r>
      </w:ins>
      <w:r>
        <w:rPr>
          <w:spacing w:val="15"/>
        </w:rPr>
        <w:t xml:space="preserve"> </w:t>
      </w:r>
      <w:r>
        <w:t>h</w:t>
      </w:r>
      <w:r>
        <w:rPr>
          <w:spacing w:val="-5"/>
        </w:rPr>
        <w:t>o</w:t>
      </w:r>
      <w:r>
        <w:t>w</w:t>
      </w:r>
      <w:r>
        <w:rPr>
          <w:spacing w:val="12"/>
        </w:rPr>
        <w:t xml:space="preserve"> </w:t>
      </w:r>
      <w:r>
        <w:rPr>
          <w:w w:val="139"/>
        </w:rPr>
        <w:t>t</w:t>
      </w:r>
      <w:r>
        <w:rPr>
          <w:w w:val="110"/>
        </w:rPr>
        <w:t>h</w:t>
      </w:r>
      <w:r>
        <w:rPr>
          <w:w w:val="102"/>
        </w:rPr>
        <w:t>ey</w:t>
      </w:r>
      <w:r>
        <w:rPr>
          <w:spacing w:val="4"/>
        </w:rPr>
        <w:t xml:space="preserve"> </w:t>
      </w:r>
      <w:r>
        <w:t>will</w:t>
      </w:r>
      <w:r>
        <w:rPr>
          <w:spacing w:val="1"/>
        </w:rPr>
        <w:t xml:space="preserve"> </w:t>
      </w:r>
      <w:r>
        <w:t>feedba</w:t>
      </w:r>
      <w:r>
        <w:rPr>
          <w:spacing w:val="-5"/>
        </w:rPr>
        <w:t>c</w:t>
      </w:r>
      <w:r>
        <w:t>k</w:t>
      </w:r>
      <w:r>
        <w:rPr>
          <w:spacing w:val="32"/>
        </w:rPr>
        <w:t xml:space="preserve"> </w:t>
      </w:r>
      <w:r>
        <w:rPr>
          <w:w w:val="113"/>
        </w:rPr>
        <w:t>to</w:t>
      </w:r>
      <w:r>
        <w:rPr>
          <w:spacing w:val="-3"/>
          <w:w w:val="113"/>
        </w:rPr>
        <w:t xml:space="preserve"> </w:t>
      </w:r>
      <w:r>
        <w:rPr>
          <w:w w:val="98"/>
        </w:rPr>
        <w:t>affec</w:t>
      </w:r>
      <w:r>
        <w:rPr>
          <w:w w:val="139"/>
        </w:rPr>
        <w:t>t</w:t>
      </w:r>
      <w:r>
        <w:rPr>
          <w:spacing w:val="4"/>
        </w:rPr>
        <w:t xml:space="preserve"> </w:t>
      </w:r>
      <w:r>
        <w:rPr>
          <w:w w:val="109"/>
        </w:rPr>
        <w:t>ear</w:t>
      </w:r>
      <w:r>
        <w:rPr>
          <w:w w:val="139"/>
        </w:rPr>
        <w:t>t</w:t>
      </w:r>
      <w:r>
        <w:rPr>
          <w:w w:val="110"/>
        </w:rPr>
        <w:t>h</w:t>
      </w:r>
      <w:r>
        <w:rPr>
          <w:w w:val="92"/>
        </w:rPr>
        <w:t>’s</w:t>
      </w:r>
      <w:r>
        <w:rPr>
          <w:spacing w:val="4"/>
        </w:rPr>
        <w:t xml:space="preserve"> </w:t>
      </w:r>
      <w:r>
        <w:t>climate</w:t>
      </w:r>
      <w:r>
        <w:rPr>
          <w:spacing w:val="42"/>
        </w:rPr>
        <w:t xml:space="preserve"> </w:t>
      </w:r>
      <w:r>
        <w:t>and</w:t>
      </w:r>
      <w:r>
        <w:rPr>
          <w:spacing w:val="35"/>
        </w:rPr>
        <w:t xml:space="preserve"> </w:t>
      </w:r>
      <w:r>
        <w:t>ecosystem</w:t>
      </w:r>
      <w:r>
        <w:rPr>
          <w:spacing w:val="40"/>
        </w:rPr>
        <w:t xml:space="preserve"> </w:t>
      </w:r>
      <w:r>
        <w:t>services,</w:t>
      </w:r>
      <w:r>
        <w:rPr>
          <w:spacing w:val="24"/>
        </w:rPr>
        <w:t xml:space="preserve"> </w:t>
      </w:r>
      <w:r>
        <w:t>are</w:t>
      </w:r>
      <w:r>
        <w:rPr>
          <w:spacing w:val="24"/>
        </w:rPr>
        <w:t xml:space="preserve"> </w:t>
      </w:r>
      <w:r>
        <w:t>among</w:t>
      </w:r>
      <w:r>
        <w:rPr>
          <w:spacing w:val="34"/>
        </w:rPr>
        <w:t xml:space="preserve"> </w:t>
      </w:r>
      <w:r>
        <w:rPr>
          <w:w w:val="112"/>
        </w:rPr>
        <w:t>the</w:t>
      </w:r>
      <w:r>
        <w:rPr>
          <w:spacing w:val="-1"/>
          <w:w w:val="112"/>
        </w:rPr>
        <w:t xml:space="preserve"> </w:t>
      </w:r>
      <w:r>
        <w:t>most</w:t>
      </w:r>
      <w:r>
        <w:rPr>
          <w:spacing w:val="34"/>
        </w:rPr>
        <w:t xml:space="preserve"> </w:t>
      </w:r>
      <w:r>
        <w:t>s</w:t>
      </w:r>
      <w:r>
        <w:rPr>
          <w:w w:val="103"/>
        </w:rPr>
        <w:t>ign</w:t>
      </w:r>
      <w:r>
        <w:rPr>
          <w:w w:val="99"/>
        </w:rPr>
        <w:t>i</w:t>
      </w:r>
      <w:r>
        <w:rPr>
          <w:w w:val="94"/>
        </w:rPr>
        <w:t>fic</w:t>
      </w:r>
      <w:r>
        <w:rPr>
          <w:w w:val="111"/>
        </w:rPr>
        <w:t>a</w:t>
      </w:r>
      <w:r>
        <w:rPr>
          <w:spacing w:val="-5"/>
          <w:w w:val="111"/>
        </w:rPr>
        <w:t>n</w:t>
      </w:r>
      <w:r>
        <w:rPr>
          <w:w w:val="139"/>
        </w:rPr>
        <w:t xml:space="preserve">t </w:t>
      </w:r>
      <w:r>
        <w:rPr>
          <w:spacing w:val="-5"/>
        </w:rPr>
        <w:t>c</w:t>
      </w:r>
      <w:r>
        <w:t>hallenges</w:t>
      </w:r>
      <w:r>
        <w:rPr>
          <w:spacing w:val="45"/>
        </w:rPr>
        <w:t xml:space="preserve"> </w:t>
      </w:r>
      <w:r>
        <w:t>facing</w:t>
      </w:r>
      <w:r>
        <w:rPr>
          <w:spacing w:val="28"/>
        </w:rPr>
        <w:t xml:space="preserve"> </w:t>
      </w:r>
      <w:commentRangeStart w:id="13"/>
      <w:r>
        <w:t>biologists</w:t>
      </w:r>
      <w:r>
        <w:rPr>
          <w:spacing w:val="43"/>
        </w:rPr>
        <w:t xml:space="preserve"> </w:t>
      </w:r>
      <w:commentRangeEnd w:id="13"/>
      <w:r w:rsidR="005A71D7">
        <w:rPr>
          <w:rStyle w:val="CommentReference"/>
        </w:rPr>
        <w:commentReference w:id="13"/>
      </w:r>
      <w:r>
        <w:rPr>
          <w:w w:val="113"/>
        </w:rPr>
        <w:t>t</w:t>
      </w:r>
      <w:r>
        <w:rPr>
          <w:spacing w:val="5"/>
          <w:w w:val="113"/>
        </w:rPr>
        <w:t>o</w:t>
      </w:r>
      <w:r>
        <w:rPr>
          <w:w w:val="111"/>
        </w:rPr>
        <w:t>d</w:t>
      </w:r>
      <w:r>
        <w:rPr>
          <w:spacing w:val="-5"/>
          <w:w w:val="111"/>
        </w:rPr>
        <w:t>a</w:t>
      </w:r>
      <w:r>
        <w:rPr>
          <w:spacing w:val="-17"/>
          <w:w w:val="105"/>
        </w:rPr>
        <w:t>y</w:t>
      </w:r>
      <w:r>
        <w:rPr>
          <w:w w:val="110"/>
        </w:rPr>
        <w:t>.</w:t>
      </w:r>
    </w:p>
    <w:p w14:paraId="78D430DE" w14:textId="77777777" w:rsidR="005B53EE" w:rsidRDefault="005B53EE" w:rsidP="00F9389F">
      <w:pPr>
        <w:spacing w:before="4" w:line="140" w:lineRule="exact"/>
        <w:rPr>
          <w:sz w:val="14"/>
          <w:szCs w:val="14"/>
        </w:rPr>
      </w:pPr>
    </w:p>
    <w:p w14:paraId="7F63A50A" w14:textId="77777777" w:rsidR="005B53EE" w:rsidDel="00F9389F" w:rsidRDefault="00F5753A" w:rsidP="00F9389F">
      <w:pPr>
        <w:spacing w:line="248" w:lineRule="auto"/>
        <w:ind w:left="117" w:right="81"/>
        <w:rPr>
          <w:del w:id="14" w:author="Ellison, Aaron" w:date="2017-01-18T19:35:00Z"/>
        </w:rPr>
      </w:pPr>
      <w:r>
        <w:t>Resear</w:t>
      </w:r>
      <w:r>
        <w:rPr>
          <w:spacing w:val="-5"/>
        </w:rPr>
        <w:t>c</w:t>
      </w:r>
      <w:r>
        <w:t>hers</w:t>
      </w:r>
      <w:r w:rsidR="00F9389F">
        <w:t xml:space="preserve"> </w:t>
      </w:r>
      <w:r>
        <w:t>h</w:t>
      </w:r>
      <w:r>
        <w:rPr>
          <w:spacing w:val="-5"/>
        </w:rPr>
        <w:t>av</w:t>
      </w:r>
      <w:r>
        <w:t>e</w:t>
      </w:r>
      <w:r w:rsidR="00F9389F">
        <w:t xml:space="preserve"> </w:t>
      </w:r>
      <w:r>
        <w:rPr>
          <w:w w:val="103"/>
        </w:rPr>
        <w:t>sou</w:t>
      </w:r>
      <w:r>
        <w:rPr>
          <w:w w:val="105"/>
        </w:rPr>
        <w:t>g</w:t>
      </w:r>
      <w:r>
        <w:rPr>
          <w:spacing w:val="-5"/>
          <w:w w:val="105"/>
        </w:rPr>
        <w:t>h</w:t>
      </w:r>
      <w:r>
        <w:rPr>
          <w:w w:val="139"/>
        </w:rPr>
        <w:t>t</w:t>
      </w:r>
      <w:r>
        <w:rPr>
          <w:spacing w:val="39"/>
          <w:w w:val="139"/>
        </w:rPr>
        <w:t xml:space="preserve"> </w:t>
      </w:r>
      <w:r>
        <w:rPr>
          <w:w w:val="112"/>
        </w:rPr>
        <w:t>to</w:t>
      </w:r>
      <w:r>
        <w:rPr>
          <w:spacing w:val="35"/>
          <w:w w:val="112"/>
        </w:rPr>
        <w:t xml:space="preserve"> </w:t>
      </w:r>
      <w:r>
        <w:rPr>
          <w:w w:val="112"/>
        </w:rPr>
        <w:t>understand</w:t>
      </w:r>
      <w:r>
        <w:rPr>
          <w:spacing w:val="21"/>
          <w:w w:val="112"/>
        </w:rPr>
        <w:t xml:space="preserve"> </w:t>
      </w:r>
      <w:r>
        <w:t>and</w:t>
      </w:r>
      <w:r w:rsidR="00F9389F">
        <w:t xml:space="preserve"> </w:t>
      </w:r>
      <w:r>
        <w:rPr>
          <w:w w:val="91"/>
        </w:rPr>
        <w:t>f</w:t>
      </w:r>
      <w:r>
        <w:rPr>
          <w:w w:val="104"/>
        </w:rPr>
        <w:t>orecas</w:t>
      </w:r>
      <w:r>
        <w:rPr>
          <w:w w:val="139"/>
        </w:rPr>
        <w:t>t</w:t>
      </w:r>
      <w:r>
        <w:rPr>
          <w:spacing w:val="39"/>
          <w:w w:val="139"/>
        </w:rPr>
        <w:t xml:space="preserve"> </w:t>
      </w:r>
      <w:r>
        <w:t>biological</w:t>
      </w:r>
      <w:r w:rsidR="00F9389F">
        <w:t xml:space="preserve"> </w:t>
      </w:r>
      <w:r>
        <w:t>res</w:t>
      </w:r>
      <w:r>
        <w:rPr>
          <w:spacing w:val="5"/>
        </w:rPr>
        <w:t>p</w:t>
      </w:r>
      <w:r>
        <w:t>onses</w:t>
      </w:r>
      <w:r w:rsidR="00F9389F">
        <w:t xml:space="preserve"> </w:t>
      </w:r>
      <w:r>
        <w:rPr>
          <w:w w:val="139"/>
        </w:rPr>
        <w:t>t</w:t>
      </w:r>
      <w:r>
        <w:rPr>
          <w:w w:val="110"/>
        </w:rPr>
        <w:t>h</w:t>
      </w:r>
      <w:r>
        <w:rPr>
          <w:w w:val="108"/>
        </w:rPr>
        <w:t>rou</w:t>
      </w:r>
      <w:r>
        <w:rPr>
          <w:w w:val="105"/>
        </w:rPr>
        <w:t>gh</w:t>
      </w:r>
      <w:r>
        <w:rPr>
          <w:spacing w:val="39"/>
          <w:w w:val="105"/>
        </w:rPr>
        <w:t xml:space="preserve"> </w:t>
      </w:r>
      <w:r>
        <w:t>a</w:t>
      </w:r>
      <w:r w:rsidR="00F9389F">
        <w:t xml:space="preserve"> </w:t>
      </w:r>
      <w:r>
        <w:rPr>
          <w:spacing w:val="-11"/>
        </w:rPr>
        <w:t>v</w:t>
      </w:r>
      <w:r>
        <w:t>arie</w:t>
      </w:r>
      <w:r>
        <w:rPr>
          <w:spacing w:val="-5"/>
        </w:rPr>
        <w:t>t</w:t>
      </w:r>
      <w:r>
        <w:t>y</w:t>
      </w:r>
      <w:r w:rsidR="00F9389F">
        <w:t xml:space="preserve"> </w:t>
      </w:r>
      <w:r>
        <w:t>of</w:t>
      </w:r>
      <w:r>
        <w:rPr>
          <w:spacing w:val="33"/>
        </w:rPr>
        <w:t xml:space="preserve"> </w:t>
      </w:r>
      <w:r>
        <w:rPr>
          <w:w w:val="116"/>
        </w:rPr>
        <w:t>str</w:t>
      </w:r>
      <w:r>
        <w:rPr>
          <w:w w:val="122"/>
        </w:rPr>
        <w:t>at</w:t>
      </w:r>
      <w:r>
        <w:rPr>
          <w:w w:val="99"/>
        </w:rPr>
        <w:t>egi</w:t>
      </w:r>
      <w:r>
        <w:t>es</w:t>
      </w:r>
      <w:r>
        <w:rPr>
          <w:w w:val="110"/>
        </w:rPr>
        <w:t xml:space="preserve">, </w:t>
      </w:r>
      <w:r>
        <w:t>including</w:t>
      </w:r>
      <w:r w:rsidR="00F9389F">
        <w:t xml:space="preserve"> </w:t>
      </w:r>
      <w:r>
        <w:rPr>
          <w:w w:val="107"/>
        </w:rPr>
        <w:t>obser</w:t>
      </w:r>
      <w:r>
        <w:rPr>
          <w:spacing w:val="-12"/>
          <w:w w:val="107"/>
        </w:rPr>
        <w:t>v</w:t>
      </w:r>
      <w:r>
        <w:rPr>
          <w:w w:val="107"/>
        </w:rPr>
        <w:t>ational</w:t>
      </w:r>
      <w:r>
        <w:rPr>
          <w:spacing w:val="10"/>
          <w:w w:val="107"/>
        </w:rPr>
        <w:t xml:space="preserve"> </w:t>
      </w:r>
      <w:r>
        <w:t>studies,</w:t>
      </w:r>
      <w:r w:rsidR="00F9389F">
        <w:t xml:space="preserve"> </w:t>
      </w:r>
      <w:r>
        <w:t>m</w:t>
      </w:r>
      <w:r>
        <w:rPr>
          <w:spacing w:val="5"/>
        </w:rPr>
        <w:t>o</w:t>
      </w:r>
      <w:r>
        <w:t>del-based</w:t>
      </w:r>
      <w:r w:rsidR="00F9389F">
        <w:t xml:space="preserve"> </w:t>
      </w:r>
      <w:r>
        <w:rPr>
          <w:w w:val="106"/>
        </w:rPr>
        <w:t>approa</w:t>
      </w:r>
      <w:r>
        <w:rPr>
          <w:spacing w:val="-5"/>
          <w:w w:val="106"/>
        </w:rPr>
        <w:t>c</w:t>
      </w:r>
      <w:r>
        <w:rPr>
          <w:w w:val="106"/>
        </w:rPr>
        <w:t>hes,</w:t>
      </w:r>
      <w:r>
        <w:rPr>
          <w:spacing w:val="19"/>
          <w:w w:val="106"/>
        </w:rPr>
        <w:t xml:space="preserve"> </w:t>
      </w:r>
      <w:r>
        <w:t>and</w:t>
      </w:r>
      <w:r>
        <w:rPr>
          <w:spacing w:val="44"/>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38"/>
          <w:w w:val="110"/>
        </w:rPr>
        <w:t xml:space="preserve"> </w:t>
      </w:r>
      <w:r>
        <w:t>Mu</w:t>
      </w:r>
      <w:r>
        <w:rPr>
          <w:spacing w:val="-5"/>
        </w:rPr>
        <w:t>c</w:t>
      </w:r>
      <w:r>
        <w:t>h</w:t>
      </w:r>
      <w:r>
        <w:rPr>
          <w:spacing w:val="35"/>
        </w:rPr>
        <w:t xml:space="preserve"> </w:t>
      </w:r>
      <w:r>
        <w:rPr>
          <w:spacing w:val="-6"/>
        </w:rPr>
        <w:t>w</w:t>
      </w:r>
      <w:r>
        <w:t>ork</w:t>
      </w:r>
      <w:r>
        <w:rPr>
          <w:spacing w:val="24"/>
        </w:rPr>
        <w:t xml:space="preserve"> </w:t>
      </w:r>
      <w:r>
        <w:t>has</w:t>
      </w:r>
      <w:r>
        <w:rPr>
          <w:spacing w:val="34"/>
        </w:rPr>
        <w:t xml:space="preserve"> </w:t>
      </w:r>
      <w:r>
        <w:t>f</w:t>
      </w:r>
      <w:r>
        <w:rPr>
          <w:spacing w:val="5"/>
        </w:rPr>
        <w:t>o</w:t>
      </w:r>
      <w:r>
        <w:t>cused</w:t>
      </w:r>
      <w:r>
        <w:rPr>
          <w:spacing w:val="25"/>
        </w:rPr>
        <w:t xml:space="preserve"> </w:t>
      </w:r>
      <w:r>
        <w:t>on</w:t>
      </w:r>
      <w:r>
        <w:rPr>
          <w:spacing w:val="22"/>
        </w:rPr>
        <w:t xml:space="preserve"> </w:t>
      </w:r>
      <w:r>
        <w:rPr>
          <w:w w:val="115"/>
        </w:rPr>
        <w:t>te</w:t>
      </w:r>
      <w:r>
        <w:rPr>
          <w:w w:val="104"/>
        </w:rPr>
        <w:t xml:space="preserve">m- </w:t>
      </w:r>
      <w:proofErr w:type="spellStart"/>
      <w:r>
        <w:rPr>
          <w:spacing w:val="6"/>
          <w:w w:val="111"/>
        </w:rPr>
        <w:t>p</w:t>
      </w:r>
      <w:r>
        <w:rPr>
          <w:w w:val="111"/>
        </w:rPr>
        <w:t>erature</w:t>
      </w:r>
      <w:proofErr w:type="spellEnd"/>
      <w:r>
        <w:rPr>
          <w:spacing w:val="8"/>
          <w:w w:val="111"/>
        </w:rPr>
        <w:t xml:space="preserve"> </w:t>
      </w:r>
      <w:r>
        <w:rPr>
          <w:spacing w:val="5"/>
        </w:rPr>
        <w:t>b</w:t>
      </w:r>
      <w:r>
        <w:t>ecause</w:t>
      </w:r>
      <w:r>
        <w:rPr>
          <w:spacing w:val="41"/>
        </w:rPr>
        <w:t xml:space="preserve"> </w:t>
      </w:r>
      <w:r>
        <w:t xml:space="preserve">increased </w:t>
      </w:r>
      <w:del w:id="15" w:author="Ellison, Aaron" w:date="2017-01-18T19:30:00Z">
        <w:r w:rsidDel="00F9389F">
          <w:rPr>
            <w:spacing w:val="2"/>
          </w:rPr>
          <w:delText xml:space="preserve"> </w:delText>
        </w:r>
      </w:del>
      <w:r>
        <w:t xml:space="preserve">greenhouse </w:t>
      </w:r>
      <w:del w:id="16" w:author="Ellison, Aaron" w:date="2017-01-18T19:31:00Z">
        <w:r w:rsidDel="00F9389F">
          <w:delText xml:space="preserve"> </w:delText>
        </w:r>
      </w:del>
      <w:r>
        <w:t>gas</w:t>
      </w:r>
      <w:r>
        <w:rPr>
          <w:spacing w:val="23"/>
        </w:rPr>
        <w:t xml:space="preserve"> </w:t>
      </w:r>
      <w:r>
        <w:t>emissions</w:t>
      </w:r>
      <w:r>
        <w:rPr>
          <w:spacing w:val="30"/>
        </w:rPr>
        <w:t xml:space="preserve"> </w:t>
      </w:r>
      <w:r>
        <w:t>h</w:t>
      </w:r>
      <w:r>
        <w:rPr>
          <w:spacing w:val="-5"/>
        </w:rPr>
        <w:t>av</w:t>
      </w:r>
      <w:r>
        <w:t>e</w:t>
      </w:r>
      <w:r>
        <w:rPr>
          <w:spacing w:val="37"/>
        </w:rPr>
        <w:t xml:space="preserve"> </w:t>
      </w:r>
      <w:del w:id="17" w:author="Ellison, Aaron" w:date="2017-01-18T19:30:00Z">
        <w:r w:rsidDel="00F9389F">
          <w:delText>a</w:delText>
        </w:r>
        <w:r w:rsidDel="00F9389F">
          <w:rPr>
            <w:spacing w:val="23"/>
          </w:rPr>
          <w:delText xml:space="preserve"> </w:delText>
        </w:r>
      </w:del>
      <w:r>
        <w:t>relati</w:t>
      </w:r>
      <w:r>
        <w:rPr>
          <w:spacing w:val="-5"/>
        </w:rPr>
        <w:t>v</w:t>
      </w:r>
      <w:r>
        <w:t xml:space="preserve">ely </w:t>
      </w:r>
      <w:del w:id="18" w:author="Ellison, Aaron" w:date="2017-01-18T19:31:00Z">
        <w:r w:rsidDel="00F9389F">
          <w:rPr>
            <w:spacing w:val="13"/>
          </w:rPr>
          <w:delText xml:space="preserve"> </w:delText>
        </w:r>
      </w:del>
      <w:r>
        <w:t>s</w:t>
      </w:r>
      <w:r>
        <w:rPr>
          <w:w w:val="139"/>
        </w:rPr>
        <w:t>t</w:t>
      </w:r>
      <w:r>
        <w:rPr>
          <w:w w:val="110"/>
        </w:rPr>
        <w:t>rai</w:t>
      </w:r>
      <w:r>
        <w:rPr>
          <w:w w:val="105"/>
        </w:rPr>
        <w:t>g</w:t>
      </w:r>
      <w:r>
        <w:rPr>
          <w:spacing w:val="-5"/>
          <w:w w:val="105"/>
        </w:rPr>
        <w:t>h</w:t>
      </w:r>
      <w:r>
        <w:rPr>
          <w:w w:val="139"/>
        </w:rPr>
        <w:t>t</w:t>
      </w:r>
      <w:r>
        <w:rPr>
          <w:w w:val="102"/>
        </w:rPr>
        <w:t>for</w:t>
      </w:r>
      <w:r>
        <w:rPr>
          <w:spacing w:val="-5"/>
          <w:w w:val="99"/>
        </w:rPr>
        <w:t>w</w:t>
      </w:r>
      <w:r>
        <w:rPr>
          <w:w w:val="114"/>
        </w:rPr>
        <w:t>ar</w:t>
      </w:r>
      <w:r>
        <w:rPr>
          <w:w w:val="110"/>
        </w:rPr>
        <w:t>d</w:t>
      </w:r>
      <w:r>
        <w:rPr>
          <w:spacing w:val="12"/>
          <w:w w:val="110"/>
        </w:rPr>
        <w:t xml:space="preserve"> </w:t>
      </w:r>
      <w:r>
        <w:t>effect</w:t>
      </w:r>
      <w:ins w:id="19" w:author="Ellison, Aaron" w:date="2017-01-18T19:30:00Z">
        <w:r w:rsidR="00F9389F">
          <w:t>s</w:t>
        </w:r>
      </w:ins>
      <w:r>
        <w:rPr>
          <w:spacing w:val="16"/>
        </w:rPr>
        <w:t xml:space="preserve"> </w:t>
      </w:r>
      <w:r>
        <w:t>on</w:t>
      </w:r>
      <w:r>
        <w:rPr>
          <w:spacing w:val="22"/>
        </w:rPr>
        <w:t xml:space="preserve"> </w:t>
      </w:r>
      <w:del w:id="20" w:author="Ellison, Aaron" w:date="2017-01-18T19:30:00Z">
        <w:r w:rsidDel="00F9389F">
          <w:rPr>
            <w:w w:val="139"/>
          </w:rPr>
          <w:delText>t</w:delText>
        </w:r>
        <w:r w:rsidDel="00F9389F">
          <w:rPr>
            <w:w w:val="106"/>
          </w:rPr>
          <w:delText>hi</w:delText>
        </w:r>
        <w:r w:rsidDel="00F9389F">
          <w:delText>s</w:delText>
        </w:r>
        <w:r w:rsidDel="00F9389F">
          <w:rPr>
            <w:spacing w:val="12"/>
          </w:rPr>
          <w:delText xml:space="preserve"> </w:delText>
        </w:r>
        <w:r w:rsidDel="00F9389F">
          <w:rPr>
            <w:w w:val="99"/>
          </w:rPr>
          <w:delText>cli</w:delText>
        </w:r>
        <w:r w:rsidDel="00F9389F">
          <w:rPr>
            <w:w w:val="114"/>
          </w:rPr>
          <w:delText>mat</w:delText>
        </w:r>
        <w:r w:rsidDel="00F9389F">
          <w:rPr>
            <w:w w:val="99"/>
          </w:rPr>
          <w:delText xml:space="preserve">ic </w:delText>
        </w:r>
        <w:r w:rsidDel="00F9389F">
          <w:rPr>
            <w:spacing w:val="-11"/>
          </w:rPr>
          <w:delText>v</w:delText>
        </w:r>
        <w:r w:rsidDel="00F9389F">
          <w:delText>ariable</w:delText>
        </w:r>
      </w:del>
      <w:ins w:id="21" w:author="Ellison, Aaron" w:date="2017-01-18T19:30:00Z">
        <w:r w:rsidR="00F9389F">
          <w:rPr>
            <w:w w:val="139"/>
          </w:rPr>
          <w:t>it</w:t>
        </w:r>
      </w:ins>
      <w:r w:rsidR="00F9389F">
        <w:t xml:space="preserve"> relative </w:t>
      </w:r>
      <w:r>
        <w:rPr>
          <w:w w:val="113"/>
        </w:rPr>
        <w:t xml:space="preserve">to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6"/>
        </w:rPr>
        <w:t xml:space="preserve"> </w:t>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rPr>
          <w:spacing w:val="6"/>
        </w:rPr>
        <w:t xml:space="preserve"> </w:t>
      </w:r>
      <w:r>
        <w:t>et</w:t>
      </w:r>
      <w:r>
        <w:rPr>
          <w:spacing w:val="24"/>
        </w:rPr>
        <w:t xml:space="preserve"> </w:t>
      </w:r>
      <w:r>
        <w:t>al.,</w:t>
      </w:r>
      <w:r>
        <w:rPr>
          <w:spacing w:val="29"/>
        </w:rPr>
        <w:t xml:space="preserve"> </w:t>
      </w:r>
      <w:r>
        <w:t>2013).</w:t>
      </w:r>
      <w:r>
        <w:rPr>
          <w:spacing w:val="45"/>
        </w:rPr>
        <w:t xml:space="preserve"> </w:t>
      </w:r>
      <w:r>
        <w:rPr>
          <w:w w:val="107"/>
        </w:rPr>
        <w:t>Obser</w:t>
      </w:r>
      <w:r>
        <w:rPr>
          <w:spacing w:val="-12"/>
          <w:w w:val="107"/>
        </w:rPr>
        <w:t>v</w:t>
      </w:r>
      <w:r>
        <w:rPr>
          <w:w w:val="107"/>
        </w:rPr>
        <w:t>ational</w:t>
      </w:r>
      <w:r>
        <w:rPr>
          <w:spacing w:val="13"/>
          <w:w w:val="107"/>
        </w:rPr>
        <w:t xml:space="preserve"> </w:t>
      </w:r>
      <w:r>
        <w:t>studies</w:t>
      </w:r>
      <w:r>
        <w:rPr>
          <w:spacing w:val="46"/>
        </w:rPr>
        <w:t xml:space="preserve"> </w:t>
      </w:r>
      <w:r>
        <w:rPr>
          <w:spacing w:val="-5"/>
          <w:w w:val="139"/>
        </w:rPr>
        <w:t>t</w:t>
      </w:r>
      <w:r>
        <w:rPr>
          <w:w w:val="105"/>
        </w:rPr>
        <w:t>y</w:t>
      </w:r>
      <w:r>
        <w:rPr>
          <w:w w:val="110"/>
        </w:rPr>
        <w:t>p</w:t>
      </w:r>
      <w:r>
        <w:rPr>
          <w:w w:val="99"/>
        </w:rPr>
        <w:t>ic</w:t>
      </w:r>
      <w:r>
        <w:rPr>
          <w:w w:val="107"/>
        </w:rPr>
        <w:t>al</w:t>
      </w:r>
      <w:r>
        <w:rPr>
          <w:w w:val="103"/>
        </w:rPr>
        <w:t>ly</w:t>
      </w:r>
      <w:r>
        <w:rPr>
          <w:spacing w:val="6"/>
        </w:rPr>
        <w:t xml:space="preserve"> </w:t>
      </w:r>
      <w:r>
        <w:rPr>
          <w:w w:val="104"/>
        </w:rPr>
        <w:t>cor</w:t>
      </w:r>
      <w:r>
        <w:rPr>
          <w:w w:val="107"/>
        </w:rPr>
        <w:t>re</w:t>
      </w:r>
      <w:r>
        <w:rPr>
          <w:w w:val="99"/>
        </w:rPr>
        <w:t>l</w:t>
      </w:r>
      <w:r>
        <w:rPr>
          <w:w w:val="122"/>
        </w:rPr>
        <w:t>at</w:t>
      </w:r>
      <w:r>
        <w:rPr>
          <w:w w:val="99"/>
        </w:rPr>
        <w:t xml:space="preserve">e </w:t>
      </w:r>
      <w:r>
        <w:t>obser</w:t>
      </w:r>
      <w:r>
        <w:rPr>
          <w:spacing w:val="-5"/>
        </w:rPr>
        <w:t>v</w:t>
      </w:r>
      <w:r>
        <w:t>ed</w:t>
      </w:r>
      <w:r>
        <w:rPr>
          <w:spacing w:val="48"/>
        </w:rPr>
        <w:t xml:space="preserve"> </w:t>
      </w:r>
      <w:r>
        <w:t>biological</w:t>
      </w:r>
      <w:r>
        <w:rPr>
          <w:spacing w:val="27"/>
        </w:rPr>
        <w:t xml:space="preserve"> </w:t>
      </w:r>
      <w:r>
        <w:rPr>
          <w:w w:val="113"/>
        </w:rPr>
        <w:t>patterns</w:t>
      </w:r>
      <w:r>
        <w:rPr>
          <w:spacing w:val="8"/>
          <w:w w:val="113"/>
        </w:rPr>
        <w:t xml:space="preserve"> </w:t>
      </w:r>
      <w:r>
        <w:rPr>
          <w:w w:val="99"/>
        </w:rPr>
        <w:t>wi</w:t>
      </w:r>
      <w:r>
        <w:rPr>
          <w:w w:val="139"/>
        </w:rPr>
        <w:t>t</w:t>
      </w:r>
      <w:r>
        <w:rPr>
          <w:w w:val="110"/>
        </w:rPr>
        <w:t>h</w:t>
      </w:r>
      <w:r>
        <w:rPr>
          <w:spacing w:val="12"/>
        </w:rPr>
        <w:t xml:space="preserve"> </w:t>
      </w:r>
      <w:r>
        <w:rPr>
          <w:w w:val="139"/>
        </w:rPr>
        <w:t>t</w:t>
      </w:r>
      <w:r>
        <w:rPr>
          <w:w w:val="116"/>
        </w:rPr>
        <w:t>r</w:t>
      </w:r>
      <w:r>
        <w:rPr>
          <w:w w:val="99"/>
        </w:rPr>
        <w:t>e</w:t>
      </w:r>
      <w:r>
        <w:rPr>
          <w:w w:val="110"/>
        </w:rPr>
        <w:t>nd</w:t>
      </w:r>
      <w:r>
        <w:t>s</w:t>
      </w:r>
      <w:r>
        <w:rPr>
          <w:spacing w:val="12"/>
        </w:rPr>
        <w:t xml:space="preserve"> </w:t>
      </w:r>
      <w:r>
        <w:t>in</w:t>
      </w:r>
      <w:r>
        <w:rPr>
          <w:spacing w:val="21"/>
        </w:rPr>
        <w:t xml:space="preserve"> </w:t>
      </w:r>
      <w:r>
        <w:t>climate</w:t>
      </w:r>
      <w:del w:id="22" w:author="Ellison, Aaron" w:date="2017-01-18T19:33:00Z">
        <w:r w:rsidDel="00F9389F">
          <w:delText>;</w:delText>
        </w:r>
        <w:r w:rsidR="00F9389F" w:rsidDel="00F9389F">
          <w:delText xml:space="preserve"> </w:delText>
        </w:r>
        <w:r w:rsidDel="00F9389F">
          <w:delText>h</w:delText>
        </w:r>
        <w:r w:rsidDel="00F9389F">
          <w:rPr>
            <w:spacing w:val="-5"/>
          </w:rPr>
          <w:delText>o</w:delText>
        </w:r>
        <w:r w:rsidDel="00F9389F">
          <w:rPr>
            <w:spacing w:val="-6"/>
          </w:rPr>
          <w:delText>w</w:delText>
        </w:r>
        <w:r w:rsidDel="00F9389F">
          <w:delText>e</w:delText>
        </w:r>
        <w:r w:rsidDel="00F9389F">
          <w:rPr>
            <w:spacing w:val="-5"/>
          </w:rPr>
          <w:delText>v</w:delText>
        </w:r>
        <w:r w:rsidDel="00F9389F">
          <w:delText>er,</w:delText>
        </w:r>
      </w:del>
      <w:ins w:id="23" w:author="Ellison, Aaron" w:date="2017-01-18T19:33:00Z">
        <w:r w:rsidR="00F9389F">
          <w:t>, but</w:t>
        </w:r>
      </w:ins>
      <w:r>
        <w:rPr>
          <w:spacing w:val="41"/>
        </w:rPr>
        <w:t xml:space="preserve"> </w:t>
      </w:r>
      <w:r>
        <w:rPr>
          <w:w w:val="99"/>
        </w:rPr>
        <w:t>i</w:t>
      </w:r>
      <w:r>
        <w:rPr>
          <w:w w:val="139"/>
        </w:rPr>
        <w:t>t</w:t>
      </w:r>
      <w:r>
        <w:rPr>
          <w:spacing w:val="12"/>
        </w:rPr>
        <w:t xml:space="preserve"> </w:t>
      </w:r>
      <w:r>
        <w:t>is</w:t>
      </w:r>
      <w:r>
        <w:rPr>
          <w:spacing w:val="11"/>
        </w:rPr>
        <w:t xml:space="preserve"> </w:t>
      </w:r>
      <w:r>
        <w:rPr>
          <w:spacing w:val="-5"/>
        </w:rPr>
        <w:t>c</w:t>
      </w:r>
      <w:r>
        <w:t>hallenging</w:t>
      </w:r>
      <w:r>
        <w:rPr>
          <w:spacing w:val="47"/>
        </w:rPr>
        <w:t xml:space="preserve"> </w:t>
      </w:r>
      <w:r>
        <w:t>to</w:t>
      </w:r>
      <w:r>
        <w:rPr>
          <w:spacing w:val="32"/>
        </w:rPr>
        <w:t xml:space="preserve"> </w:t>
      </w:r>
      <w:r>
        <w:rPr>
          <w:w w:val="106"/>
        </w:rPr>
        <w:t>di</w:t>
      </w:r>
      <w:r>
        <w:t>se</w:t>
      </w:r>
      <w:r>
        <w:rPr>
          <w:spacing w:val="-5"/>
          <w:w w:val="110"/>
        </w:rPr>
        <w:t>n</w:t>
      </w:r>
      <w:r>
        <w:rPr>
          <w:w w:val="139"/>
        </w:rPr>
        <w:t>t</w:t>
      </w:r>
      <w:r>
        <w:rPr>
          <w:w w:val="111"/>
        </w:rPr>
        <w:t>an</w:t>
      </w:r>
      <w:r>
        <w:rPr>
          <w:w w:val="99"/>
        </w:rPr>
        <w:t>gle</w:t>
      </w:r>
      <w:r>
        <w:rPr>
          <w:spacing w:val="12"/>
        </w:rPr>
        <w:t xml:space="preserve"> </w:t>
      </w:r>
      <w:r>
        <w:rPr>
          <w:w w:val="112"/>
        </w:rPr>
        <w:t>the</w:t>
      </w:r>
      <w:r>
        <w:rPr>
          <w:spacing w:val="7"/>
          <w:w w:val="112"/>
        </w:rPr>
        <w:t xml:space="preserve"> </w:t>
      </w:r>
      <w:r>
        <w:t>causal</w:t>
      </w:r>
      <w:r>
        <w:rPr>
          <w:spacing w:val="42"/>
        </w:rPr>
        <w:t xml:space="preserve"> </w:t>
      </w:r>
      <w:r>
        <w:rPr>
          <w:w w:val="99"/>
        </w:rPr>
        <w:t>e</w:t>
      </w:r>
      <w:r>
        <w:rPr>
          <w:w w:val="92"/>
        </w:rPr>
        <w:t>ffe</w:t>
      </w:r>
      <w:r>
        <w:rPr>
          <w:w w:val="115"/>
        </w:rPr>
        <w:t xml:space="preserve">ct </w:t>
      </w:r>
      <w:r>
        <w:t>of</w:t>
      </w:r>
      <w:r>
        <w:rPr>
          <w:spacing w:val="18"/>
        </w:rPr>
        <w:t xml:space="preserve"> </w:t>
      </w:r>
      <w:r>
        <w:rPr>
          <w:spacing w:val="-5"/>
        </w:rPr>
        <w:t>w</w:t>
      </w:r>
      <w:r>
        <w:t>arming</w:t>
      </w:r>
      <w:r w:rsidR="00F9389F">
        <w:t xml:space="preserve"> </w:t>
      </w:r>
      <w:r>
        <w:t>from</w:t>
      </w:r>
      <w:r>
        <w:rPr>
          <w:spacing w:val="37"/>
        </w:rPr>
        <w:t xml:space="preserve"> </w:t>
      </w:r>
      <w:r>
        <w:t>other</w:t>
      </w:r>
      <w:r w:rsidR="00F9389F">
        <w:t xml:space="preserve"> </w:t>
      </w:r>
      <w:r>
        <w:rPr>
          <w:w w:val="102"/>
        </w:rPr>
        <w:t>fac</w:t>
      </w:r>
      <w:r>
        <w:rPr>
          <w:w w:val="139"/>
        </w:rPr>
        <w:t>t</w:t>
      </w:r>
      <w:r>
        <w:rPr>
          <w:w w:val="106"/>
        </w:rPr>
        <w:t>or</w:t>
      </w:r>
      <w:r>
        <w:t>s</w:t>
      </w:r>
      <w:r>
        <w:rPr>
          <w:spacing w:val="25"/>
        </w:rPr>
        <w:t xml:space="preserve"> </w:t>
      </w:r>
      <w:ins w:id="24" w:author="Ellison, Aaron" w:date="2017-01-18T19:33:00Z">
        <w:r w:rsidR="00F9389F">
          <w:t>su</w:t>
        </w:r>
        <w:r w:rsidR="00F9389F">
          <w:rPr>
            <w:spacing w:val="-5"/>
          </w:rPr>
          <w:t>c</w:t>
        </w:r>
        <w:r w:rsidR="00F9389F">
          <w:t>h</w:t>
        </w:r>
        <w:r w:rsidR="00F9389F">
          <w:rPr>
            <w:spacing w:val="45"/>
          </w:rPr>
          <w:t xml:space="preserve"> </w:t>
        </w:r>
        <w:r w:rsidR="00F9389F">
          <w:t>as</w:t>
        </w:r>
        <w:r w:rsidR="00F9389F">
          <w:rPr>
            <w:spacing w:val="37"/>
          </w:rPr>
          <w:t xml:space="preserve"> </w:t>
        </w:r>
        <w:r w:rsidR="00F9389F">
          <w:t>successional stage or</w:t>
        </w:r>
        <w:r w:rsidR="00F9389F">
          <w:rPr>
            <w:spacing w:val="35"/>
          </w:rPr>
          <w:t xml:space="preserve"> </w:t>
        </w:r>
        <w:r w:rsidR="00F9389F">
          <w:t xml:space="preserve">land use </w:t>
        </w:r>
      </w:ins>
      <w:r>
        <w:rPr>
          <w:w w:val="121"/>
        </w:rPr>
        <w:t>that</w:t>
      </w:r>
      <w:r>
        <w:rPr>
          <w:spacing w:val="15"/>
          <w:w w:val="121"/>
        </w:rPr>
        <w:t xml:space="preserve"> </w:t>
      </w:r>
      <w:r>
        <w:t>h</w:t>
      </w:r>
      <w:r>
        <w:rPr>
          <w:spacing w:val="-5"/>
        </w:rPr>
        <w:t>av</w:t>
      </w:r>
      <w:r>
        <w:t>e</w:t>
      </w:r>
      <w:r w:rsidR="00F9389F">
        <w:t xml:space="preserve"> </w:t>
      </w:r>
      <w:r>
        <w:t>also</w:t>
      </w:r>
      <w:r>
        <w:rPr>
          <w:spacing w:val="34"/>
        </w:rPr>
        <w:t xml:space="preserve"> </w:t>
      </w:r>
      <w:r>
        <w:rPr>
          <w:spacing w:val="-5"/>
        </w:rPr>
        <w:t>c</w:t>
      </w:r>
      <w:r>
        <w:t>hanged</w:t>
      </w:r>
      <w:del w:id="25" w:author="Ellison, Aaron" w:date="2017-01-18T19:33:00Z">
        <w:r w:rsidDel="00F9389F">
          <w:delText>,</w:delText>
        </w:r>
        <w:r w:rsidR="00F9389F" w:rsidDel="00F9389F">
          <w:delText xml:space="preserve"> </w:delText>
        </w:r>
      </w:del>
      <w:ins w:id="26" w:author="Ellison, Aaron" w:date="2017-01-18T19:33:00Z">
        <w:r w:rsidR="00F9389F">
          <w:t xml:space="preserve">. </w:t>
        </w:r>
      </w:ins>
      <w:del w:id="27" w:author="Ellison, Aaron" w:date="2017-01-18T19:33:00Z">
        <w:r w:rsidDel="00F9389F">
          <w:delText>su</w:delText>
        </w:r>
        <w:r w:rsidDel="00F9389F">
          <w:rPr>
            <w:spacing w:val="-5"/>
          </w:rPr>
          <w:delText>c</w:delText>
        </w:r>
        <w:r w:rsidDel="00F9389F">
          <w:delText>h</w:delText>
        </w:r>
        <w:r w:rsidDel="00F9389F">
          <w:rPr>
            <w:spacing w:val="45"/>
          </w:rPr>
          <w:delText xml:space="preserve"> </w:delText>
        </w:r>
        <w:r w:rsidDel="00F9389F">
          <w:delText>as</w:delText>
        </w:r>
        <w:r w:rsidDel="00F9389F">
          <w:rPr>
            <w:spacing w:val="37"/>
          </w:rPr>
          <w:delText xml:space="preserve"> </w:delText>
        </w:r>
        <w:r w:rsidDel="00F9389F">
          <w:delText>successional</w:delText>
        </w:r>
        <w:r w:rsidR="00F9389F" w:rsidDel="00F9389F">
          <w:delText xml:space="preserve"> </w:delText>
        </w:r>
        <w:r w:rsidDel="00F9389F">
          <w:delText>stage</w:delText>
        </w:r>
        <w:r w:rsidR="00F9389F" w:rsidDel="00F9389F">
          <w:delText xml:space="preserve"> </w:delText>
        </w:r>
        <w:r w:rsidDel="00F9389F">
          <w:delText>or</w:delText>
        </w:r>
        <w:r w:rsidDel="00F9389F">
          <w:rPr>
            <w:spacing w:val="35"/>
          </w:rPr>
          <w:delText xml:space="preserve"> </w:delText>
        </w:r>
        <w:r w:rsidDel="00F9389F">
          <w:delText>land</w:delText>
        </w:r>
        <w:r w:rsidR="00F9389F" w:rsidDel="00F9389F">
          <w:delText xml:space="preserve"> </w:delText>
        </w:r>
        <w:r w:rsidDel="00F9389F">
          <w:delText>use.</w:delText>
        </w:r>
        <w:r w:rsidR="00F9389F" w:rsidDel="00F9389F">
          <w:delText xml:space="preserve"> </w:delText>
        </w:r>
        <w:r w:rsidDel="00F9389F">
          <w:delText>In</w:delText>
        </w:r>
        <w:r w:rsidDel="00F9389F">
          <w:rPr>
            <w:spacing w:val="40"/>
          </w:rPr>
          <w:delText xml:space="preserve"> </w:delText>
        </w:r>
        <w:r w:rsidDel="00F9389F">
          <w:rPr>
            <w:w w:val="111"/>
          </w:rPr>
          <w:delText>add</w:delText>
        </w:r>
        <w:r w:rsidDel="00F9389F">
          <w:rPr>
            <w:w w:val="99"/>
          </w:rPr>
          <w:delText>i</w:delText>
        </w:r>
        <w:r w:rsidDel="00F9389F">
          <w:rPr>
            <w:w w:val="139"/>
          </w:rPr>
          <w:delText>t</w:delText>
        </w:r>
        <w:r w:rsidDel="00F9389F">
          <w:rPr>
            <w:w w:val="103"/>
          </w:rPr>
          <w:delText>ion</w:delText>
        </w:r>
        <w:r w:rsidDel="00F9389F">
          <w:rPr>
            <w:w w:val="110"/>
          </w:rPr>
          <w:delText xml:space="preserve">, </w:delText>
        </w:r>
        <w:r w:rsidDel="00F9389F">
          <w:delText>f</w:delText>
        </w:r>
      </w:del>
      <w:ins w:id="28" w:author="Ellison, Aaron" w:date="2017-01-18T19:33:00Z">
        <w:r w:rsidR="00F9389F">
          <w:t>F</w:t>
        </w:r>
      </w:ins>
      <w:r>
        <w:t>uture</w:t>
      </w:r>
      <w:r w:rsidR="00F9389F">
        <w:t xml:space="preserve"> </w:t>
      </w:r>
      <w:r>
        <w:t>climat</w:t>
      </w:r>
      <w:ins w:id="29" w:author="Ellison, Aaron" w:date="2017-01-18T19:33:00Z">
        <w:r w:rsidR="00F9389F">
          <w:t>ic</w:t>
        </w:r>
      </w:ins>
      <w:del w:id="30" w:author="Ellison, Aaron" w:date="2017-01-18T19:33:00Z">
        <w:r w:rsidDel="00F9389F">
          <w:delText>e</w:delText>
        </w:r>
      </w:del>
      <w:r w:rsidR="00F9389F">
        <w:t xml:space="preserve"> </w:t>
      </w:r>
      <w:r>
        <w:rPr>
          <w:spacing w:val="-5"/>
        </w:rPr>
        <w:t>c</w:t>
      </w:r>
      <w:r>
        <w:t>hange</w:t>
      </w:r>
      <w:r w:rsidR="00F9389F">
        <w:t xml:space="preserve"> </w:t>
      </w:r>
      <w:ins w:id="31" w:author="Ellison, Aaron" w:date="2017-01-18T19:33:00Z">
        <w:r w:rsidR="00F9389F">
          <w:t xml:space="preserve">also </w:t>
        </w:r>
      </w:ins>
      <w:r>
        <w:t>is</w:t>
      </w:r>
      <w:r>
        <w:rPr>
          <w:spacing w:val="31"/>
        </w:rPr>
        <w:t xml:space="preserve"> </w:t>
      </w:r>
      <w:r>
        <w:t>ex</w:t>
      </w:r>
      <w:r>
        <w:rPr>
          <w:spacing w:val="5"/>
        </w:rPr>
        <w:t>p</w:t>
      </w:r>
      <w:r>
        <w:t>ected</w:t>
      </w:r>
      <w:r w:rsidR="00F9389F">
        <w:t xml:space="preserve"> </w:t>
      </w:r>
      <w:r>
        <w:t>to</w:t>
      </w:r>
      <w:r w:rsidR="00F9389F">
        <w:t xml:space="preserve"> </w:t>
      </w:r>
      <w:r>
        <w:rPr>
          <w:w w:val="107"/>
        </w:rPr>
        <w:t>re</w:t>
      </w:r>
      <w:r>
        <w:rPr>
          <w:w w:val="106"/>
        </w:rPr>
        <w:t>su</w:t>
      </w:r>
      <w:r>
        <w:rPr>
          <w:w w:val="99"/>
        </w:rPr>
        <w:t>l</w:t>
      </w:r>
      <w:r>
        <w:rPr>
          <w:w w:val="139"/>
        </w:rPr>
        <w:t>t</w:t>
      </w:r>
      <w:r>
        <w:rPr>
          <w:spacing w:val="32"/>
          <w:w w:val="139"/>
        </w:rPr>
        <w:t xml:space="preserve"> </w:t>
      </w:r>
      <w:r>
        <w:t>in</w:t>
      </w:r>
      <w:r>
        <w:rPr>
          <w:spacing w:val="41"/>
        </w:rPr>
        <w:t xml:space="preserve"> </w:t>
      </w:r>
      <w:r>
        <w:rPr>
          <w:w w:val="103"/>
        </w:rPr>
        <w:t>con</w:t>
      </w:r>
      <w:r>
        <w:rPr>
          <w:w w:val="106"/>
        </w:rPr>
        <w:t>di</w:t>
      </w:r>
      <w:r>
        <w:rPr>
          <w:w w:val="139"/>
        </w:rPr>
        <w:t>t</w:t>
      </w:r>
      <w:r>
        <w:rPr>
          <w:w w:val="99"/>
        </w:rPr>
        <w:t>i</w:t>
      </w:r>
      <w:r>
        <w:rPr>
          <w:w w:val="103"/>
        </w:rPr>
        <w:t>ons</w:t>
      </w:r>
      <w:r>
        <w:rPr>
          <w:spacing w:val="32"/>
          <w:w w:val="103"/>
        </w:rPr>
        <w:t xml:space="preserve"> </w:t>
      </w:r>
      <w:r>
        <w:rPr>
          <w:w w:val="121"/>
        </w:rPr>
        <w:t>that</w:t>
      </w:r>
      <w:r>
        <w:rPr>
          <w:spacing w:val="21"/>
          <w:w w:val="121"/>
        </w:rPr>
        <w:t xml:space="preserve"> </w:t>
      </w:r>
      <w:r>
        <w:t>are</w:t>
      </w:r>
      <w:r w:rsidR="00F9389F">
        <w:t xml:space="preserve"> </w:t>
      </w:r>
      <w:r>
        <w:rPr>
          <w:w w:val="105"/>
        </w:rPr>
        <w:t>ou</w:t>
      </w:r>
      <w:r>
        <w:rPr>
          <w:w w:val="139"/>
        </w:rPr>
        <w:t>t</w:t>
      </w:r>
      <w:r>
        <w:t>si</w:t>
      </w:r>
      <w:r>
        <w:rPr>
          <w:w w:val="105"/>
        </w:rPr>
        <w:t>de</w:t>
      </w:r>
      <w:r>
        <w:rPr>
          <w:spacing w:val="32"/>
          <w:w w:val="105"/>
        </w:rPr>
        <w:t xml:space="preserve"> </w:t>
      </w:r>
      <w:r>
        <w:rPr>
          <w:w w:val="139"/>
        </w:rPr>
        <w:t>t</w:t>
      </w:r>
      <w:r>
        <w:rPr>
          <w:w w:val="110"/>
        </w:rPr>
        <w:t>h</w:t>
      </w:r>
      <w:r>
        <w:t>ose</w:t>
      </w:r>
      <w:r>
        <w:rPr>
          <w:spacing w:val="32"/>
        </w:rPr>
        <w:t xml:space="preserve"> </w:t>
      </w:r>
      <w:r>
        <w:rPr>
          <w:w w:val="121"/>
        </w:rPr>
        <w:t>that</w:t>
      </w:r>
      <w:r>
        <w:rPr>
          <w:spacing w:val="21"/>
          <w:w w:val="121"/>
        </w:rPr>
        <w:t xml:space="preserve"> </w:t>
      </w:r>
      <w:r>
        <w:t>h</w:t>
      </w:r>
      <w:r>
        <w:rPr>
          <w:spacing w:val="-5"/>
        </w:rPr>
        <w:t>av</w:t>
      </w:r>
      <w:r>
        <w:t>e</w:t>
      </w:r>
      <w:r w:rsidR="00F9389F">
        <w:t xml:space="preserve"> </w:t>
      </w:r>
      <w:r>
        <w:rPr>
          <w:spacing w:val="5"/>
        </w:rPr>
        <w:t>b</w:t>
      </w:r>
      <w:r>
        <w:t>een</w:t>
      </w:r>
      <w:r w:rsidR="00F9389F">
        <w:t xml:space="preserve"> </w:t>
      </w:r>
      <w:r>
        <w:rPr>
          <w:w w:val="103"/>
        </w:rPr>
        <w:t>obs</w:t>
      </w:r>
      <w:r>
        <w:rPr>
          <w:w w:val="107"/>
        </w:rPr>
        <w:t>er</w:t>
      </w:r>
      <w:r>
        <w:rPr>
          <w:spacing w:val="-5"/>
          <w:w w:val="105"/>
        </w:rPr>
        <w:t>v</w:t>
      </w:r>
      <w:r>
        <w:rPr>
          <w:w w:val="105"/>
        </w:rPr>
        <w:t xml:space="preserve">ed </w:t>
      </w:r>
      <w:commentRangeStart w:id="32"/>
      <w:r>
        <w:rPr>
          <w:w w:val="110"/>
          <w:position w:val="1"/>
        </w:rPr>
        <w:t>h</w:t>
      </w:r>
      <w:r>
        <w:rPr>
          <w:position w:val="1"/>
        </w:rPr>
        <w:t>is</w:t>
      </w:r>
      <w:r>
        <w:rPr>
          <w:w w:val="139"/>
          <w:position w:val="1"/>
        </w:rPr>
        <w:t>t</w:t>
      </w:r>
      <w:r>
        <w:rPr>
          <w:w w:val="104"/>
          <w:position w:val="1"/>
        </w:rPr>
        <w:t>ori</w:t>
      </w:r>
      <w:r>
        <w:rPr>
          <w:w w:val="99"/>
          <w:position w:val="1"/>
        </w:rPr>
        <w:t>c</w:t>
      </w:r>
      <w:r>
        <w:rPr>
          <w:w w:val="105"/>
          <w:position w:val="1"/>
        </w:rPr>
        <w:t>ally</w:t>
      </w:r>
      <w:r>
        <w:rPr>
          <w:spacing w:val="18"/>
          <w:w w:val="105"/>
          <w:position w:val="1"/>
        </w:rPr>
        <w:t xml:space="preserve"> </w:t>
      </w:r>
      <w:commentRangeEnd w:id="32"/>
      <w:r w:rsidR="00F9389F">
        <w:rPr>
          <w:rStyle w:val="CommentReference"/>
        </w:rPr>
        <w:commentReference w:id="32"/>
      </w:r>
      <w:r>
        <w:rPr>
          <w:w w:val="116"/>
          <w:position w:val="1"/>
        </w:rPr>
        <w:t>(</w:t>
      </w:r>
      <w:proofErr w:type="spellStart"/>
      <w:r>
        <w:rPr>
          <w:w w:val="107"/>
          <w:position w:val="1"/>
        </w:rPr>
        <w:t>O</w:t>
      </w:r>
      <w:r>
        <w:rPr>
          <w:w w:val="106"/>
          <w:position w:val="1"/>
        </w:rPr>
        <w:t>hl</w:t>
      </w:r>
      <w:r>
        <w:rPr>
          <w:w w:val="99"/>
          <w:position w:val="1"/>
        </w:rPr>
        <w:t>e</w:t>
      </w:r>
      <w:r>
        <w:rPr>
          <w:w w:val="106"/>
          <w:position w:val="1"/>
        </w:rPr>
        <w:t>m</w:t>
      </w:r>
      <w:r>
        <w:rPr>
          <w:spacing w:val="-105"/>
          <w:w w:val="110"/>
          <w:position w:val="1"/>
        </w:rPr>
        <w:t>u</w:t>
      </w:r>
      <w:proofErr w:type="spellEnd"/>
      <w:r>
        <w:rPr>
          <w:spacing w:val="5"/>
          <w:w w:val="149"/>
        </w:rPr>
        <w:t>¨</w:t>
      </w:r>
      <w:proofErr w:type="spellStart"/>
      <w:r>
        <w:rPr>
          <w:w w:val="99"/>
          <w:position w:val="1"/>
        </w:rPr>
        <w:t>lle</w:t>
      </w:r>
      <w:r>
        <w:rPr>
          <w:w w:val="116"/>
          <w:position w:val="1"/>
        </w:rPr>
        <w:t>r</w:t>
      </w:r>
      <w:proofErr w:type="spellEnd"/>
      <w:r>
        <w:rPr>
          <w:spacing w:val="18"/>
          <w:w w:val="116"/>
          <w:position w:val="1"/>
        </w:rPr>
        <w:t xml:space="preserve"> </w:t>
      </w:r>
      <w:r>
        <w:rPr>
          <w:position w:val="1"/>
        </w:rPr>
        <w:t>et</w:t>
      </w:r>
      <w:r>
        <w:rPr>
          <w:spacing w:val="36"/>
          <w:position w:val="1"/>
        </w:rPr>
        <w:t xml:space="preserve"> </w:t>
      </w:r>
      <w:r>
        <w:rPr>
          <w:position w:val="1"/>
        </w:rPr>
        <w:t>al.,</w:t>
      </w:r>
      <w:r>
        <w:rPr>
          <w:spacing w:val="42"/>
          <w:position w:val="1"/>
        </w:rPr>
        <w:t xml:space="preserve"> </w:t>
      </w:r>
      <w:r>
        <w:rPr>
          <w:position w:val="1"/>
        </w:rPr>
        <w:t>2006;</w:t>
      </w:r>
      <w:r>
        <w:rPr>
          <w:spacing w:val="13"/>
          <w:position w:val="1"/>
        </w:rPr>
        <w:t xml:space="preserve"> </w:t>
      </w:r>
      <w:r>
        <w:rPr>
          <w:position w:val="1"/>
        </w:rPr>
        <w:t>Williams</w:t>
      </w:r>
      <w:r w:rsidR="00F9389F">
        <w:rPr>
          <w:position w:val="1"/>
        </w:rPr>
        <w:t xml:space="preserve"> </w:t>
      </w:r>
      <w:r>
        <w:rPr>
          <w:position w:val="1"/>
        </w:rPr>
        <w:t>&amp;</w:t>
      </w:r>
      <w:r>
        <w:rPr>
          <w:spacing w:val="16"/>
          <w:position w:val="1"/>
        </w:rPr>
        <w:t xml:space="preserve"> </w:t>
      </w:r>
      <w:r>
        <w:rPr>
          <w:w w:val="108"/>
          <w:position w:val="1"/>
        </w:rPr>
        <w:t>Ja</w:t>
      </w:r>
      <w:r>
        <w:rPr>
          <w:spacing w:val="-5"/>
          <w:w w:val="108"/>
          <w:position w:val="1"/>
        </w:rPr>
        <w:t>c</w:t>
      </w:r>
      <w:r>
        <w:rPr>
          <w:w w:val="108"/>
          <w:position w:val="1"/>
        </w:rPr>
        <w:t>kson,</w:t>
      </w:r>
      <w:r>
        <w:rPr>
          <w:spacing w:val="15"/>
          <w:w w:val="108"/>
          <w:position w:val="1"/>
        </w:rPr>
        <w:t xml:space="preserve"> </w:t>
      </w:r>
      <w:r>
        <w:rPr>
          <w:position w:val="1"/>
        </w:rPr>
        <w:t>2007;</w:t>
      </w:r>
      <w:r>
        <w:rPr>
          <w:spacing w:val="13"/>
          <w:position w:val="1"/>
        </w:rPr>
        <w:t xml:space="preserve"> </w:t>
      </w:r>
      <w:r>
        <w:rPr>
          <w:position w:val="1"/>
        </w:rPr>
        <w:t>Williams</w:t>
      </w:r>
      <w:r w:rsidR="00F9389F">
        <w:rPr>
          <w:position w:val="1"/>
        </w:rPr>
        <w:t xml:space="preserve"> </w:t>
      </w:r>
      <w:r>
        <w:rPr>
          <w:position w:val="1"/>
        </w:rPr>
        <w:t>et</w:t>
      </w:r>
      <w:r>
        <w:rPr>
          <w:spacing w:val="36"/>
          <w:position w:val="1"/>
        </w:rPr>
        <w:t xml:space="preserve"> </w:t>
      </w:r>
      <w:r>
        <w:rPr>
          <w:position w:val="1"/>
        </w:rPr>
        <w:t>al.,</w:t>
      </w:r>
      <w:r>
        <w:rPr>
          <w:spacing w:val="42"/>
          <w:position w:val="1"/>
        </w:rPr>
        <w:t xml:space="preserve"> </w:t>
      </w:r>
      <w:r>
        <w:rPr>
          <w:position w:val="1"/>
        </w:rPr>
        <w:t>2007;</w:t>
      </w:r>
      <w:r>
        <w:rPr>
          <w:spacing w:val="13"/>
          <w:position w:val="1"/>
        </w:rPr>
        <w:t xml:space="preserve"> </w:t>
      </w:r>
      <w:r>
        <w:rPr>
          <w:position w:val="1"/>
        </w:rPr>
        <w:t>St</w:t>
      </w:r>
      <w:r>
        <w:rPr>
          <w:spacing w:val="5"/>
          <w:position w:val="1"/>
        </w:rPr>
        <w:t>o</w:t>
      </w:r>
      <w:r>
        <w:rPr>
          <w:spacing w:val="-5"/>
          <w:position w:val="1"/>
        </w:rPr>
        <w:t>ck</w:t>
      </w:r>
      <w:r>
        <w:rPr>
          <w:position w:val="1"/>
        </w:rPr>
        <w:t>er</w:t>
      </w:r>
      <w:r w:rsidR="00F9389F">
        <w:rPr>
          <w:position w:val="1"/>
        </w:rPr>
        <w:t xml:space="preserve"> </w:t>
      </w:r>
      <w:r>
        <w:rPr>
          <w:position w:val="1"/>
        </w:rPr>
        <w:t>et</w:t>
      </w:r>
      <w:r>
        <w:rPr>
          <w:spacing w:val="36"/>
          <w:position w:val="1"/>
        </w:rPr>
        <w:t xml:space="preserve"> </w:t>
      </w:r>
      <w:r>
        <w:rPr>
          <w:position w:val="1"/>
        </w:rPr>
        <w:t>al.,</w:t>
      </w:r>
      <w:r>
        <w:rPr>
          <w:spacing w:val="42"/>
          <w:position w:val="1"/>
        </w:rPr>
        <w:t xml:space="preserve"> </w:t>
      </w:r>
      <w:r>
        <w:rPr>
          <w:w w:val="101"/>
          <w:position w:val="1"/>
        </w:rPr>
        <w:t>2013)</w:t>
      </w:r>
      <w:r>
        <w:rPr>
          <w:w w:val="110"/>
          <w:position w:val="1"/>
        </w:rPr>
        <w:t xml:space="preserve">. </w:t>
      </w:r>
      <w:proofErr w:type="spellStart"/>
      <w:r>
        <w:t>M</w:t>
      </w:r>
      <w:r>
        <w:rPr>
          <w:spacing w:val="5"/>
        </w:rPr>
        <w:t>o</w:t>
      </w:r>
      <w:r>
        <w:t>delling</w:t>
      </w:r>
      <w:proofErr w:type="spellEnd"/>
      <w:r w:rsidR="00F9389F">
        <w:t xml:space="preserve"> </w:t>
      </w:r>
      <w:r>
        <w:rPr>
          <w:w w:val="139"/>
        </w:rPr>
        <w:t>t</w:t>
      </w:r>
      <w:r>
        <w:rPr>
          <w:w w:val="99"/>
        </w:rPr>
        <w:t>e</w:t>
      </w:r>
      <w:r>
        <w:rPr>
          <w:spacing w:val="-5"/>
          <w:w w:val="99"/>
        </w:rPr>
        <w:t>c</w:t>
      </w:r>
      <w:r>
        <w:rPr>
          <w:w w:val="110"/>
        </w:rPr>
        <w:t>hn</w:t>
      </w:r>
      <w:r>
        <w:rPr>
          <w:w w:val="99"/>
        </w:rPr>
        <w:t>i</w:t>
      </w:r>
      <w:r>
        <w:rPr>
          <w:w w:val="107"/>
        </w:rPr>
        <w:t>qu</w:t>
      </w:r>
      <w:r>
        <w:t>es</w:t>
      </w:r>
      <w:r w:rsidR="00F9389F">
        <w:t xml:space="preserve"> </w:t>
      </w:r>
      <w:r>
        <w:t>can</w:t>
      </w:r>
      <w:r w:rsidR="00F9389F">
        <w:t xml:space="preserve"> </w:t>
      </w:r>
      <w:r>
        <w:rPr>
          <w:spacing w:val="5"/>
        </w:rPr>
        <w:t>b</w:t>
      </w:r>
      <w:r>
        <w:t>e</w:t>
      </w:r>
      <w:r>
        <w:rPr>
          <w:spacing w:val="40"/>
        </w:rPr>
        <w:t xml:space="preserve"> </w:t>
      </w:r>
      <w:commentRangeStart w:id="33"/>
      <w:r>
        <w:t>useful</w:t>
      </w:r>
      <w:r>
        <w:rPr>
          <w:spacing w:val="43"/>
        </w:rPr>
        <w:t xml:space="preserve"> </w:t>
      </w:r>
      <w:r>
        <w:t>in</w:t>
      </w:r>
      <w:r>
        <w:rPr>
          <w:spacing w:val="40"/>
        </w:rPr>
        <w:t xml:space="preserve"> </w:t>
      </w:r>
      <w:r>
        <w:rPr>
          <w:w w:val="139"/>
        </w:rPr>
        <w:t>t</w:t>
      </w:r>
      <w:r>
        <w:rPr>
          <w:w w:val="106"/>
        </w:rPr>
        <w:t>hi</w:t>
      </w:r>
      <w:r>
        <w:t>s</w:t>
      </w:r>
      <w:r w:rsidR="00F9389F">
        <w:t xml:space="preserve"> </w:t>
      </w:r>
      <w:r>
        <w:t>regard,</w:t>
      </w:r>
      <w:r w:rsidR="00F9389F">
        <w:t xml:space="preserve"> </w:t>
      </w:r>
      <w:commentRangeEnd w:id="33"/>
      <w:r w:rsidR="00EB3CAD">
        <w:rPr>
          <w:rStyle w:val="CommentReference"/>
        </w:rPr>
        <w:commentReference w:id="33"/>
      </w:r>
      <w:r>
        <w:rPr>
          <w:w w:val="116"/>
        </w:rPr>
        <w:t>but</w:t>
      </w:r>
      <w:r>
        <w:rPr>
          <w:spacing w:val="24"/>
          <w:w w:val="116"/>
        </w:rPr>
        <w:t xml:space="preserve"> </w:t>
      </w:r>
      <w:r>
        <w:rPr>
          <w:w w:val="139"/>
        </w:rPr>
        <w:t>t</w:t>
      </w:r>
      <w:r>
        <w:rPr>
          <w:w w:val="110"/>
        </w:rPr>
        <w:t>h</w:t>
      </w:r>
      <w:r>
        <w:t>es</w:t>
      </w:r>
      <w:r>
        <w:rPr>
          <w:w w:val="99"/>
        </w:rPr>
        <w:t>e</w:t>
      </w:r>
      <w:r w:rsidR="00F9389F">
        <w:t xml:space="preserve"> </w:t>
      </w:r>
      <w:r>
        <w:t>meth</w:t>
      </w:r>
      <w:r>
        <w:rPr>
          <w:spacing w:val="5"/>
        </w:rPr>
        <w:t>o</w:t>
      </w:r>
      <w:r>
        <w:t>ds</w:t>
      </w:r>
      <w:r w:rsidR="00F9389F">
        <w:t xml:space="preserve"> </w:t>
      </w:r>
      <w:r>
        <w:t>often</w:t>
      </w:r>
      <w:r w:rsidR="00F9389F">
        <w:t xml:space="preserve"> </w:t>
      </w:r>
      <w:r>
        <w:t>rely</w:t>
      </w:r>
      <w:r>
        <w:rPr>
          <w:spacing w:val="45"/>
        </w:rPr>
        <w:t xml:space="preserve"> </w:t>
      </w:r>
      <w:r>
        <w:t>on</w:t>
      </w:r>
      <w:r>
        <w:rPr>
          <w:spacing w:val="41"/>
        </w:rPr>
        <w:t xml:space="preserve"> </w:t>
      </w:r>
      <w:r>
        <w:rPr>
          <w:w w:val="110"/>
        </w:rPr>
        <w:t>u</w:t>
      </w:r>
      <w:r>
        <w:rPr>
          <w:spacing w:val="-5"/>
          <w:w w:val="110"/>
        </w:rPr>
        <w:t>n</w:t>
      </w:r>
      <w:r>
        <w:rPr>
          <w:w w:val="139"/>
        </w:rPr>
        <w:t>t</w:t>
      </w:r>
      <w:r>
        <w:t>es</w:t>
      </w:r>
      <w:r>
        <w:rPr>
          <w:w w:val="115"/>
        </w:rPr>
        <w:t>te</w:t>
      </w:r>
      <w:r>
        <w:rPr>
          <w:w w:val="110"/>
        </w:rPr>
        <w:t>d</w:t>
      </w:r>
      <w:r w:rsidR="00F9389F">
        <w:t xml:space="preserve"> </w:t>
      </w:r>
      <w:r>
        <w:rPr>
          <w:w w:val="106"/>
        </w:rPr>
        <w:t>assu</w:t>
      </w:r>
      <w:r>
        <w:rPr>
          <w:w w:val="108"/>
        </w:rPr>
        <w:t>mp</w:t>
      </w:r>
      <w:r>
        <w:rPr>
          <w:w w:val="139"/>
        </w:rPr>
        <w:t>t</w:t>
      </w:r>
      <w:r>
        <w:rPr>
          <w:w w:val="99"/>
        </w:rPr>
        <w:t>i</w:t>
      </w:r>
      <w:r>
        <w:rPr>
          <w:w w:val="103"/>
        </w:rPr>
        <w:t>ons</w:t>
      </w:r>
      <w:r>
        <w:rPr>
          <w:w w:val="110"/>
        </w:rPr>
        <w:t xml:space="preserve">, </w:t>
      </w:r>
      <w:r>
        <w:t>for</w:t>
      </w:r>
      <w:r>
        <w:rPr>
          <w:spacing w:val="41"/>
        </w:rPr>
        <w:t xml:space="preserve"> </w:t>
      </w:r>
      <w:r>
        <w:t>example,</w:t>
      </w:r>
      <w:r w:rsidR="00F9389F">
        <w:t xml:space="preserve"> </w:t>
      </w:r>
      <w:r>
        <w:rPr>
          <w:w w:val="121"/>
        </w:rPr>
        <w:t>that</w:t>
      </w:r>
      <w:r>
        <w:rPr>
          <w:spacing w:val="27"/>
          <w:w w:val="121"/>
        </w:rPr>
        <w:t xml:space="preserve"> </w:t>
      </w:r>
      <w:r>
        <w:t>climate</w:t>
      </w:r>
      <w:r w:rsidR="00F9389F">
        <w:t xml:space="preserve"> </w:t>
      </w:r>
      <w:r>
        <w:t>limits</w:t>
      </w:r>
      <w:r w:rsidR="00F9389F">
        <w:t xml:space="preserve"> </w:t>
      </w:r>
      <w:r>
        <w:rPr>
          <w:spacing w:val="5"/>
        </w:rPr>
        <w:t>p</w:t>
      </w:r>
      <w:r>
        <w:t>erformance</w:t>
      </w:r>
      <w:r w:rsidR="00F9389F">
        <w:t xml:space="preserve"> </w:t>
      </w:r>
      <w:r>
        <w:rPr>
          <w:w w:val="109"/>
        </w:rPr>
        <w:t>(</w:t>
      </w:r>
      <w:r>
        <w:rPr>
          <w:spacing w:val="-5"/>
          <w:w w:val="109"/>
        </w:rPr>
        <w:t>P</w:t>
      </w:r>
      <w:r>
        <w:rPr>
          <w:w w:val="109"/>
        </w:rPr>
        <w:t>earson</w:t>
      </w:r>
      <w:r>
        <w:rPr>
          <w:spacing w:val="33"/>
          <w:w w:val="109"/>
        </w:rPr>
        <w:t xml:space="preserve"> </w:t>
      </w:r>
      <w:r>
        <w:t>&amp;</w:t>
      </w:r>
      <w:r>
        <w:rPr>
          <w:spacing w:val="35"/>
        </w:rPr>
        <w:t xml:space="preserve"> </w:t>
      </w:r>
      <w:r>
        <w:t>D</w:t>
      </w:r>
      <w:r>
        <w:rPr>
          <w:spacing w:val="-5"/>
        </w:rPr>
        <w:t>a</w:t>
      </w:r>
      <w:r>
        <w:t>wson,</w:t>
      </w:r>
      <w:r w:rsidR="00F9389F">
        <w:t xml:space="preserve"> </w:t>
      </w:r>
      <w:r>
        <w:t>2004;</w:t>
      </w:r>
      <w:r>
        <w:rPr>
          <w:spacing w:val="32"/>
        </w:rPr>
        <w:t xml:space="preserve"> </w:t>
      </w:r>
      <w:r>
        <w:t>Ibanez</w:t>
      </w:r>
      <w:r w:rsidR="00F9389F">
        <w:t xml:space="preserve"> </w:t>
      </w:r>
      <w:r>
        <w:t>et</w:t>
      </w:r>
      <w:r w:rsidR="00F9389F">
        <w:t xml:space="preserve"> </w:t>
      </w:r>
      <w:r>
        <w:t>al.,</w:t>
      </w:r>
      <w:r w:rsidR="00F9389F">
        <w:t xml:space="preserve"> </w:t>
      </w:r>
      <w:r>
        <w:t>2006;</w:t>
      </w:r>
      <w:r>
        <w:rPr>
          <w:spacing w:val="32"/>
        </w:rPr>
        <w:t xml:space="preserve"> </w:t>
      </w:r>
      <w:r>
        <w:t>S</w:t>
      </w:r>
      <w:r>
        <w:rPr>
          <w:spacing w:val="-5"/>
        </w:rPr>
        <w:t>w</w:t>
      </w:r>
      <w:r>
        <w:t>ab</w:t>
      </w:r>
      <w:r w:rsidR="00F9389F">
        <w:t xml:space="preserve"> </w:t>
      </w:r>
      <w:r>
        <w:t>et</w:t>
      </w:r>
      <w:r w:rsidR="00F9389F">
        <w:t xml:space="preserve"> </w:t>
      </w:r>
      <w:r>
        <w:rPr>
          <w:w w:val="105"/>
        </w:rPr>
        <w:t>al</w:t>
      </w:r>
      <w:r>
        <w:rPr>
          <w:w w:val="121"/>
        </w:rPr>
        <w:t>.</w:t>
      </w:r>
      <w:r>
        <w:rPr>
          <w:w w:val="110"/>
        </w:rPr>
        <w:t>,</w:t>
      </w:r>
    </w:p>
    <w:p w14:paraId="2CBF5C28" w14:textId="77777777" w:rsidR="005B53EE" w:rsidDel="00F9389F" w:rsidRDefault="00F9389F">
      <w:pPr>
        <w:spacing w:line="248" w:lineRule="auto"/>
        <w:ind w:left="117" w:right="81"/>
        <w:rPr>
          <w:del w:id="34" w:author="Ellison, Aaron" w:date="2017-01-18T19:36:00Z"/>
        </w:rPr>
        <w:pPrChange w:id="35" w:author="Ellison, Aaron" w:date="2017-01-18T19:35:00Z">
          <w:pPr>
            <w:spacing w:before="1" w:line="249" w:lineRule="auto"/>
            <w:ind w:left="117" w:right="83"/>
          </w:pPr>
        </w:pPrChange>
      </w:pPr>
      <w:ins w:id="36" w:author="Ellison, Aaron" w:date="2017-01-18T19:35:00Z">
        <w:r>
          <w:t xml:space="preserve"> </w:t>
        </w:r>
      </w:ins>
      <w:r w:rsidR="00F5753A">
        <w:t>2012).</w:t>
      </w:r>
      <w:r>
        <w:t xml:space="preserve"> </w:t>
      </w:r>
      <w:r w:rsidR="00F5753A">
        <w:rPr>
          <w:w w:val="111"/>
        </w:rPr>
        <w:t>E</w:t>
      </w:r>
      <w:r w:rsidR="00F5753A">
        <w:rPr>
          <w:w w:val="107"/>
        </w:rPr>
        <w:t>x</w:t>
      </w:r>
      <w:r w:rsidR="00F5753A">
        <w:rPr>
          <w:spacing w:val="5"/>
          <w:w w:val="107"/>
        </w:rPr>
        <w:t>p</w:t>
      </w:r>
      <w:r w:rsidR="00F5753A">
        <w:rPr>
          <w:w w:val="107"/>
        </w:rPr>
        <w:t>er</w:t>
      </w:r>
      <w:r w:rsidR="00F5753A">
        <w:rPr>
          <w:w w:val="99"/>
        </w:rPr>
        <w:t>i</w:t>
      </w:r>
      <w:r w:rsidR="00F5753A">
        <w:rPr>
          <w:w w:val="104"/>
        </w:rPr>
        <w:t>me</w:t>
      </w:r>
      <w:r w:rsidR="00F5753A">
        <w:rPr>
          <w:spacing w:val="-5"/>
          <w:w w:val="110"/>
        </w:rPr>
        <w:t>n</w:t>
      </w:r>
      <w:r w:rsidR="00F5753A">
        <w:rPr>
          <w:w w:val="139"/>
        </w:rPr>
        <w:t>t</w:t>
      </w:r>
      <w:r w:rsidR="00F5753A">
        <w:t>s</w:t>
      </w:r>
      <w:r w:rsidR="00F5753A">
        <w:rPr>
          <w:spacing w:val="29"/>
        </w:rPr>
        <w:t xml:space="preserve"> </w:t>
      </w:r>
      <w:ins w:id="37" w:author="Ellison, Aaron" w:date="2017-01-18T19:35:00Z">
        <w:r>
          <w:rPr>
            <w:w w:val="139"/>
          </w:rPr>
          <w:t>t</w:t>
        </w:r>
        <w:r>
          <w:rPr>
            <w:w w:val="110"/>
          </w:rPr>
          <w:t>h</w:t>
        </w:r>
        <w:r>
          <w:rPr>
            <w:w w:val="107"/>
          </w:rPr>
          <w:t>er</w:t>
        </w:r>
        <w:r>
          <w:rPr>
            <w:w w:val="96"/>
          </w:rPr>
          <w:t>ef</w:t>
        </w:r>
        <w:r>
          <w:rPr>
            <w:w w:val="104"/>
          </w:rPr>
          <w:t>ore</w:t>
        </w:r>
        <w:r>
          <w:rPr>
            <w:spacing w:val="29"/>
            <w:w w:val="104"/>
          </w:rPr>
          <w:t xml:space="preserve"> </w:t>
        </w:r>
      </w:ins>
      <w:r w:rsidR="00F5753A">
        <w:t>are</w:t>
      </w:r>
      <w:r>
        <w:t xml:space="preserve"> </w:t>
      </w:r>
      <w:del w:id="38" w:author="Ellison, Aaron" w:date="2017-01-18T19:35:00Z">
        <w:r w:rsidR="00F5753A" w:rsidDel="00F9389F">
          <w:rPr>
            <w:w w:val="139"/>
          </w:rPr>
          <w:delText>t</w:delText>
        </w:r>
        <w:r w:rsidR="00F5753A" w:rsidDel="00F9389F">
          <w:rPr>
            <w:w w:val="110"/>
          </w:rPr>
          <w:delText>h</w:delText>
        </w:r>
        <w:r w:rsidR="00F5753A" w:rsidDel="00F9389F">
          <w:rPr>
            <w:w w:val="107"/>
          </w:rPr>
          <w:delText>er</w:delText>
        </w:r>
        <w:r w:rsidR="00F5753A" w:rsidDel="00F9389F">
          <w:rPr>
            <w:w w:val="96"/>
          </w:rPr>
          <w:delText>ef</w:delText>
        </w:r>
        <w:r w:rsidR="00F5753A" w:rsidDel="00F9389F">
          <w:rPr>
            <w:w w:val="104"/>
          </w:rPr>
          <w:delText>ore</w:delText>
        </w:r>
        <w:r w:rsidR="00F5753A" w:rsidDel="00F9389F">
          <w:rPr>
            <w:spacing w:val="29"/>
            <w:w w:val="104"/>
          </w:rPr>
          <w:delText xml:space="preserve"> </w:delText>
        </w:r>
        <w:r w:rsidR="00F5753A" w:rsidDel="00F9389F">
          <w:delText>a</w:delText>
        </w:r>
        <w:r w:rsidR="00F5753A" w:rsidDel="00F9389F">
          <w:rPr>
            <w:spacing w:val="40"/>
          </w:rPr>
          <w:delText xml:space="preserve"> </w:delText>
        </w:r>
      </w:del>
      <w:r w:rsidR="00F5753A">
        <w:rPr>
          <w:w w:val="99"/>
        </w:rPr>
        <w:t>c</w:t>
      </w:r>
      <w:r w:rsidR="00F5753A">
        <w:rPr>
          <w:w w:val="109"/>
        </w:rPr>
        <w:t>ri</w:t>
      </w:r>
      <w:r w:rsidR="00F5753A">
        <w:rPr>
          <w:w w:val="139"/>
        </w:rPr>
        <w:t>t</w:t>
      </w:r>
      <w:r w:rsidR="00F5753A">
        <w:rPr>
          <w:w w:val="99"/>
        </w:rPr>
        <w:t>i</w:t>
      </w:r>
      <w:r w:rsidR="00F5753A">
        <w:rPr>
          <w:w w:val="104"/>
        </w:rPr>
        <w:t>cal</w:t>
      </w:r>
      <w:r w:rsidR="00F5753A">
        <w:rPr>
          <w:spacing w:val="29"/>
          <w:w w:val="104"/>
        </w:rPr>
        <w:t xml:space="preserve"> </w:t>
      </w:r>
      <w:del w:id="39" w:author="Ellison, Aaron" w:date="2017-01-18T19:35:00Z">
        <w:r w:rsidR="00F5753A" w:rsidDel="00F9389F">
          <w:rPr>
            <w:w w:val="102"/>
          </w:rPr>
          <w:delText>com</w:delText>
        </w:r>
        <w:r w:rsidR="00F5753A" w:rsidDel="00F9389F">
          <w:rPr>
            <w:spacing w:val="5"/>
            <w:w w:val="110"/>
          </w:rPr>
          <w:delText>p</w:delText>
        </w:r>
        <w:r w:rsidR="00F5753A" w:rsidDel="00F9389F">
          <w:rPr>
            <w:w w:val="105"/>
          </w:rPr>
          <w:delText>one</w:delText>
        </w:r>
        <w:r w:rsidR="00F5753A" w:rsidDel="00F9389F">
          <w:rPr>
            <w:spacing w:val="-5"/>
            <w:w w:val="105"/>
          </w:rPr>
          <w:delText>n</w:delText>
        </w:r>
        <w:r w:rsidR="00F5753A" w:rsidDel="00F9389F">
          <w:rPr>
            <w:w w:val="139"/>
          </w:rPr>
          <w:delText>t</w:delText>
        </w:r>
        <w:r w:rsidR="00F5753A" w:rsidDel="00F9389F">
          <w:rPr>
            <w:spacing w:val="28"/>
            <w:w w:val="139"/>
          </w:rPr>
          <w:delText xml:space="preserve"> </w:delText>
        </w:r>
        <w:r w:rsidR="00F5753A" w:rsidDel="00F9389F">
          <w:delText>of</w:delText>
        </w:r>
        <w:r w:rsidR="00F5753A" w:rsidDel="00F9389F">
          <w:rPr>
            <w:spacing w:val="22"/>
          </w:rPr>
          <w:delText xml:space="preserve"> </w:delText>
        </w:r>
        <w:r w:rsidR="00F5753A" w:rsidDel="00F9389F">
          <w:rPr>
            <w:w w:val="112"/>
          </w:rPr>
          <w:delText>the</w:delText>
        </w:r>
        <w:r w:rsidR="00F5753A" w:rsidDel="00F9389F">
          <w:rPr>
            <w:spacing w:val="24"/>
            <w:w w:val="112"/>
          </w:rPr>
          <w:delText xml:space="preserve"> </w:delText>
        </w:r>
        <w:r w:rsidR="00F5753A" w:rsidDel="00F9389F">
          <w:rPr>
            <w:w w:val="106"/>
          </w:rPr>
          <w:delText>bi</w:delText>
        </w:r>
        <w:r w:rsidR="00F5753A" w:rsidDel="00F9389F">
          <w:rPr>
            <w:w w:val="99"/>
          </w:rPr>
          <w:delText>ologi</w:delText>
        </w:r>
        <w:r w:rsidR="00F5753A" w:rsidDel="00F9389F">
          <w:rPr>
            <w:w w:val="116"/>
          </w:rPr>
          <w:delText>st</w:delText>
        </w:r>
        <w:r w:rsidR="00F5753A" w:rsidDel="00F9389F">
          <w:rPr>
            <w:w w:val="82"/>
          </w:rPr>
          <w:delText>’</w:delText>
        </w:r>
        <w:r w:rsidR="00F5753A" w:rsidDel="00F9389F">
          <w:delText>s</w:delText>
        </w:r>
        <w:r w:rsidR="00F5753A" w:rsidDel="00F9389F">
          <w:rPr>
            <w:spacing w:val="29"/>
          </w:rPr>
          <w:delText xml:space="preserve"> </w:delText>
        </w:r>
        <w:r w:rsidR="00F5753A" w:rsidDel="00F9389F">
          <w:rPr>
            <w:w w:val="139"/>
          </w:rPr>
          <w:delText>t</w:delText>
        </w:r>
        <w:r w:rsidR="00F5753A" w:rsidDel="00F9389F">
          <w:rPr>
            <w:spacing w:val="5"/>
            <w:w w:val="99"/>
          </w:rPr>
          <w:delText>o</w:delText>
        </w:r>
        <w:r w:rsidR="00F5753A" w:rsidDel="00F9389F">
          <w:rPr>
            <w:w w:val="99"/>
          </w:rPr>
          <w:delText>ol</w:delText>
        </w:r>
        <w:r w:rsidR="00F5753A" w:rsidDel="00F9389F">
          <w:rPr>
            <w:w w:val="103"/>
          </w:rPr>
          <w:delText>ki</w:delText>
        </w:r>
        <w:r w:rsidR="00F5753A" w:rsidDel="00F9389F">
          <w:rPr>
            <w:w w:val="139"/>
          </w:rPr>
          <w:delText>t</w:delText>
        </w:r>
        <w:r w:rsidR="00F5753A" w:rsidDel="00F9389F">
          <w:rPr>
            <w:spacing w:val="28"/>
            <w:w w:val="139"/>
          </w:rPr>
          <w:delText xml:space="preserve"> </w:delText>
        </w:r>
      </w:del>
      <w:r w:rsidR="00F5753A">
        <w:t>for</w:t>
      </w:r>
      <w:r w:rsidR="00F5753A">
        <w:rPr>
          <w:spacing w:val="34"/>
        </w:rPr>
        <w:t xml:space="preserve"> </w:t>
      </w:r>
      <w:del w:id="40" w:author="Ellison, Aaron" w:date="2017-01-18T19:36:00Z">
        <w:r w:rsidR="00F5753A" w:rsidDel="00F9389F">
          <w:rPr>
            <w:w w:val="108"/>
          </w:rPr>
          <w:delText>understanding</w:delText>
        </w:r>
        <w:r w:rsidR="00F5753A" w:rsidDel="00F9389F">
          <w:rPr>
            <w:spacing w:val="35"/>
            <w:w w:val="108"/>
          </w:rPr>
          <w:delText xml:space="preserve"> </w:delText>
        </w:r>
      </w:del>
      <w:ins w:id="41" w:author="Ellison, Aaron" w:date="2017-01-18T19:36:00Z">
        <w:r>
          <w:rPr>
            <w:w w:val="108"/>
          </w:rPr>
          <w:t>identifying causal effects of</w:t>
        </w:r>
        <w:r>
          <w:rPr>
            <w:spacing w:val="35"/>
            <w:w w:val="108"/>
          </w:rPr>
          <w:t xml:space="preserve"> </w:t>
        </w:r>
      </w:ins>
      <w:del w:id="42" w:author="Ellison, Aaron" w:date="2017-01-18T19:36:00Z">
        <w:r w:rsidR="00F5753A" w:rsidDel="00F9389F">
          <w:rPr>
            <w:w w:val="99"/>
          </w:rPr>
          <w:delText>cli</w:delText>
        </w:r>
        <w:r w:rsidR="00F5753A" w:rsidDel="00F9389F">
          <w:rPr>
            <w:w w:val="114"/>
          </w:rPr>
          <w:delText>mat</w:delText>
        </w:r>
        <w:r w:rsidR="00F5753A" w:rsidDel="00F9389F">
          <w:rPr>
            <w:w w:val="99"/>
          </w:rPr>
          <w:delText xml:space="preserve">e </w:delText>
        </w:r>
      </w:del>
      <w:ins w:id="43" w:author="Ellison, Aaron" w:date="2017-01-18T19:36:00Z">
        <w:r>
          <w:rPr>
            <w:w w:val="99"/>
          </w:rPr>
          <w:t>cli</w:t>
        </w:r>
        <w:r>
          <w:rPr>
            <w:w w:val="114"/>
          </w:rPr>
          <w:t>mat</w:t>
        </w:r>
        <w:r>
          <w:rPr>
            <w:w w:val="99"/>
          </w:rPr>
          <w:t xml:space="preserve">ic </w:t>
        </w:r>
      </w:ins>
      <w:r w:rsidR="00F5753A">
        <w:rPr>
          <w:spacing w:val="-5"/>
        </w:rPr>
        <w:t>c</w:t>
      </w:r>
      <w:r w:rsidR="00F5753A">
        <w:t>hange</w:t>
      </w:r>
      <w:r>
        <w:t xml:space="preserve"> </w:t>
      </w:r>
      <w:r w:rsidR="00F5753A">
        <w:t>impacts</w:t>
      </w:r>
      <w:del w:id="44" w:author="Ellison, Aaron" w:date="2017-01-18T19:36:00Z">
        <w:r w:rsidR="00F5753A" w:rsidDel="00F9389F">
          <w:delText>,</w:delText>
        </w:r>
        <w:r w:rsidDel="00F9389F">
          <w:delText xml:space="preserve"> </w:delText>
        </w:r>
        <w:r w:rsidR="00F5753A" w:rsidDel="00F9389F">
          <w:delText>and</w:delText>
        </w:r>
        <w:r w:rsidDel="00F9389F">
          <w:delText xml:space="preserve"> </w:delText>
        </w:r>
        <w:r w:rsidR="00F5753A" w:rsidDel="00F9389F">
          <w:delText>are</w:delText>
        </w:r>
        <w:r w:rsidR="00F5753A" w:rsidDel="00F9389F">
          <w:rPr>
            <w:spacing w:val="46"/>
          </w:rPr>
          <w:delText xml:space="preserve"> </w:delText>
        </w:r>
        <w:r w:rsidR="00F5753A" w:rsidDel="00F9389F">
          <w:delText>often</w:delText>
        </w:r>
        <w:r w:rsidR="00F5753A" w:rsidDel="00F9389F">
          <w:rPr>
            <w:spacing w:val="50"/>
          </w:rPr>
          <w:delText xml:space="preserve"> </w:delText>
        </w:r>
        <w:r w:rsidR="00F5753A" w:rsidDel="00F9389F">
          <w:delText>considered</w:delText>
        </w:r>
        <w:r w:rsidDel="00F9389F">
          <w:delText xml:space="preserve"> </w:delText>
        </w:r>
        <w:r w:rsidR="00F5753A" w:rsidDel="00F9389F">
          <w:rPr>
            <w:w w:val="112"/>
          </w:rPr>
          <w:delText>the</w:delText>
        </w:r>
        <w:r w:rsidR="00F5753A" w:rsidDel="00F9389F">
          <w:rPr>
            <w:spacing w:val="-5"/>
            <w:w w:val="112"/>
          </w:rPr>
          <w:delText xml:space="preserve"> </w:delText>
        </w:r>
        <w:r w:rsidR="00F5753A" w:rsidDel="00F9389F">
          <w:delText>“gold</w:delText>
        </w:r>
        <w:r w:rsidR="00F5753A" w:rsidDel="00F9389F">
          <w:rPr>
            <w:spacing w:val="42"/>
          </w:rPr>
          <w:delText xml:space="preserve"> </w:delText>
        </w:r>
        <w:r w:rsidR="00F5753A" w:rsidDel="00F9389F">
          <w:rPr>
            <w:w w:val="112"/>
          </w:rPr>
          <w:delText>standard”</w:delText>
        </w:r>
        <w:r w:rsidR="00F5753A" w:rsidDel="00F9389F">
          <w:rPr>
            <w:spacing w:val="-5"/>
            <w:w w:val="112"/>
          </w:rPr>
          <w:delText xml:space="preserve"> </w:delText>
        </w:r>
        <w:r w:rsidR="00F5753A" w:rsidDel="00F9389F">
          <w:delText>of</w:delText>
        </w:r>
        <w:r w:rsidR="00F5753A" w:rsidDel="00F9389F">
          <w:rPr>
            <w:spacing w:val="18"/>
          </w:rPr>
          <w:delText xml:space="preserve"> </w:delText>
        </w:r>
        <w:r w:rsidR="00F5753A" w:rsidDel="00F9389F">
          <w:delText>kn</w:delText>
        </w:r>
        <w:r w:rsidR="00F5753A" w:rsidDel="00F9389F">
          <w:rPr>
            <w:spacing w:val="-5"/>
          </w:rPr>
          <w:delText>o</w:delText>
        </w:r>
        <w:r w:rsidR="00F5753A" w:rsidDel="00F9389F">
          <w:delText>wledge</w:delText>
        </w:r>
      </w:del>
      <w:r w:rsidR="00F5753A">
        <w:rPr>
          <w:spacing w:val="45"/>
        </w:rPr>
        <w:t xml:space="preserve"> </w:t>
      </w:r>
      <w:r w:rsidR="00F5753A">
        <w:t>(e.g.</w:t>
      </w:r>
      <w:r w:rsidR="00F5753A">
        <w:rPr>
          <w:spacing w:val="44"/>
        </w:rPr>
        <w:t xml:space="preserve"> </w:t>
      </w:r>
      <w:r w:rsidR="00F5753A">
        <w:t>B</w:t>
      </w:r>
      <w:r w:rsidR="00F5753A">
        <w:rPr>
          <w:spacing w:val="-5"/>
        </w:rPr>
        <w:t>o</w:t>
      </w:r>
      <w:r w:rsidR="00F5753A">
        <w:t>x</w:t>
      </w:r>
      <w:r w:rsidR="00F5753A">
        <w:rPr>
          <w:spacing w:val="37"/>
        </w:rPr>
        <w:t xml:space="preserve"> </w:t>
      </w:r>
      <w:r w:rsidR="00F5753A">
        <w:t>et</w:t>
      </w:r>
      <w:r w:rsidR="00F5753A">
        <w:rPr>
          <w:spacing w:val="42"/>
        </w:rPr>
        <w:t xml:space="preserve"> </w:t>
      </w:r>
      <w:r w:rsidR="00F5753A">
        <w:t>al.,</w:t>
      </w:r>
      <w:r w:rsidR="00F5753A">
        <w:rPr>
          <w:spacing w:val="49"/>
        </w:rPr>
        <w:t xml:space="preserve"> </w:t>
      </w:r>
      <w:r w:rsidR="00F5753A">
        <w:t>1978;</w:t>
      </w:r>
      <w:r w:rsidR="00F5753A">
        <w:rPr>
          <w:spacing w:val="20"/>
        </w:rPr>
        <w:t xml:space="preserve"> </w:t>
      </w:r>
      <w:proofErr w:type="spellStart"/>
      <w:r w:rsidR="00F5753A">
        <w:rPr>
          <w:w w:val="105"/>
        </w:rPr>
        <w:t>Ge</w:t>
      </w:r>
      <w:r w:rsidR="00F5753A">
        <w:rPr>
          <w:w w:val="99"/>
        </w:rPr>
        <w:t>l</w:t>
      </w:r>
      <w:r w:rsidR="00F5753A">
        <w:rPr>
          <w:w w:val="109"/>
        </w:rPr>
        <w:t>man</w:t>
      </w:r>
      <w:proofErr w:type="spellEnd"/>
      <w:r w:rsidR="00F5753A">
        <w:rPr>
          <w:w w:val="110"/>
        </w:rPr>
        <w:t>,</w:t>
      </w:r>
      <w:ins w:id="45" w:author="Ellison, Aaron" w:date="2017-01-18T19:36:00Z">
        <w:r>
          <w:rPr>
            <w:w w:val="110"/>
          </w:rPr>
          <w:t xml:space="preserve"> </w:t>
        </w:r>
      </w:ins>
    </w:p>
    <w:p w14:paraId="443F372F" w14:textId="77777777" w:rsidR="005B53EE" w:rsidRDefault="00F5753A">
      <w:pPr>
        <w:spacing w:line="248" w:lineRule="auto"/>
        <w:ind w:left="117" w:right="81"/>
        <w:pPrChange w:id="46" w:author="Ellison, Aaron" w:date="2017-01-18T19:36:00Z">
          <w:pPr>
            <w:spacing w:line="249" w:lineRule="auto"/>
            <w:ind w:left="117" w:right="83"/>
          </w:pPr>
        </w:pPrChange>
      </w:pPr>
      <w:r>
        <w:t>2014).</w:t>
      </w:r>
      <w:r>
        <w:rPr>
          <w:spacing w:val="45"/>
        </w:rPr>
        <w:t xml:space="preserve"> </w:t>
      </w:r>
      <w:commentRangeStart w:id="47"/>
      <w:r>
        <w:t>In</w:t>
      </w:r>
      <w:r>
        <w:rPr>
          <w:spacing w:val="20"/>
        </w:rPr>
        <w:t xml:space="preserve"> </w:t>
      </w:r>
      <w:r>
        <w:t>si</w:t>
      </w:r>
      <w:r>
        <w:rPr>
          <w:w w:val="139"/>
        </w:rPr>
        <w:t>t</w:t>
      </w:r>
      <w:r>
        <w:rPr>
          <w:w w:val="110"/>
        </w:rPr>
        <w:t>u</w:t>
      </w:r>
      <w:r>
        <w:rPr>
          <w:spacing w:val="5"/>
        </w:rPr>
        <w:t xml:space="preserve"> </w:t>
      </w:r>
      <w:del w:id="48" w:author="Ellison, Aaron" w:date="2017-01-18T19:36:00Z">
        <w:r w:rsidDel="00F9389F">
          <w:delText>climate</w:delText>
        </w:r>
        <w:r w:rsidDel="00F9389F">
          <w:rPr>
            <w:spacing w:val="44"/>
          </w:rPr>
          <w:delText xml:space="preserve"> </w:delText>
        </w:r>
      </w:del>
      <w:ins w:id="49" w:author="Ellison, Aaron" w:date="2017-01-18T19:36:00Z">
        <w:r w:rsidR="00F9389F">
          <w:t>climatic</w:t>
        </w:r>
        <w:r w:rsidR="00F9389F">
          <w:rPr>
            <w:spacing w:val="44"/>
          </w:rPr>
          <w:t xml:space="preserve"> </w:t>
        </w:r>
      </w:ins>
      <w:commentRangeEnd w:id="47"/>
      <w:r w:rsidR="00EB3CAD">
        <w:rPr>
          <w:rStyle w:val="CommentReference"/>
        </w:rPr>
        <w:commentReference w:id="47"/>
      </w:r>
      <w:r>
        <w:rPr>
          <w:spacing w:val="-5"/>
        </w:rPr>
        <w:t>w</w:t>
      </w:r>
      <w:r>
        <w:t>arming</w:t>
      </w:r>
      <w:r>
        <w:rPr>
          <w:spacing w:val="43"/>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5"/>
        </w:rPr>
        <w:t xml:space="preserve"> </w:t>
      </w:r>
      <w:r>
        <w:t>all</w:t>
      </w:r>
      <w:r>
        <w:rPr>
          <w:spacing w:val="-5"/>
        </w:rPr>
        <w:t>o</w:t>
      </w:r>
      <w:r>
        <w:t>w</w:t>
      </w:r>
      <w:r>
        <w:rPr>
          <w:spacing w:val="12"/>
        </w:rPr>
        <w:t xml:space="preserve"> </w:t>
      </w:r>
      <w:r>
        <w:t>effects</w:t>
      </w:r>
      <w:r>
        <w:rPr>
          <w:spacing w:val="8"/>
        </w:rPr>
        <w:t xml:space="preserve"> </w:t>
      </w:r>
      <w:r>
        <w:t>of</w:t>
      </w:r>
      <w:r>
        <w:rPr>
          <w:spacing w:val="-2"/>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5"/>
        </w:rPr>
        <w:t xml:space="preserve"> </w:t>
      </w:r>
      <w:commentRangeStart w:id="50"/>
      <w:r>
        <w:t>and</w:t>
      </w:r>
      <w:r>
        <w:rPr>
          <w:spacing w:val="37"/>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commentRangeEnd w:id="50"/>
      <w:r w:rsidR="00F9389F">
        <w:rPr>
          <w:rStyle w:val="CommentReference"/>
        </w:rPr>
        <w:commentReference w:id="50"/>
      </w:r>
      <w:r>
        <w:rPr>
          <w:spacing w:val="5"/>
        </w:rPr>
        <w:t xml:space="preserve"> </w:t>
      </w:r>
      <w:r>
        <w:rPr>
          <w:w w:val="113"/>
        </w:rPr>
        <w:t>to</w:t>
      </w:r>
      <w:r>
        <w:rPr>
          <w:spacing w:val="-1"/>
          <w:w w:val="113"/>
        </w:rPr>
        <w:t xml:space="preserve"> </w:t>
      </w:r>
      <w:r>
        <w:rPr>
          <w:spacing w:val="5"/>
        </w:rPr>
        <w:t>b</w:t>
      </w:r>
      <w:r>
        <w:t>e</w:t>
      </w:r>
      <w:r>
        <w:rPr>
          <w:spacing w:val="14"/>
        </w:rPr>
        <w:t xml:space="preserve"> </w:t>
      </w:r>
      <w:r>
        <w:t>isolated</w:t>
      </w:r>
      <w:r>
        <w:rPr>
          <w:spacing w:val="45"/>
        </w:rPr>
        <w:t xml:space="preserve"> </w:t>
      </w:r>
      <w:r>
        <w:rPr>
          <w:w w:val="104"/>
        </w:rPr>
        <w:t>fr</w:t>
      </w:r>
      <w:r>
        <w:rPr>
          <w:w w:val="103"/>
        </w:rPr>
        <w:t xml:space="preserve">om </w:t>
      </w:r>
      <w:r>
        <w:t>other</w:t>
      </w:r>
      <w:r w:rsidR="00F9389F">
        <w:t xml:space="preserve"> </w:t>
      </w:r>
      <w:r>
        <w:rPr>
          <w:w w:val="105"/>
        </w:rPr>
        <w:t>e</w:t>
      </w:r>
      <w:r>
        <w:rPr>
          <w:spacing w:val="-5"/>
          <w:w w:val="105"/>
        </w:rPr>
        <w:t>n</w:t>
      </w:r>
      <w:r>
        <w:rPr>
          <w:w w:val="103"/>
        </w:rPr>
        <w:t>vi</w:t>
      </w:r>
      <w:r>
        <w:rPr>
          <w:w w:val="116"/>
        </w:rPr>
        <w:t>r</w:t>
      </w:r>
      <w:r>
        <w:rPr>
          <w:w w:val="105"/>
        </w:rPr>
        <w:t>on</w:t>
      </w:r>
      <w:r>
        <w:rPr>
          <w:w w:val="106"/>
        </w:rPr>
        <w:t>me</w:t>
      </w:r>
      <w:r>
        <w:rPr>
          <w:spacing w:val="-5"/>
          <w:w w:val="106"/>
        </w:rPr>
        <w:t>n</w:t>
      </w:r>
      <w:r>
        <w:rPr>
          <w:w w:val="139"/>
        </w:rPr>
        <w:t>t</w:t>
      </w:r>
      <w:r>
        <w:rPr>
          <w:w w:val="107"/>
        </w:rPr>
        <w:t>al</w:t>
      </w:r>
      <w:r>
        <w:rPr>
          <w:spacing w:val="10"/>
        </w:rPr>
        <w:t xml:space="preserve"> </w:t>
      </w:r>
      <w:r>
        <w:rPr>
          <w:spacing w:val="-5"/>
        </w:rPr>
        <w:t>c</w:t>
      </w:r>
      <w:r>
        <w:t>hanges</w:t>
      </w:r>
      <w:r>
        <w:rPr>
          <w:spacing w:val="38"/>
        </w:rPr>
        <w:t xml:space="preserve"> </w:t>
      </w:r>
      <w:r>
        <w:rPr>
          <w:w w:val="121"/>
        </w:rPr>
        <w:t xml:space="preserve">that </w:t>
      </w:r>
      <w:r>
        <w:t>can</w:t>
      </w:r>
      <w:r>
        <w:rPr>
          <w:spacing w:val="29"/>
        </w:rPr>
        <w:t xml:space="preserve"> </w:t>
      </w:r>
      <w:r>
        <w:t>confound</w:t>
      </w:r>
      <w:r>
        <w:rPr>
          <w:spacing w:val="41"/>
        </w:rPr>
        <w:t xml:space="preserve"> </w:t>
      </w:r>
      <w:r>
        <w:t>conclusions</w:t>
      </w:r>
      <w:r>
        <w:rPr>
          <w:spacing w:val="36"/>
        </w:rPr>
        <w:t xml:space="preserve"> </w:t>
      </w:r>
      <w:r>
        <w:t>dr</w:t>
      </w:r>
      <w:r>
        <w:rPr>
          <w:spacing w:val="-5"/>
        </w:rPr>
        <w:t>a</w:t>
      </w:r>
      <w:r>
        <w:t>wn</w:t>
      </w:r>
      <w:r w:rsidR="00F9389F">
        <w:t xml:space="preserve"> </w:t>
      </w:r>
      <w:r>
        <w:t>from</w:t>
      </w:r>
      <w:r>
        <w:rPr>
          <w:spacing w:val="23"/>
        </w:rPr>
        <w:t xml:space="preserve"> </w:t>
      </w:r>
      <w:r>
        <w:rPr>
          <w:w w:val="107"/>
        </w:rPr>
        <w:t>obser</w:t>
      </w:r>
      <w:r>
        <w:rPr>
          <w:spacing w:val="-12"/>
          <w:w w:val="107"/>
        </w:rPr>
        <w:t>v</w:t>
      </w:r>
      <w:r>
        <w:rPr>
          <w:w w:val="107"/>
        </w:rPr>
        <w:t>ational</w:t>
      </w:r>
      <w:r>
        <w:rPr>
          <w:spacing w:val="8"/>
          <w:w w:val="107"/>
        </w:rPr>
        <w:t xml:space="preserve"> </w:t>
      </w:r>
      <w:r>
        <w:t>data</w:t>
      </w:r>
      <w:r w:rsidR="00F9389F">
        <w:t xml:space="preserve"> </w:t>
      </w:r>
      <w:r>
        <w:t>se</w:t>
      </w:r>
      <w:r>
        <w:rPr>
          <w:w w:val="139"/>
        </w:rPr>
        <w:t>t</w:t>
      </w:r>
      <w:r>
        <w:rPr>
          <w:w w:val="104"/>
        </w:rPr>
        <w:t>s.</w:t>
      </w:r>
      <w:r w:rsidR="00F9389F">
        <w:t xml:space="preserve"> </w:t>
      </w:r>
      <w:del w:id="51" w:author="Ellison, Aaron" w:date="2017-01-18T19:37:00Z">
        <w:r w:rsidDel="00F9389F">
          <w:delText>In</w:delText>
        </w:r>
        <w:r w:rsidDel="00F9389F">
          <w:rPr>
            <w:spacing w:val="25"/>
          </w:rPr>
          <w:delText xml:space="preserve"> </w:delText>
        </w:r>
        <w:r w:rsidDel="00F9389F">
          <w:rPr>
            <w:w w:val="111"/>
          </w:rPr>
          <w:delText>ad</w:delText>
        </w:r>
        <w:r w:rsidDel="00F9389F">
          <w:rPr>
            <w:w w:val="106"/>
          </w:rPr>
          <w:delText>di</w:delText>
        </w:r>
        <w:r w:rsidDel="00F9389F">
          <w:rPr>
            <w:w w:val="139"/>
          </w:rPr>
          <w:delText>t</w:delText>
        </w:r>
        <w:r w:rsidDel="00F9389F">
          <w:rPr>
            <w:w w:val="99"/>
          </w:rPr>
          <w:delText>i</w:delText>
        </w:r>
        <w:r w:rsidDel="00F9389F">
          <w:rPr>
            <w:w w:val="106"/>
          </w:rPr>
          <w:delText xml:space="preserve">on, </w:delText>
        </w:r>
        <w:r w:rsidDel="00F9389F">
          <w:delText>a</w:delText>
        </w:r>
      </w:del>
      <w:ins w:id="52" w:author="Ellison, Aaron" w:date="2017-01-18T19:37:00Z">
        <w:r w:rsidR="00F9389F">
          <w:t>If regression designs are used and a</w:t>
        </w:r>
      </w:ins>
      <w:r>
        <w:rPr>
          <w:spacing w:val="43"/>
        </w:rPr>
        <w:t xml:space="preserve"> </w:t>
      </w:r>
      <w:r>
        <w:t>range</w:t>
      </w:r>
      <w:r w:rsidR="00F9389F">
        <w:t xml:space="preserve"> </w:t>
      </w:r>
      <w:r>
        <w:t>of</w:t>
      </w:r>
      <w:r>
        <w:rPr>
          <w:spacing w:val="25"/>
        </w:rPr>
        <w:t xml:space="preserve"> </w:t>
      </w:r>
      <w:r>
        <w:rPr>
          <w:spacing w:val="-5"/>
        </w:rPr>
        <w:t>w</w:t>
      </w:r>
      <w:r>
        <w:t>arming</w:t>
      </w:r>
      <w:r w:rsidR="00F9389F">
        <w:t xml:space="preserve"> </w:t>
      </w:r>
      <w:r>
        <w:t>and</w:t>
      </w:r>
      <w:r w:rsidR="00F9389F">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sidR="00F9389F">
        <w:t xml:space="preserve"> </w:t>
      </w:r>
      <w:r>
        <w:rPr>
          <w:w w:val="112"/>
        </w:rPr>
        <w:t>treatme</w:t>
      </w:r>
      <w:r>
        <w:rPr>
          <w:spacing w:val="-6"/>
          <w:w w:val="112"/>
        </w:rPr>
        <w:t>n</w:t>
      </w:r>
      <w:r>
        <w:rPr>
          <w:w w:val="112"/>
        </w:rPr>
        <w:t>ts</w:t>
      </w:r>
      <w:r>
        <w:rPr>
          <w:spacing w:val="33"/>
          <w:w w:val="112"/>
        </w:rPr>
        <w:t xml:space="preserve"> </w:t>
      </w:r>
      <w:del w:id="53" w:author="Ellison, Aaron" w:date="2017-01-18T19:37:00Z">
        <w:r w:rsidDel="00F9389F">
          <w:delText>can</w:delText>
        </w:r>
        <w:r w:rsidR="00F9389F" w:rsidDel="00F9389F">
          <w:delText xml:space="preserve"> </w:delText>
        </w:r>
      </w:del>
      <w:ins w:id="54" w:author="Ellison, Aaron" w:date="2017-01-18T19:37:00Z">
        <w:r w:rsidR="00F9389F">
          <w:t xml:space="preserve">are </w:t>
        </w:r>
      </w:ins>
      <w:del w:id="55" w:author="Ellison, Aaron" w:date="2017-01-18T19:37:00Z">
        <w:r w:rsidDel="00F9389F">
          <w:rPr>
            <w:spacing w:val="5"/>
          </w:rPr>
          <w:delText>b</w:delText>
        </w:r>
        <w:r w:rsidDel="00F9389F">
          <w:delText>e</w:delText>
        </w:r>
        <w:r w:rsidDel="00F9389F">
          <w:rPr>
            <w:spacing w:val="41"/>
          </w:rPr>
          <w:delText xml:space="preserve"> </w:delText>
        </w:r>
      </w:del>
      <w:r>
        <w:t>applied,</w:t>
      </w:r>
      <w:r w:rsidR="00F9389F">
        <w:t xml:space="preserve"> </w:t>
      </w:r>
      <w:del w:id="56" w:author="Ellison, Aaron" w:date="2017-01-18T19:37:00Z">
        <w:r w:rsidDel="00F9389F">
          <w:delText>su</w:delText>
        </w:r>
        <w:r w:rsidDel="00F9389F">
          <w:rPr>
            <w:spacing w:val="-5"/>
          </w:rPr>
          <w:delText>c</w:delText>
        </w:r>
        <w:r w:rsidDel="00F9389F">
          <w:delText>h</w:delText>
        </w:r>
        <w:r w:rsidR="00F9389F" w:rsidDel="00F9389F">
          <w:delText xml:space="preserve"> </w:delText>
        </w:r>
        <w:r w:rsidDel="00F9389F">
          <w:rPr>
            <w:w w:val="121"/>
          </w:rPr>
          <w:delText>that</w:delText>
        </w:r>
        <w:r w:rsidDel="00F9389F">
          <w:rPr>
            <w:spacing w:val="22"/>
            <w:w w:val="121"/>
          </w:rPr>
          <w:delText xml:space="preserve"> </w:delText>
        </w:r>
        <w:r w:rsidDel="00F9389F">
          <w:rPr>
            <w:spacing w:val="5"/>
            <w:w w:val="110"/>
          </w:rPr>
          <w:delText>p</w:delText>
        </w:r>
        <w:r w:rsidDel="00F9389F">
          <w:rPr>
            <w:w w:val="113"/>
          </w:rPr>
          <w:delText>ot</w:delText>
        </w:r>
        <w:r w:rsidDel="00F9389F">
          <w:rPr>
            <w:w w:val="105"/>
          </w:rPr>
          <w:delText>e</w:delText>
        </w:r>
        <w:r w:rsidDel="00F9389F">
          <w:rPr>
            <w:spacing w:val="-5"/>
            <w:w w:val="105"/>
          </w:rPr>
          <w:delText>n</w:delText>
        </w:r>
        <w:r w:rsidDel="00F9389F">
          <w:rPr>
            <w:w w:val="139"/>
          </w:rPr>
          <w:delText>t</w:delText>
        </w:r>
        <w:r w:rsidDel="00F9389F">
          <w:rPr>
            <w:w w:val="105"/>
          </w:rPr>
          <w:delText>ial</w:delText>
        </w:r>
        <w:r w:rsidR="00F9389F" w:rsidDel="00F9389F">
          <w:delText xml:space="preserve"> </w:delText>
        </w:r>
      </w:del>
      <w:r>
        <w:t>non-linear</w:t>
      </w:r>
      <w:r w:rsidR="00F9389F">
        <w:t xml:space="preserve"> </w:t>
      </w:r>
      <w:r>
        <w:rPr>
          <w:w w:val="107"/>
        </w:rPr>
        <w:t>re</w:t>
      </w:r>
      <w:r>
        <w:rPr>
          <w:w w:val="106"/>
        </w:rPr>
        <w:t>s</w:t>
      </w:r>
      <w:r>
        <w:rPr>
          <w:spacing w:val="5"/>
          <w:w w:val="106"/>
        </w:rPr>
        <w:t>p</w:t>
      </w:r>
      <w:r>
        <w:rPr>
          <w:w w:val="103"/>
        </w:rPr>
        <w:t>ons</w:t>
      </w:r>
      <w:r>
        <w:t xml:space="preserve">es </w:t>
      </w:r>
      <w:del w:id="57" w:author="Ellison, Aaron" w:date="2017-01-18T19:37:00Z">
        <w:r w:rsidDel="00F9389F">
          <w:delText>m</w:delText>
        </w:r>
        <w:r w:rsidDel="00F9389F">
          <w:rPr>
            <w:spacing w:val="-5"/>
          </w:rPr>
          <w:delText>a</w:delText>
        </w:r>
        <w:r w:rsidDel="00F9389F">
          <w:delText>y</w:delText>
        </w:r>
        <w:r w:rsidR="00F9389F" w:rsidDel="00F9389F">
          <w:delText xml:space="preserve"> </w:delText>
        </w:r>
        <w:r w:rsidDel="00F9389F">
          <w:rPr>
            <w:spacing w:val="5"/>
          </w:rPr>
          <w:delText>b</w:delText>
        </w:r>
        <w:r w:rsidDel="00F9389F">
          <w:delText>e</w:delText>
        </w:r>
        <w:r w:rsidDel="00F9389F">
          <w:rPr>
            <w:spacing w:val="48"/>
          </w:rPr>
          <w:delText xml:space="preserve"> </w:delText>
        </w:r>
        <w:r w:rsidDel="00F9389F">
          <w:rPr>
            <w:w w:val="108"/>
          </w:rPr>
          <w:delText>e</w:delText>
        </w:r>
        <w:r w:rsidDel="00F9389F">
          <w:rPr>
            <w:spacing w:val="-12"/>
            <w:w w:val="108"/>
          </w:rPr>
          <w:delText>v</w:delText>
        </w:r>
        <w:r w:rsidDel="00F9389F">
          <w:rPr>
            <w:w w:val="108"/>
          </w:rPr>
          <w:delText>aluated</w:delText>
        </w:r>
      </w:del>
      <w:ins w:id="58" w:author="Ellison, Aaron" w:date="2017-01-18T19:37:00Z">
        <w:r w:rsidR="00F9389F">
          <w:t>can be estimated</w:t>
        </w:r>
      </w:ins>
      <w:r>
        <w:rPr>
          <w:w w:val="108"/>
        </w:rPr>
        <w:t>.</w:t>
      </w:r>
      <w:r w:rsidR="00F9389F">
        <w:rPr>
          <w:w w:val="108"/>
        </w:rPr>
        <w:t xml:space="preserve"> </w:t>
      </w:r>
      <w:r>
        <w:t>Compared</w:t>
      </w:r>
      <w:r w:rsidR="00F9389F">
        <w:t xml:space="preserve"> </w:t>
      </w:r>
      <w:r>
        <w:t>with</w:t>
      </w:r>
      <w:r w:rsidR="00F9389F">
        <w:t xml:space="preserve"> </w:t>
      </w:r>
      <w:r>
        <w:rPr>
          <w:w w:val="106"/>
        </w:rPr>
        <w:t>co</w:t>
      </w:r>
      <w:r>
        <w:rPr>
          <w:spacing w:val="-5"/>
          <w:w w:val="106"/>
        </w:rPr>
        <w:t>n</w:t>
      </w:r>
      <w:r>
        <w:rPr>
          <w:w w:val="106"/>
        </w:rPr>
        <w:t>trolled</w:t>
      </w:r>
      <w:r>
        <w:rPr>
          <w:spacing w:val="37"/>
          <w:w w:val="106"/>
        </w:rPr>
        <w:t xml:space="preserve"> </w:t>
      </w:r>
      <w:r>
        <w:rPr>
          <w:w w:val="106"/>
        </w:rPr>
        <w:t>gr</w:t>
      </w:r>
      <w:r>
        <w:rPr>
          <w:spacing w:val="-5"/>
          <w:w w:val="106"/>
        </w:rPr>
        <w:t>o</w:t>
      </w:r>
      <w:r>
        <w:rPr>
          <w:w w:val="106"/>
        </w:rPr>
        <w:t>wth-</w:t>
      </w:r>
      <w:r>
        <w:rPr>
          <w:spacing w:val="-5"/>
          <w:w w:val="106"/>
        </w:rPr>
        <w:t>c</w:t>
      </w:r>
      <w:r>
        <w:rPr>
          <w:w w:val="106"/>
        </w:rPr>
        <w:t>ha</w:t>
      </w:r>
      <w:r>
        <w:rPr>
          <w:spacing w:val="-5"/>
          <w:w w:val="106"/>
        </w:rPr>
        <w:t>m</w:t>
      </w:r>
      <w:r>
        <w:rPr>
          <w:spacing w:val="5"/>
          <w:w w:val="106"/>
        </w:rPr>
        <w:t>b</w:t>
      </w:r>
      <w:r>
        <w:rPr>
          <w:w w:val="106"/>
        </w:rPr>
        <w:t>er</w:t>
      </w:r>
      <w:r>
        <w:rPr>
          <w:spacing w:val="45"/>
          <w:w w:val="106"/>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r w:rsidR="00F9389F">
        <w:t xml:space="preserve"> </w:t>
      </w:r>
      <w:r>
        <w:t>field-based</w:t>
      </w:r>
      <w:r w:rsidR="00F9389F">
        <w:t xml:space="preserve"> </w:t>
      </w:r>
      <w:r>
        <w:rPr>
          <w:w w:val="106"/>
        </w:rPr>
        <w:t>ex</w:t>
      </w:r>
      <w:r>
        <w:rPr>
          <w:spacing w:val="5"/>
          <w:w w:val="106"/>
        </w:rPr>
        <w:t>p</w:t>
      </w:r>
      <w:r>
        <w:rPr>
          <w:w w:val="106"/>
        </w:rPr>
        <w:t>erime</w:t>
      </w:r>
      <w:r>
        <w:rPr>
          <w:spacing w:val="-5"/>
          <w:w w:val="106"/>
        </w:rPr>
        <w:t>n</w:t>
      </w:r>
      <w:r>
        <w:rPr>
          <w:w w:val="106"/>
        </w:rPr>
        <w:t>ts</w:t>
      </w:r>
      <w:r>
        <w:rPr>
          <w:spacing w:val="42"/>
          <w:w w:val="106"/>
        </w:rPr>
        <w:t xml:space="preserve"> </w:t>
      </w:r>
      <w:commentRangeStart w:id="59"/>
      <w:r>
        <w:t xml:space="preserve">offer </w:t>
      </w:r>
      <w:r>
        <w:rPr>
          <w:w w:val="112"/>
        </w:rPr>
        <w:t>the</w:t>
      </w:r>
      <w:r>
        <w:rPr>
          <w:spacing w:val="18"/>
          <w:w w:val="112"/>
        </w:rPr>
        <w:t xml:space="preserve"> </w:t>
      </w:r>
      <w:r>
        <w:rPr>
          <w:spacing w:val="5"/>
          <w:w w:val="110"/>
        </w:rPr>
        <w:t>p</w:t>
      </w:r>
      <w:r>
        <w:t>ossi</w:t>
      </w:r>
      <w:r>
        <w:rPr>
          <w:w w:val="106"/>
        </w:rPr>
        <w:t>bi</w:t>
      </w:r>
      <w:r>
        <w:rPr>
          <w:w w:val="99"/>
        </w:rPr>
        <w:t>li</w:t>
      </w:r>
      <w:r>
        <w:rPr>
          <w:spacing w:val="-5"/>
          <w:w w:val="139"/>
        </w:rPr>
        <w:t>t</w:t>
      </w:r>
      <w:r>
        <w:rPr>
          <w:w w:val="105"/>
        </w:rPr>
        <w:t>y</w:t>
      </w:r>
      <w:r>
        <w:rPr>
          <w:spacing w:val="22"/>
          <w:w w:val="105"/>
        </w:rPr>
        <w:t xml:space="preserve"> </w:t>
      </w:r>
      <w:r>
        <w:t>of</w:t>
      </w:r>
      <w:r>
        <w:rPr>
          <w:spacing w:val="14"/>
        </w:rPr>
        <w:t xml:space="preserve"> </w:t>
      </w:r>
      <w:r>
        <w:t>preserving</w:t>
      </w:r>
      <w:r w:rsidR="00F9389F">
        <w:t xml:space="preserve"> </w:t>
      </w:r>
      <w:r>
        <w:rPr>
          <w:w w:val="99"/>
        </w:rPr>
        <w:t>i</w:t>
      </w:r>
      <w:r>
        <w:rPr>
          <w:w w:val="108"/>
        </w:rPr>
        <w:t>m</w:t>
      </w:r>
      <w:r>
        <w:rPr>
          <w:spacing w:val="5"/>
          <w:w w:val="108"/>
        </w:rPr>
        <w:t>p</w:t>
      </w:r>
      <w:r>
        <w:rPr>
          <w:w w:val="114"/>
        </w:rPr>
        <w:t>ort</w:t>
      </w:r>
      <w:r>
        <w:rPr>
          <w:w w:val="111"/>
        </w:rPr>
        <w:t>a</w:t>
      </w:r>
      <w:r>
        <w:rPr>
          <w:spacing w:val="-5"/>
          <w:w w:val="111"/>
        </w:rPr>
        <w:t>n</w:t>
      </w:r>
      <w:r>
        <w:rPr>
          <w:w w:val="139"/>
        </w:rPr>
        <w:t>t</w:t>
      </w:r>
      <w:r>
        <w:rPr>
          <w:w w:val="110"/>
        </w:rPr>
        <w:t>,</w:t>
      </w:r>
      <w:r>
        <w:rPr>
          <w:spacing w:val="23"/>
          <w:w w:val="110"/>
        </w:rPr>
        <w:t xml:space="preserve"> </w:t>
      </w:r>
      <w:r>
        <w:rPr>
          <w:w w:val="116"/>
        </w:rPr>
        <w:t>but</w:t>
      </w:r>
      <w:r>
        <w:rPr>
          <w:spacing w:val="15"/>
          <w:w w:val="116"/>
        </w:rPr>
        <w:t xml:space="preserve"> </w:t>
      </w:r>
      <w:r>
        <w:t>unkn</w:t>
      </w:r>
      <w:r>
        <w:rPr>
          <w:spacing w:val="-5"/>
        </w:rPr>
        <w:t>o</w:t>
      </w:r>
      <w:r>
        <w:t>wn</w:t>
      </w:r>
      <w:r w:rsidR="00F9389F">
        <w:t xml:space="preserve"> </w:t>
      </w:r>
      <w:r>
        <w:t>or</w:t>
      </w:r>
      <w:r>
        <w:rPr>
          <w:spacing w:val="32"/>
        </w:rPr>
        <w:t xml:space="preserve"> </w:t>
      </w:r>
      <w:proofErr w:type="spellStart"/>
      <w:r>
        <w:rPr>
          <w:w w:val="107"/>
        </w:rPr>
        <w:t>unqua</w:t>
      </w:r>
      <w:r>
        <w:rPr>
          <w:spacing w:val="-5"/>
          <w:w w:val="107"/>
        </w:rPr>
        <w:t>n</w:t>
      </w:r>
      <w:r>
        <w:rPr>
          <w:w w:val="107"/>
        </w:rPr>
        <w:t>tified</w:t>
      </w:r>
      <w:proofErr w:type="spellEnd"/>
      <w:r>
        <w:rPr>
          <w:w w:val="107"/>
        </w:rPr>
        <w:t>,</w:t>
      </w:r>
      <w:r>
        <w:rPr>
          <w:spacing w:val="24"/>
          <w:w w:val="107"/>
        </w:rPr>
        <w:t xml:space="preserve"> </w:t>
      </w:r>
      <w:commentRangeEnd w:id="59"/>
      <w:r w:rsidR="00EB3CAD">
        <w:rPr>
          <w:rStyle w:val="CommentReference"/>
        </w:rPr>
        <w:commentReference w:id="59"/>
      </w:r>
      <w:r>
        <w:t>in</w:t>
      </w:r>
      <w:r>
        <w:rPr>
          <w:spacing w:val="31"/>
        </w:rPr>
        <w:t xml:space="preserve"> </w:t>
      </w:r>
      <w:r>
        <w:t>si</w:t>
      </w:r>
      <w:r>
        <w:rPr>
          <w:w w:val="139"/>
        </w:rPr>
        <w:t>t</w:t>
      </w:r>
      <w:r>
        <w:rPr>
          <w:w w:val="110"/>
        </w:rPr>
        <w:t>u</w:t>
      </w:r>
      <w:r>
        <w:rPr>
          <w:spacing w:val="21"/>
          <w:w w:val="110"/>
        </w:rPr>
        <w:t xml:space="preserve"> </w:t>
      </w:r>
      <w:r>
        <w:t>biotic</w:t>
      </w:r>
      <w:r w:rsidR="00F9389F">
        <w:t xml:space="preserve"> </w:t>
      </w:r>
      <w:r>
        <w:t>and</w:t>
      </w:r>
      <w:r w:rsidR="00F9389F">
        <w:t xml:space="preserve"> </w:t>
      </w:r>
      <w:r>
        <w:t>abiotic</w:t>
      </w:r>
      <w:r w:rsidR="00F9389F">
        <w:t xml:space="preserve"> </w:t>
      </w:r>
      <w:r>
        <w:t>dri</w:t>
      </w:r>
      <w:r>
        <w:rPr>
          <w:spacing w:val="-5"/>
        </w:rPr>
        <w:t>v</w:t>
      </w:r>
      <w:r>
        <w:t>ers</w:t>
      </w:r>
      <w:r w:rsidR="00F9389F">
        <w:t xml:space="preserve"> </w:t>
      </w:r>
      <w:r>
        <w:rPr>
          <w:w w:val="111"/>
        </w:rPr>
        <w:t>an</w:t>
      </w:r>
      <w:r>
        <w:rPr>
          <w:w w:val="110"/>
        </w:rPr>
        <w:t xml:space="preserve">d </w:t>
      </w:r>
      <w:r>
        <w:rPr>
          <w:w w:val="99"/>
        </w:rPr>
        <w:t>i</w:t>
      </w:r>
      <w:r>
        <w:rPr>
          <w:spacing w:val="-5"/>
          <w:w w:val="110"/>
        </w:rPr>
        <w:t>n</w:t>
      </w:r>
      <w:r>
        <w:rPr>
          <w:w w:val="139"/>
        </w:rPr>
        <w:t>t</w:t>
      </w:r>
      <w:r>
        <w:rPr>
          <w:w w:val="99"/>
        </w:rPr>
        <w:t>e</w:t>
      </w:r>
      <w:r>
        <w:rPr>
          <w:w w:val="109"/>
        </w:rPr>
        <w:t>rac</w:t>
      </w:r>
      <w:r>
        <w:rPr>
          <w:w w:val="139"/>
        </w:rPr>
        <w:t>t</w:t>
      </w:r>
      <w:r>
        <w:rPr>
          <w:w w:val="99"/>
        </w:rPr>
        <w:t>i</w:t>
      </w:r>
      <w:r>
        <w:rPr>
          <w:w w:val="103"/>
        </w:rPr>
        <w:t>ons</w:t>
      </w:r>
      <w:r>
        <w:rPr>
          <w:w w:val="110"/>
        </w:rPr>
        <w:t>.</w:t>
      </w:r>
      <w:r w:rsidR="00F9389F">
        <w:rPr>
          <w:w w:val="110"/>
        </w:rPr>
        <w:t xml:space="preserve"> </w:t>
      </w:r>
      <w:del w:id="60" w:author="Ellison, Aaron" w:date="2017-01-18T19:38:00Z">
        <w:r w:rsidDel="00F9389F">
          <w:delText>Climate</w:delText>
        </w:r>
        <w:r w:rsidR="00F9389F" w:rsidDel="00F9389F">
          <w:delText xml:space="preserve"> </w:delText>
        </w:r>
        <w:r w:rsidDel="00F9389F">
          <w:rPr>
            <w:spacing w:val="-5"/>
          </w:rPr>
          <w:delText>c</w:delText>
        </w:r>
        <w:r w:rsidDel="00F9389F">
          <w:delText>hange</w:delText>
        </w:r>
        <w:r w:rsidR="00F9389F" w:rsidDel="00F9389F">
          <w:delText xml:space="preserve"> </w:delText>
        </w:r>
        <w:r w:rsidDel="00F9389F">
          <w:rPr>
            <w:w w:val="102"/>
          </w:rPr>
          <w:delText>ex</w:delText>
        </w:r>
        <w:r w:rsidDel="00F9389F">
          <w:rPr>
            <w:spacing w:val="5"/>
            <w:w w:val="110"/>
          </w:rPr>
          <w:delText>p</w:delText>
        </w:r>
        <w:r w:rsidDel="00F9389F">
          <w:rPr>
            <w:w w:val="107"/>
          </w:rPr>
          <w:delText>er</w:delText>
        </w:r>
        <w:r w:rsidDel="00F9389F">
          <w:rPr>
            <w:w w:val="99"/>
          </w:rPr>
          <w:delText>i</w:delText>
        </w:r>
        <w:r w:rsidDel="00F9389F">
          <w:rPr>
            <w:w w:val="106"/>
          </w:rPr>
          <w:delText>me</w:delText>
        </w:r>
        <w:r w:rsidDel="00F9389F">
          <w:rPr>
            <w:spacing w:val="-5"/>
            <w:w w:val="106"/>
          </w:rPr>
          <w:delText>n</w:delText>
        </w:r>
        <w:r w:rsidDel="00F9389F">
          <w:rPr>
            <w:w w:val="139"/>
          </w:rPr>
          <w:delText>t</w:delText>
        </w:r>
        <w:r w:rsidDel="00F9389F">
          <w:delText>s</w:delText>
        </w:r>
        <w:r w:rsidDel="00F9389F">
          <w:rPr>
            <w:spacing w:val="31"/>
          </w:rPr>
          <w:delText xml:space="preserve"> </w:delText>
        </w:r>
        <w:r w:rsidDel="00F9389F">
          <w:delText>in</w:delText>
        </w:r>
        <w:r w:rsidDel="00F9389F">
          <w:rPr>
            <w:spacing w:val="41"/>
          </w:rPr>
          <w:delText xml:space="preserve"> </w:delText>
        </w:r>
        <w:r w:rsidDel="00F9389F">
          <w:rPr>
            <w:w w:val="112"/>
          </w:rPr>
          <w:delText>the</w:delText>
        </w:r>
        <w:r w:rsidDel="00F9389F">
          <w:rPr>
            <w:spacing w:val="27"/>
            <w:w w:val="112"/>
          </w:rPr>
          <w:delText xml:space="preserve"> </w:delText>
        </w:r>
        <w:r w:rsidDel="00F9389F">
          <w:delText>field</w:delText>
        </w:r>
        <w:r w:rsidDel="00F9389F">
          <w:rPr>
            <w:spacing w:val="28"/>
          </w:rPr>
          <w:delText xml:space="preserve"> </w:delText>
        </w:r>
        <w:r w:rsidDel="00F9389F">
          <w:delText>m</w:delText>
        </w:r>
        <w:r w:rsidDel="00F9389F">
          <w:rPr>
            <w:spacing w:val="-5"/>
          </w:rPr>
          <w:delText>a</w:delText>
        </w:r>
        <w:r w:rsidDel="00F9389F">
          <w:delText>y</w:delText>
        </w:r>
        <w:r w:rsidR="00F9389F" w:rsidDel="00F9389F">
          <w:delText xml:space="preserve"> </w:delText>
        </w:r>
        <w:r w:rsidDel="00F9389F">
          <w:rPr>
            <w:w w:val="139"/>
          </w:rPr>
          <w:delText>t</w:delText>
        </w:r>
        <w:r w:rsidDel="00F9389F">
          <w:rPr>
            <w:w w:val="110"/>
          </w:rPr>
          <w:delText>h</w:delText>
        </w:r>
        <w:r w:rsidDel="00F9389F">
          <w:rPr>
            <w:w w:val="107"/>
          </w:rPr>
          <w:delText>er</w:delText>
        </w:r>
        <w:r w:rsidDel="00F9389F">
          <w:rPr>
            <w:w w:val="96"/>
          </w:rPr>
          <w:delText>ef</w:delText>
        </w:r>
        <w:r w:rsidDel="00F9389F">
          <w:rPr>
            <w:w w:val="106"/>
          </w:rPr>
          <w:delText>or</w:delText>
        </w:r>
        <w:r w:rsidDel="00F9389F">
          <w:rPr>
            <w:w w:val="99"/>
          </w:rPr>
          <w:delText>e</w:delText>
        </w:r>
        <w:r w:rsidDel="00F9389F">
          <w:rPr>
            <w:spacing w:val="31"/>
            <w:w w:val="99"/>
          </w:rPr>
          <w:delText xml:space="preserve"> </w:delText>
        </w:r>
        <w:r w:rsidDel="00F9389F">
          <w:rPr>
            <w:spacing w:val="5"/>
          </w:rPr>
          <w:delText>b</w:delText>
        </w:r>
        <w:r w:rsidDel="00F9389F">
          <w:delText>e</w:delText>
        </w:r>
        <w:r w:rsidDel="00F9389F">
          <w:rPr>
            <w:spacing w:val="40"/>
          </w:rPr>
          <w:delText xml:space="preserve"> </w:delText>
        </w:r>
        <w:r w:rsidDel="00F9389F">
          <w:delText>able</w:delText>
        </w:r>
        <w:r w:rsidR="00F9389F" w:rsidDel="00F9389F">
          <w:delText xml:space="preserve"> </w:delText>
        </w:r>
        <w:r w:rsidDel="00F9389F">
          <w:rPr>
            <w:w w:val="113"/>
          </w:rPr>
          <w:delText>to</w:delText>
        </w:r>
        <w:r w:rsidDel="00F9389F">
          <w:rPr>
            <w:spacing w:val="25"/>
            <w:w w:val="113"/>
          </w:rPr>
          <w:delText xml:space="preserve"> </w:delText>
        </w:r>
        <w:r w:rsidDel="00F9389F">
          <w:delText>elucidate</w:delText>
        </w:r>
        <w:r w:rsidR="00F9389F" w:rsidDel="00F9389F">
          <w:delText xml:space="preserve"> </w:delText>
        </w:r>
        <w:r w:rsidDel="00F9389F">
          <w:delText>ma</w:delText>
        </w:r>
        <w:r w:rsidDel="00F9389F">
          <w:rPr>
            <w:spacing w:val="-5"/>
          </w:rPr>
          <w:delText>n</w:delText>
        </w:r>
        <w:r w:rsidDel="00F9389F">
          <w:delText>y</w:delText>
        </w:r>
        <w:r w:rsidR="00F9389F" w:rsidDel="00F9389F">
          <w:delText xml:space="preserve"> </w:delText>
        </w:r>
        <w:r w:rsidDel="00F9389F">
          <w:rPr>
            <w:w w:val="110"/>
          </w:rPr>
          <w:delText>b</w:delText>
        </w:r>
        <w:r w:rsidDel="00F9389F">
          <w:rPr>
            <w:w w:val="99"/>
          </w:rPr>
          <w:delText>iologic</w:delText>
        </w:r>
        <w:r w:rsidDel="00F9389F">
          <w:rPr>
            <w:w w:val="107"/>
          </w:rPr>
          <w:delText xml:space="preserve">al </w:delText>
        </w:r>
        <w:r w:rsidDel="00F9389F">
          <w:delText>res</w:delText>
        </w:r>
        <w:r w:rsidDel="00F9389F">
          <w:rPr>
            <w:spacing w:val="5"/>
          </w:rPr>
          <w:delText>p</w:delText>
        </w:r>
        <w:r w:rsidDel="00F9389F">
          <w:delText>onses</w:delText>
        </w:r>
        <w:r w:rsidDel="00F9389F">
          <w:rPr>
            <w:spacing w:val="47"/>
          </w:rPr>
          <w:delText xml:space="preserve"> </w:delText>
        </w:r>
        <w:r w:rsidDel="00F9389F">
          <w:rPr>
            <w:w w:val="113"/>
          </w:rPr>
          <w:delText>to</w:delText>
        </w:r>
        <w:r w:rsidDel="00F9389F">
          <w:rPr>
            <w:spacing w:val="10"/>
            <w:w w:val="113"/>
          </w:rPr>
          <w:delText xml:space="preserve"> </w:delText>
        </w:r>
        <w:r w:rsidDel="00F9389F">
          <w:rPr>
            <w:w w:val="102"/>
          </w:rPr>
          <w:delText>fu</w:delText>
        </w:r>
        <w:r w:rsidDel="00F9389F">
          <w:rPr>
            <w:w w:val="139"/>
          </w:rPr>
          <w:delText>t</w:delText>
        </w:r>
        <w:r w:rsidDel="00F9389F">
          <w:rPr>
            <w:w w:val="110"/>
          </w:rPr>
          <w:delText>u</w:delText>
        </w:r>
        <w:r w:rsidDel="00F9389F">
          <w:rPr>
            <w:w w:val="107"/>
          </w:rPr>
          <w:delText>re</w:delText>
        </w:r>
        <w:r w:rsidDel="00F9389F">
          <w:rPr>
            <w:spacing w:val="16"/>
          </w:rPr>
          <w:delText xml:space="preserve"> </w:delText>
        </w:r>
        <w:r w:rsidDel="00F9389F">
          <w:delText>climate</w:delText>
        </w:r>
        <w:r w:rsidR="00F9389F" w:rsidDel="00F9389F">
          <w:delText xml:space="preserve"> </w:delText>
        </w:r>
        <w:r w:rsidDel="00F9389F">
          <w:rPr>
            <w:spacing w:val="-5"/>
            <w:w w:val="99"/>
          </w:rPr>
          <w:delText>c</w:delText>
        </w:r>
        <w:r w:rsidDel="00F9389F">
          <w:rPr>
            <w:w w:val="111"/>
          </w:rPr>
          <w:delText>han</w:delText>
        </w:r>
        <w:r w:rsidDel="00F9389F">
          <w:rPr>
            <w:w w:val="101"/>
          </w:rPr>
          <w:delText>ge.</w:delText>
        </w:r>
      </w:del>
    </w:p>
    <w:p w14:paraId="4834D8F2" w14:textId="77777777" w:rsidR="005B53EE" w:rsidRDefault="005B53EE" w:rsidP="00F9389F">
      <w:pPr>
        <w:spacing w:before="4" w:line="140" w:lineRule="exact"/>
        <w:rPr>
          <w:sz w:val="14"/>
          <w:szCs w:val="14"/>
        </w:rPr>
      </w:pPr>
    </w:p>
    <w:p w14:paraId="2E7391B5" w14:textId="77777777" w:rsidR="005B53EE" w:rsidRDefault="00F5753A" w:rsidP="00F9389F">
      <w:pPr>
        <w:spacing w:line="249" w:lineRule="auto"/>
        <w:ind w:left="117" w:right="83"/>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1"/>
          <w:w w:val="107"/>
        </w:rPr>
        <w:t xml:space="preserve"> </w:t>
      </w:r>
      <w:del w:id="61" w:author="Ellison, Aaron" w:date="2017-01-18T19:38:00Z">
        <w:r w:rsidDel="00F9389F">
          <w:delText>climate</w:delText>
        </w:r>
        <w:r w:rsidR="00F9389F" w:rsidDel="00F9389F">
          <w:delText xml:space="preserve"> </w:delText>
        </w:r>
      </w:del>
      <w:ins w:id="62" w:author="Ellison, Aaron" w:date="2017-01-18T19:38:00Z">
        <w:r w:rsidR="00F9389F">
          <w:t xml:space="preserve">climatic </w:t>
        </w:r>
      </w:ins>
      <w:r>
        <w:rPr>
          <w:w w:val="107"/>
        </w:rPr>
        <w:t>manipulations</w:t>
      </w:r>
      <w:r>
        <w:rPr>
          <w:spacing w:val="16"/>
          <w:w w:val="107"/>
        </w:rPr>
        <w:t xml:space="preserve"> </w:t>
      </w:r>
      <w:r>
        <w:rPr>
          <w:w w:val="139"/>
        </w:rPr>
        <w:t>t</w:t>
      </w:r>
      <w:r>
        <w:rPr>
          <w:w w:val="108"/>
        </w:rPr>
        <w:t>a</w:t>
      </w:r>
      <w:r>
        <w:rPr>
          <w:spacing w:val="-5"/>
          <w:w w:val="108"/>
        </w:rPr>
        <w:t>k</w:t>
      </w:r>
      <w:r>
        <w:rPr>
          <w:w w:val="99"/>
        </w:rPr>
        <w:t>e</w:t>
      </w:r>
      <w:r>
        <w:rPr>
          <w:spacing w:val="11"/>
          <w:w w:val="99"/>
        </w:rPr>
        <w:t xml:space="preserve"> </w:t>
      </w:r>
      <w:r>
        <w:t>a</w:t>
      </w:r>
      <w:r>
        <w:rPr>
          <w:spacing w:val="22"/>
        </w:rPr>
        <w:t xml:space="preserve"> </w:t>
      </w:r>
      <w:r>
        <w:rPr>
          <w:spacing w:val="-11"/>
          <w:w w:val="105"/>
        </w:rPr>
        <w:t>v</w:t>
      </w:r>
      <w:r>
        <w:rPr>
          <w:w w:val="110"/>
        </w:rPr>
        <w:t>ari</w:t>
      </w:r>
      <w:r>
        <w:rPr>
          <w:w w:val="99"/>
        </w:rPr>
        <w:t>e</w:t>
      </w:r>
      <w:r>
        <w:rPr>
          <w:spacing w:val="-5"/>
          <w:w w:val="139"/>
        </w:rPr>
        <w:t>t</w:t>
      </w:r>
      <w:r>
        <w:rPr>
          <w:w w:val="105"/>
        </w:rPr>
        <w:t>y</w:t>
      </w:r>
      <w:r>
        <w:rPr>
          <w:spacing w:val="11"/>
          <w:w w:val="105"/>
        </w:rPr>
        <w:t xml:space="preserve"> </w:t>
      </w:r>
      <w:r>
        <w:t>of</w:t>
      </w:r>
      <w:r>
        <w:rPr>
          <w:spacing w:val="4"/>
        </w:rPr>
        <w:t xml:space="preserve"> </w:t>
      </w:r>
      <w:r>
        <w:t>forms,</w:t>
      </w:r>
      <w:r>
        <w:rPr>
          <w:spacing w:val="32"/>
        </w:rPr>
        <w:t xml:space="preserve"> </w:t>
      </w:r>
      <w:r>
        <w:rPr>
          <w:w w:val="108"/>
        </w:rPr>
        <w:t>manipulating</w:t>
      </w:r>
      <w:r>
        <w:rPr>
          <w:spacing w:val="12"/>
          <w:w w:val="108"/>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Pr>
          <w:spacing w:val="12"/>
          <w:w w:val="103"/>
        </w:rPr>
        <w:t xml:space="preserve"> </w:t>
      </w:r>
      <w:r>
        <w:rPr>
          <w:w w:val="109"/>
        </w:rPr>
        <w:t>precipitation,</w:t>
      </w:r>
      <w:r>
        <w:rPr>
          <w:spacing w:val="10"/>
          <w:w w:val="109"/>
        </w:rPr>
        <w:t xml:space="preserve"> </w:t>
      </w:r>
      <w:proofErr w:type="spellStart"/>
      <w:r>
        <w:rPr>
          <w:w w:val="122"/>
        </w:rPr>
        <w:t>at</w:t>
      </w:r>
      <w:r>
        <w:rPr>
          <w:w w:val="106"/>
        </w:rPr>
        <w:t>m</w:t>
      </w:r>
      <w:r>
        <w:rPr>
          <w:w w:val="99"/>
        </w:rPr>
        <w:t>o</w:t>
      </w:r>
      <w:proofErr w:type="spellEnd"/>
      <w:r>
        <w:rPr>
          <w:w w:val="99"/>
        </w:rPr>
        <w:t xml:space="preserve">- </w:t>
      </w:r>
      <w:proofErr w:type="spellStart"/>
      <w:r>
        <w:t>spheric</w:t>
      </w:r>
      <w:proofErr w:type="spellEnd"/>
      <w:r>
        <w:rPr>
          <w:spacing w:val="43"/>
        </w:rPr>
        <w:t xml:space="preserve"> </w:t>
      </w:r>
      <w:r>
        <w:t>CO</w:t>
      </w:r>
      <w:r w:rsidRPr="00F9389F">
        <w:rPr>
          <w:vertAlign w:val="subscript"/>
          <w:rPrChange w:id="63" w:author="Ellison, Aaron" w:date="2017-01-18T19:38:00Z">
            <w:rPr/>
          </w:rPrChange>
        </w:rPr>
        <w:t>2</w:t>
      </w:r>
      <w:r>
        <w:t>,</w:t>
      </w:r>
      <w:r>
        <w:rPr>
          <w:spacing w:val="38"/>
        </w:rPr>
        <w:t xml:space="preserve"> </w:t>
      </w:r>
      <w:r>
        <w:t>and</w:t>
      </w:r>
      <w:r>
        <w:rPr>
          <w:spacing w:val="45"/>
        </w:rPr>
        <w:t xml:space="preserve"> </w:t>
      </w:r>
      <w:r>
        <w:t>other</w:t>
      </w:r>
      <w:r w:rsidR="00F9389F">
        <w:t xml:space="preserve"> </w:t>
      </w:r>
      <w:r>
        <w:rPr>
          <w:spacing w:val="-11"/>
        </w:rPr>
        <w:t>v</w:t>
      </w:r>
      <w:r>
        <w:t>ariables</w:t>
      </w:r>
      <w:r w:rsidR="00F9389F">
        <w:t xml:space="preserve"> </w:t>
      </w:r>
      <w:r>
        <w:t>using</w:t>
      </w:r>
      <w:r>
        <w:rPr>
          <w:spacing w:val="32"/>
        </w:rPr>
        <w:t xml:space="preserve"> </w:t>
      </w:r>
      <w:r>
        <w:t>a</w:t>
      </w:r>
      <w:r>
        <w:rPr>
          <w:spacing w:val="24"/>
        </w:rPr>
        <w:t xml:space="preserve"> </w:t>
      </w:r>
      <w:r>
        <w:t>wide</w:t>
      </w:r>
      <w:r>
        <w:rPr>
          <w:spacing w:val="20"/>
        </w:rPr>
        <w:t xml:space="preserve"> </w:t>
      </w:r>
      <w:r>
        <w:t>range</w:t>
      </w:r>
      <w:r>
        <w:rPr>
          <w:spacing w:val="43"/>
        </w:rPr>
        <w:t xml:space="preserve"> </w:t>
      </w:r>
      <w:r>
        <w:t>of</w:t>
      </w:r>
      <w:r>
        <w:rPr>
          <w:spacing w:val="6"/>
        </w:rPr>
        <w:t xml:space="preserve"> </w:t>
      </w:r>
      <w:r>
        <w:rPr>
          <w:w w:val="139"/>
        </w:rPr>
        <w:t>t</w:t>
      </w:r>
      <w:r>
        <w:rPr>
          <w:w w:val="99"/>
        </w:rPr>
        <w:t>e</w:t>
      </w:r>
      <w:r>
        <w:rPr>
          <w:spacing w:val="-5"/>
          <w:w w:val="99"/>
        </w:rPr>
        <w:t>c</w:t>
      </w:r>
      <w:r>
        <w:rPr>
          <w:w w:val="110"/>
        </w:rPr>
        <w:t>hn</w:t>
      </w:r>
      <w:r>
        <w:rPr>
          <w:w w:val="99"/>
        </w:rPr>
        <w:t>i</w:t>
      </w:r>
      <w:r>
        <w:rPr>
          <w:w w:val="105"/>
        </w:rPr>
        <w:t>que</w:t>
      </w:r>
      <w:r>
        <w:t>s</w:t>
      </w:r>
      <w:r>
        <w:rPr>
          <w:spacing w:val="13"/>
        </w:rPr>
        <w:t xml:space="preserve"> </w:t>
      </w:r>
      <w:r>
        <w:t>(Sh</w:t>
      </w:r>
      <w:r>
        <w:rPr>
          <w:spacing w:val="-5"/>
        </w:rPr>
        <w:t>av</w:t>
      </w:r>
      <w:r>
        <w:t>er</w:t>
      </w:r>
      <w:r w:rsidR="00F9389F">
        <w:t xml:space="preserve"> </w:t>
      </w:r>
      <w:r>
        <w:t>et</w:t>
      </w:r>
      <w:r>
        <w:rPr>
          <w:spacing w:val="31"/>
        </w:rPr>
        <w:t xml:space="preserve"> </w:t>
      </w:r>
      <w:r>
        <w:t>al.,</w:t>
      </w:r>
      <w:r>
        <w:rPr>
          <w:spacing w:val="37"/>
        </w:rPr>
        <w:t xml:space="preserve"> </w:t>
      </w:r>
      <w:r>
        <w:t>2000;</w:t>
      </w:r>
      <w:r>
        <w:rPr>
          <w:spacing w:val="8"/>
        </w:rPr>
        <w:t xml:space="preserve"> </w:t>
      </w:r>
      <w:r>
        <w:t>Aronson</w:t>
      </w:r>
      <w:r>
        <w:rPr>
          <w:spacing w:val="46"/>
        </w:rPr>
        <w:t xml:space="preserve"> </w:t>
      </w:r>
      <w:r>
        <w:t>&amp;</w:t>
      </w:r>
      <w:r>
        <w:rPr>
          <w:spacing w:val="11"/>
        </w:rPr>
        <w:t xml:space="preserve"> </w:t>
      </w:r>
      <w:r>
        <w:rPr>
          <w:w w:val="102"/>
        </w:rPr>
        <w:t>M</w:t>
      </w:r>
      <w:r>
        <w:rPr>
          <w:w w:val="104"/>
        </w:rPr>
        <w:t>cNu</w:t>
      </w:r>
      <w:r>
        <w:rPr>
          <w:w w:val="119"/>
        </w:rPr>
        <w:t>l</w:t>
      </w:r>
      <w:r>
        <w:rPr>
          <w:spacing w:val="-5"/>
          <w:w w:val="119"/>
        </w:rPr>
        <w:t>t</w:t>
      </w:r>
      <w:r>
        <w:rPr>
          <w:w w:val="105"/>
        </w:rPr>
        <w:t>y</w:t>
      </w:r>
      <w:r>
        <w:rPr>
          <w:w w:val="110"/>
        </w:rPr>
        <w:t>,</w:t>
      </w:r>
    </w:p>
    <w:p w14:paraId="22A9A5C5" w14:textId="77777777" w:rsidR="005B53EE" w:rsidRDefault="00F5753A" w:rsidP="00F9389F">
      <w:pPr>
        <w:spacing w:line="249" w:lineRule="auto"/>
        <w:ind w:left="117" w:right="83"/>
        <w:sectPr w:rsidR="005B53EE">
          <w:footerReference w:type="default" r:id="rId9"/>
          <w:pgSz w:w="12240" w:h="15840"/>
          <w:pgMar w:top="1480" w:right="1300" w:bottom="280" w:left="1300" w:header="0" w:footer="1426" w:gutter="0"/>
          <w:pgNumType w:start="1"/>
          <w:cols w:space="720"/>
        </w:sectPr>
      </w:pPr>
      <w:r>
        <w:t>2009).</w:t>
      </w:r>
      <w:r w:rsidR="00F9389F">
        <w:t xml:space="preserve"> </w:t>
      </w:r>
      <w:r>
        <w:t>In</w:t>
      </w:r>
      <w:r>
        <w:rPr>
          <w:spacing w:val="33"/>
        </w:rPr>
        <w:t xml:space="preserve"> </w:t>
      </w:r>
      <w:r>
        <w:rPr>
          <w:w w:val="112"/>
        </w:rPr>
        <w:t>the</w:t>
      </w:r>
      <w:r>
        <w:rPr>
          <w:spacing w:val="15"/>
          <w:w w:val="112"/>
        </w:rPr>
        <w:t xml:space="preserve"> </w:t>
      </w:r>
      <w:r>
        <w:t>field,</w:t>
      </w:r>
      <w:r>
        <w:rPr>
          <w:spacing w:val="22"/>
        </w:rPr>
        <w:t xml:space="preserve"> </w:t>
      </w:r>
      <w:r>
        <w:rPr>
          <w:w w:val="110"/>
        </w:rPr>
        <w:t>tem</w:t>
      </w:r>
      <w:r>
        <w:rPr>
          <w:spacing w:val="5"/>
          <w:w w:val="110"/>
        </w:rPr>
        <w:t>p</w:t>
      </w:r>
      <w:r>
        <w:rPr>
          <w:w w:val="110"/>
        </w:rPr>
        <w:t>erature</w:t>
      </w:r>
      <w:r>
        <w:rPr>
          <w:spacing w:val="24"/>
          <w:w w:val="110"/>
        </w:rPr>
        <w:t xml:space="preserve"> </w:t>
      </w:r>
      <w:r>
        <w:t>increases</w:t>
      </w:r>
      <w:r w:rsidR="00F9389F">
        <w:t xml:space="preserve"> </w:t>
      </w:r>
      <w:r>
        <w:t>can</w:t>
      </w:r>
      <w:r>
        <w:rPr>
          <w:spacing w:val="39"/>
        </w:rPr>
        <w:t xml:space="preserve"> </w:t>
      </w:r>
      <w:r>
        <w:rPr>
          <w:spacing w:val="5"/>
        </w:rPr>
        <w:t>b</w:t>
      </w:r>
      <w:r>
        <w:t>e</w:t>
      </w:r>
      <w:r>
        <w:rPr>
          <w:spacing w:val="29"/>
        </w:rPr>
        <w:t xml:space="preserve"> </w:t>
      </w:r>
      <w:r>
        <w:t>si</w:t>
      </w:r>
      <w:r>
        <w:rPr>
          <w:spacing w:val="-5"/>
        </w:rPr>
        <w:t>m</w:t>
      </w:r>
      <w:r>
        <w:t>ulated</w:t>
      </w:r>
      <w:r w:rsidR="00F9389F">
        <w:t xml:space="preserve"> </w:t>
      </w:r>
      <w:r>
        <w:t>using</w:t>
      </w:r>
      <w:r>
        <w:rPr>
          <w:spacing w:val="13"/>
        </w:rPr>
        <w:t xml:space="preserve"> </w:t>
      </w:r>
      <w:r>
        <w:t>“passi</w:t>
      </w:r>
      <w:r>
        <w:rPr>
          <w:spacing w:val="-5"/>
        </w:rPr>
        <w:t>v</w:t>
      </w:r>
      <w:r>
        <w:t>e”</w:t>
      </w:r>
      <w:r>
        <w:rPr>
          <w:spacing w:val="42"/>
        </w:rPr>
        <w:t xml:space="preserve"> </w:t>
      </w:r>
      <w:commentRangeStart w:id="64"/>
      <w:r>
        <w:rPr>
          <w:spacing w:val="-5"/>
        </w:rPr>
        <w:t>w</w:t>
      </w:r>
      <w:r>
        <w:t>arming</w:t>
      </w:r>
      <w:r w:rsidR="00F9389F">
        <w:t xml:space="preserve"> </w:t>
      </w:r>
      <w:r>
        <w:rPr>
          <w:w w:val="99"/>
        </w:rPr>
        <w:t>i</w:t>
      </w:r>
      <w:r>
        <w:rPr>
          <w:w w:val="110"/>
        </w:rPr>
        <w:t>n</w:t>
      </w:r>
      <w:r>
        <w:rPr>
          <w:w w:val="91"/>
        </w:rPr>
        <w:t>f</w:t>
      </w:r>
      <w:r>
        <w:rPr>
          <w:w w:val="109"/>
        </w:rPr>
        <w:t>ras</w:t>
      </w:r>
      <w:r>
        <w:rPr>
          <w:w w:val="139"/>
        </w:rPr>
        <w:t>t</w:t>
      </w:r>
      <w:r>
        <w:rPr>
          <w:w w:val="113"/>
        </w:rPr>
        <w:t>ru</w:t>
      </w:r>
      <w:r>
        <w:rPr>
          <w:w w:val="115"/>
        </w:rPr>
        <w:t>ct</w:t>
      </w:r>
      <w:r>
        <w:rPr>
          <w:w w:val="110"/>
        </w:rPr>
        <w:t>u</w:t>
      </w:r>
      <w:r>
        <w:rPr>
          <w:w w:val="107"/>
        </w:rPr>
        <w:t>re</w:t>
      </w:r>
      <w:commentRangeEnd w:id="64"/>
      <w:r w:rsidR="00EB3CAD">
        <w:rPr>
          <w:rStyle w:val="CommentReference"/>
        </w:rPr>
        <w:commentReference w:id="64"/>
      </w:r>
      <w:r>
        <w:rPr>
          <w:w w:val="110"/>
        </w:rPr>
        <w:t>,</w:t>
      </w:r>
      <w:r>
        <w:rPr>
          <w:spacing w:val="20"/>
          <w:w w:val="110"/>
        </w:rPr>
        <w:t xml:space="preserve"> </w:t>
      </w:r>
      <w:r>
        <w:t>su</w:t>
      </w:r>
      <w:r>
        <w:rPr>
          <w:spacing w:val="-5"/>
        </w:rPr>
        <w:t>c</w:t>
      </w:r>
      <w:r>
        <w:t>h</w:t>
      </w:r>
      <w:r>
        <w:rPr>
          <w:spacing w:val="38"/>
        </w:rPr>
        <w:t xml:space="preserve"> </w:t>
      </w:r>
      <w:r>
        <w:rPr>
          <w:w w:val="107"/>
        </w:rPr>
        <w:t xml:space="preserve">as </w:t>
      </w:r>
      <w:r>
        <w:t>o</w:t>
      </w:r>
      <w:r>
        <w:rPr>
          <w:spacing w:val="5"/>
        </w:rPr>
        <w:t>p</w:t>
      </w:r>
      <w:r>
        <w:t>en-top</w:t>
      </w:r>
      <w:r w:rsidR="00F9389F">
        <w:t xml:space="preserve"> </w:t>
      </w:r>
      <w:r>
        <w:rPr>
          <w:spacing w:val="-5"/>
        </w:rPr>
        <w:t>c</w:t>
      </w:r>
      <w:r>
        <w:t>ha</w:t>
      </w:r>
      <w:r>
        <w:rPr>
          <w:spacing w:val="-5"/>
        </w:rPr>
        <w:t>m</w:t>
      </w:r>
      <w:r>
        <w:rPr>
          <w:spacing w:val="5"/>
        </w:rPr>
        <w:t>b</w:t>
      </w:r>
      <w:r>
        <w:t>ers,</w:t>
      </w:r>
      <w:r w:rsidR="00F9389F">
        <w:t xml:space="preserve"> </w:t>
      </w:r>
      <w:r>
        <w:rPr>
          <w:w w:val="119"/>
        </w:rPr>
        <w:t>that</w:t>
      </w:r>
      <w:r>
        <w:rPr>
          <w:spacing w:val="25"/>
          <w:w w:val="119"/>
        </w:rPr>
        <w:t xml:space="preserve"> </w:t>
      </w:r>
      <w:r>
        <w:rPr>
          <w:w w:val="119"/>
        </w:rPr>
        <w:t>trap</w:t>
      </w:r>
      <w:r>
        <w:rPr>
          <w:spacing w:val="13"/>
          <w:w w:val="119"/>
        </w:rPr>
        <w:t xml:space="preserve"> </w:t>
      </w:r>
      <w:r>
        <w:t>energy</w:t>
      </w:r>
      <w:r w:rsidR="00F9389F">
        <w:t xml:space="preserve"> </w:t>
      </w:r>
      <w:r>
        <w:t>already</w:t>
      </w:r>
      <w:r w:rsidR="00F9389F">
        <w:t xml:space="preserve"> </w:t>
      </w:r>
      <w:r>
        <w:rPr>
          <w:spacing w:val="-5"/>
        </w:rPr>
        <w:t>a</w:t>
      </w:r>
      <w:r>
        <w:rPr>
          <w:spacing w:val="-11"/>
        </w:rPr>
        <w:t>v</w:t>
      </w:r>
      <w:r>
        <w:t>ailable</w:t>
      </w:r>
      <w:r w:rsidR="00F9389F">
        <w:t xml:space="preserve"> </w:t>
      </w:r>
      <w:r>
        <w:t>in</w:t>
      </w:r>
      <w:r>
        <w:rPr>
          <w:spacing w:val="38"/>
        </w:rPr>
        <w:t xml:space="preserve"> </w:t>
      </w:r>
      <w:r>
        <w:rPr>
          <w:w w:val="112"/>
        </w:rPr>
        <w:t>the</w:t>
      </w:r>
      <w:r>
        <w:rPr>
          <w:spacing w:val="24"/>
          <w:w w:val="112"/>
        </w:rPr>
        <w:t xml:space="preserve"> </w:t>
      </w:r>
      <w:r>
        <w:rPr>
          <w:w w:val="99"/>
        </w:rPr>
        <w:t>e</w:t>
      </w:r>
      <w:r>
        <w:rPr>
          <w:spacing w:val="-5"/>
          <w:w w:val="110"/>
        </w:rPr>
        <w:t>n</w:t>
      </w:r>
      <w:r>
        <w:rPr>
          <w:w w:val="105"/>
        </w:rPr>
        <w:t>v</w:t>
      </w:r>
      <w:r>
        <w:rPr>
          <w:w w:val="99"/>
        </w:rPr>
        <w:t>i</w:t>
      </w:r>
      <w:r>
        <w:rPr>
          <w:w w:val="116"/>
        </w:rPr>
        <w:t>r</w:t>
      </w:r>
      <w:r>
        <w:rPr>
          <w:w w:val="105"/>
        </w:rPr>
        <w:t>onme</w:t>
      </w:r>
      <w:r>
        <w:rPr>
          <w:spacing w:val="-5"/>
          <w:w w:val="105"/>
        </w:rPr>
        <w:t>n</w:t>
      </w:r>
      <w:r>
        <w:rPr>
          <w:w w:val="139"/>
        </w:rPr>
        <w:t>t</w:t>
      </w:r>
      <w:r>
        <w:rPr>
          <w:w w:val="110"/>
        </w:rPr>
        <w:t>,</w:t>
      </w:r>
      <w:r>
        <w:rPr>
          <w:spacing w:val="33"/>
          <w:w w:val="110"/>
        </w:rPr>
        <w:t xml:space="preserve"> </w:t>
      </w:r>
      <w:r>
        <w:t>or</w:t>
      </w:r>
      <w:r>
        <w:rPr>
          <w:spacing w:val="13"/>
        </w:rPr>
        <w:t xml:space="preserve"> </w:t>
      </w:r>
      <w:r>
        <w:t>“acti</w:t>
      </w:r>
      <w:r>
        <w:rPr>
          <w:spacing w:val="-5"/>
        </w:rPr>
        <w:t>v</w:t>
      </w:r>
      <w:r>
        <w:t>e”</w:t>
      </w:r>
      <w:r w:rsidR="00F9389F">
        <w:t xml:space="preserve"> </w:t>
      </w:r>
      <w:r>
        <w:rPr>
          <w:spacing w:val="-5"/>
        </w:rPr>
        <w:t>w</w:t>
      </w:r>
      <w:r>
        <w:t>arming</w:t>
      </w:r>
      <w:r w:rsidR="00F9389F">
        <w:t xml:space="preserve"> </w:t>
      </w:r>
      <w:r>
        <w:rPr>
          <w:w w:val="104"/>
        </w:rPr>
        <w:t>me</w:t>
      </w:r>
      <w:r>
        <w:rPr>
          <w:w w:val="139"/>
        </w:rPr>
        <w:t>t</w:t>
      </w:r>
      <w:r>
        <w:rPr>
          <w:w w:val="105"/>
        </w:rPr>
        <w:t>h</w:t>
      </w:r>
      <w:r>
        <w:rPr>
          <w:spacing w:val="5"/>
          <w:w w:val="105"/>
        </w:rPr>
        <w:t>o</w:t>
      </w:r>
      <w:r>
        <w:rPr>
          <w:w w:val="110"/>
        </w:rPr>
        <w:t>d</w:t>
      </w:r>
      <w:r>
        <w:rPr>
          <w:w w:val="104"/>
        </w:rPr>
        <w:t xml:space="preserve">s, </w:t>
      </w:r>
      <w:r>
        <w:t>whi</w:t>
      </w:r>
      <w:r>
        <w:rPr>
          <w:spacing w:val="-5"/>
        </w:rPr>
        <w:t>c</w:t>
      </w:r>
      <w:r>
        <w:t>h</w:t>
      </w:r>
      <w:r>
        <w:rPr>
          <w:spacing w:val="39"/>
        </w:rPr>
        <w:t xml:space="preserve"> </w:t>
      </w:r>
      <w:r>
        <w:t>heat</w:t>
      </w:r>
      <w:r w:rsidR="00F9389F">
        <w:t xml:space="preserve"> </w:t>
      </w:r>
      <w:r>
        <w:rPr>
          <w:w w:val="99"/>
        </w:rPr>
        <w:t>e</w:t>
      </w:r>
      <w:r>
        <w:rPr>
          <w:w w:val="101"/>
        </w:rPr>
        <w:t>cosy</w:t>
      </w:r>
      <w:r>
        <w:t>s</w:t>
      </w:r>
      <w:r>
        <w:rPr>
          <w:w w:val="139"/>
        </w:rPr>
        <w:t>t</w:t>
      </w:r>
      <w:r>
        <w:rPr>
          <w:w w:val="103"/>
        </w:rPr>
        <w:t>ems</w:t>
      </w:r>
      <w:r>
        <w:rPr>
          <w:spacing w:val="21"/>
        </w:rPr>
        <w:t xml:space="preserve"> </w:t>
      </w:r>
      <w:r>
        <w:t>using</w:t>
      </w:r>
      <w:r>
        <w:rPr>
          <w:spacing w:val="40"/>
        </w:rPr>
        <w:t xml:space="preserve"> </w:t>
      </w:r>
      <w:r>
        <w:rPr>
          <w:w w:val="102"/>
        </w:rPr>
        <w:t>ex</w:t>
      </w:r>
      <w:r>
        <w:rPr>
          <w:w w:val="139"/>
        </w:rPr>
        <w:t>t</w:t>
      </w:r>
      <w:r>
        <w:rPr>
          <w:w w:val="107"/>
        </w:rPr>
        <w:t>er</w:t>
      </w:r>
      <w:r>
        <w:rPr>
          <w:w w:val="110"/>
        </w:rPr>
        <w:t>n</w:t>
      </w:r>
      <w:r>
        <w:rPr>
          <w:w w:val="107"/>
        </w:rPr>
        <w:t>al</w:t>
      </w:r>
      <w:r>
        <w:rPr>
          <w:spacing w:val="21"/>
        </w:rPr>
        <w:t xml:space="preserve"> </w:t>
      </w:r>
      <w:r>
        <w:t>energy</w:t>
      </w:r>
      <w:r>
        <w:rPr>
          <w:spacing w:val="43"/>
        </w:rPr>
        <w:t xml:space="preserve"> </w:t>
      </w:r>
      <w:r>
        <w:rPr>
          <w:w w:val="99"/>
        </w:rPr>
        <w:t>i</w:t>
      </w:r>
      <w:r>
        <w:rPr>
          <w:w w:val="110"/>
        </w:rPr>
        <w:t>npu</w:t>
      </w:r>
      <w:r>
        <w:rPr>
          <w:w w:val="139"/>
        </w:rPr>
        <w:t>t</w:t>
      </w:r>
      <w:r>
        <w:t>s</w:t>
      </w:r>
      <w:r>
        <w:rPr>
          <w:spacing w:val="21"/>
        </w:rPr>
        <w:t xml:space="preserve"> </w:t>
      </w:r>
      <w:r>
        <w:t>(e.g.</w:t>
      </w:r>
      <w:ins w:id="65" w:author="Ellison, Aaron" w:date="2017-01-18T19:39:00Z">
        <w:r w:rsidR="00726C06">
          <w:t>,</w:t>
        </w:r>
      </w:ins>
      <w:r w:rsidR="00F9389F">
        <w:t xml:space="preserve"> </w:t>
      </w:r>
      <w:r>
        <w:t>gas-</w:t>
      </w:r>
      <w:r>
        <w:rPr>
          <w:spacing w:val="5"/>
        </w:rPr>
        <w:t>p</w:t>
      </w:r>
      <w:r>
        <w:rPr>
          <w:spacing w:val="-5"/>
        </w:rPr>
        <w:t>ow</w:t>
      </w:r>
      <w:r>
        <w:t>ered</w:t>
      </w:r>
      <w:r w:rsidR="00F9389F">
        <w:t xml:space="preserve"> </w:t>
      </w:r>
      <w:r>
        <w:t>forced</w:t>
      </w:r>
      <w:r>
        <w:rPr>
          <w:spacing w:val="35"/>
        </w:rPr>
        <w:t xml:space="preserve"> </w:t>
      </w:r>
      <w:r>
        <w:t>air</w:t>
      </w:r>
      <w:r>
        <w:rPr>
          <w:spacing w:val="42"/>
        </w:rPr>
        <w:t xml:space="preserve"> </w:t>
      </w:r>
      <w:r>
        <w:t>heaters,</w:t>
      </w:r>
      <w:r w:rsidR="00F9389F">
        <w:t xml:space="preserve"> </w:t>
      </w:r>
      <w:r>
        <w:rPr>
          <w:w w:val="99"/>
        </w:rPr>
        <w:t>ele</w:t>
      </w:r>
      <w:r>
        <w:rPr>
          <w:w w:val="115"/>
        </w:rPr>
        <w:t>ct</w:t>
      </w:r>
      <w:r>
        <w:rPr>
          <w:w w:val="116"/>
        </w:rPr>
        <w:t>r</w:t>
      </w:r>
      <w:r>
        <w:rPr>
          <w:w w:val="99"/>
        </w:rPr>
        <w:t>i</w:t>
      </w:r>
      <w:r>
        <w:rPr>
          <w:w w:val="104"/>
        </w:rPr>
        <w:t>cal</w:t>
      </w:r>
      <w:r>
        <w:rPr>
          <w:w w:val="106"/>
        </w:rPr>
        <w:t>-</w:t>
      </w:r>
      <w:r>
        <w:rPr>
          <w:spacing w:val="5"/>
          <w:w w:val="106"/>
        </w:rPr>
        <w:t>p</w:t>
      </w:r>
      <w:r>
        <w:rPr>
          <w:spacing w:val="-5"/>
          <w:w w:val="99"/>
        </w:rPr>
        <w:t>ow</w:t>
      </w:r>
      <w:r>
        <w:rPr>
          <w:w w:val="107"/>
        </w:rPr>
        <w:t>er</w:t>
      </w:r>
      <w:r>
        <w:rPr>
          <w:w w:val="99"/>
        </w:rPr>
        <w:t>e</w:t>
      </w:r>
      <w:r>
        <w:rPr>
          <w:w w:val="110"/>
        </w:rPr>
        <w:t xml:space="preserve">d </w:t>
      </w:r>
      <w:r>
        <w:t>soil</w:t>
      </w:r>
      <w:r>
        <w:rPr>
          <w:spacing w:val="12"/>
        </w:rPr>
        <w:t xml:space="preserve"> </w:t>
      </w:r>
      <w:r>
        <w:rPr>
          <w:spacing w:val="-5"/>
        </w:rPr>
        <w:t>w</w:t>
      </w:r>
      <w:r>
        <w:t>arming</w:t>
      </w:r>
      <w:r w:rsidR="00F9389F">
        <w:t xml:space="preserve"> </w:t>
      </w:r>
      <w:r>
        <w:t>cables</w:t>
      </w:r>
      <w:ins w:id="66" w:author="Ellison, Aaron" w:date="2017-01-18T19:39:00Z">
        <w:r w:rsidR="00726C06">
          <w:t>,</w:t>
        </w:r>
      </w:ins>
      <w:r>
        <w:rPr>
          <w:spacing w:val="30"/>
        </w:rPr>
        <w:t xml:space="preserve"> </w:t>
      </w:r>
      <w:r>
        <w:t>or</w:t>
      </w:r>
      <w:r>
        <w:rPr>
          <w:spacing w:val="22"/>
        </w:rPr>
        <w:t xml:space="preserve"> </w:t>
      </w:r>
      <w:r>
        <w:t>infrared</w:t>
      </w:r>
      <w:r w:rsidR="00F9389F">
        <w:t xml:space="preserve"> </w:t>
      </w:r>
      <w:r>
        <w:t>heaters</w:t>
      </w:r>
      <w:ins w:id="67" w:author="Ellison, Aaron" w:date="2017-01-18T19:39:00Z">
        <w:r w:rsidR="00726C06">
          <w:t>;</w:t>
        </w:r>
      </w:ins>
      <w:r w:rsidR="00F9389F">
        <w:t xml:space="preserve"> </w:t>
      </w:r>
      <w:r>
        <w:t>Sh</w:t>
      </w:r>
      <w:r>
        <w:rPr>
          <w:spacing w:val="-5"/>
        </w:rPr>
        <w:t>av</w:t>
      </w:r>
      <w:r>
        <w:t>er</w:t>
      </w:r>
      <w:r>
        <w:rPr>
          <w:spacing w:val="47"/>
        </w:rPr>
        <w:t xml:space="preserve"> </w:t>
      </w:r>
      <w:r>
        <w:t>et</w:t>
      </w:r>
      <w:r>
        <w:rPr>
          <w:spacing w:val="30"/>
        </w:rPr>
        <w:t xml:space="preserve"> </w:t>
      </w:r>
      <w:r>
        <w:t>al.,</w:t>
      </w:r>
      <w:r>
        <w:rPr>
          <w:spacing w:val="35"/>
        </w:rPr>
        <w:t xml:space="preserve"> </w:t>
      </w:r>
      <w:r>
        <w:t>2000).</w:t>
      </w:r>
      <w:r>
        <w:rPr>
          <w:spacing w:val="47"/>
        </w:rPr>
        <w:t xml:space="preserve"> </w:t>
      </w:r>
      <w:r>
        <w:t>Ma</w:t>
      </w:r>
      <w:r>
        <w:rPr>
          <w:spacing w:val="-5"/>
        </w:rPr>
        <w:t>n</w:t>
      </w:r>
      <w:r>
        <w:t>y</w:t>
      </w:r>
      <w:r>
        <w:rPr>
          <w:spacing w:val="42"/>
        </w:rPr>
        <w:t xml:space="preserve"> </w:t>
      </w:r>
      <w:r>
        <w:t>field</w:t>
      </w:r>
      <w:r>
        <w:rPr>
          <w:spacing w:val="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2"/>
        </w:rPr>
        <w:t xml:space="preserve"> </w:t>
      </w:r>
      <w:r>
        <w:t>h</w:t>
      </w:r>
      <w:r>
        <w:rPr>
          <w:spacing w:val="-5"/>
        </w:rPr>
        <w:t>av</w:t>
      </w:r>
      <w:r>
        <w:t>e</w:t>
      </w:r>
      <w:r>
        <w:rPr>
          <w:spacing w:val="37"/>
        </w:rPr>
        <w:t xml:space="preserve"> </w:t>
      </w:r>
      <w:r>
        <w:t>explored</w:t>
      </w:r>
      <w:r>
        <w:rPr>
          <w:spacing w:val="46"/>
        </w:rPr>
        <w:t xml:space="preserve"> </w:t>
      </w:r>
      <w:r>
        <w:rPr>
          <w:w w:val="110"/>
        </w:rPr>
        <w:t>b</w:t>
      </w:r>
      <w:r>
        <w:rPr>
          <w:w w:val="99"/>
        </w:rPr>
        <w:t>iologic</w:t>
      </w:r>
      <w:r>
        <w:rPr>
          <w:w w:val="107"/>
        </w:rPr>
        <w:t xml:space="preserve">al </w:t>
      </w:r>
      <w:r>
        <w:t>res</w:t>
      </w:r>
      <w:r>
        <w:rPr>
          <w:spacing w:val="5"/>
        </w:rPr>
        <w:t>p</w:t>
      </w:r>
      <w:r>
        <w:t>onses</w:t>
      </w:r>
      <w:r w:rsidR="00F9389F">
        <w:t xml:space="preserve"> </w:t>
      </w:r>
      <w:r>
        <w:rPr>
          <w:w w:val="113"/>
        </w:rPr>
        <w:t>to</w:t>
      </w:r>
      <w:r>
        <w:rPr>
          <w:spacing w:val="18"/>
          <w:w w:val="113"/>
        </w:rPr>
        <w:t xml:space="preserve"> </w:t>
      </w:r>
      <w:r>
        <w:rPr>
          <w:w w:val="99"/>
        </w:rPr>
        <w:t>i</w:t>
      </w:r>
      <w:r>
        <w:rPr>
          <w:spacing w:val="-5"/>
          <w:w w:val="110"/>
        </w:rPr>
        <w:t>n</w:t>
      </w:r>
      <w:r>
        <w:rPr>
          <w:w w:val="139"/>
        </w:rPr>
        <w:t>t</w:t>
      </w:r>
      <w:r>
        <w:rPr>
          <w:w w:val="107"/>
        </w:rPr>
        <w:t>er</w:t>
      </w:r>
      <w:r>
        <w:rPr>
          <w:w w:val="114"/>
        </w:rPr>
        <w:t>act</w:t>
      </w:r>
      <w:r>
        <w:rPr>
          <w:w w:val="99"/>
        </w:rPr>
        <w:t>i</w:t>
      </w:r>
      <w:r>
        <w:rPr>
          <w:w w:val="105"/>
        </w:rPr>
        <w:t>ng</w:t>
      </w:r>
      <w:r>
        <w:rPr>
          <w:spacing w:val="24"/>
        </w:rPr>
        <w:t xml:space="preserve"> </w:t>
      </w:r>
      <w:r>
        <w:rPr>
          <w:w w:val="99"/>
        </w:rPr>
        <w:t>e</w:t>
      </w:r>
      <w:r>
        <w:rPr>
          <w:spacing w:val="-5"/>
          <w:w w:val="110"/>
        </w:rPr>
        <w:t>n</w:t>
      </w:r>
      <w:r>
        <w:rPr>
          <w:w w:val="105"/>
        </w:rPr>
        <w:t>v</w:t>
      </w:r>
      <w:r>
        <w:rPr>
          <w:w w:val="99"/>
        </w:rPr>
        <w:t>i</w:t>
      </w:r>
      <w:r>
        <w:rPr>
          <w:w w:val="108"/>
        </w:rPr>
        <w:t>ron</w:t>
      </w:r>
      <w:r>
        <w:rPr>
          <w:w w:val="104"/>
        </w:rPr>
        <w:t>me</w:t>
      </w:r>
      <w:r>
        <w:rPr>
          <w:spacing w:val="-5"/>
          <w:w w:val="110"/>
        </w:rPr>
        <w:t>n</w:t>
      </w:r>
      <w:r>
        <w:rPr>
          <w:w w:val="139"/>
        </w:rPr>
        <w:t>t</w:t>
      </w:r>
      <w:r>
        <w:rPr>
          <w:w w:val="107"/>
        </w:rPr>
        <w:t>al</w:t>
      </w:r>
      <w:r>
        <w:rPr>
          <w:spacing w:val="24"/>
        </w:rPr>
        <w:t xml:space="preserve"> </w:t>
      </w:r>
      <w:r>
        <w:rPr>
          <w:spacing w:val="-5"/>
        </w:rPr>
        <w:t>c</w:t>
      </w:r>
      <w:r>
        <w:t>hanges:</w:t>
      </w:r>
      <w:r w:rsidR="00F9389F">
        <w:t xml:space="preserve"> </w:t>
      </w:r>
      <w:r>
        <w:rPr>
          <w:w w:val="106"/>
        </w:rPr>
        <w:t>ac</w:t>
      </w:r>
      <w:r>
        <w:rPr>
          <w:w w:val="139"/>
        </w:rPr>
        <w:t>t</w:t>
      </w:r>
      <w:r>
        <w:rPr>
          <w:w w:val="99"/>
        </w:rPr>
        <w:t>i</w:t>
      </w:r>
      <w:r>
        <w:rPr>
          <w:spacing w:val="-5"/>
          <w:w w:val="105"/>
        </w:rPr>
        <w:t>v</w:t>
      </w:r>
      <w:r>
        <w:rPr>
          <w:w w:val="99"/>
        </w:rPr>
        <w:t>e</w:t>
      </w:r>
      <w:r>
        <w:rPr>
          <w:spacing w:val="24"/>
        </w:rPr>
        <w:t xml:space="preserve"> </w:t>
      </w:r>
      <w:r>
        <w:rPr>
          <w:spacing w:val="-5"/>
        </w:rPr>
        <w:t>w</w:t>
      </w:r>
      <w:r>
        <w:t>arming</w:t>
      </w:r>
      <w:r w:rsidR="00F9389F">
        <w:t xml:space="preserve"> </w:t>
      </w:r>
      <w:r>
        <w:t>meth</w:t>
      </w:r>
      <w:r>
        <w:rPr>
          <w:spacing w:val="5"/>
        </w:rPr>
        <w:t>o</w:t>
      </w:r>
      <w:r>
        <w:t>ds</w:t>
      </w:r>
      <w:r w:rsidR="00F9389F">
        <w:t xml:space="preserve"> </w:t>
      </w:r>
      <w:r>
        <w:t>h</w:t>
      </w:r>
      <w:r>
        <w:rPr>
          <w:spacing w:val="-5"/>
        </w:rPr>
        <w:t>av</w:t>
      </w:r>
      <w:r>
        <w:t>e</w:t>
      </w:r>
      <w:r>
        <w:rPr>
          <w:spacing w:val="49"/>
        </w:rPr>
        <w:t xml:space="preserve"> </w:t>
      </w:r>
      <w:r>
        <w:rPr>
          <w:spacing w:val="5"/>
        </w:rPr>
        <w:t>b</w:t>
      </w:r>
      <w:r>
        <w:t>een</w:t>
      </w:r>
      <w:r>
        <w:rPr>
          <w:spacing w:val="42"/>
        </w:rPr>
        <w:t xml:space="preserve"> </w:t>
      </w:r>
      <w:r>
        <w:t>co</w:t>
      </w:r>
      <w:r>
        <w:rPr>
          <w:spacing w:val="-5"/>
        </w:rPr>
        <w:t>m</w:t>
      </w:r>
      <w:r>
        <w:t>bined</w:t>
      </w:r>
      <w:r w:rsidR="00F9389F">
        <w:t xml:space="preserve"> </w:t>
      </w:r>
      <w:r>
        <w:t>with</w:t>
      </w:r>
      <w:r w:rsidR="00F9389F">
        <w:t xml:space="preserve"> </w:t>
      </w:r>
      <w:proofErr w:type="spellStart"/>
      <w:r>
        <w:rPr>
          <w:w w:val="113"/>
        </w:rPr>
        <w:t>pr</w:t>
      </w:r>
      <w:r>
        <w:rPr>
          <w:w w:val="99"/>
        </w:rPr>
        <w:t>eci</w:t>
      </w:r>
      <w:r>
        <w:rPr>
          <w:w w:val="106"/>
        </w:rPr>
        <w:t>p</w:t>
      </w:r>
      <w:proofErr w:type="spellEnd"/>
      <w:r>
        <w:rPr>
          <w:w w:val="106"/>
        </w:rPr>
        <w:t>-</w:t>
      </w:r>
    </w:p>
    <w:p w14:paraId="61494850" w14:textId="77777777" w:rsidR="005B53EE" w:rsidRDefault="005B53EE" w:rsidP="00F9389F">
      <w:pPr>
        <w:spacing w:line="200" w:lineRule="exact"/>
      </w:pPr>
    </w:p>
    <w:p w14:paraId="5368056B" w14:textId="77777777" w:rsidR="005B53EE" w:rsidRDefault="005B53EE" w:rsidP="00F9389F">
      <w:pPr>
        <w:spacing w:line="200" w:lineRule="exact"/>
      </w:pPr>
    </w:p>
    <w:p w14:paraId="58A4CA56" w14:textId="77777777" w:rsidR="005B53EE" w:rsidRDefault="005B53EE" w:rsidP="00F9389F">
      <w:pPr>
        <w:spacing w:before="8" w:line="280" w:lineRule="exact"/>
        <w:rPr>
          <w:sz w:val="28"/>
          <w:szCs w:val="28"/>
        </w:rPr>
      </w:pPr>
    </w:p>
    <w:p w14:paraId="44F337BC" w14:textId="77777777" w:rsidR="005B53EE" w:rsidRDefault="00F5753A" w:rsidP="00F9389F">
      <w:pPr>
        <w:spacing w:before="22" w:line="249" w:lineRule="auto"/>
        <w:ind w:left="117" w:right="103"/>
      </w:pPr>
      <w:proofErr w:type="spellStart"/>
      <w:r>
        <w:rPr>
          <w:w w:val="99"/>
        </w:rPr>
        <w:t>i</w:t>
      </w:r>
      <w:r>
        <w:rPr>
          <w:w w:val="139"/>
        </w:rPr>
        <w:t>t</w:t>
      </w:r>
      <w:r>
        <w:rPr>
          <w:w w:val="122"/>
        </w:rPr>
        <w:t>at</w:t>
      </w:r>
      <w:r>
        <w:rPr>
          <w:w w:val="103"/>
        </w:rPr>
        <w:t>ion</w:t>
      </w:r>
      <w:proofErr w:type="spellEnd"/>
      <w:r>
        <w:rPr>
          <w:spacing w:val="18"/>
          <w:w w:val="103"/>
        </w:rPr>
        <w:t xml:space="preserve"> </w:t>
      </w:r>
      <w:r>
        <w:rPr>
          <w:w w:val="108"/>
        </w:rPr>
        <w:t>manipulations,</w:t>
      </w:r>
      <w:r>
        <w:rPr>
          <w:spacing w:val="19"/>
          <w:w w:val="108"/>
        </w:rPr>
        <w:t xml:space="preserve"> </w:t>
      </w:r>
      <w:r>
        <w:t>(e.g.</w:t>
      </w:r>
      <w:ins w:id="68" w:author="Ellison, Aaron" w:date="2017-01-18T19:39:00Z">
        <w:r w:rsidR="00726C06">
          <w:t>,</w:t>
        </w:r>
      </w:ins>
      <w:r w:rsidR="00F9389F">
        <w:t xml:space="preserve"> </w:t>
      </w:r>
      <w:r>
        <w:t>sn</w:t>
      </w:r>
      <w:r>
        <w:rPr>
          <w:spacing w:val="-5"/>
        </w:rPr>
        <w:t>o</w:t>
      </w:r>
      <w:r>
        <w:t>w</w:t>
      </w:r>
      <w:r>
        <w:rPr>
          <w:spacing w:val="26"/>
        </w:rPr>
        <w:t xml:space="preserve"> </w:t>
      </w:r>
      <w:r>
        <w:t>rem</w:t>
      </w:r>
      <w:r>
        <w:rPr>
          <w:spacing w:val="-5"/>
        </w:rPr>
        <w:t>o</w:t>
      </w:r>
      <w:r>
        <w:rPr>
          <w:spacing w:val="-11"/>
        </w:rPr>
        <w:t>v</w:t>
      </w:r>
      <w:r>
        <w:t>al,</w:t>
      </w:r>
      <w:r w:rsidR="00F9389F">
        <w:t xml:space="preserve"> </w:t>
      </w:r>
      <w:r>
        <w:rPr>
          <w:spacing w:val="-5"/>
        </w:rPr>
        <w:t>w</w:t>
      </w:r>
      <w:r>
        <w:t>ater</w:t>
      </w:r>
      <w:r w:rsidR="00F9389F">
        <w:t xml:space="preserve"> </w:t>
      </w:r>
      <w:r>
        <w:rPr>
          <w:w w:val="111"/>
        </w:rPr>
        <w:t>ad</w:t>
      </w:r>
      <w:r>
        <w:rPr>
          <w:w w:val="106"/>
        </w:rPr>
        <w:t>di</w:t>
      </w:r>
      <w:r>
        <w:rPr>
          <w:w w:val="139"/>
        </w:rPr>
        <w:t>t</w:t>
      </w:r>
      <w:r>
        <w:rPr>
          <w:w w:val="99"/>
        </w:rPr>
        <w:t>i</w:t>
      </w:r>
      <w:r>
        <w:rPr>
          <w:w w:val="103"/>
        </w:rPr>
        <w:t>ons</w:t>
      </w:r>
      <w:ins w:id="69" w:author="Ellison, Aaron" w:date="2017-01-18T19:39:00Z">
        <w:r w:rsidR="00726C06">
          <w:rPr>
            <w:w w:val="103"/>
          </w:rPr>
          <w:t>,</w:t>
        </w:r>
      </w:ins>
      <w:r>
        <w:rPr>
          <w:spacing w:val="18"/>
          <w:w w:val="103"/>
        </w:rPr>
        <w:t xml:space="preserve"> </w:t>
      </w:r>
      <w:del w:id="70" w:author="Ellison, Aaron" w:date="2017-01-18T19:39:00Z">
        <w:r w:rsidDel="00726C06">
          <w:delText>and</w:delText>
        </w:r>
        <w:r w:rsidR="00F9389F" w:rsidDel="00726C06">
          <w:delText xml:space="preserve"> </w:delText>
        </w:r>
      </w:del>
      <w:ins w:id="71" w:author="Ellison, Aaron" w:date="2017-01-18T19:39:00Z">
        <w:r w:rsidR="00726C06">
          <w:t xml:space="preserve">or water </w:t>
        </w:r>
      </w:ins>
      <w:r>
        <w:rPr>
          <w:w w:val="107"/>
        </w:rPr>
        <w:t>reductions),</w:t>
      </w:r>
      <w:r>
        <w:rPr>
          <w:spacing w:val="26"/>
          <w:w w:val="107"/>
        </w:rPr>
        <w:t xml:space="preserve"> </w:t>
      </w:r>
      <w:r>
        <w:t>in</w:t>
      </w:r>
      <w:r>
        <w:rPr>
          <w:spacing w:val="28"/>
        </w:rPr>
        <w:t xml:space="preserve"> </w:t>
      </w:r>
      <w:r>
        <w:t>an</w:t>
      </w:r>
      <w:r>
        <w:rPr>
          <w:spacing w:val="39"/>
        </w:rPr>
        <w:t xml:space="preserve"> </w:t>
      </w:r>
      <w:r>
        <w:rPr>
          <w:w w:val="98"/>
        </w:rPr>
        <w:t>effor</w:t>
      </w:r>
      <w:r>
        <w:rPr>
          <w:w w:val="139"/>
        </w:rPr>
        <w:t>t</w:t>
      </w:r>
      <w:r>
        <w:rPr>
          <w:spacing w:val="18"/>
          <w:w w:val="139"/>
        </w:rPr>
        <w:t xml:space="preserve"> </w:t>
      </w:r>
      <w:r>
        <w:rPr>
          <w:w w:val="113"/>
        </w:rPr>
        <w:t>to</w:t>
      </w:r>
      <w:r>
        <w:rPr>
          <w:spacing w:val="12"/>
          <w:w w:val="113"/>
        </w:rPr>
        <w:t xml:space="preserve"> </w:t>
      </w:r>
      <w:r>
        <w:t>create</w:t>
      </w:r>
      <w:r w:rsidR="00F9389F">
        <w:t xml:space="preserve"> </w:t>
      </w:r>
      <w:r>
        <w:rPr>
          <w:w w:val="99"/>
        </w:rPr>
        <w:t>cli</w:t>
      </w:r>
      <w:r>
        <w:rPr>
          <w:w w:val="114"/>
        </w:rPr>
        <w:t>mat</w:t>
      </w:r>
      <w:r>
        <w:rPr>
          <w:w w:val="99"/>
        </w:rPr>
        <w:t xml:space="preserve">ic </w:t>
      </w:r>
      <w:r>
        <w:t>conditions</w:t>
      </w:r>
      <w:r w:rsidR="00F9389F">
        <w:t xml:space="preserve"> </w:t>
      </w:r>
      <w:del w:id="72" w:author="Ellison, Aaron" w:date="2017-01-18T19:40:00Z">
        <w:r w:rsidDel="00726C06">
          <w:delText>su</w:delText>
        </w:r>
        <w:r w:rsidDel="00726C06">
          <w:rPr>
            <w:spacing w:val="-5"/>
          </w:rPr>
          <w:delText>c</w:delText>
        </w:r>
        <w:r w:rsidDel="00726C06">
          <w:delText>h</w:delText>
        </w:r>
        <w:r w:rsidDel="00726C06">
          <w:rPr>
            <w:spacing w:val="32"/>
          </w:rPr>
          <w:delText xml:space="preserve"> </w:delText>
        </w:r>
        <w:r w:rsidDel="00726C06">
          <w:delText>as</w:delText>
        </w:r>
        <w:r w:rsidDel="00726C06">
          <w:rPr>
            <w:spacing w:val="24"/>
          </w:rPr>
          <w:delText xml:space="preserve"> </w:delText>
        </w:r>
        <w:r w:rsidDel="00726C06">
          <w:rPr>
            <w:w w:val="139"/>
          </w:rPr>
          <w:delText>t</w:delText>
        </w:r>
        <w:r w:rsidDel="00726C06">
          <w:rPr>
            <w:w w:val="110"/>
          </w:rPr>
          <w:delText>h</w:delText>
        </w:r>
        <w:r w:rsidDel="00726C06">
          <w:delText>ose</w:delText>
        </w:r>
        <w:r w:rsidDel="00726C06">
          <w:rPr>
            <w:spacing w:val="12"/>
          </w:rPr>
          <w:delText xml:space="preserve"> </w:delText>
        </w:r>
      </w:del>
      <w:r>
        <w:rPr>
          <w:w w:val="91"/>
        </w:rPr>
        <w:t>f</w:t>
      </w:r>
      <w:r>
        <w:rPr>
          <w:w w:val="106"/>
        </w:rPr>
        <w:t>or</w:t>
      </w:r>
      <w:r>
        <w:rPr>
          <w:w w:val="103"/>
        </w:rPr>
        <w:t>ecas</w:t>
      </w:r>
      <w:r>
        <w:rPr>
          <w:w w:val="139"/>
        </w:rPr>
        <w:t>t</w:t>
      </w:r>
      <w:ins w:id="73" w:author="Ellison, Aaron" w:date="2017-01-18T19:40:00Z">
        <w:r w:rsidR="00726C06">
          <w:rPr>
            <w:w w:val="139"/>
          </w:rPr>
          <w:t xml:space="preserve"> </w:t>
        </w:r>
      </w:ins>
      <w:del w:id="74" w:author="Ellison, Aaron" w:date="2017-01-18T19:40:00Z">
        <w:r w:rsidDel="00726C06">
          <w:rPr>
            <w:w w:val="105"/>
          </w:rPr>
          <w:delText>ed</w:delText>
        </w:r>
        <w:r w:rsidDel="00726C06">
          <w:rPr>
            <w:spacing w:val="12"/>
          </w:rPr>
          <w:delText xml:space="preserve"> </w:delText>
        </w:r>
        <w:r w:rsidDel="00726C06">
          <w:delText>under</w:delText>
        </w:r>
        <w:r w:rsidR="00F9389F" w:rsidDel="00726C06">
          <w:delText xml:space="preserve"> </w:delText>
        </w:r>
        <w:r w:rsidDel="00726C06">
          <w:delText>future</w:delText>
        </w:r>
        <w:r w:rsidR="00F9389F" w:rsidDel="00726C06">
          <w:delText xml:space="preserve"> </w:delText>
        </w:r>
        <w:r w:rsidDel="00726C06">
          <w:delText>climate</w:delText>
        </w:r>
        <w:r w:rsidDel="00726C06">
          <w:rPr>
            <w:spacing w:val="50"/>
          </w:rPr>
          <w:delText xml:space="preserve"> </w:delText>
        </w:r>
        <w:r w:rsidDel="00726C06">
          <w:rPr>
            <w:spacing w:val="-5"/>
          </w:rPr>
          <w:delText>c</w:delText>
        </w:r>
        <w:r w:rsidDel="00726C06">
          <w:delText>hange</w:delText>
        </w:r>
        <w:r w:rsidDel="00726C06">
          <w:rPr>
            <w:spacing w:val="40"/>
          </w:rPr>
          <w:delText xml:space="preserve"> </w:delText>
        </w:r>
        <w:r w:rsidDel="00726C06">
          <w:delText>scenarios</w:delText>
        </w:r>
      </w:del>
      <w:ins w:id="75" w:author="Ellison, Aaron" w:date="2017-01-18T19:40:00Z">
        <w:r w:rsidR="00726C06">
          <w:rPr>
            <w:w w:val="105"/>
          </w:rPr>
          <w:t>for the future</w:t>
        </w:r>
      </w:ins>
      <w:r>
        <w:rPr>
          <w:spacing w:val="40"/>
        </w:rPr>
        <w:t xml:space="preserve"> </w:t>
      </w:r>
      <w:r>
        <w:t>(e.g.</w:t>
      </w:r>
      <w:ins w:id="76" w:author="Ellison, Aaron" w:date="2017-01-18T19:40:00Z">
        <w:r w:rsidR="00726C06">
          <w:t>,</w:t>
        </w:r>
      </w:ins>
      <w:r>
        <w:rPr>
          <w:spacing w:val="31"/>
        </w:rPr>
        <w:t xml:space="preserve"> </w:t>
      </w:r>
      <w:r>
        <w:t>Price</w:t>
      </w:r>
      <w:r>
        <w:rPr>
          <w:spacing w:val="44"/>
        </w:rPr>
        <w:t xml:space="preserve"> </w:t>
      </w:r>
      <w:r>
        <w:t>&amp;</w:t>
      </w:r>
      <w:r>
        <w:rPr>
          <w:spacing w:val="10"/>
        </w:rPr>
        <w:t xml:space="preserve"> </w:t>
      </w:r>
      <w:proofErr w:type="spellStart"/>
      <w:r>
        <w:rPr>
          <w:spacing w:val="-17"/>
        </w:rPr>
        <w:t>W</w:t>
      </w:r>
      <w:r>
        <w:t>aser</w:t>
      </w:r>
      <w:proofErr w:type="spellEnd"/>
      <w:r>
        <w:t>,</w:t>
      </w:r>
      <w:r w:rsidR="00F9389F">
        <w:t xml:space="preserve"> </w:t>
      </w:r>
      <w:r>
        <w:t>1998;</w:t>
      </w:r>
      <w:r>
        <w:rPr>
          <w:spacing w:val="7"/>
        </w:rPr>
        <w:t xml:space="preserve"> </w:t>
      </w:r>
      <w:r>
        <w:rPr>
          <w:w w:val="108"/>
        </w:rPr>
        <w:t>C</w:t>
      </w:r>
      <w:r>
        <w:rPr>
          <w:w w:val="99"/>
        </w:rPr>
        <w:t>lel</w:t>
      </w:r>
      <w:r>
        <w:rPr>
          <w:w w:val="111"/>
        </w:rPr>
        <w:t xml:space="preserve">and </w:t>
      </w:r>
      <w:r>
        <w:t>et</w:t>
      </w:r>
      <w:r>
        <w:rPr>
          <w:spacing w:val="34"/>
        </w:rPr>
        <w:t xml:space="preserve"> </w:t>
      </w:r>
      <w:r>
        <w:t>al.,</w:t>
      </w:r>
      <w:r>
        <w:rPr>
          <w:spacing w:val="39"/>
        </w:rPr>
        <w:t xml:space="preserve"> </w:t>
      </w:r>
      <w:r>
        <w:t>2006;</w:t>
      </w:r>
      <w:r>
        <w:rPr>
          <w:spacing w:val="11"/>
        </w:rPr>
        <w:t xml:space="preserve"> </w:t>
      </w:r>
      <w:r>
        <w:t>Sherry</w:t>
      </w:r>
      <w:r w:rsidR="00F9389F">
        <w:t xml:space="preserve"> </w:t>
      </w:r>
      <w:r>
        <w:t>et</w:t>
      </w:r>
      <w:r>
        <w:rPr>
          <w:spacing w:val="34"/>
        </w:rPr>
        <w:t xml:space="preserve"> </w:t>
      </w:r>
      <w:r>
        <w:t>al.,</w:t>
      </w:r>
      <w:r>
        <w:rPr>
          <w:spacing w:val="39"/>
        </w:rPr>
        <w:t xml:space="preserve"> </w:t>
      </w:r>
      <w:r>
        <w:t>2007;</w:t>
      </w:r>
      <w:r>
        <w:rPr>
          <w:spacing w:val="11"/>
        </w:rPr>
        <w:t xml:space="preserve"> </w:t>
      </w:r>
      <w:proofErr w:type="spellStart"/>
      <w:r>
        <w:t>Rollinson</w:t>
      </w:r>
      <w:proofErr w:type="spellEnd"/>
      <w:r>
        <w:rPr>
          <w:spacing w:val="44"/>
        </w:rPr>
        <w:t xml:space="preserve"> </w:t>
      </w:r>
      <w:r>
        <w:t>&amp;</w:t>
      </w:r>
      <w:r>
        <w:rPr>
          <w:spacing w:val="14"/>
        </w:rPr>
        <w:t xml:space="preserve"> </w:t>
      </w:r>
      <w:r>
        <w:t>K</w:t>
      </w:r>
      <w:r>
        <w:rPr>
          <w:spacing w:val="-5"/>
        </w:rPr>
        <w:t>ay</w:t>
      </w:r>
      <w:r>
        <w:t>e,</w:t>
      </w:r>
      <w:r>
        <w:rPr>
          <w:spacing w:val="47"/>
        </w:rPr>
        <w:t xml:space="preserve"> </w:t>
      </w:r>
      <w:r>
        <w:rPr>
          <w:w w:val="101"/>
        </w:rPr>
        <w:t>2012)</w:t>
      </w:r>
      <w:r>
        <w:rPr>
          <w:w w:val="110"/>
        </w:rPr>
        <w:t>.</w:t>
      </w:r>
    </w:p>
    <w:p w14:paraId="41ADEFC1" w14:textId="77777777" w:rsidR="005B53EE" w:rsidRDefault="005B53EE" w:rsidP="00F9389F">
      <w:pPr>
        <w:spacing w:before="4" w:line="140" w:lineRule="exact"/>
        <w:rPr>
          <w:sz w:val="14"/>
          <w:szCs w:val="14"/>
        </w:rPr>
      </w:pPr>
    </w:p>
    <w:p w14:paraId="48D38B64" w14:textId="77777777" w:rsidR="005B53EE" w:rsidRDefault="00F5753A" w:rsidP="00F9389F">
      <w:pPr>
        <w:spacing w:line="249" w:lineRule="auto"/>
        <w:ind w:left="117" w:right="103"/>
      </w:pPr>
      <w:del w:id="77" w:author="Ellison, Aaron" w:date="2017-01-18T19:40:00Z">
        <w:r w:rsidDel="00726C06">
          <w:delText>Seeking</w:delText>
        </w:r>
        <w:r w:rsidDel="00726C06">
          <w:rPr>
            <w:spacing w:val="18"/>
          </w:rPr>
          <w:delText xml:space="preserve"> </w:delText>
        </w:r>
        <w:r w:rsidDel="00726C06">
          <w:rPr>
            <w:w w:val="113"/>
          </w:rPr>
          <w:delText>to</w:delText>
        </w:r>
        <w:r w:rsidDel="00726C06">
          <w:rPr>
            <w:spacing w:val="2"/>
            <w:w w:val="113"/>
          </w:rPr>
          <w:delText xml:space="preserve"> </w:delText>
        </w:r>
        <w:r w:rsidDel="00726C06">
          <w:delText>prepare</w:delText>
        </w:r>
        <w:r w:rsidR="00F9389F" w:rsidDel="00726C06">
          <w:delText xml:space="preserve"> </w:delText>
        </w:r>
        <w:r w:rsidDel="00726C06">
          <w:delText>for</w:delText>
        </w:r>
        <w:r w:rsidDel="00726C06">
          <w:rPr>
            <w:spacing w:val="12"/>
          </w:rPr>
          <w:delText xml:space="preserve"> </w:delText>
        </w:r>
        <w:r w:rsidDel="00726C06">
          <w:delText>future,</w:delText>
        </w:r>
        <w:r w:rsidR="00F9389F" w:rsidDel="00726C06">
          <w:delText xml:space="preserve"> </w:delText>
        </w:r>
        <w:r w:rsidDel="00726C06">
          <w:delText>altered</w:delText>
        </w:r>
        <w:r w:rsidR="00F9389F" w:rsidDel="00726C06">
          <w:delText xml:space="preserve"> </w:delText>
        </w:r>
        <w:r w:rsidDel="00726C06">
          <w:delText>biological</w:delText>
        </w:r>
        <w:r w:rsidDel="00726C06">
          <w:rPr>
            <w:spacing w:val="23"/>
          </w:rPr>
          <w:delText xml:space="preserve"> </w:delText>
        </w:r>
        <w:r w:rsidDel="00726C06">
          <w:delText>conditions,</w:delText>
        </w:r>
        <w:r w:rsidR="00F9389F" w:rsidDel="00726C06">
          <w:delText xml:space="preserve"> </w:delText>
        </w:r>
        <w:r w:rsidDel="00726C06">
          <w:delText>sc</w:delText>
        </w:r>
        <w:r w:rsidDel="00726C06">
          <w:rPr>
            <w:w w:val="99"/>
          </w:rPr>
          <w:delText>i</w:delText>
        </w:r>
        <w:r w:rsidDel="00726C06">
          <w:rPr>
            <w:w w:val="105"/>
          </w:rPr>
          <w:delText>e</w:delText>
        </w:r>
        <w:r w:rsidDel="00726C06">
          <w:rPr>
            <w:spacing w:val="-5"/>
            <w:w w:val="105"/>
          </w:rPr>
          <w:delText>n</w:delText>
        </w:r>
        <w:r w:rsidDel="00726C06">
          <w:rPr>
            <w:w w:val="139"/>
          </w:rPr>
          <w:delText>t</w:delText>
        </w:r>
        <w:r w:rsidDel="00726C06">
          <w:delText>is</w:delText>
        </w:r>
        <w:r w:rsidDel="00726C06">
          <w:rPr>
            <w:w w:val="139"/>
          </w:rPr>
          <w:delText>t</w:delText>
        </w:r>
        <w:r w:rsidDel="00726C06">
          <w:delText>s</w:delText>
        </w:r>
        <w:r w:rsidDel="00726C06">
          <w:rPr>
            <w:spacing w:val="8"/>
          </w:rPr>
          <w:delText xml:space="preserve"> </w:delText>
        </w:r>
        <w:r w:rsidDel="00726C06">
          <w:delText>and</w:delText>
        </w:r>
        <w:r w:rsidDel="00726C06">
          <w:rPr>
            <w:spacing w:val="40"/>
          </w:rPr>
          <w:delText xml:space="preserve"> </w:delText>
        </w:r>
        <w:r w:rsidDel="00726C06">
          <w:delText>others</w:delText>
        </w:r>
        <w:r w:rsidDel="00726C06">
          <w:rPr>
            <w:spacing w:val="49"/>
          </w:rPr>
          <w:delText xml:space="preserve"> </w:delText>
        </w:r>
        <w:r w:rsidDel="00726C06">
          <w:rPr>
            <w:w w:val="96"/>
          </w:rPr>
          <w:delText>of</w:delText>
        </w:r>
        <w:r w:rsidDel="00726C06">
          <w:rPr>
            <w:w w:val="139"/>
          </w:rPr>
          <w:delText>t</w:delText>
        </w:r>
        <w:r w:rsidDel="00726C06">
          <w:rPr>
            <w:w w:val="105"/>
          </w:rPr>
          <w:delText>en</w:delText>
        </w:r>
        <w:r w:rsidDel="00726C06">
          <w:rPr>
            <w:spacing w:val="8"/>
          </w:rPr>
          <w:delText xml:space="preserve"> </w:delText>
        </w:r>
        <w:r w:rsidDel="00726C06">
          <w:rPr>
            <w:w w:val="114"/>
          </w:rPr>
          <w:delText>attempt</w:delText>
        </w:r>
        <w:r w:rsidDel="00726C06">
          <w:rPr>
            <w:spacing w:val="12"/>
            <w:w w:val="114"/>
          </w:rPr>
          <w:delText xml:space="preserve"> </w:delText>
        </w:r>
        <w:r w:rsidDel="00726C06">
          <w:rPr>
            <w:w w:val="114"/>
          </w:rPr>
          <w:delText xml:space="preserve">to </w:delText>
        </w:r>
        <w:r w:rsidDel="00726C06">
          <w:rPr>
            <w:w w:val="102"/>
          </w:rPr>
          <w:delText>ex</w:delText>
        </w:r>
        <w:r w:rsidDel="00726C06">
          <w:rPr>
            <w:w w:val="139"/>
          </w:rPr>
          <w:delText>t</w:delText>
        </w:r>
        <w:r w:rsidDel="00726C06">
          <w:rPr>
            <w:w w:val="116"/>
          </w:rPr>
          <w:delText>r</w:delText>
        </w:r>
        <w:r w:rsidDel="00726C06">
          <w:rPr>
            <w:w w:val="111"/>
          </w:rPr>
          <w:delText>a</w:delText>
        </w:r>
        <w:r w:rsidDel="00726C06">
          <w:rPr>
            <w:spacing w:val="5"/>
            <w:w w:val="111"/>
          </w:rPr>
          <w:delText>p</w:delText>
        </w:r>
        <w:r w:rsidDel="00726C06">
          <w:rPr>
            <w:w w:val="99"/>
          </w:rPr>
          <w:delText>ol</w:delText>
        </w:r>
        <w:r w:rsidDel="00726C06">
          <w:rPr>
            <w:w w:val="122"/>
          </w:rPr>
          <w:delText>at</w:delText>
        </w:r>
        <w:r w:rsidDel="00726C06">
          <w:rPr>
            <w:w w:val="99"/>
          </w:rPr>
          <w:delText xml:space="preserve">e </w:delText>
        </w:r>
        <w:r w:rsidDel="00726C06">
          <w:rPr>
            <w:w w:val="112"/>
          </w:rPr>
          <w:delText>the</w:delText>
        </w:r>
        <w:r w:rsidDel="00726C06">
          <w:rPr>
            <w:spacing w:val="15"/>
            <w:w w:val="112"/>
          </w:rPr>
          <w:delText xml:space="preserve"> </w:delText>
        </w:r>
        <w:r w:rsidDel="00726C06">
          <w:rPr>
            <w:w w:val="116"/>
          </w:rPr>
          <w:delText>r</w:delText>
        </w:r>
        <w:r w:rsidDel="00726C06">
          <w:delText>es</w:delText>
        </w:r>
        <w:r w:rsidDel="00726C06">
          <w:rPr>
            <w:w w:val="106"/>
          </w:rPr>
          <w:delText>ul</w:delText>
        </w:r>
        <w:r w:rsidDel="00726C06">
          <w:rPr>
            <w:w w:val="139"/>
          </w:rPr>
          <w:delText>t</w:delText>
        </w:r>
        <w:r w:rsidDel="00726C06">
          <w:delText>s</w:delText>
        </w:r>
        <w:r w:rsidDel="00726C06">
          <w:rPr>
            <w:spacing w:val="19"/>
          </w:rPr>
          <w:delText xml:space="preserve"> </w:delText>
        </w:r>
        <w:r w:rsidDel="00726C06">
          <w:delText>of</w:delText>
        </w:r>
        <w:r w:rsidDel="00726C06">
          <w:rPr>
            <w:spacing w:val="13"/>
          </w:rPr>
          <w:delText xml:space="preserve"> </w:delText>
        </w:r>
        <w:r w:rsidDel="00726C06">
          <w:delText>in</w:delText>
        </w:r>
        <w:r w:rsidDel="00726C06">
          <w:rPr>
            <w:spacing w:val="29"/>
          </w:rPr>
          <w:delText xml:space="preserve"> </w:delText>
        </w:r>
        <w:r w:rsidDel="00726C06">
          <w:delText>s</w:delText>
        </w:r>
        <w:r w:rsidDel="00726C06">
          <w:rPr>
            <w:w w:val="99"/>
          </w:rPr>
          <w:delText>i</w:delText>
        </w:r>
        <w:r w:rsidDel="00726C06">
          <w:rPr>
            <w:w w:val="139"/>
          </w:rPr>
          <w:delText>t</w:delText>
        </w:r>
        <w:r w:rsidDel="00726C06">
          <w:rPr>
            <w:w w:val="110"/>
          </w:rPr>
          <w:delText>u</w:delText>
        </w:r>
        <w:r w:rsidDel="00726C06">
          <w:rPr>
            <w:spacing w:val="19"/>
            <w:w w:val="110"/>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Del="00726C06">
          <w:rPr>
            <w:spacing w:val="47"/>
          </w:rPr>
          <w:delText xml:space="preserve"> </w:delText>
        </w:r>
        <w:r w:rsidDel="00726C06">
          <w:rPr>
            <w:w w:val="102"/>
          </w:rPr>
          <w:delText>ex</w:delText>
        </w:r>
        <w:r w:rsidDel="00726C06">
          <w:rPr>
            <w:spacing w:val="5"/>
            <w:w w:val="110"/>
          </w:rPr>
          <w:delText>p</w:delText>
        </w:r>
        <w:r w:rsidDel="00726C06">
          <w:rPr>
            <w:w w:val="107"/>
          </w:rPr>
          <w:delText>er</w:delText>
        </w:r>
        <w:r w:rsidDel="00726C06">
          <w:rPr>
            <w:w w:val="99"/>
          </w:rPr>
          <w:delText>i</w:delText>
        </w:r>
        <w:r w:rsidDel="00726C06">
          <w:rPr>
            <w:w w:val="106"/>
          </w:rPr>
          <w:delText>me</w:delText>
        </w:r>
        <w:r w:rsidDel="00726C06">
          <w:rPr>
            <w:spacing w:val="-5"/>
            <w:w w:val="106"/>
          </w:rPr>
          <w:delText>n</w:delText>
        </w:r>
        <w:r w:rsidDel="00726C06">
          <w:rPr>
            <w:w w:val="139"/>
          </w:rPr>
          <w:delText>t</w:delText>
        </w:r>
        <w:r w:rsidDel="00726C06">
          <w:delText>s</w:delText>
        </w:r>
        <w:r w:rsidDel="00726C06">
          <w:rPr>
            <w:spacing w:val="19"/>
          </w:rPr>
          <w:delText xml:space="preserve"> </w:delText>
        </w:r>
        <w:r w:rsidDel="00726C06">
          <w:delText>to</w:delText>
        </w:r>
        <w:r w:rsidDel="00726C06">
          <w:rPr>
            <w:spacing w:val="39"/>
          </w:rPr>
          <w:delText xml:space="preserve"> </w:delText>
        </w:r>
        <w:r w:rsidDel="00726C06">
          <w:delText>forecast</w:delText>
        </w:r>
        <w:r w:rsidR="00F9389F" w:rsidDel="00726C06">
          <w:delText xml:space="preserve"> </w:delText>
        </w:r>
        <w:r w:rsidDel="00726C06">
          <w:delText>h</w:delText>
        </w:r>
        <w:r w:rsidDel="00726C06">
          <w:rPr>
            <w:spacing w:val="-5"/>
          </w:rPr>
          <w:delText>o</w:delText>
        </w:r>
        <w:r w:rsidDel="00726C06">
          <w:delText>w</w:delText>
        </w:r>
        <w:r w:rsidDel="00726C06">
          <w:rPr>
            <w:spacing w:val="28"/>
          </w:rPr>
          <w:delText xml:space="preserve"> </w:delText>
        </w:r>
        <w:r w:rsidDel="00726C06">
          <w:delText>organisms</w:delText>
        </w:r>
        <w:r w:rsidR="00F9389F" w:rsidDel="00726C06">
          <w:delText xml:space="preserve"> </w:delText>
        </w:r>
        <w:r w:rsidDel="00726C06">
          <w:delText>and</w:delText>
        </w:r>
        <w:r w:rsidR="00F9389F" w:rsidDel="00726C06">
          <w:delText xml:space="preserve"> </w:delText>
        </w:r>
        <w:r w:rsidDel="00726C06">
          <w:delText>ecosystems</w:delText>
        </w:r>
        <w:r w:rsidR="00F9389F" w:rsidDel="00726C06">
          <w:delText xml:space="preserve"> </w:delText>
        </w:r>
        <w:r w:rsidDel="00726C06">
          <w:delText>will</w:delText>
        </w:r>
        <w:r w:rsidDel="00726C06">
          <w:rPr>
            <w:spacing w:val="16"/>
          </w:rPr>
          <w:delText xml:space="preserve"> </w:delText>
        </w:r>
        <w:r w:rsidDel="00726C06">
          <w:delText>res</w:delText>
        </w:r>
        <w:r w:rsidDel="00726C06">
          <w:rPr>
            <w:spacing w:val="5"/>
          </w:rPr>
          <w:delText>p</w:delText>
        </w:r>
        <w:r w:rsidDel="00726C06">
          <w:delText>ond</w:delText>
        </w:r>
        <w:r w:rsidR="00F9389F" w:rsidDel="00726C06">
          <w:delText xml:space="preserve"> </w:delText>
        </w:r>
        <w:r w:rsidDel="00726C06">
          <w:rPr>
            <w:w w:val="139"/>
          </w:rPr>
          <w:delText>t</w:delText>
        </w:r>
        <w:r w:rsidDel="00726C06">
          <w:rPr>
            <w:w w:val="99"/>
          </w:rPr>
          <w:delText xml:space="preserve">o </w:delText>
        </w:r>
        <w:r w:rsidDel="00726C06">
          <w:rPr>
            <w:w w:val="111"/>
          </w:rPr>
          <w:delText>particular</w:delText>
        </w:r>
        <w:r w:rsidDel="00726C06">
          <w:rPr>
            <w:spacing w:val="28"/>
            <w:w w:val="111"/>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delText>scenarios.</w:delText>
        </w:r>
        <w:r w:rsidR="00F9389F" w:rsidDel="00726C06">
          <w:delText xml:space="preserve"> </w:delText>
        </w:r>
        <w:r w:rsidDel="00726C06">
          <w:rPr>
            <w:spacing w:val="27"/>
          </w:rPr>
          <w:delText xml:space="preserve"> </w:delText>
        </w:r>
      </w:del>
      <w:r>
        <w:t>E</w:t>
      </w:r>
      <w:r>
        <w:rPr>
          <w:spacing w:val="-5"/>
        </w:rPr>
        <w:t>v</w:t>
      </w:r>
      <w:r>
        <w:t>en</w:t>
      </w:r>
      <w:r w:rsidR="00F9389F">
        <w:t xml:space="preserve"> </w:t>
      </w:r>
      <w:r>
        <w:t>in</w:t>
      </w:r>
      <w:r>
        <w:rPr>
          <w:spacing w:val="43"/>
        </w:rPr>
        <w:t xml:space="preserve"> </w:t>
      </w:r>
      <w:r>
        <w:t>cases</w:t>
      </w:r>
      <w:r>
        <w:rPr>
          <w:spacing w:val="43"/>
        </w:rPr>
        <w:t xml:space="preserve"> </w:t>
      </w:r>
      <w:r>
        <w:t>where</w:t>
      </w:r>
      <w:r w:rsidR="00F9389F">
        <w:t xml:space="preserve"> </w:t>
      </w:r>
      <w:r>
        <w:rPr>
          <w:w w:val="102"/>
        </w:rPr>
        <w:t>ex</w:t>
      </w:r>
      <w:r>
        <w:rPr>
          <w:w w:val="139"/>
        </w:rPr>
        <w:t>t</w:t>
      </w:r>
      <w:r>
        <w:rPr>
          <w:w w:val="112"/>
        </w:rPr>
        <w:t>ra</w:t>
      </w:r>
      <w:r>
        <w:rPr>
          <w:spacing w:val="5"/>
          <w:w w:val="112"/>
        </w:rPr>
        <w:t>p</w:t>
      </w:r>
      <w:r>
        <w:rPr>
          <w:w w:val="99"/>
        </w:rPr>
        <w:t>ol</w:t>
      </w:r>
      <w:r>
        <w:rPr>
          <w:w w:val="122"/>
        </w:rPr>
        <w:t>at</w:t>
      </w:r>
      <w:r>
        <w:rPr>
          <w:w w:val="99"/>
        </w:rPr>
        <w:t>i</w:t>
      </w:r>
      <w:r>
        <w:rPr>
          <w:w w:val="105"/>
        </w:rPr>
        <w:t>on</w:t>
      </w:r>
      <w:r>
        <w:rPr>
          <w:spacing w:val="34"/>
          <w:w w:val="105"/>
        </w:rPr>
        <w:t xml:space="preserve"> </w:t>
      </w:r>
      <w:r>
        <w:t>is</w:t>
      </w:r>
      <w:r>
        <w:rPr>
          <w:spacing w:val="33"/>
        </w:rPr>
        <w:t xml:space="preserve"> </w:t>
      </w:r>
      <w:r>
        <w:t>not</w:t>
      </w:r>
      <w:r w:rsidR="00F9389F">
        <w:t xml:space="preserve"> </w:t>
      </w:r>
      <w:r>
        <w:rPr>
          <w:w w:val="112"/>
        </w:rPr>
        <w:t>the</w:t>
      </w:r>
      <w:r>
        <w:rPr>
          <w:spacing w:val="29"/>
          <w:w w:val="112"/>
        </w:rPr>
        <w:t xml:space="preserve"> </w:t>
      </w:r>
      <w:r>
        <w:rPr>
          <w:w w:val="99"/>
        </w:rPr>
        <w:t>e</w:t>
      </w:r>
      <w:r>
        <w:rPr>
          <w:w w:val="107"/>
        </w:rPr>
        <w:t>xp</w:t>
      </w:r>
      <w:r>
        <w:rPr>
          <w:w w:val="99"/>
        </w:rPr>
        <w:t>lici</w:t>
      </w:r>
      <w:r>
        <w:rPr>
          <w:w w:val="139"/>
        </w:rPr>
        <w:t>t</w:t>
      </w:r>
      <w:r>
        <w:rPr>
          <w:spacing w:val="34"/>
          <w:w w:val="139"/>
        </w:rPr>
        <w:t xml:space="preserve"> </w:t>
      </w:r>
      <w:r>
        <w:t>goal</w:t>
      </w:r>
      <w:r>
        <w:rPr>
          <w:spacing w:val="40"/>
        </w:rPr>
        <w:t xml:space="preserve"> </w:t>
      </w:r>
      <w:r>
        <w:t>of</w:t>
      </w:r>
      <w:r>
        <w:rPr>
          <w:spacing w:val="27"/>
        </w:rPr>
        <w:t xml:space="preserve"> </w:t>
      </w:r>
      <w:r>
        <w:rPr>
          <w:w w:val="99"/>
        </w:rPr>
        <w:t>cli</w:t>
      </w:r>
      <w:r>
        <w:rPr>
          <w:w w:val="114"/>
        </w:rPr>
        <w:t>mat</w:t>
      </w:r>
      <w:r>
        <w:rPr>
          <w:w w:val="99"/>
        </w:rPr>
        <w:t xml:space="preserve">e </w:t>
      </w:r>
      <w:r>
        <w:rPr>
          <w:spacing w:val="-5"/>
        </w:rPr>
        <w:t>c</w:t>
      </w:r>
      <w:r>
        <w:t>hange</w:t>
      </w:r>
      <w:r w:rsidR="00F9389F">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w w:val="139"/>
        </w:rPr>
        <w:t>t</w:t>
      </w:r>
      <w:r>
        <w:rPr>
          <w:w w:val="110"/>
        </w:rPr>
        <w:t>h</w:t>
      </w:r>
      <w:r>
        <w:t>es</w:t>
      </w:r>
      <w:r>
        <w:rPr>
          <w:w w:val="99"/>
        </w:rPr>
        <w:t>e</w:t>
      </w:r>
      <w:r w:rsidR="00F9389F">
        <w:t xml:space="preserve"> </w:t>
      </w:r>
      <w:r>
        <w:t>studies</w:t>
      </w:r>
      <w:r w:rsidR="00F9389F">
        <w:t xml:space="preserve"> </w:t>
      </w:r>
      <w:r>
        <w:t>are</w:t>
      </w:r>
      <w:r w:rsidR="00F9389F">
        <w:t xml:space="preserve"> </w:t>
      </w:r>
      <w:r>
        <w:t>often</w:t>
      </w:r>
      <w:r w:rsidR="00F9389F">
        <w:t xml:space="preserve"> </w:t>
      </w:r>
      <w:r>
        <w:t>used</w:t>
      </w:r>
      <w:r w:rsidR="00F9389F">
        <w:t xml:space="preserve"> </w:t>
      </w:r>
      <w:r>
        <w:rPr>
          <w:w w:val="113"/>
        </w:rPr>
        <w:t>to</w:t>
      </w:r>
      <w:r>
        <w:rPr>
          <w:spacing w:val="34"/>
          <w:w w:val="113"/>
        </w:rPr>
        <w:t xml:space="preserve"> </w:t>
      </w:r>
      <w:r>
        <w:t>dr</w:t>
      </w:r>
      <w:r>
        <w:rPr>
          <w:spacing w:val="-5"/>
        </w:rPr>
        <w:t>a</w:t>
      </w:r>
      <w:r>
        <w:t>w</w:t>
      </w:r>
      <w:r w:rsidR="00F9389F">
        <w:t xml:space="preserve"> </w:t>
      </w:r>
      <w:r>
        <w:t>conclusions</w:t>
      </w:r>
      <w:r w:rsidR="00F9389F">
        <w:t xml:space="preserve"> </w:t>
      </w:r>
      <w:r>
        <w:rPr>
          <w:w w:val="111"/>
        </w:rPr>
        <w:t>a</w:t>
      </w:r>
      <w:r>
        <w:rPr>
          <w:spacing w:val="5"/>
          <w:w w:val="111"/>
        </w:rPr>
        <w:t>b</w:t>
      </w:r>
      <w:r>
        <w:rPr>
          <w:w w:val="105"/>
        </w:rPr>
        <w:t>ou</w:t>
      </w:r>
      <w:r>
        <w:rPr>
          <w:w w:val="139"/>
        </w:rPr>
        <w:t>t</w:t>
      </w:r>
      <w:r w:rsidR="00F9389F">
        <w:t xml:space="preserve"> </w:t>
      </w:r>
      <w:r>
        <w:t>h</w:t>
      </w:r>
      <w:r>
        <w:rPr>
          <w:spacing w:val="-5"/>
        </w:rPr>
        <w:t>o</w:t>
      </w:r>
      <w:r>
        <w:t>w</w:t>
      </w:r>
      <w:r>
        <w:rPr>
          <w:spacing w:val="48"/>
        </w:rPr>
        <w:t xml:space="preserve"> </w:t>
      </w:r>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rsidR="00F9389F">
        <w:t xml:space="preserve"> </w:t>
      </w:r>
      <w:r>
        <w:rPr>
          <w:spacing w:val="-5"/>
          <w:w w:val="99"/>
        </w:rPr>
        <w:t>w</w:t>
      </w:r>
      <w:r>
        <w:rPr>
          <w:w w:val="114"/>
        </w:rPr>
        <w:t>ar</w:t>
      </w:r>
      <w:r>
        <w:rPr>
          <w:w w:val="104"/>
        </w:rPr>
        <w:t>mi</w:t>
      </w:r>
      <w:r>
        <w:rPr>
          <w:w w:val="110"/>
        </w:rPr>
        <w:t>n</w:t>
      </w:r>
      <w:r>
        <w:rPr>
          <w:w w:val="99"/>
        </w:rPr>
        <w:t xml:space="preserve">g </w:t>
      </w:r>
      <w:r>
        <w:t>will</w:t>
      </w:r>
      <w:r>
        <w:rPr>
          <w:spacing w:val="11"/>
        </w:rPr>
        <w:t xml:space="preserve"> </w:t>
      </w:r>
      <w:r>
        <w:t>affect</w:t>
      </w:r>
      <w:r>
        <w:rPr>
          <w:spacing w:val="29"/>
        </w:rPr>
        <w:t xml:space="preserve"> </w:t>
      </w:r>
      <w:r>
        <w:t>s</w:t>
      </w:r>
      <w:r>
        <w:rPr>
          <w:spacing w:val="5"/>
          <w:w w:val="110"/>
        </w:rPr>
        <w:t>p</w:t>
      </w:r>
      <w:r>
        <w:rPr>
          <w:w w:val="99"/>
        </w:rPr>
        <w:t>eci</w:t>
      </w:r>
      <w:r>
        <w:t>es</w:t>
      </w:r>
      <w:r>
        <w:rPr>
          <w:w w:val="82"/>
        </w:rPr>
        <w:t>’</w:t>
      </w:r>
      <w:r>
        <w:rPr>
          <w:spacing w:val="14"/>
        </w:rPr>
        <w:t xml:space="preserve"> </w:t>
      </w:r>
      <w:r>
        <w:rPr>
          <w:spacing w:val="5"/>
        </w:rPr>
        <w:t>p</w:t>
      </w:r>
      <w:r>
        <w:t>erformance</w:t>
      </w:r>
      <w:r w:rsidR="00F9389F">
        <w:t xml:space="preserve"> </w:t>
      </w:r>
      <w:r>
        <w:t>(e.g.</w:t>
      </w:r>
      <w:ins w:id="78" w:author="Ellison, Aaron" w:date="2017-01-18T19:40:00Z">
        <w:r w:rsidR="00726C06">
          <w:t>,</w:t>
        </w:r>
      </w:ins>
      <w:r w:rsidR="00F9389F">
        <w:t xml:space="preserve"> </w:t>
      </w:r>
      <w:r>
        <w:t>gr</w:t>
      </w:r>
      <w:r>
        <w:rPr>
          <w:spacing w:val="-5"/>
        </w:rPr>
        <w:t>o</w:t>
      </w:r>
      <w:r>
        <w:t>wth</w:t>
      </w:r>
      <w:r w:rsidR="00F9389F">
        <w:t xml:space="preserve"> </w:t>
      </w:r>
      <w:r>
        <w:t>and</w:t>
      </w:r>
      <w:r>
        <w:rPr>
          <w:spacing w:val="46"/>
        </w:rPr>
        <w:t xml:space="preserve"> </w:t>
      </w:r>
      <w:r>
        <w:t>survi</w:t>
      </w:r>
      <w:r>
        <w:rPr>
          <w:spacing w:val="-11"/>
        </w:rPr>
        <w:t>v</w:t>
      </w:r>
      <w:r>
        <w:t>al)</w:t>
      </w:r>
      <w:r w:rsidR="00F9389F">
        <w:t xml:space="preserve"> </w:t>
      </w:r>
      <w:r>
        <w:t>and</w:t>
      </w:r>
      <w:r>
        <w:rPr>
          <w:spacing w:val="45"/>
        </w:rPr>
        <w:t xml:space="preserve"> </w:t>
      </w:r>
      <w:r>
        <w:rPr>
          <w:w w:val="110"/>
        </w:rPr>
        <w:t>d</w:t>
      </w:r>
      <w:r>
        <w:t>is</w:t>
      </w:r>
      <w:r>
        <w:rPr>
          <w:w w:val="139"/>
        </w:rPr>
        <w:t>t</w:t>
      </w:r>
      <w:r>
        <w:rPr>
          <w:w w:val="109"/>
        </w:rPr>
        <w:t>ri</w:t>
      </w:r>
      <w:r>
        <w:rPr>
          <w:w w:val="110"/>
        </w:rPr>
        <w:t>b</w:t>
      </w:r>
      <w:r>
        <w:rPr>
          <w:w w:val="120"/>
        </w:rPr>
        <w:t>ut</w:t>
      </w:r>
      <w:r>
        <w:rPr>
          <w:w w:val="99"/>
        </w:rPr>
        <w:t>i</w:t>
      </w:r>
      <w:r>
        <w:rPr>
          <w:w w:val="105"/>
        </w:rPr>
        <w:t>on</w:t>
      </w:r>
      <w:r>
        <w:rPr>
          <w:w w:val="107"/>
        </w:rPr>
        <w:t>s</w:t>
      </w:r>
      <w:ins w:id="79" w:author="Ellison, Aaron" w:date="2017-01-18T19:40:00Z">
        <w:r w:rsidR="00726C06">
          <w:rPr>
            <w:w w:val="107"/>
          </w:rPr>
          <w:t xml:space="preserve"> </w:t>
        </w:r>
      </w:ins>
      <w:r>
        <w:rPr>
          <w:w w:val="107"/>
        </w:rPr>
        <w:t>(</w:t>
      </w:r>
      <w:r>
        <w:rPr>
          <w:w w:val="105"/>
        </w:rPr>
        <w:t>D</w:t>
      </w:r>
      <w:r>
        <w:rPr>
          <w:w w:val="110"/>
        </w:rPr>
        <w:t>u</w:t>
      </w:r>
      <w:r>
        <w:rPr>
          <w:spacing w:val="-5"/>
          <w:w w:val="105"/>
        </w:rPr>
        <w:t>k</w:t>
      </w:r>
      <w:r>
        <w:rPr>
          <w:w w:val="99"/>
        </w:rPr>
        <w:t>e</w:t>
      </w:r>
      <w:r>
        <w:t>s</w:t>
      </w:r>
      <w:r>
        <w:rPr>
          <w:spacing w:val="14"/>
        </w:rPr>
        <w:t xml:space="preserve"> </w:t>
      </w:r>
      <w:r>
        <w:t>&amp;</w:t>
      </w:r>
      <w:r>
        <w:rPr>
          <w:spacing w:val="12"/>
        </w:rPr>
        <w:t xml:space="preserve"> </w:t>
      </w:r>
      <w:r>
        <w:t>M</w:t>
      </w:r>
      <w:r>
        <w:rPr>
          <w:spacing w:val="6"/>
        </w:rPr>
        <w:t>o</w:t>
      </w:r>
      <w:r>
        <w:t>oney,</w:t>
      </w:r>
      <w:r>
        <w:rPr>
          <w:spacing w:val="36"/>
        </w:rPr>
        <w:t xml:space="preserve"> </w:t>
      </w:r>
      <w:r>
        <w:t>1999;</w:t>
      </w:r>
      <w:r>
        <w:rPr>
          <w:spacing w:val="9"/>
        </w:rPr>
        <w:t xml:space="preserve"> </w:t>
      </w:r>
      <w:proofErr w:type="spellStart"/>
      <w:r>
        <w:rPr>
          <w:w w:val="105"/>
        </w:rPr>
        <w:t>Hobb</w:t>
      </w:r>
      <w:r>
        <w:rPr>
          <w:w w:val="99"/>
        </w:rPr>
        <w:t>ie</w:t>
      </w:r>
      <w:proofErr w:type="spellEnd"/>
      <w:r>
        <w:rPr>
          <w:w w:val="99"/>
        </w:rPr>
        <w:t xml:space="preserve"> </w:t>
      </w:r>
      <w:r>
        <w:t>et</w:t>
      </w:r>
      <w:r w:rsidR="00F9389F">
        <w:t xml:space="preserve"> </w:t>
      </w:r>
      <w:r>
        <w:t>al.,</w:t>
      </w:r>
      <w:r w:rsidR="00F9389F">
        <w:t xml:space="preserve"> </w:t>
      </w:r>
      <w:r>
        <w:t>1999;</w:t>
      </w:r>
      <w:r>
        <w:rPr>
          <w:spacing w:val="29"/>
        </w:rPr>
        <w:t xml:space="preserve"> </w:t>
      </w:r>
      <w:r>
        <w:t>Rei</w:t>
      </w:r>
      <w:r>
        <w:rPr>
          <w:spacing w:val="-5"/>
        </w:rPr>
        <w:t>c</w:t>
      </w:r>
      <w:r>
        <w:t>h</w:t>
      </w:r>
      <w:r w:rsidR="00F9389F">
        <w:t xml:space="preserve"> </w:t>
      </w:r>
      <w:r>
        <w:t>et</w:t>
      </w:r>
      <w:r w:rsidR="00F9389F">
        <w:t xml:space="preserve"> </w:t>
      </w:r>
      <w:r>
        <w:t>al.,</w:t>
      </w:r>
      <w:r w:rsidR="00F9389F">
        <w:t xml:space="preserve"> </w:t>
      </w:r>
      <w:r>
        <w:t>2015;</w:t>
      </w:r>
      <w:r>
        <w:rPr>
          <w:spacing w:val="29"/>
        </w:rPr>
        <w:t xml:space="preserve"> </w:t>
      </w:r>
      <w:proofErr w:type="spellStart"/>
      <w:r>
        <w:t>Gruner</w:t>
      </w:r>
      <w:proofErr w:type="spellEnd"/>
      <w:r w:rsidR="00F9389F">
        <w:t xml:space="preserve"> </w:t>
      </w:r>
      <w:r>
        <w:t>et</w:t>
      </w:r>
      <w:r w:rsidR="00F9389F">
        <w:t xml:space="preserve"> </w:t>
      </w:r>
      <w:r>
        <w:t>al.,</w:t>
      </w:r>
      <w:r w:rsidR="00F9389F">
        <w:t xml:space="preserve"> </w:t>
      </w:r>
      <w:r>
        <w:t>2016).</w:t>
      </w:r>
      <w:r w:rsidR="00F9389F">
        <w:t xml:space="preserve"> </w:t>
      </w:r>
      <w:r>
        <w:rPr>
          <w:spacing w:val="3"/>
        </w:rPr>
        <w:t xml:space="preserve"> </w:t>
      </w:r>
      <w:r>
        <w:rPr>
          <w:w w:val="105"/>
        </w:rPr>
        <w:t>D</w:t>
      </w:r>
      <w:r>
        <w:rPr>
          <w:w w:val="104"/>
        </w:rPr>
        <w:t>esp</w:t>
      </w:r>
      <w:r>
        <w:rPr>
          <w:w w:val="99"/>
        </w:rPr>
        <w:t>i</w:t>
      </w:r>
      <w:r>
        <w:rPr>
          <w:w w:val="139"/>
        </w:rPr>
        <w:t>t</w:t>
      </w:r>
      <w:r>
        <w:rPr>
          <w:w w:val="99"/>
        </w:rPr>
        <w:t>e</w:t>
      </w:r>
      <w:r w:rsidR="00F9389F">
        <w:t xml:space="preserve"> </w:t>
      </w:r>
      <w:r>
        <w:rPr>
          <w:w w:val="139"/>
        </w:rPr>
        <w:t>t</w:t>
      </w:r>
      <w:r>
        <w:rPr>
          <w:w w:val="110"/>
        </w:rPr>
        <w:t>h</w:t>
      </w:r>
      <w:r>
        <w:t>es</w:t>
      </w:r>
      <w:r>
        <w:rPr>
          <w:w w:val="99"/>
        </w:rPr>
        <w:t>e</w:t>
      </w:r>
      <w:r w:rsidR="00F9389F">
        <w:t xml:space="preserve"> </w:t>
      </w:r>
      <w:r>
        <w:rPr>
          <w:w w:val="107"/>
        </w:rPr>
        <w:t>applications,</w:t>
      </w:r>
      <w:r>
        <w:rPr>
          <w:spacing w:val="39"/>
          <w:w w:val="107"/>
        </w:rPr>
        <w:t xml:space="preserve"> </w:t>
      </w:r>
      <w:r>
        <w:t>a</w:t>
      </w:r>
      <w:r>
        <w:rPr>
          <w:spacing w:val="45"/>
        </w:rPr>
        <w:t xml:space="preserve"> </w:t>
      </w:r>
      <w:r>
        <w:t>detailed</w:t>
      </w:r>
      <w:r w:rsidR="00F9389F">
        <w:t xml:space="preserve"> </w:t>
      </w:r>
      <w:r>
        <w:rPr>
          <w:w w:val="105"/>
        </w:rPr>
        <w:t>ass</w:t>
      </w:r>
      <w:r>
        <w:t>es</w:t>
      </w:r>
      <w:r>
        <w:rPr>
          <w:w w:val="103"/>
        </w:rPr>
        <w:t>sme</w:t>
      </w:r>
      <w:r>
        <w:rPr>
          <w:spacing w:val="-5"/>
          <w:w w:val="110"/>
        </w:rPr>
        <w:t>n</w:t>
      </w:r>
      <w:r>
        <w:rPr>
          <w:w w:val="139"/>
        </w:rPr>
        <w:t>t</w:t>
      </w:r>
      <w:r w:rsidR="00F9389F">
        <w:t xml:space="preserve"> </w:t>
      </w:r>
      <w:r>
        <w:t>of h</w:t>
      </w:r>
      <w:r>
        <w:rPr>
          <w:spacing w:val="-5"/>
        </w:rPr>
        <w:t>o</w:t>
      </w:r>
      <w:r>
        <w:t>w</w:t>
      </w:r>
      <w:r>
        <w:rPr>
          <w:spacing w:val="33"/>
        </w:rPr>
        <w:t xml:space="preserve"> </w:t>
      </w:r>
      <w:r>
        <w:rPr>
          <w:w w:val="106"/>
        </w:rPr>
        <w:t>di</w:t>
      </w:r>
      <w:r>
        <w:rPr>
          <w:w w:val="92"/>
        </w:rPr>
        <w:t>ffe</w:t>
      </w:r>
      <w:r>
        <w:rPr>
          <w:w w:val="107"/>
        </w:rPr>
        <w:t>re</w:t>
      </w:r>
      <w:r>
        <w:rPr>
          <w:spacing w:val="-5"/>
          <w:w w:val="110"/>
        </w:rPr>
        <w:t>n</w:t>
      </w:r>
      <w:r>
        <w:rPr>
          <w:w w:val="139"/>
        </w:rPr>
        <w:t>t</w:t>
      </w:r>
      <w:r w:rsidR="00F9389F">
        <w:t xml:space="preserve"> </w:t>
      </w:r>
      <w:r>
        <w:rPr>
          <w:spacing w:val="-5"/>
          <w:w w:val="139"/>
        </w:rPr>
        <w:t>t</w:t>
      </w:r>
      <w:r>
        <w:rPr>
          <w:w w:val="105"/>
        </w:rPr>
        <w:t>y</w:t>
      </w:r>
      <w:r>
        <w:rPr>
          <w:spacing w:val="5"/>
          <w:w w:val="110"/>
        </w:rPr>
        <w:t>p</w:t>
      </w:r>
      <w:r>
        <w:t>es</w:t>
      </w:r>
      <w:r w:rsidR="00F9389F">
        <w:t xml:space="preserve">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sidR="00F9389F">
        <w:t xml:space="preserve"> </w:t>
      </w:r>
      <w:r>
        <w:rPr>
          <w:spacing w:val="-6"/>
        </w:rPr>
        <w:t>w</w:t>
      </w:r>
      <w:r>
        <w:t>arming</w:t>
      </w:r>
      <w:r w:rsidR="00F9389F">
        <w:t xml:space="preserve"> </w:t>
      </w:r>
      <w:r>
        <w:rPr>
          <w:w w:val="112"/>
        </w:rPr>
        <w:t>alter</w:t>
      </w:r>
      <w:r>
        <w:rPr>
          <w:spacing w:val="20"/>
          <w:w w:val="112"/>
        </w:rPr>
        <w:t xml:space="preserve"> </w:t>
      </w:r>
      <w:r>
        <w:rPr>
          <w:w w:val="112"/>
        </w:rPr>
        <w:t>the</w:t>
      </w:r>
      <w:r>
        <w:rPr>
          <w:spacing w:val="20"/>
          <w:w w:val="112"/>
        </w:rPr>
        <w:t xml:space="preserve"> </w:t>
      </w:r>
      <w:r>
        <w:rPr>
          <w:w w:val="99"/>
        </w:rPr>
        <w:t>e</w:t>
      </w:r>
      <w:r>
        <w:rPr>
          <w:spacing w:val="-5"/>
          <w:w w:val="110"/>
        </w:rPr>
        <w:t>n</w:t>
      </w:r>
      <w:r>
        <w:rPr>
          <w:w w:val="105"/>
        </w:rPr>
        <w:t>v</w:t>
      </w:r>
      <w:r>
        <w:rPr>
          <w:w w:val="99"/>
        </w:rPr>
        <w:t>i</w:t>
      </w:r>
      <w:r>
        <w:rPr>
          <w:w w:val="116"/>
        </w:rPr>
        <w:t>r</w:t>
      </w:r>
      <w:r>
        <w:rPr>
          <w:w w:val="104"/>
        </w:rPr>
        <w:t>onme</w:t>
      </w:r>
      <w:r>
        <w:rPr>
          <w:spacing w:val="-5"/>
          <w:w w:val="110"/>
        </w:rPr>
        <w:t>n</w:t>
      </w:r>
      <w:r>
        <w:rPr>
          <w:w w:val="139"/>
        </w:rPr>
        <w:t>t</w:t>
      </w:r>
      <w:r>
        <w:rPr>
          <w:w w:val="107"/>
        </w:rPr>
        <w:t>al</w:t>
      </w:r>
      <w:r w:rsidR="00F9389F">
        <w:t xml:space="preserve"> </w:t>
      </w:r>
      <w:r>
        <w:t>conditions</w:t>
      </w:r>
      <w:r w:rsidR="00F9389F">
        <w:t xml:space="preserve"> </w:t>
      </w:r>
      <w:r>
        <w:t>ex</w:t>
      </w:r>
      <w:r>
        <w:rPr>
          <w:spacing w:val="5"/>
        </w:rPr>
        <w:t>p</w:t>
      </w:r>
      <w:r>
        <w:t>erienced</w:t>
      </w:r>
      <w:r w:rsidR="00F9389F">
        <w:t xml:space="preserve"> </w:t>
      </w:r>
      <w:r>
        <w:rPr>
          <w:spacing w:val="-5"/>
        </w:rPr>
        <w:t>b</w:t>
      </w:r>
      <w:r>
        <w:t>y</w:t>
      </w:r>
      <w:r>
        <w:rPr>
          <w:spacing w:val="40"/>
        </w:rPr>
        <w:t xml:space="preserve"> </w:t>
      </w:r>
      <w:r>
        <w:rPr>
          <w:w w:val="106"/>
        </w:rPr>
        <w:t>or</w:t>
      </w:r>
      <w:r>
        <w:rPr>
          <w:w w:val="107"/>
        </w:rPr>
        <w:t>gan</w:t>
      </w:r>
      <w:r>
        <w:t>is</w:t>
      </w:r>
      <w:r>
        <w:rPr>
          <w:w w:val="104"/>
        </w:rPr>
        <w:t>ms</w:t>
      </w:r>
      <w:r>
        <w:rPr>
          <w:w w:val="110"/>
        </w:rPr>
        <w:t xml:space="preserve">, </w:t>
      </w:r>
      <w:r>
        <w:t>and</w:t>
      </w:r>
      <w:r>
        <w:rPr>
          <w:spacing w:val="37"/>
        </w:rPr>
        <w:t xml:space="preserve"> </w:t>
      </w:r>
      <w:r>
        <w:rPr>
          <w:w w:val="112"/>
        </w:rPr>
        <w:t>the</w:t>
      </w:r>
      <w:r>
        <w:rPr>
          <w:spacing w:val="3"/>
          <w:w w:val="112"/>
        </w:rPr>
        <w:t xml:space="preserve"> </w:t>
      </w:r>
      <w:r>
        <w:rPr>
          <w:w w:val="99"/>
        </w:rPr>
        <w:t>e</w:t>
      </w:r>
      <w:r>
        <w:rPr>
          <w:w w:val="105"/>
        </w:rPr>
        <w:t>x</w:t>
      </w:r>
      <w:r>
        <w:rPr>
          <w:w w:val="139"/>
        </w:rPr>
        <w:t>t</w:t>
      </w:r>
      <w:r>
        <w:rPr>
          <w:w w:val="105"/>
        </w:rPr>
        <w:t>e</w:t>
      </w:r>
      <w:r>
        <w:rPr>
          <w:spacing w:val="-5"/>
          <w:w w:val="105"/>
        </w:rPr>
        <w:t>n</w:t>
      </w:r>
      <w:r>
        <w:rPr>
          <w:w w:val="139"/>
        </w:rPr>
        <w:t>t</w:t>
      </w:r>
      <w:r>
        <w:rPr>
          <w:spacing w:val="7"/>
          <w:w w:val="139"/>
        </w:rPr>
        <w:t xml:space="preserve"> </w:t>
      </w:r>
      <w:r>
        <w:rPr>
          <w:w w:val="113"/>
        </w:rPr>
        <w:t xml:space="preserve">to </w:t>
      </w:r>
      <w:r>
        <w:t>whi</w:t>
      </w:r>
      <w:r>
        <w:rPr>
          <w:spacing w:val="-5"/>
        </w:rPr>
        <w:t>c</w:t>
      </w:r>
      <w:r>
        <w:t>h</w:t>
      </w:r>
      <w:r>
        <w:rPr>
          <w:spacing w:val="24"/>
        </w:rPr>
        <w:t xml:space="preserve"> </w:t>
      </w:r>
      <w:r>
        <w:rPr>
          <w:w w:val="139"/>
        </w:rPr>
        <w:t>t</w:t>
      </w:r>
      <w:r>
        <w:rPr>
          <w:w w:val="105"/>
        </w:rPr>
        <w:t>he</w:t>
      </w:r>
      <w:r>
        <w:t>se</w:t>
      </w:r>
      <w:r>
        <w:rPr>
          <w:spacing w:val="7"/>
        </w:rPr>
        <w:t xml:space="preserve"> </w:t>
      </w:r>
      <w:r>
        <w:rPr>
          <w:w w:val="99"/>
        </w:rPr>
        <w:t>c</w:t>
      </w:r>
      <w:r>
        <w:rPr>
          <w:w w:val="106"/>
        </w:rPr>
        <w:t>ond</w:t>
      </w:r>
      <w:r>
        <w:rPr>
          <w:w w:val="99"/>
        </w:rPr>
        <w:t>i</w:t>
      </w:r>
      <w:r>
        <w:rPr>
          <w:w w:val="139"/>
        </w:rPr>
        <w:t>t</w:t>
      </w:r>
      <w:r>
        <w:rPr>
          <w:w w:val="99"/>
        </w:rPr>
        <w:t>i</w:t>
      </w:r>
      <w:r>
        <w:rPr>
          <w:w w:val="103"/>
        </w:rPr>
        <w:t>ons</w:t>
      </w:r>
      <w:r>
        <w:rPr>
          <w:spacing w:val="7"/>
          <w:w w:val="103"/>
        </w:rPr>
        <w:t xml:space="preserve"> </w:t>
      </w:r>
      <w:r>
        <w:rPr>
          <w:w w:val="108"/>
        </w:rPr>
        <w:t>accurately</w:t>
      </w:r>
      <w:r>
        <w:rPr>
          <w:spacing w:val="5"/>
          <w:w w:val="108"/>
        </w:rPr>
        <w:t xml:space="preserve"> </w:t>
      </w:r>
      <w:r>
        <w:t>si</w:t>
      </w:r>
      <w:r>
        <w:rPr>
          <w:spacing w:val="-5"/>
        </w:rPr>
        <w:t>m</w:t>
      </w:r>
      <w:r>
        <w:t>ulate</w:t>
      </w:r>
      <w:r w:rsidR="00F9389F">
        <w:t xml:space="preserve"> </w:t>
      </w:r>
      <w:ins w:id="80" w:author="Ellison, Aaron" w:date="2017-01-18T19:41:00Z">
        <w:r w:rsidR="00726C06">
          <w:t xml:space="preserve">either </w:t>
        </w:r>
      </w:ins>
      <w:r>
        <w:rPr>
          <w:w w:val="105"/>
        </w:rPr>
        <w:t>cu</w:t>
      </w:r>
      <w:r>
        <w:rPr>
          <w:w w:val="116"/>
        </w:rPr>
        <w:t>rr</w:t>
      </w:r>
      <w:r>
        <w:rPr>
          <w:w w:val="99"/>
        </w:rPr>
        <w:t>e</w:t>
      </w:r>
      <w:r>
        <w:rPr>
          <w:spacing w:val="-5"/>
          <w:w w:val="110"/>
        </w:rPr>
        <w:t>n</w:t>
      </w:r>
      <w:r>
        <w:rPr>
          <w:w w:val="139"/>
        </w:rPr>
        <w:t>t</w:t>
      </w:r>
      <w:r>
        <w:rPr>
          <w:spacing w:val="6"/>
          <w:w w:val="139"/>
        </w:rPr>
        <w:t xml:space="preserve"> </w:t>
      </w:r>
      <w:r>
        <w:t>field</w:t>
      </w:r>
      <w:r>
        <w:rPr>
          <w:spacing w:val="3"/>
        </w:rPr>
        <w:t xml:space="preserve"> </w:t>
      </w:r>
      <w:r>
        <w:rPr>
          <w:w w:val="103"/>
        </w:rPr>
        <w:t>con</w:t>
      </w:r>
      <w:r>
        <w:rPr>
          <w:w w:val="106"/>
        </w:rPr>
        <w:t>di</w:t>
      </w:r>
      <w:r>
        <w:rPr>
          <w:w w:val="139"/>
        </w:rPr>
        <w:t>t</w:t>
      </w:r>
      <w:r>
        <w:rPr>
          <w:w w:val="99"/>
        </w:rPr>
        <w:t>i</w:t>
      </w:r>
      <w:r>
        <w:rPr>
          <w:w w:val="105"/>
        </w:rPr>
        <w:t>on</w:t>
      </w:r>
      <w:r>
        <w:t>s</w:t>
      </w:r>
      <w:r>
        <w:rPr>
          <w:spacing w:val="6"/>
        </w:rPr>
        <w:t xml:space="preserve"> </w:t>
      </w:r>
      <w:del w:id="81" w:author="Ellison, Aaron" w:date="2017-01-18T19:41:00Z">
        <w:r w:rsidDel="00726C06">
          <w:delText>and</w:delText>
        </w:r>
        <w:r w:rsidDel="00726C06">
          <w:rPr>
            <w:spacing w:val="38"/>
          </w:rPr>
          <w:delText xml:space="preserve"> </w:delText>
        </w:r>
      </w:del>
      <w:ins w:id="82" w:author="Ellison, Aaron" w:date="2017-01-18T19:41:00Z">
        <w:r w:rsidR="00726C06">
          <w:t>or</w:t>
        </w:r>
        <w:r w:rsidR="00726C06">
          <w:rPr>
            <w:spacing w:val="38"/>
          </w:rPr>
          <w:t xml:space="preserve"> </w:t>
        </w:r>
      </w:ins>
      <w:r>
        <w:rPr>
          <w:w w:val="111"/>
        </w:rPr>
        <w:t>a</w:t>
      </w:r>
      <w:r>
        <w:rPr>
          <w:spacing w:val="-5"/>
          <w:w w:val="111"/>
        </w:rPr>
        <w:t>n</w:t>
      </w:r>
      <w:r>
        <w:rPr>
          <w:w w:val="139"/>
        </w:rPr>
        <w:t>t</w:t>
      </w:r>
      <w:r>
        <w:rPr>
          <w:w w:val="99"/>
        </w:rPr>
        <w:t>ici</w:t>
      </w:r>
      <w:r>
        <w:rPr>
          <w:w w:val="110"/>
        </w:rPr>
        <w:t>p</w:t>
      </w:r>
      <w:r>
        <w:rPr>
          <w:w w:val="122"/>
        </w:rPr>
        <w:t>at</w:t>
      </w:r>
      <w:r>
        <w:rPr>
          <w:w w:val="105"/>
        </w:rPr>
        <w:t>ed</w:t>
      </w:r>
      <w:r>
        <w:rPr>
          <w:spacing w:val="7"/>
          <w:w w:val="105"/>
        </w:rPr>
        <w:t xml:space="preserve"> </w:t>
      </w:r>
      <w:del w:id="83" w:author="Ellison, Aaron" w:date="2017-01-18T19:41:00Z">
        <w:r w:rsidDel="00726C06">
          <w:rPr>
            <w:w w:val="99"/>
          </w:rPr>
          <w:delText>cli</w:delText>
        </w:r>
        <w:r w:rsidDel="00726C06">
          <w:rPr>
            <w:w w:val="106"/>
          </w:rPr>
          <w:delText>m</w:delText>
        </w:r>
        <w:r w:rsidDel="00726C06">
          <w:rPr>
            <w:w w:val="114"/>
          </w:rPr>
          <w:delText xml:space="preserve">ate </w:delText>
        </w:r>
      </w:del>
      <w:ins w:id="84" w:author="Ellison, Aaron" w:date="2017-01-18T19:41:00Z">
        <w:r w:rsidR="00726C06">
          <w:rPr>
            <w:w w:val="99"/>
          </w:rPr>
          <w:t>cli</w:t>
        </w:r>
        <w:r w:rsidR="00726C06">
          <w:rPr>
            <w:w w:val="106"/>
          </w:rPr>
          <w:t>m</w:t>
        </w:r>
        <w:r w:rsidR="00726C06">
          <w:rPr>
            <w:w w:val="114"/>
          </w:rPr>
          <w:t xml:space="preserve">atic </w:t>
        </w:r>
      </w:ins>
      <w:r>
        <w:rPr>
          <w:spacing w:val="-5"/>
        </w:rPr>
        <w:t>c</w:t>
      </w:r>
      <w:r>
        <w:t>hange,</w:t>
      </w:r>
      <w:r w:rsidR="00F9389F">
        <w:t xml:space="preserve"> </w:t>
      </w:r>
      <w:r>
        <w:t>is</w:t>
      </w:r>
      <w:r>
        <w:rPr>
          <w:spacing w:val="31"/>
        </w:rPr>
        <w:t xml:space="preserve"> </w:t>
      </w:r>
      <w:r>
        <w:t>la</w:t>
      </w:r>
      <w:r>
        <w:rPr>
          <w:spacing w:val="-5"/>
        </w:rPr>
        <w:t>c</w:t>
      </w:r>
      <w:r>
        <w:t>king.</w:t>
      </w:r>
      <w:r w:rsidR="00F9389F">
        <w:t xml:space="preserve"> </w:t>
      </w:r>
      <w:r>
        <w:rPr>
          <w:spacing w:val="14"/>
        </w:rPr>
        <w:t xml:space="preserve"> </w:t>
      </w:r>
      <w:r>
        <w:t>In</w:t>
      </w:r>
      <w:r>
        <w:rPr>
          <w:spacing w:val="47"/>
        </w:rPr>
        <w:t xml:space="preserve"> </w:t>
      </w:r>
      <w:r>
        <w:rPr>
          <w:w w:val="109"/>
        </w:rPr>
        <w:t>addition</w:t>
      </w:r>
      <w:r>
        <w:rPr>
          <w:spacing w:val="30"/>
          <w:w w:val="109"/>
        </w:rPr>
        <w:t xml:space="preserve"> </w:t>
      </w:r>
      <w:r>
        <w:t>comparing</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t>results</w:t>
      </w:r>
      <w:r w:rsidR="00F9389F">
        <w:t xml:space="preserve"> </w:t>
      </w:r>
      <w:r>
        <w:t>with</w:t>
      </w:r>
      <w:r w:rsidR="00F9389F">
        <w:t xml:space="preserve"> </w:t>
      </w:r>
      <w:r>
        <w:rPr>
          <w:w w:val="106"/>
        </w:rPr>
        <w:t>obser</w:t>
      </w:r>
      <w:r>
        <w:rPr>
          <w:spacing w:val="-12"/>
          <w:w w:val="106"/>
        </w:rPr>
        <w:t>v</w:t>
      </w:r>
      <w:r>
        <w:rPr>
          <w:w w:val="106"/>
        </w:rPr>
        <w:t>ations</w:t>
      </w:r>
      <w:r>
        <w:rPr>
          <w:spacing w:val="33"/>
          <w:w w:val="106"/>
        </w:rPr>
        <w:t xml:space="preserve"> </w:t>
      </w:r>
      <w:r>
        <w:t>and</w:t>
      </w:r>
      <w:r w:rsidR="00F9389F">
        <w:t xml:space="preserve"> </w:t>
      </w:r>
      <w:r>
        <w:rPr>
          <w:w w:val="91"/>
        </w:rPr>
        <w:t>f</w:t>
      </w:r>
      <w:r>
        <w:rPr>
          <w:w w:val="106"/>
        </w:rPr>
        <w:t>or</w:t>
      </w:r>
      <w:r>
        <w:rPr>
          <w:w w:val="103"/>
        </w:rPr>
        <w:t>ecas</w:t>
      </w:r>
      <w:r>
        <w:rPr>
          <w:w w:val="139"/>
        </w:rPr>
        <w:t>t</w:t>
      </w:r>
      <w:r>
        <w:rPr>
          <w:w w:val="104"/>
        </w:rPr>
        <w:t>s,</w:t>
      </w:r>
      <w:r w:rsidR="00F9389F">
        <w:t xml:space="preserve"> </w:t>
      </w:r>
      <w:r>
        <w:rPr>
          <w:w w:val="139"/>
        </w:rPr>
        <w:t>t</w:t>
      </w:r>
      <w:r>
        <w:rPr>
          <w:w w:val="110"/>
        </w:rPr>
        <w:t>h</w:t>
      </w:r>
      <w:r>
        <w:rPr>
          <w:w w:val="107"/>
        </w:rPr>
        <w:t>er</w:t>
      </w:r>
      <w:r>
        <w:rPr>
          <w:w w:val="99"/>
        </w:rPr>
        <w:t>e</w:t>
      </w:r>
      <w:r w:rsidR="00F9389F">
        <w:t xml:space="preserve"> </w:t>
      </w:r>
      <w:r>
        <w:t>is</w:t>
      </w:r>
      <w:r>
        <w:rPr>
          <w:spacing w:val="31"/>
        </w:rPr>
        <w:t xml:space="preserve"> </w:t>
      </w:r>
      <w:r>
        <w:rPr>
          <w:w w:val="112"/>
        </w:rPr>
        <w:t xml:space="preserve">a </w:t>
      </w:r>
      <w:r>
        <w:t>need</w:t>
      </w:r>
      <w:r>
        <w:rPr>
          <w:spacing w:val="34"/>
        </w:rPr>
        <w:t xml:space="preserve"> </w:t>
      </w:r>
      <w:r>
        <w:rPr>
          <w:w w:val="113"/>
        </w:rPr>
        <w:t>to</w:t>
      </w:r>
      <w:r>
        <w:rPr>
          <w:spacing w:val="10"/>
          <w:w w:val="113"/>
        </w:rPr>
        <w:t xml:space="preserve"> </w:t>
      </w:r>
      <w:r>
        <w:t>reconcile</w:t>
      </w:r>
      <w:r>
        <w:rPr>
          <w:spacing w:val="31"/>
        </w:rPr>
        <w:t xml:space="preserve"> </w:t>
      </w:r>
      <w:r>
        <w:rPr>
          <w:w w:val="107"/>
        </w:rPr>
        <w:t>ex</w:t>
      </w:r>
      <w:r>
        <w:rPr>
          <w:spacing w:val="5"/>
          <w:w w:val="107"/>
        </w:rPr>
        <w:t>p</w:t>
      </w:r>
      <w:r>
        <w:rPr>
          <w:w w:val="107"/>
        </w:rPr>
        <w:t>erime</w:t>
      </w:r>
      <w:r>
        <w:rPr>
          <w:spacing w:val="-5"/>
          <w:w w:val="107"/>
        </w:rPr>
        <w:t>n</w:t>
      </w:r>
      <w:r>
        <w:rPr>
          <w:w w:val="107"/>
        </w:rPr>
        <w:t>tal</w:t>
      </w:r>
      <w:r>
        <w:rPr>
          <w:spacing w:val="14"/>
          <w:w w:val="107"/>
        </w:rPr>
        <w:t xml:space="preserve"> </w:t>
      </w:r>
      <w:r>
        <w:rPr>
          <w:w w:val="116"/>
        </w:rPr>
        <w:t>r</w:t>
      </w:r>
      <w:r>
        <w:t>es</w:t>
      </w:r>
      <w:r>
        <w:rPr>
          <w:w w:val="106"/>
        </w:rPr>
        <w:t>ul</w:t>
      </w:r>
      <w:r>
        <w:rPr>
          <w:w w:val="139"/>
        </w:rPr>
        <w:t>t</w:t>
      </w:r>
      <w:r>
        <w:t>s</w:t>
      </w:r>
      <w:r>
        <w:rPr>
          <w:spacing w:val="16"/>
        </w:rPr>
        <w:t xml:space="preserve"> </w:t>
      </w:r>
      <w:r>
        <w:t>across</w:t>
      </w:r>
      <w:r>
        <w:rPr>
          <w:spacing w:val="38"/>
        </w:rPr>
        <w:t xml:space="preserve"> </w:t>
      </w:r>
      <w:r>
        <w:rPr>
          <w:w w:val="112"/>
        </w:rPr>
        <w:t>the</w:t>
      </w:r>
      <w:r>
        <w:rPr>
          <w:spacing w:val="11"/>
          <w:w w:val="112"/>
        </w:rPr>
        <w:t xml:space="preserve"> </w:t>
      </w:r>
      <w:r>
        <w:t>di</w:t>
      </w:r>
      <w:r>
        <w:rPr>
          <w:spacing w:val="-5"/>
        </w:rPr>
        <w:t>v</w:t>
      </w:r>
      <w:r>
        <w:t>erse</w:t>
      </w:r>
      <w:r>
        <w:rPr>
          <w:spacing w:val="42"/>
        </w:rPr>
        <w:t xml:space="preserve"> </w:t>
      </w:r>
      <w:r>
        <w:t>meth</w:t>
      </w:r>
      <w:r>
        <w:rPr>
          <w:spacing w:val="5"/>
        </w:rPr>
        <w:t>o</w:t>
      </w:r>
      <w:r>
        <w:t>ds,</w:t>
      </w:r>
      <w:r w:rsidR="00F9389F">
        <w:t xml:space="preserve"> </w:t>
      </w:r>
      <w:r>
        <w:t>l</w:t>
      </w:r>
      <w:r>
        <w:rPr>
          <w:spacing w:val="6"/>
        </w:rPr>
        <w:t>o</w:t>
      </w:r>
      <w:r>
        <w:t>cations,</w:t>
      </w:r>
      <w:r w:rsidR="00F9389F">
        <w:t xml:space="preserve"> </w:t>
      </w:r>
      <w:r>
        <w:t>and</w:t>
      </w:r>
      <w:r>
        <w:rPr>
          <w:spacing w:val="47"/>
        </w:rPr>
        <w:t xml:space="preserve"> </w:t>
      </w:r>
      <w:r>
        <w:t>s</w:t>
      </w:r>
      <w:r>
        <w:rPr>
          <w:spacing w:val="5"/>
        </w:rPr>
        <w:t>p</w:t>
      </w:r>
      <w:r>
        <w:t>ecies</w:t>
      </w:r>
      <w:r>
        <w:rPr>
          <w:spacing w:val="23"/>
        </w:rPr>
        <w:t xml:space="preserve"> </w:t>
      </w:r>
      <w:r>
        <w:rPr>
          <w:w w:val="113"/>
        </w:rPr>
        <w:t>to</w:t>
      </w:r>
      <w:r>
        <w:rPr>
          <w:spacing w:val="10"/>
          <w:w w:val="113"/>
        </w:rPr>
        <w:t xml:space="preserve"> </w:t>
      </w:r>
      <w:r>
        <w:rPr>
          <w:w w:val="117"/>
        </w:rPr>
        <w:t>dat</w:t>
      </w:r>
      <w:r>
        <w:rPr>
          <w:w w:val="99"/>
        </w:rPr>
        <w:t>e</w:t>
      </w:r>
      <w:r>
        <w:rPr>
          <w:w w:val="110"/>
        </w:rPr>
        <w:t>.</w:t>
      </w:r>
    </w:p>
    <w:p w14:paraId="769751B8" w14:textId="77777777" w:rsidR="005B53EE" w:rsidRDefault="005B53EE" w:rsidP="00F9389F">
      <w:pPr>
        <w:spacing w:before="4" w:line="140" w:lineRule="exact"/>
        <w:rPr>
          <w:sz w:val="14"/>
          <w:szCs w:val="14"/>
        </w:rPr>
      </w:pPr>
    </w:p>
    <w:p w14:paraId="2626EA3E" w14:textId="77777777" w:rsidR="005B53EE" w:rsidDel="00726C06" w:rsidRDefault="00F5753A" w:rsidP="00F9389F">
      <w:pPr>
        <w:spacing w:line="249" w:lineRule="auto"/>
        <w:ind w:left="117" w:right="78"/>
        <w:rPr>
          <w:del w:id="85" w:author="Ellison, Aaron" w:date="2017-01-18T19:42:00Z"/>
        </w:rPr>
      </w:pPr>
      <w:del w:id="86" w:author="Ellison, Aaron" w:date="2017-01-18T19:41:00Z">
        <w:r w:rsidDel="00726C06">
          <w:delText>A</w:delText>
        </w:r>
        <w:r w:rsidDel="00726C06">
          <w:rPr>
            <w:spacing w:val="41"/>
          </w:rPr>
          <w:delText xml:space="preserve"> </w:delText>
        </w:r>
        <w:r w:rsidDel="00726C06">
          <w:delText>detailed</w:delText>
        </w:r>
        <w:r w:rsidR="00F9389F" w:rsidDel="00726C06">
          <w:delText xml:space="preserve"> </w:delText>
        </w:r>
        <w:r w:rsidDel="00726C06">
          <w:rPr>
            <w:w w:val="109"/>
          </w:rPr>
          <w:delText>understanding</w:delText>
        </w:r>
        <w:r w:rsidDel="00726C06">
          <w:rPr>
            <w:spacing w:val="33"/>
            <w:w w:val="109"/>
          </w:rPr>
          <w:delText xml:space="preserve"> </w:delText>
        </w:r>
        <w:r w:rsidDel="00726C06">
          <w:delText>of</w:delText>
        </w:r>
        <w:r w:rsidDel="00726C06">
          <w:rPr>
            <w:spacing w:val="30"/>
          </w:rPr>
          <w:delText xml:space="preserve"> </w:delText>
        </w:r>
        <w:r w:rsidDel="00726C06">
          <w:delText>h</w:delText>
        </w:r>
        <w:r w:rsidDel="00726C06">
          <w:rPr>
            <w:spacing w:val="-5"/>
          </w:rPr>
          <w:delText>o</w:delText>
        </w:r>
        <w:r w:rsidDel="00726C06">
          <w:delText>w</w:delText>
        </w:r>
        <w:r w:rsidDel="00726C06">
          <w:rPr>
            <w:spacing w:val="45"/>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rPr>
            <w:w w:val="102"/>
          </w:rPr>
          <w:delText>ex</w:delText>
        </w:r>
        <w:r w:rsidDel="00726C06">
          <w:rPr>
            <w:spacing w:val="5"/>
            <w:w w:val="110"/>
          </w:rPr>
          <w:delText>p</w:delText>
        </w:r>
        <w:r w:rsidDel="00726C06">
          <w:rPr>
            <w:w w:val="107"/>
          </w:rPr>
          <w:delText>er</w:delText>
        </w:r>
        <w:r w:rsidDel="00726C06">
          <w:rPr>
            <w:w w:val="99"/>
          </w:rPr>
          <w:delText>i</w:delText>
        </w:r>
        <w:r w:rsidDel="00726C06">
          <w:rPr>
            <w:w w:val="106"/>
          </w:rPr>
          <w:delText>me</w:delText>
        </w:r>
        <w:r w:rsidDel="00726C06">
          <w:rPr>
            <w:spacing w:val="-5"/>
            <w:w w:val="106"/>
          </w:rPr>
          <w:delText>n</w:delText>
        </w:r>
        <w:r w:rsidDel="00726C06">
          <w:rPr>
            <w:w w:val="139"/>
          </w:rPr>
          <w:delText>t</w:delText>
        </w:r>
        <w:r w:rsidDel="00726C06">
          <w:delText>s</w:delText>
        </w:r>
        <w:r w:rsidR="00F9389F" w:rsidDel="00726C06">
          <w:delText xml:space="preserve"> </w:delText>
        </w:r>
        <w:r w:rsidDel="00726C06">
          <w:delText>actually</w:delText>
        </w:r>
        <w:r w:rsidR="00F9389F" w:rsidDel="00726C06">
          <w:delText xml:space="preserve"> </w:delText>
        </w:r>
        <w:r w:rsidDel="00726C06">
          <w:delText>alter</w:delText>
        </w:r>
        <w:r w:rsidR="00F9389F" w:rsidDel="00726C06">
          <w:delText xml:space="preserve"> </w:delText>
        </w:r>
        <w:r w:rsidDel="00726C06">
          <w:delText>climate</w:delText>
        </w:r>
        <w:r w:rsidR="00F9389F" w:rsidDel="00726C06">
          <w:delText xml:space="preserve"> </w:delText>
        </w:r>
        <w:r w:rsidDel="00726C06">
          <w:delText>is</w:delText>
        </w:r>
        <w:r w:rsidDel="00726C06">
          <w:rPr>
            <w:spacing w:val="36"/>
          </w:rPr>
          <w:delText xml:space="preserve"> </w:delText>
        </w:r>
        <w:r w:rsidDel="00726C06">
          <w:rPr>
            <w:w w:val="107"/>
          </w:rPr>
          <w:delText>cr</w:delText>
        </w:r>
        <w:r w:rsidDel="00726C06">
          <w:rPr>
            <w:w w:val="99"/>
          </w:rPr>
          <w:delText>i</w:delText>
        </w:r>
        <w:r w:rsidDel="00726C06">
          <w:rPr>
            <w:w w:val="139"/>
          </w:rPr>
          <w:delText>t</w:delText>
        </w:r>
        <w:r w:rsidDel="00726C06">
          <w:rPr>
            <w:w w:val="99"/>
          </w:rPr>
          <w:delText>ic</w:delText>
        </w:r>
        <w:r w:rsidDel="00726C06">
          <w:rPr>
            <w:w w:val="107"/>
          </w:rPr>
          <w:delText>al</w:delText>
        </w:r>
        <w:r w:rsidR="00F9389F" w:rsidDel="00726C06">
          <w:delText xml:space="preserve"> </w:delText>
        </w:r>
        <w:r w:rsidDel="00726C06">
          <w:delText>in</w:delText>
        </w:r>
        <w:r w:rsidDel="00726C06">
          <w:rPr>
            <w:spacing w:val="46"/>
          </w:rPr>
          <w:delText xml:space="preserve"> </w:delText>
        </w:r>
        <w:r w:rsidDel="00726C06">
          <w:delText>order</w:delText>
        </w:r>
        <w:r w:rsidR="00F9389F" w:rsidDel="00726C06">
          <w:delText xml:space="preserve"> </w:delText>
        </w:r>
        <w:r w:rsidDel="00726C06">
          <w:rPr>
            <w:w w:val="139"/>
          </w:rPr>
          <w:delText>t</w:delText>
        </w:r>
        <w:r w:rsidDel="00726C06">
          <w:rPr>
            <w:w w:val="99"/>
          </w:rPr>
          <w:delText xml:space="preserve">o </w:delText>
        </w:r>
        <w:r w:rsidDel="00726C06">
          <w:delText>realize</w:delText>
        </w:r>
        <w:r w:rsidDel="00726C06">
          <w:rPr>
            <w:spacing w:val="47"/>
          </w:rPr>
          <w:delText xml:space="preserve"> </w:delText>
        </w:r>
        <w:r w:rsidDel="00726C06">
          <w:rPr>
            <w:w w:val="112"/>
          </w:rPr>
          <w:delText>the</w:delText>
        </w:r>
        <w:r w:rsidDel="00726C06">
          <w:rPr>
            <w:spacing w:val="24"/>
            <w:w w:val="112"/>
          </w:rPr>
          <w:delText xml:space="preserve"> </w:delText>
        </w:r>
        <w:r w:rsidDel="00726C06">
          <w:delText>forecasting</w:delText>
        </w:r>
        <w:r w:rsidR="00F9389F" w:rsidDel="00726C06">
          <w:delText xml:space="preserve"> </w:delText>
        </w:r>
        <w:r w:rsidDel="00726C06">
          <w:rPr>
            <w:spacing w:val="5"/>
            <w:w w:val="110"/>
          </w:rPr>
          <w:delText>p</w:delText>
        </w:r>
        <w:r w:rsidDel="00726C06">
          <w:rPr>
            <w:w w:val="113"/>
          </w:rPr>
          <w:delText>ot</w:delText>
        </w:r>
        <w:r w:rsidDel="00726C06">
          <w:rPr>
            <w:w w:val="105"/>
          </w:rPr>
          <w:delText>e</w:delText>
        </w:r>
        <w:r w:rsidDel="00726C06">
          <w:rPr>
            <w:spacing w:val="-5"/>
            <w:w w:val="105"/>
          </w:rPr>
          <w:delText>n</w:delText>
        </w:r>
        <w:r w:rsidDel="00726C06">
          <w:rPr>
            <w:w w:val="139"/>
          </w:rPr>
          <w:delText>t</w:delText>
        </w:r>
        <w:r w:rsidDel="00726C06">
          <w:rPr>
            <w:w w:val="105"/>
          </w:rPr>
          <w:delText>ial</w:delText>
        </w:r>
        <w:r w:rsidR="00F9389F" w:rsidDel="00726C06">
          <w:delText xml:space="preserve"> </w:delText>
        </w:r>
        <w:r w:rsidDel="00726C06">
          <w:delText>of</w:delText>
        </w:r>
        <w:r w:rsidDel="00726C06">
          <w:rPr>
            <w:spacing w:val="22"/>
          </w:rPr>
          <w:delText xml:space="preserve"> </w:delText>
        </w:r>
        <w:r w:rsidDel="00726C06">
          <w:delText>climate</w:delText>
        </w:r>
        <w:r w:rsidR="00F9389F" w:rsidDel="00726C06">
          <w:delText xml:space="preserve"> </w:delText>
        </w:r>
        <w:r w:rsidDel="00726C06">
          <w:rPr>
            <w:spacing w:val="-5"/>
          </w:rPr>
          <w:delText>c</w:delText>
        </w:r>
        <w:r w:rsidDel="00726C06">
          <w:delText>hange</w:delText>
        </w:r>
        <w:r w:rsidR="00F9389F" w:rsidDel="00726C06">
          <w:delText xml:space="preserve"> </w:delText>
        </w:r>
        <w:r w:rsidDel="00726C06">
          <w:rPr>
            <w:w w:val="106"/>
          </w:rPr>
          <w:delText>ex</w:delText>
        </w:r>
        <w:r w:rsidDel="00726C06">
          <w:rPr>
            <w:spacing w:val="5"/>
            <w:w w:val="106"/>
          </w:rPr>
          <w:delText>p</w:delText>
        </w:r>
        <w:r w:rsidDel="00726C06">
          <w:rPr>
            <w:w w:val="106"/>
          </w:rPr>
          <w:delText>erime</w:delText>
        </w:r>
        <w:r w:rsidDel="00726C06">
          <w:rPr>
            <w:spacing w:val="-5"/>
            <w:w w:val="106"/>
          </w:rPr>
          <w:delText>n</w:delText>
        </w:r>
        <w:r w:rsidDel="00726C06">
          <w:rPr>
            <w:w w:val="106"/>
          </w:rPr>
          <w:delText>ts.</w:delText>
        </w:r>
        <w:r w:rsidR="00F9389F" w:rsidDel="00726C06">
          <w:rPr>
            <w:w w:val="106"/>
          </w:rPr>
          <w:delText xml:space="preserve"> </w:delText>
        </w:r>
      </w:del>
      <w:r>
        <w:t>Here,</w:t>
      </w:r>
      <w:r w:rsidR="00F9389F">
        <w:t xml:space="preserve"> </w:t>
      </w:r>
      <w:r>
        <w:rPr>
          <w:spacing w:val="-6"/>
        </w:rPr>
        <w:t>w</w:t>
      </w:r>
      <w:r>
        <w:t>e</w:t>
      </w:r>
      <w:r>
        <w:rPr>
          <w:spacing w:val="27"/>
        </w:rPr>
        <w:t xml:space="preserve"> </w:t>
      </w:r>
      <w:r>
        <w:t>use</w:t>
      </w:r>
      <w:r>
        <w:rPr>
          <w:spacing w:val="39"/>
        </w:rPr>
        <w:t xml:space="preserve"> </w:t>
      </w:r>
      <w:r>
        <w:t>plot-le</w:t>
      </w:r>
      <w:r>
        <w:rPr>
          <w:spacing w:val="-5"/>
        </w:rPr>
        <w:t>v</w:t>
      </w:r>
      <w:r>
        <w:t>el</w:t>
      </w:r>
      <w:r w:rsidR="00F9389F">
        <w:t xml:space="preserve"> </w:t>
      </w:r>
      <w:r>
        <w:t>daily</w:t>
      </w:r>
      <w:r w:rsidR="00F9389F">
        <w:t xml:space="preserve"> </w:t>
      </w:r>
      <w:r>
        <w:rPr>
          <w:w w:val="106"/>
        </w:rPr>
        <w:t>m</w:t>
      </w:r>
      <w:r>
        <w:rPr>
          <w:w w:val="99"/>
        </w:rPr>
        <w:t>ic</w:t>
      </w:r>
      <w:r>
        <w:rPr>
          <w:w w:val="106"/>
        </w:rPr>
        <w:t>r</w:t>
      </w:r>
      <w:r>
        <w:rPr>
          <w:spacing w:val="6"/>
          <w:w w:val="106"/>
        </w:rPr>
        <w:t>o</w:t>
      </w:r>
      <w:r>
        <w:rPr>
          <w:w w:val="99"/>
        </w:rPr>
        <w:t>cl</w:t>
      </w:r>
      <w:r>
        <w:rPr>
          <w:w w:val="104"/>
        </w:rPr>
        <w:t>im</w:t>
      </w:r>
      <w:r>
        <w:rPr>
          <w:w w:val="122"/>
        </w:rPr>
        <w:t>at</w:t>
      </w:r>
      <w:r>
        <w:rPr>
          <w:w w:val="99"/>
        </w:rPr>
        <w:t xml:space="preserve">e </w:t>
      </w:r>
      <w:r>
        <w:t>data</w:t>
      </w:r>
      <w:r w:rsidR="00F9389F">
        <w:t xml:space="preserve"> </w:t>
      </w:r>
      <w:r>
        <w:t>from</w:t>
      </w:r>
      <w:r w:rsidR="00F9389F">
        <w:t xml:space="preserve"> </w:t>
      </w:r>
      <w:r>
        <w:t>12</w:t>
      </w:r>
      <w:r>
        <w:rPr>
          <w:spacing w:val="36"/>
        </w:rPr>
        <w:t xml:space="preserve"> </w:t>
      </w:r>
      <w:del w:id="87" w:author="Ellison, Aaron" w:date="2017-01-18T19:41:00Z">
        <w:r w:rsidDel="00726C06">
          <w:delText>climate</w:delText>
        </w:r>
        <w:r w:rsidR="00F9389F" w:rsidDel="00726C06">
          <w:delText xml:space="preserve"> </w:delText>
        </w:r>
      </w:del>
      <w:ins w:id="88" w:author="Ellison, Aaron" w:date="2017-01-18T19:41:00Z">
        <w:r w:rsidR="00726C06">
          <w:t xml:space="preserve">climatic </w:t>
        </w:r>
      </w:ins>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rPr>
          <w:w w:val="115"/>
        </w:rPr>
        <w:t>that</w:t>
      </w:r>
      <w:r>
        <w:rPr>
          <w:spacing w:val="49"/>
          <w:w w:val="115"/>
        </w:rPr>
        <w:t xml:space="preserve"> </w:t>
      </w:r>
      <w:r>
        <w:rPr>
          <w:w w:val="115"/>
        </w:rPr>
        <w:t>manipulate</w:t>
      </w:r>
      <w:r>
        <w:rPr>
          <w:spacing w:val="-20"/>
          <w:w w:val="11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rsidR="00F9389F">
        <w:t xml:space="preserve"> </w:t>
      </w:r>
      <w:r>
        <w:t>and</w:t>
      </w:r>
      <w:r w:rsidR="00F9389F">
        <w:t xml:space="preserve"> </w:t>
      </w:r>
      <w:r>
        <w:rPr>
          <w:w w:val="110"/>
        </w:rPr>
        <w:t>p</w:t>
      </w:r>
      <w:r>
        <w:rPr>
          <w:w w:val="116"/>
        </w:rPr>
        <w:t>r</w:t>
      </w:r>
      <w:r>
        <w:rPr>
          <w:w w:val="99"/>
        </w:rPr>
        <w:t>eci</w:t>
      </w:r>
      <w:r>
        <w:rPr>
          <w:w w:val="110"/>
        </w:rPr>
        <w:t>p</w:t>
      </w:r>
      <w:r>
        <w:rPr>
          <w:w w:val="99"/>
        </w:rPr>
        <w:t>i</w:t>
      </w:r>
      <w:r>
        <w:rPr>
          <w:w w:val="139"/>
        </w:rPr>
        <w:t>t</w:t>
      </w:r>
      <w:r>
        <w:rPr>
          <w:w w:val="116"/>
        </w:rPr>
        <w:t>ati</w:t>
      </w:r>
      <w:r>
        <w:rPr>
          <w:w w:val="105"/>
        </w:rPr>
        <w:t>on</w:t>
      </w:r>
      <w:r w:rsidR="00F9389F">
        <w:t xml:space="preserve"> </w:t>
      </w:r>
      <w:r>
        <w:rPr>
          <w:w w:val="113"/>
        </w:rPr>
        <w:t>to</w:t>
      </w:r>
      <w:r>
        <w:rPr>
          <w:spacing w:val="32"/>
          <w:w w:val="113"/>
        </w:rPr>
        <w:t xml:space="preserve"> </w:t>
      </w:r>
      <w:r>
        <w:rPr>
          <w:w w:val="105"/>
        </w:rPr>
        <w:t>de</w:t>
      </w:r>
      <w:r>
        <w:rPr>
          <w:w w:val="104"/>
        </w:rPr>
        <w:t>mons</w:t>
      </w:r>
      <w:r>
        <w:rPr>
          <w:w w:val="139"/>
        </w:rPr>
        <w:t>t</w:t>
      </w:r>
      <w:r>
        <w:rPr>
          <w:w w:val="121"/>
        </w:rPr>
        <w:t>rat</w:t>
      </w:r>
      <w:r>
        <w:rPr>
          <w:w w:val="99"/>
        </w:rPr>
        <w:t xml:space="preserve">e </w:t>
      </w:r>
      <w:r>
        <w:rPr>
          <w:w w:val="112"/>
        </w:rPr>
        <w:t>the</w:t>
      </w:r>
      <w:r>
        <w:rPr>
          <w:spacing w:val="18"/>
          <w:w w:val="112"/>
        </w:rPr>
        <w:t xml:space="preserve"> </w:t>
      </w:r>
      <w:r>
        <w:rPr>
          <w:w w:val="106"/>
        </w:rPr>
        <w:t>di</w:t>
      </w:r>
      <w:r>
        <w:rPr>
          <w:w w:val="116"/>
        </w:rPr>
        <w:t>r</w:t>
      </w:r>
      <w:r>
        <w:rPr>
          <w:w w:val="99"/>
        </w:rPr>
        <w:t>ec</w:t>
      </w:r>
      <w:r>
        <w:rPr>
          <w:w w:val="139"/>
        </w:rPr>
        <w:t>t</w:t>
      </w:r>
      <w:r>
        <w:rPr>
          <w:spacing w:val="22"/>
        </w:rPr>
        <w:t xml:space="preserve"> </w:t>
      </w:r>
      <w:r>
        <w:t>and</w:t>
      </w:r>
      <w:r w:rsidR="00F9389F">
        <w:t xml:space="preserve"> </w:t>
      </w:r>
      <w:r>
        <w:t>indirect</w:t>
      </w:r>
      <w:r w:rsidR="00F9389F">
        <w:t xml:space="preserve"> </w:t>
      </w:r>
      <w:r>
        <w:rPr>
          <w:spacing w:val="-5"/>
        </w:rPr>
        <w:t>wa</w:t>
      </w:r>
      <w:r>
        <w:t>ys</w:t>
      </w:r>
      <w:r>
        <w:rPr>
          <w:spacing w:val="36"/>
        </w:rPr>
        <w:t xml:space="preserve"> </w:t>
      </w:r>
      <w:r>
        <w:t>in</w:t>
      </w:r>
      <w:r>
        <w:rPr>
          <w:spacing w:val="31"/>
        </w:rPr>
        <w:t xml:space="preserve"> </w:t>
      </w:r>
      <w:r>
        <w:t>whi</w:t>
      </w:r>
      <w:r>
        <w:rPr>
          <w:spacing w:val="-5"/>
        </w:rPr>
        <w:t>c</w:t>
      </w:r>
      <w:r>
        <w:t>h</w:t>
      </w:r>
      <w:r>
        <w:rPr>
          <w:spacing w:val="39"/>
        </w:rPr>
        <w:t xml:space="preserve"> </w:t>
      </w:r>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rPr>
          <w:spacing w:val="22"/>
        </w:rPr>
        <w:t xml:space="preserve"> </w:t>
      </w:r>
      <w:r>
        <w:rPr>
          <w:w w:val="99"/>
        </w:rPr>
        <w:t>c</w:t>
      </w:r>
      <w:r>
        <w:rPr>
          <w:w w:val="106"/>
        </w:rPr>
        <w:t>ond</w:t>
      </w:r>
      <w:r>
        <w:rPr>
          <w:w w:val="99"/>
        </w:rPr>
        <w:t>i</w:t>
      </w:r>
      <w:r>
        <w:rPr>
          <w:w w:val="139"/>
        </w:rPr>
        <w:t>t</w:t>
      </w:r>
      <w:r>
        <w:rPr>
          <w:w w:val="99"/>
        </w:rPr>
        <w:t>i</w:t>
      </w:r>
      <w:r>
        <w:rPr>
          <w:w w:val="103"/>
        </w:rPr>
        <w:t>ons</w:t>
      </w:r>
      <w:r>
        <w:rPr>
          <w:spacing w:val="22"/>
        </w:rPr>
        <w:t xml:space="preserve"> </w:t>
      </w:r>
      <w:r>
        <w:t>are</w:t>
      </w:r>
      <w:r>
        <w:rPr>
          <w:spacing w:val="43"/>
        </w:rPr>
        <w:t xml:space="preserve"> </w:t>
      </w:r>
      <w:r>
        <w:rPr>
          <w:w w:val="107"/>
        </w:rPr>
        <w:t>al</w:t>
      </w:r>
      <w:r>
        <w:rPr>
          <w:w w:val="139"/>
        </w:rPr>
        <w:t>t</w:t>
      </w:r>
      <w:r>
        <w:rPr>
          <w:w w:val="107"/>
        </w:rPr>
        <w:t>er</w:t>
      </w:r>
      <w:r>
        <w:rPr>
          <w:w w:val="105"/>
        </w:rPr>
        <w:t>ed</w:t>
      </w:r>
      <w:r>
        <w:rPr>
          <w:spacing w:val="22"/>
        </w:rPr>
        <w:t xml:space="preserve"> </w:t>
      </w:r>
      <w:r>
        <w:rPr>
          <w:spacing w:val="-5"/>
        </w:rPr>
        <w:t>b</w:t>
      </w:r>
      <w:r>
        <w:t>y</w:t>
      </w:r>
      <w:r>
        <w:rPr>
          <w:spacing w:val="37"/>
        </w:rPr>
        <w:t xml:space="preserve"> </w:t>
      </w:r>
      <w:r>
        <w:t>acti</w:t>
      </w:r>
      <w:r>
        <w:rPr>
          <w:spacing w:val="-5"/>
        </w:rPr>
        <w:t>v</w:t>
      </w:r>
      <w:r>
        <w:t>e</w:t>
      </w:r>
      <w:r w:rsidR="00F9389F">
        <w:t xml:space="preserve"> </w:t>
      </w:r>
      <w:r>
        <w:rPr>
          <w:spacing w:val="-5"/>
        </w:rPr>
        <w:t>w</w:t>
      </w:r>
      <w:r>
        <w:t>arming</w:t>
      </w:r>
      <w:r w:rsidR="00F9389F">
        <w:t xml:space="preserve"> </w:t>
      </w:r>
      <w:r>
        <w:rPr>
          <w:w w:val="139"/>
        </w:rPr>
        <w:t>t</w:t>
      </w:r>
      <w:r>
        <w:rPr>
          <w:w w:val="99"/>
        </w:rPr>
        <w:t>e</w:t>
      </w:r>
      <w:r>
        <w:rPr>
          <w:spacing w:val="-5"/>
          <w:w w:val="99"/>
        </w:rPr>
        <w:t>c</w:t>
      </w:r>
      <w:r>
        <w:rPr>
          <w:w w:val="110"/>
        </w:rPr>
        <w:t>h</w:t>
      </w:r>
      <w:r>
        <w:rPr>
          <w:w w:val="103"/>
        </w:rPr>
        <w:t>nol</w:t>
      </w:r>
      <w:r>
        <w:rPr>
          <w:w w:val="99"/>
        </w:rPr>
        <w:t>ogi</w:t>
      </w:r>
      <w:r>
        <w:t>es</w:t>
      </w:r>
      <w:r>
        <w:rPr>
          <w:w w:val="110"/>
        </w:rPr>
        <w:t xml:space="preserve">. </w:t>
      </w:r>
      <w:r>
        <w:rPr>
          <w:spacing w:val="-17"/>
        </w:rPr>
        <w:t>W</w:t>
      </w:r>
      <w:r>
        <w:t>e</w:t>
      </w:r>
      <w:r>
        <w:rPr>
          <w:spacing w:val="36"/>
        </w:rPr>
        <w:t xml:space="preserve"> </w:t>
      </w:r>
      <w:r>
        <w:t>then</w:t>
      </w:r>
      <w:r w:rsidR="00F9389F">
        <w:t xml:space="preserve"> </w:t>
      </w:r>
      <w:r>
        <w:rPr>
          <w:w w:val="110"/>
        </w:rPr>
        <w:t>h</w:t>
      </w:r>
      <w:r>
        <w:rPr>
          <w:w w:val="99"/>
        </w:rPr>
        <w:t>i</w:t>
      </w:r>
      <w:r>
        <w:rPr>
          <w:w w:val="103"/>
        </w:rPr>
        <w:t>ghl</w:t>
      </w:r>
      <w:r>
        <w:rPr>
          <w:w w:val="99"/>
        </w:rPr>
        <w:t>i</w:t>
      </w:r>
      <w:r>
        <w:rPr>
          <w:w w:val="105"/>
        </w:rPr>
        <w:t>g</w:t>
      </w:r>
      <w:r>
        <w:rPr>
          <w:spacing w:val="-5"/>
          <w:w w:val="105"/>
        </w:rPr>
        <w:t>h</w:t>
      </w:r>
      <w:r>
        <w:rPr>
          <w:w w:val="139"/>
        </w:rPr>
        <w:t>t</w:t>
      </w:r>
      <w:r>
        <w:rPr>
          <w:spacing w:val="22"/>
          <w:w w:val="139"/>
        </w:rPr>
        <w:t xml:space="preserve"> </w:t>
      </w:r>
      <w:r>
        <w:rPr>
          <w:w w:val="112"/>
        </w:rPr>
        <w:t>the</w:t>
      </w:r>
      <w:r>
        <w:rPr>
          <w:spacing w:val="18"/>
          <w:w w:val="112"/>
        </w:rPr>
        <w:t xml:space="preserve"> </w:t>
      </w:r>
      <w:r>
        <w:rPr>
          <w:spacing w:val="-5"/>
        </w:rPr>
        <w:t>c</w:t>
      </w:r>
      <w:r>
        <w:t>hallenges</w:t>
      </w:r>
      <w:r w:rsidR="00F9389F">
        <w:t xml:space="preserve"> </w:t>
      </w:r>
      <w:r>
        <w:t>ass</w:t>
      </w:r>
      <w:r>
        <w:rPr>
          <w:spacing w:val="5"/>
        </w:rPr>
        <w:t>o</w:t>
      </w:r>
      <w:r>
        <w:t>ciated</w:t>
      </w:r>
      <w:r w:rsidR="00F9389F">
        <w:t xml:space="preserve"> </w:t>
      </w:r>
      <w:r>
        <w:rPr>
          <w:w w:val="99"/>
        </w:rPr>
        <w:t>wi</w:t>
      </w:r>
      <w:r>
        <w:rPr>
          <w:w w:val="139"/>
        </w:rPr>
        <w:t>t</w:t>
      </w:r>
      <w:r>
        <w:rPr>
          <w:w w:val="110"/>
        </w:rPr>
        <w:t>h</w:t>
      </w:r>
      <w:r>
        <w:rPr>
          <w:spacing w:val="22"/>
          <w:w w:val="110"/>
        </w:rPr>
        <w:t xml:space="preserve"> </w:t>
      </w:r>
      <w:r>
        <w:rPr>
          <w:w w:val="105"/>
        </w:rPr>
        <w:t>q</w:t>
      </w:r>
      <w:r>
        <w:rPr>
          <w:w w:val="111"/>
        </w:rPr>
        <w:t>ua</w:t>
      </w:r>
      <w:r>
        <w:rPr>
          <w:spacing w:val="-5"/>
          <w:w w:val="111"/>
        </w:rPr>
        <w:t>n</w:t>
      </w:r>
      <w:r>
        <w:rPr>
          <w:w w:val="139"/>
        </w:rPr>
        <w:t>t</w:t>
      </w:r>
      <w:r>
        <w:rPr>
          <w:w w:val="99"/>
        </w:rPr>
        <w:t>ifyi</w:t>
      </w:r>
      <w:r>
        <w:rPr>
          <w:w w:val="110"/>
        </w:rPr>
        <w:t>n</w:t>
      </w:r>
      <w:r>
        <w:rPr>
          <w:w w:val="99"/>
        </w:rPr>
        <w:t>g</w:t>
      </w:r>
      <w:r>
        <w:rPr>
          <w:spacing w:val="22"/>
          <w:w w:val="99"/>
        </w:rPr>
        <w:t xml:space="preserve"> </w:t>
      </w:r>
      <w:r>
        <w:t>and</w:t>
      </w:r>
      <w:r w:rsidR="00F9389F">
        <w:t xml:space="preserve"> </w:t>
      </w:r>
      <w:r>
        <w:rPr>
          <w:w w:val="99"/>
        </w:rPr>
        <w:t>i</w:t>
      </w:r>
      <w:r>
        <w:rPr>
          <w:spacing w:val="-5"/>
          <w:w w:val="110"/>
        </w:rPr>
        <w:t>n</w:t>
      </w:r>
      <w:r>
        <w:rPr>
          <w:w w:val="139"/>
        </w:rPr>
        <w:t>t</w:t>
      </w:r>
      <w:r>
        <w:rPr>
          <w:w w:val="107"/>
        </w:rPr>
        <w:t>er</w:t>
      </w:r>
      <w:r>
        <w:rPr>
          <w:w w:val="113"/>
        </w:rPr>
        <w:t>pr</w:t>
      </w:r>
      <w:r>
        <w:rPr>
          <w:w w:val="99"/>
        </w:rPr>
        <w:t>e</w:t>
      </w:r>
      <w:r>
        <w:rPr>
          <w:w w:val="119"/>
        </w:rPr>
        <w:t>ti</w:t>
      </w:r>
      <w:r>
        <w:rPr>
          <w:w w:val="110"/>
        </w:rPr>
        <w:t>n</w:t>
      </w:r>
      <w:r>
        <w:rPr>
          <w:w w:val="99"/>
        </w:rPr>
        <w:t>g</w:t>
      </w:r>
      <w:r>
        <w:rPr>
          <w:spacing w:val="22"/>
          <w:w w:val="99"/>
        </w:rPr>
        <w:t xml:space="preserve"> </w:t>
      </w:r>
      <w:r>
        <w:t>biological</w:t>
      </w:r>
      <w:r>
        <w:rPr>
          <w:spacing w:val="36"/>
        </w:rPr>
        <w:t xml:space="preserve"> </w:t>
      </w:r>
      <w:r>
        <w:t>res</w:t>
      </w:r>
      <w:r>
        <w:rPr>
          <w:spacing w:val="5"/>
        </w:rPr>
        <w:t>p</w:t>
      </w:r>
      <w:r>
        <w:t>onses</w:t>
      </w:r>
      <w:r w:rsidR="00F9389F">
        <w:t xml:space="preserve"> </w:t>
      </w:r>
      <w:r>
        <w:rPr>
          <w:w w:val="113"/>
        </w:rPr>
        <w:t>to</w:t>
      </w:r>
      <w:r>
        <w:rPr>
          <w:spacing w:val="16"/>
          <w:w w:val="113"/>
        </w:rPr>
        <w:t xml:space="preserve"> </w:t>
      </w:r>
      <w:r>
        <w:rPr>
          <w:w w:val="139"/>
        </w:rPr>
        <w:t>t</w:t>
      </w:r>
      <w:r>
        <w:rPr>
          <w:w w:val="110"/>
        </w:rPr>
        <w:t>h</w:t>
      </w:r>
      <w:r>
        <w:t>es</w:t>
      </w:r>
      <w:r>
        <w:rPr>
          <w:w w:val="99"/>
        </w:rPr>
        <w:t xml:space="preserve">e </w:t>
      </w:r>
      <w:del w:id="89" w:author="Ellison, Aaron" w:date="2017-01-18T19:42:00Z">
        <w:r w:rsidDel="00726C06">
          <w:delText>climate</w:delText>
        </w:r>
        <w:r w:rsidDel="00726C06">
          <w:rPr>
            <w:spacing w:val="35"/>
          </w:rPr>
          <w:delText xml:space="preserve"> </w:delText>
        </w:r>
      </w:del>
      <w:ins w:id="90" w:author="Ellison, Aaron" w:date="2017-01-18T19:42:00Z">
        <w:r w:rsidR="00726C06">
          <w:t>climatic</w:t>
        </w:r>
        <w:r w:rsidR="00726C06">
          <w:rPr>
            <w:spacing w:val="35"/>
          </w:rPr>
          <w:t xml:space="preserve"> </w:t>
        </w:r>
      </w:ins>
      <w:r>
        <w:rPr>
          <w:w w:val="107"/>
        </w:rPr>
        <w:t>manipulations,</w:t>
      </w:r>
      <w:r>
        <w:rPr>
          <w:spacing w:val="8"/>
          <w:w w:val="107"/>
        </w:rPr>
        <w:t xml:space="preserve"> </w:t>
      </w:r>
      <w:r>
        <w:t>and</w:t>
      </w:r>
      <w:r>
        <w:rPr>
          <w:spacing w:val="27"/>
        </w:rPr>
        <w:t xml:space="preserve"> </w:t>
      </w:r>
      <w:r>
        <w:t>using</w:t>
      </w:r>
      <w:r>
        <w:rPr>
          <w:spacing w:val="15"/>
        </w:rPr>
        <w:t xml:space="preserve"> </w:t>
      </w:r>
      <w:r>
        <w:rPr>
          <w:w w:val="139"/>
        </w:rPr>
        <w:t>t</w:t>
      </w:r>
      <w:r>
        <w:rPr>
          <w:w w:val="110"/>
        </w:rPr>
        <w:t>h</w:t>
      </w:r>
      <w:r>
        <w:t>es</w:t>
      </w:r>
      <w:r>
        <w:rPr>
          <w:w w:val="99"/>
        </w:rPr>
        <w:t>e</w:t>
      </w:r>
      <w:r>
        <w:rPr>
          <w:spacing w:val="-4"/>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t>s</w:t>
      </w:r>
      <w:r>
        <w:rPr>
          <w:spacing w:val="-4"/>
        </w:rPr>
        <w:t xml:space="preserve"> </w:t>
      </w:r>
      <w:r>
        <w:rPr>
          <w:w w:val="113"/>
        </w:rPr>
        <w:t>to</w:t>
      </w:r>
      <w:r>
        <w:rPr>
          <w:spacing w:val="-10"/>
          <w:w w:val="113"/>
        </w:rPr>
        <w:t xml:space="preserve"> </w:t>
      </w:r>
      <w:r>
        <w:t>forecast</w:t>
      </w:r>
      <w:r>
        <w:rPr>
          <w:spacing w:val="32"/>
        </w:rPr>
        <w:t xml:space="preserve"> </w:t>
      </w:r>
      <w:r>
        <w:t>more</w:t>
      </w:r>
      <w:r>
        <w:rPr>
          <w:spacing w:val="16"/>
        </w:rPr>
        <w:t xml:space="preserve"> </w:t>
      </w:r>
      <w:r>
        <w:t>widespread</w:t>
      </w:r>
      <w:r>
        <w:rPr>
          <w:spacing w:val="45"/>
        </w:rPr>
        <w:t xml:space="preserve"> </w:t>
      </w:r>
      <w:r>
        <w:t>res</w:t>
      </w:r>
      <w:r>
        <w:rPr>
          <w:spacing w:val="5"/>
        </w:rPr>
        <w:t>p</w:t>
      </w:r>
      <w:r>
        <w:t>onses</w:t>
      </w:r>
      <w:r>
        <w:rPr>
          <w:spacing w:val="27"/>
        </w:rPr>
        <w:t xml:space="preserve"> </w:t>
      </w:r>
      <w:r>
        <w:rPr>
          <w:w w:val="113"/>
        </w:rPr>
        <w:t>to</w:t>
      </w:r>
      <w:r>
        <w:rPr>
          <w:spacing w:val="-10"/>
          <w:w w:val="113"/>
        </w:rPr>
        <w:t xml:space="preserve"> </w:t>
      </w:r>
      <w:r>
        <w:rPr>
          <w:w w:val="103"/>
        </w:rPr>
        <w:t>co</w:t>
      </w:r>
      <w:r>
        <w:rPr>
          <w:spacing w:val="-5"/>
          <w:w w:val="103"/>
        </w:rPr>
        <w:t>n</w:t>
      </w:r>
      <w:r>
        <w:rPr>
          <w:w w:val="139"/>
        </w:rPr>
        <w:t>t</w:t>
      </w:r>
      <w:r>
        <w:rPr>
          <w:w w:val="106"/>
        </w:rPr>
        <w:t>em</w:t>
      </w:r>
      <w:r>
        <w:rPr>
          <w:spacing w:val="5"/>
          <w:w w:val="106"/>
        </w:rPr>
        <w:t>p</w:t>
      </w:r>
      <w:r>
        <w:rPr>
          <w:w w:val="106"/>
        </w:rPr>
        <w:t>or</w:t>
      </w:r>
      <w:r>
        <w:rPr>
          <w:w w:val="110"/>
        </w:rPr>
        <w:t xml:space="preserve">ary </w:t>
      </w:r>
      <w:del w:id="91" w:author="Ellison, Aaron" w:date="2017-01-18T19:42:00Z">
        <w:r w:rsidDel="00726C06">
          <w:delText>climate</w:delText>
        </w:r>
        <w:r w:rsidR="00F9389F" w:rsidDel="00726C06">
          <w:delText xml:space="preserve"> </w:delText>
        </w:r>
      </w:del>
      <w:ins w:id="92" w:author="Ellison, Aaron" w:date="2017-01-18T19:42:00Z">
        <w:r w:rsidR="00726C06">
          <w:t xml:space="preserve">climatic </w:t>
        </w:r>
      </w:ins>
      <w:r>
        <w:rPr>
          <w:spacing w:val="-5"/>
        </w:rPr>
        <w:t>c</w:t>
      </w:r>
      <w:r>
        <w:t>hange.</w:t>
      </w:r>
      <w:r w:rsidR="00F9389F">
        <w:t xml:space="preserve"> </w:t>
      </w:r>
      <w:r>
        <w:rPr>
          <w:spacing w:val="30"/>
        </w:rPr>
        <w:t xml:space="preserve"> </w:t>
      </w:r>
      <w:r>
        <w:t>Finall</w:t>
      </w:r>
      <w:r>
        <w:rPr>
          <w:spacing w:val="-17"/>
        </w:rPr>
        <w:t>y</w:t>
      </w:r>
      <w:r>
        <w:t>,</w:t>
      </w:r>
      <w:r w:rsidR="00F9389F">
        <w:t xml:space="preserve"> </w:t>
      </w:r>
      <w:r>
        <w:rPr>
          <w:spacing w:val="-5"/>
        </w:rPr>
        <w:t>w</w:t>
      </w:r>
      <w:r>
        <w:t>e</w:t>
      </w:r>
      <w:r>
        <w:rPr>
          <w:spacing w:val="31"/>
        </w:rPr>
        <w:t xml:space="preserve"> </w:t>
      </w:r>
      <w:r>
        <w:t>use</w:t>
      </w:r>
      <w:r>
        <w:rPr>
          <w:spacing w:val="43"/>
        </w:rPr>
        <w:t xml:space="preserve"> </w:t>
      </w:r>
      <w:r>
        <w:t>findings</w:t>
      </w:r>
      <w:r w:rsidR="00F9389F">
        <w:t xml:space="preserve"> </w:t>
      </w:r>
      <w:r>
        <w:t>from</w:t>
      </w:r>
      <w:r>
        <w:rPr>
          <w:spacing w:val="45"/>
        </w:rPr>
        <w:t xml:space="preserve"> </w:t>
      </w:r>
      <w:r>
        <w:t>our</w:t>
      </w:r>
      <w:r w:rsidR="00F9389F">
        <w:t xml:space="preserve"> </w:t>
      </w:r>
      <w:r>
        <w:rPr>
          <w:w w:val="103"/>
        </w:rPr>
        <w:t>sy</w:t>
      </w:r>
      <w:r>
        <w:rPr>
          <w:spacing w:val="-5"/>
          <w:w w:val="110"/>
        </w:rPr>
        <w:t>n</w:t>
      </w:r>
      <w:r>
        <w:rPr>
          <w:w w:val="139"/>
        </w:rPr>
        <w:t>t</w:t>
      </w:r>
      <w:r>
        <w:rPr>
          <w:w w:val="110"/>
        </w:rPr>
        <w:t>h</w:t>
      </w:r>
      <w:r>
        <w:t>esis</w:t>
      </w:r>
      <w:r>
        <w:rPr>
          <w:spacing w:val="33"/>
        </w:rPr>
        <w:t xml:space="preserve"> </w:t>
      </w:r>
      <w:r>
        <w:rPr>
          <w:w w:val="113"/>
        </w:rPr>
        <w:t>to</w:t>
      </w:r>
      <w:r>
        <w:rPr>
          <w:spacing w:val="27"/>
          <w:w w:val="113"/>
        </w:rPr>
        <w:t xml:space="preserve"> </w:t>
      </w:r>
      <w:r>
        <w:t>ma</w:t>
      </w:r>
      <w:r>
        <w:rPr>
          <w:spacing w:val="-5"/>
        </w:rPr>
        <w:t>k</w:t>
      </w:r>
      <w:r>
        <w:t>e</w:t>
      </w:r>
      <w:r w:rsidR="00F9389F">
        <w:t xml:space="preserve"> </w:t>
      </w:r>
      <w:r>
        <w:rPr>
          <w:w w:val="106"/>
        </w:rPr>
        <w:t>recommendations</w:t>
      </w:r>
      <w:r>
        <w:rPr>
          <w:spacing w:val="34"/>
          <w:w w:val="106"/>
        </w:rPr>
        <w:t xml:space="preserve"> </w:t>
      </w:r>
      <w:r>
        <w:t>for</w:t>
      </w:r>
      <w:r>
        <w:rPr>
          <w:spacing w:val="38"/>
        </w:rPr>
        <w:t xml:space="preserve"> </w:t>
      </w:r>
      <w:r>
        <w:t>future</w:t>
      </w:r>
      <w:r w:rsidR="00F9389F">
        <w:t xml:space="preserve"> </w:t>
      </w:r>
      <w:del w:id="93" w:author="Ellison, Aaron" w:date="2017-01-18T19:42:00Z">
        <w:r w:rsidDel="00726C06">
          <w:rPr>
            <w:w w:val="99"/>
          </w:rPr>
          <w:delText>cli</w:delText>
        </w:r>
        <w:r w:rsidDel="00726C06">
          <w:rPr>
            <w:w w:val="114"/>
          </w:rPr>
          <w:delText>mat</w:delText>
        </w:r>
        <w:r w:rsidDel="00726C06">
          <w:rPr>
            <w:w w:val="99"/>
          </w:rPr>
          <w:delText xml:space="preserve">e </w:delText>
        </w:r>
      </w:del>
      <w:ins w:id="94" w:author="Ellison, Aaron" w:date="2017-01-18T19:42:00Z">
        <w:r w:rsidR="00726C06">
          <w:rPr>
            <w:w w:val="99"/>
          </w:rPr>
          <w:t>cli</w:t>
        </w:r>
        <w:r w:rsidR="00726C06">
          <w:rPr>
            <w:w w:val="114"/>
          </w:rPr>
          <w:t>mat</w:t>
        </w:r>
        <w:r w:rsidR="00726C06">
          <w:rPr>
            <w:w w:val="99"/>
          </w:rPr>
          <w:t xml:space="preserve">ic </w:t>
        </w:r>
      </w:ins>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sidR="00F9389F">
        <w:t xml:space="preserve"> </w:t>
      </w:r>
      <w:r>
        <w:rPr>
          <w:spacing w:val="-8"/>
        </w:rPr>
        <w:t xml:space="preserve"> </w:t>
      </w:r>
      <w:r>
        <w:rPr>
          <w:spacing w:val="-17"/>
        </w:rPr>
        <w:t>W</w:t>
      </w:r>
      <w:r>
        <w:t>e</w:t>
      </w:r>
      <w:r>
        <w:rPr>
          <w:spacing w:val="48"/>
        </w:rPr>
        <w:t xml:space="preserve"> </w:t>
      </w:r>
      <w:r>
        <w:t>f</w:t>
      </w:r>
      <w:r>
        <w:rPr>
          <w:spacing w:val="5"/>
        </w:rPr>
        <w:t>o</w:t>
      </w:r>
      <w:r>
        <w:t>cus</w:t>
      </w:r>
      <w:r>
        <w:rPr>
          <w:spacing w:val="36"/>
        </w:rPr>
        <w:t xml:space="preserve"> </w:t>
      </w:r>
      <w:r>
        <w:t>on</w:t>
      </w:r>
      <w:r>
        <w:rPr>
          <w:spacing w:val="44"/>
        </w:rPr>
        <w:t xml:space="preserve"> </w:t>
      </w:r>
      <w:r>
        <w:t>in</w:t>
      </w:r>
      <w:r>
        <w:rPr>
          <w:spacing w:val="43"/>
        </w:rPr>
        <w:t xml:space="preserve"> </w:t>
      </w:r>
      <w:r>
        <w:t>si</w:t>
      </w:r>
      <w:r>
        <w:rPr>
          <w:w w:val="139"/>
        </w:rPr>
        <w:t>t</w:t>
      </w:r>
      <w:r>
        <w:rPr>
          <w:w w:val="110"/>
        </w:rPr>
        <w:t>u</w:t>
      </w:r>
      <w:r w:rsidR="00F9389F">
        <w:t xml:space="preserve"> </w:t>
      </w:r>
      <w:r>
        <w:t>acti</w:t>
      </w:r>
      <w:r>
        <w:rPr>
          <w:spacing w:val="-5"/>
        </w:rPr>
        <w:t>v</w:t>
      </w:r>
      <w:r>
        <w:t>e</w:t>
      </w:r>
      <w:r w:rsidR="00F9389F">
        <w:t xml:space="preserve"> </w:t>
      </w:r>
      <w:r>
        <w:rPr>
          <w:spacing w:val="-5"/>
        </w:rPr>
        <w:t>w</w:t>
      </w:r>
      <w:r>
        <w:t>arming</w:t>
      </w:r>
      <w:r w:rsidR="00F9389F">
        <w:t xml:space="preserve"> </w:t>
      </w:r>
      <w:r>
        <w:rPr>
          <w:w w:val="107"/>
        </w:rPr>
        <w:t>manipulations,</w:t>
      </w:r>
      <w:r>
        <w:rPr>
          <w:spacing w:val="47"/>
          <w:w w:val="107"/>
        </w:rPr>
        <w:t xml:space="preserve"> </w:t>
      </w:r>
      <w:r>
        <w:rPr>
          <w:spacing w:val="5"/>
        </w:rPr>
        <w:t>b</w:t>
      </w:r>
      <w:r>
        <w:t>ecause</w:t>
      </w:r>
      <w:r w:rsidR="00F9389F">
        <w:t xml:space="preserve"> </w:t>
      </w:r>
      <w:r>
        <w:rPr>
          <w:w w:val="116"/>
        </w:rPr>
        <w:t>r</w:t>
      </w:r>
      <w:r>
        <w:rPr>
          <w:w w:val="99"/>
        </w:rPr>
        <w:t>ec</w:t>
      </w:r>
      <w:r>
        <w:rPr>
          <w:w w:val="105"/>
        </w:rPr>
        <w:t>e</w:t>
      </w:r>
      <w:r>
        <w:rPr>
          <w:spacing w:val="-5"/>
          <w:w w:val="105"/>
        </w:rPr>
        <w:t>n</w:t>
      </w:r>
      <w:r>
        <w:rPr>
          <w:w w:val="139"/>
        </w:rPr>
        <w:t>t</w:t>
      </w:r>
      <w:r w:rsidR="00F9389F">
        <w:t xml:space="preserve"> </w:t>
      </w:r>
      <w:r>
        <w:t>analyses</w:t>
      </w:r>
      <w:r w:rsidR="00F9389F">
        <w:t xml:space="preserve"> </w:t>
      </w:r>
      <w:r>
        <w:rPr>
          <w:w w:val="99"/>
        </w:rPr>
        <w:t>i</w:t>
      </w:r>
      <w:r>
        <w:rPr>
          <w:w w:val="110"/>
        </w:rPr>
        <w:t>n</w:t>
      </w:r>
      <w:r>
        <w:rPr>
          <w:w w:val="106"/>
        </w:rPr>
        <w:t>di</w:t>
      </w:r>
      <w:r>
        <w:rPr>
          <w:w w:val="99"/>
        </w:rPr>
        <w:t>c</w:t>
      </w:r>
      <w:r>
        <w:rPr>
          <w:w w:val="114"/>
        </w:rPr>
        <w:t xml:space="preserve">ate </w:t>
      </w:r>
      <w:r>
        <w:rPr>
          <w:w w:val="121"/>
        </w:rPr>
        <w:t>that</w:t>
      </w:r>
      <w:r>
        <w:rPr>
          <w:spacing w:val="12"/>
          <w:w w:val="121"/>
        </w:rPr>
        <w:t xml:space="preserve"> </w:t>
      </w:r>
      <w:r>
        <w:t>acti</w:t>
      </w:r>
      <w:r>
        <w:rPr>
          <w:spacing w:val="-5"/>
        </w:rPr>
        <w:t>v</w:t>
      </w:r>
      <w:r>
        <w:t>e</w:t>
      </w:r>
      <w:r w:rsidR="00F9389F">
        <w:t xml:space="preserve"> </w:t>
      </w:r>
      <w:r>
        <w:rPr>
          <w:spacing w:val="-6"/>
        </w:rPr>
        <w:t>w</w:t>
      </w:r>
      <w:r>
        <w:t>arming</w:t>
      </w:r>
      <w:r w:rsidR="00F9389F">
        <w:t xml:space="preserve"> </w:t>
      </w:r>
      <w:r>
        <w:t>meth</w:t>
      </w:r>
      <w:r>
        <w:rPr>
          <w:spacing w:val="5"/>
        </w:rPr>
        <w:t>o</w:t>
      </w:r>
      <w:r>
        <w:t>ds</w:t>
      </w:r>
      <w:r w:rsidR="00F9389F">
        <w:t xml:space="preserve"> </w:t>
      </w:r>
      <w:r>
        <w:t>are</w:t>
      </w:r>
      <w:r>
        <w:rPr>
          <w:spacing w:val="43"/>
        </w:rPr>
        <w:t xml:space="preserve"> </w:t>
      </w:r>
      <w:r>
        <w:rPr>
          <w:w w:val="112"/>
        </w:rPr>
        <w:t>the</w:t>
      </w:r>
      <w:r>
        <w:rPr>
          <w:spacing w:val="17"/>
          <w:w w:val="112"/>
        </w:rPr>
        <w:t xml:space="preserve"> </w:t>
      </w:r>
      <w:r>
        <w:t>most</w:t>
      </w:r>
      <w:r w:rsidR="00F9389F">
        <w:t xml:space="preserve"> </w:t>
      </w:r>
      <w:r>
        <w:rPr>
          <w:w w:val="106"/>
        </w:rPr>
        <w:t>co</w:t>
      </w:r>
      <w:r>
        <w:rPr>
          <w:spacing w:val="-5"/>
          <w:w w:val="106"/>
        </w:rPr>
        <w:t>n</w:t>
      </w:r>
      <w:r>
        <w:rPr>
          <w:w w:val="106"/>
        </w:rPr>
        <w:t>trolled,</w:t>
      </w:r>
      <w:r>
        <w:rPr>
          <w:spacing w:val="24"/>
          <w:w w:val="106"/>
        </w:rPr>
        <w:t xml:space="preserve"> </w:t>
      </w:r>
      <w:r>
        <w:rPr>
          <w:w w:val="103"/>
        </w:rPr>
        <w:t>con</w:t>
      </w:r>
      <w:r>
        <w:t>si</w:t>
      </w:r>
      <w:r>
        <w:rPr>
          <w:w w:val="116"/>
        </w:rPr>
        <w:t>st</w:t>
      </w:r>
      <w:r>
        <w:rPr>
          <w:w w:val="99"/>
        </w:rPr>
        <w:t>e</w:t>
      </w:r>
      <w:r>
        <w:rPr>
          <w:spacing w:val="-5"/>
          <w:w w:val="110"/>
        </w:rPr>
        <w:t>n</w:t>
      </w:r>
      <w:r>
        <w:rPr>
          <w:w w:val="139"/>
        </w:rPr>
        <w:t>t</w:t>
      </w:r>
      <w:r>
        <w:rPr>
          <w:w w:val="110"/>
        </w:rPr>
        <w:t>,</w:t>
      </w:r>
      <w:r>
        <w:rPr>
          <w:spacing w:val="24"/>
          <w:w w:val="110"/>
        </w:rPr>
        <w:t xml:space="preserve"> </w:t>
      </w:r>
      <w:r>
        <w:t>and</w:t>
      </w:r>
      <w:r>
        <w:rPr>
          <w:spacing w:val="28"/>
        </w:rPr>
        <w:t xml:space="preserve"> </w:t>
      </w:r>
      <w:ins w:id="95" w:author="Ellison, Aaron" w:date="2017-01-18T19:42:00Z">
        <w:r w:rsidR="00726C06">
          <w:rPr>
            <w:spacing w:val="28"/>
          </w:rPr>
          <w:t xml:space="preserve">are </w:t>
        </w:r>
      </w:ins>
      <w:r>
        <w:t>“true</w:t>
      </w:r>
      <w:r w:rsidR="00F9389F">
        <w:t xml:space="preserve"> </w:t>
      </w:r>
      <w:r>
        <w:rPr>
          <w:w w:val="113"/>
        </w:rPr>
        <w:t>to</w:t>
      </w:r>
      <w:r>
        <w:rPr>
          <w:spacing w:val="16"/>
          <w:w w:val="113"/>
        </w:rPr>
        <w:t xml:space="preserve"> </w:t>
      </w:r>
      <w:del w:id="96" w:author="Ellison, Aaron" w:date="2017-01-18T19:42:00Z">
        <w:r w:rsidDel="00726C06">
          <w:delText>climate</w:delText>
        </w:r>
        <w:r w:rsidR="00F9389F" w:rsidDel="00726C06">
          <w:delText xml:space="preserve"> </w:delText>
        </w:r>
      </w:del>
      <w:ins w:id="97" w:author="Ellison, Aaron" w:date="2017-01-18T19:42:00Z">
        <w:r w:rsidR="00726C06">
          <w:t xml:space="preserve">climatic </w:t>
        </w:r>
      </w:ins>
      <w:r>
        <w:rPr>
          <w:spacing w:val="-5"/>
        </w:rPr>
        <w:t>c</w:t>
      </w:r>
      <w:r>
        <w:t>hange</w:t>
      </w:r>
      <w:r w:rsidR="00F9389F">
        <w:t xml:space="preserve"> </w:t>
      </w:r>
      <w:r>
        <w:rPr>
          <w:w w:val="110"/>
        </w:rPr>
        <w:t>p</w:t>
      </w:r>
      <w:r>
        <w:rPr>
          <w:w w:val="116"/>
        </w:rPr>
        <w:t>r</w:t>
      </w:r>
      <w:r>
        <w:rPr>
          <w:w w:val="105"/>
        </w:rPr>
        <w:t>ed</w:t>
      </w:r>
      <w:r>
        <w:rPr>
          <w:w w:val="99"/>
        </w:rPr>
        <w:t>ic</w:t>
      </w:r>
      <w:r>
        <w:rPr>
          <w:w w:val="139"/>
        </w:rPr>
        <w:t>t</w:t>
      </w:r>
      <w:r>
        <w:rPr>
          <w:w w:val="103"/>
        </w:rPr>
        <w:t>ion</w:t>
      </w:r>
      <w:r>
        <w:t>s</w:t>
      </w:r>
      <w:r>
        <w:rPr>
          <w:w w:val="112"/>
        </w:rPr>
        <w:t xml:space="preserve">” </w:t>
      </w:r>
      <w:r>
        <w:t>(Ki</w:t>
      </w:r>
      <w:r>
        <w:rPr>
          <w:spacing w:val="-5"/>
        </w:rPr>
        <w:t>m</w:t>
      </w:r>
      <w:r>
        <w:t>ball,</w:t>
      </w:r>
      <w:r w:rsidR="00F9389F">
        <w:t xml:space="preserve"> </w:t>
      </w:r>
      <w:r>
        <w:t>2005;</w:t>
      </w:r>
      <w:r>
        <w:rPr>
          <w:spacing w:val="-6"/>
        </w:rPr>
        <w:t xml:space="preserve"> </w:t>
      </w:r>
      <w:r>
        <w:t>Ki</w:t>
      </w:r>
      <w:r>
        <w:rPr>
          <w:spacing w:val="-5"/>
        </w:rPr>
        <w:t>m</w:t>
      </w:r>
      <w:r>
        <w:t>ball</w:t>
      </w:r>
      <w:r>
        <w:rPr>
          <w:spacing w:val="38"/>
        </w:rPr>
        <w:t xml:space="preserve"> </w:t>
      </w:r>
      <w:r>
        <w:t>et</w:t>
      </w:r>
      <w:r>
        <w:rPr>
          <w:spacing w:val="18"/>
        </w:rPr>
        <w:t xml:space="preserve"> </w:t>
      </w:r>
      <w:r>
        <w:t>al.,</w:t>
      </w:r>
      <w:r>
        <w:rPr>
          <w:spacing w:val="22"/>
        </w:rPr>
        <w:t xml:space="preserve"> </w:t>
      </w:r>
      <w:r>
        <w:t>2008;</w:t>
      </w:r>
      <w:r>
        <w:rPr>
          <w:spacing w:val="-6"/>
        </w:rPr>
        <w:t xml:space="preserve"> </w:t>
      </w:r>
      <w:r>
        <w:t>Aronson</w:t>
      </w:r>
      <w:r>
        <w:rPr>
          <w:spacing w:val="32"/>
        </w:rPr>
        <w:t xml:space="preserve"> </w:t>
      </w:r>
      <w:r>
        <w:t>&amp;</w:t>
      </w:r>
      <w:r>
        <w:rPr>
          <w:spacing w:val="-3"/>
        </w:rPr>
        <w:t xml:space="preserve"> </w:t>
      </w:r>
      <w:r>
        <w:rPr>
          <w:w w:val="101"/>
        </w:rPr>
        <w:t>Mc</w:t>
      </w:r>
      <w:r>
        <w:rPr>
          <w:w w:val="105"/>
        </w:rPr>
        <w:t>Nul</w:t>
      </w:r>
      <w:r>
        <w:rPr>
          <w:spacing w:val="-5"/>
          <w:w w:val="139"/>
        </w:rPr>
        <w:t>t</w:t>
      </w:r>
      <w:r>
        <w:rPr>
          <w:w w:val="105"/>
        </w:rPr>
        <w:t>y</w:t>
      </w:r>
      <w:r>
        <w:rPr>
          <w:w w:val="110"/>
        </w:rPr>
        <w:t>,</w:t>
      </w:r>
      <w:r>
        <w:rPr>
          <w:spacing w:val="-1"/>
        </w:rPr>
        <w:t xml:space="preserve"> </w:t>
      </w:r>
      <w:r>
        <w:t>2009;</w:t>
      </w:r>
      <w:r>
        <w:rPr>
          <w:spacing w:val="-6"/>
        </w:rPr>
        <w:t xml:space="preserve"> </w:t>
      </w:r>
      <w:proofErr w:type="spellStart"/>
      <w:r>
        <w:rPr>
          <w:spacing w:val="-17"/>
        </w:rPr>
        <w:t>W</w:t>
      </w:r>
      <w:r>
        <w:t>ol</w:t>
      </w:r>
      <w:r>
        <w:rPr>
          <w:spacing w:val="-5"/>
        </w:rPr>
        <w:t>ko</w:t>
      </w:r>
      <w:r>
        <w:t>vi</w:t>
      </w:r>
      <w:r>
        <w:rPr>
          <w:spacing w:val="-5"/>
        </w:rPr>
        <w:t>c</w:t>
      </w:r>
      <w:r>
        <w:t>h</w:t>
      </w:r>
      <w:proofErr w:type="spellEnd"/>
      <w:r>
        <w:rPr>
          <w:spacing w:val="29"/>
        </w:rPr>
        <w:t xml:space="preserve"> </w:t>
      </w:r>
      <w:r>
        <w:t>et</w:t>
      </w:r>
      <w:r>
        <w:rPr>
          <w:spacing w:val="18"/>
        </w:rPr>
        <w:t xml:space="preserve"> </w:t>
      </w:r>
      <w:r>
        <w:t>al.,</w:t>
      </w:r>
      <w:r>
        <w:rPr>
          <w:spacing w:val="22"/>
        </w:rPr>
        <w:t xml:space="preserve"> </w:t>
      </w:r>
      <w:r>
        <w:t>2012).</w:t>
      </w:r>
      <w:r>
        <w:rPr>
          <w:spacing w:val="43"/>
        </w:rPr>
        <w:t xml:space="preserve"> </w:t>
      </w:r>
      <w:r>
        <w:t>The</w:t>
      </w:r>
      <w:r>
        <w:rPr>
          <w:spacing w:val="29"/>
        </w:rPr>
        <w:t xml:space="preserve"> </w:t>
      </w:r>
      <w:r>
        <w:t>data</w:t>
      </w:r>
      <w:r w:rsidR="00F9389F">
        <w:t xml:space="preserve"> </w:t>
      </w:r>
      <w:r>
        <w:rPr>
          <w:spacing w:val="-5"/>
        </w:rPr>
        <w:t>w</w:t>
      </w:r>
      <w:r>
        <w:t>e</w:t>
      </w:r>
      <w:r>
        <w:rPr>
          <w:spacing w:val="-3"/>
        </w:rPr>
        <w:t xml:space="preserve"> </w:t>
      </w:r>
      <w:r>
        <w:t>use</w:t>
      </w:r>
      <w:r>
        <w:rPr>
          <w:spacing w:val="9"/>
        </w:rPr>
        <w:t xml:space="preserve"> </w:t>
      </w:r>
      <w:r>
        <w:rPr>
          <w:spacing w:val="-6"/>
          <w:w w:val="99"/>
        </w:rPr>
        <w:t>w</w:t>
      </w:r>
      <w:r>
        <w:rPr>
          <w:w w:val="107"/>
        </w:rPr>
        <w:t>er</w:t>
      </w:r>
      <w:r>
        <w:rPr>
          <w:w w:val="99"/>
        </w:rPr>
        <w:t>e collec</w:t>
      </w:r>
      <w:r>
        <w:rPr>
          <w:w w:val="139"/>
        </w:rPr>
        <w:t>t</w:t>
      </w:r>
      <w:r>
        <w:rPr>
          <w:w w:val="105"/>
        </w:rPr>
        <w:t>ed</w:t>
      </w:r>
      <w:r w:rsidR="00F9389F">
        <w:t xml:space="preserve"> </w:t>
      </w:r>
      <w:r>
        <w:rPr>
          <w:spacing w:val="5"/>
        </w:rPr>
        <w:t>b</w:t>
      </w:r>
      <w:r>
        <w:t>e</w:t>
      </w:r>
      <w:r>
        <w:rPr>
          <w:spacing w:val="-5"/>
        </w:rPr>
        <w:t>tw</w:t>
      </w:r>
      <w:r>
        <w:t>een</w:t>
      </w:r>
      <w:r w:rsidR="00F9389F">
        <w:t xml:space="preserve"> </w:t>
      </w:r>
      <w:r>
        <w:t>1991</w:t>
      </w:r>
      <w:r>
        <w:rPr>
          <w:spacing w:val="24"/>
        </w:rPr>
        <w:t xml:space="preserve"> </w:t>
      </w:r>
      <w:r>
        <w:t>and</w:t>
      </w:r>
      <w:r w:rsidR="00F9389F">
        <w:t xml:space="preserve"> </w:t>
      </w:r>
      <w:r>
        <w:t>2014</w:t>
      </w:r>
      <w:r>
        <w:rPr>
          <w:spacing w:val="24"/>
        </w:rPr>
        <w:t xml:space="preserve"> </w:t>
      </w:r>
      <w:r>
        <w:t>from</w:t>
      </w:r>
      <w:r>
        <w:rPr>
          <w:spacing w:val="41"/>
        </w:rPr>
        <w:t xml:space="preserve"> </w:t>
      </w:r>
      <w:r>
        <w:rPr>
          <w:w w:val="105"/>
        </w:rPr>
        <w:t>Nor</w:t>
      </w:r>
      <w:r>
        <w:rPr>
          <w:w w:val="139"/>
        </w:rPr>
        <w:t>t</w:t>
      </w:r>
      <w:r>
        <w:rPr>
          <w:w w:val="110"/>
        </w:rPr>
        <w:t>h</w:t>
      </w:r>
      <w:r w:rsidR="00F9389F">
        <w:t xml:space="preserve"> </w:t>
      </w:r>
      <w:r>
        <w:t>American</w:t>
      </w:r>
      <w:r w:rsidR="00F9389F">
        <w:t xml:space="preserve"> </w:t>
      </w:r>
      <w:r>
        <w:t>and</w:t>
      </w:r>
      <w:r w:rsidR="00F9389F">
        <w:t xml:space="preserve"> </w:t>
      </w:r>
      <w:r>
        <w:rPr>
          <w:w w:val="108"/>
        </w:rPr>
        <w:t>Euro</w:t>
      </w:r>
      <w:r>
        <w:rPr>
          <w:spacing w:val="5"/>
          <w:w w:val="108"/>
        </w:rPr>
        <w:t>p</w:t>
      </w:r>
      <w:r>
        <w:rPr>
          <w:w w:val="108"/>
        </w:rPr>
        <w:t>ean</w:t>
      </w:r>
      <w:r>
        <w:rPr>
          <w:spacing w:val="25"/>
          <w:w w:val="108"/>
        </w:rPr>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rPr>
          <w:w w:val="116"/>
        </w:rPr>
        <w:t>(</w:t>
      </w:r>
      <w:r>
        <w:rPr>
          <w:w w:val="111"/>
        </w:rPr>
        <w:t>Fi</w:t>
      </w:r>
      <w:r>
        <w:rPr>
          <w:w w:val="105"/>
        </w:rPr>
        <w:t>gu</w:t>
      </w:r>
      <w:r>
        <w:rPr>
          <w:w w:val="116"/>
        </w:rPr>
        <w:t>r</w:t>
      </w:r>
      <w:r>
        <w:rPr>
          <w:w w:val="99"/>
        </w:rPr>
        <w:t>e</w:t>
      </w:r>
      <w:ins w:id="98" w:author="Ellison, Aaron" w:date="2017-01-18T19:42:00Z">
        <w:r w:rsidR="00726C06">
          <w:rPr>
            <w:w w:val="99"/>
          </w:rPr>
          <w:t xml:space="preserve"> </w:t>
        </w:r>
      </w:ins>
    </w:p>
    <w:p w14:paraId="3DF523AA" w14:textId="77777777" w:rsidR="005B53EE" w:rsidDel="00726C06" w:rsidRDefault="00F5753A">
      <w:pPr>
        <w:spacing w:line="249" w:lineRule="auto"/>
        <w:ind w:left="117" w:right="78"/>
        <w:rPr>
          <w:del w:id="99" w:author="Ellison, Aaron" w:date="2017-01-18T19:42:00Z"/>
        </w:rPr>
        <w:pPrChange w:id="100" w:author="Ellison, Aaron" w:date="2017-01-18T19:42:00Z">
          <w:pPr>
            <w:ind w:left="117" w:right="103"/>
          </w:pPr>
        </w:pPrChange>
      </w:pPr>
      <w:r>
        <w:t>1)</w:t>
      </w:r>
      <w:ins w:id="101" w:author="Ellison, Aaron" w:date="2017-01-18T19:43:00Z">
        <w:r w:rsidR="00726C06">
          <w:t>,</w:t>
        </w:r>
      </w:ins>
      <w:del w:id="102" w:author="Ellison, Aaron" w:date="2017-01-18T19:43:00Z">
        <w:r w:rsidDel="00726C06">
          <w:rPr>
            <w:spacing w:val="36"/>
          </w:rPr>
          <w:delText xml:space="preserve"> </w:delText>
        </w:r>
      </w:del>
      <w:ins w:id="103" w:author="Ellison, Aaron" w:date="2017-01-18T19:43:00Z">
        <w:r w:rsidR="00726C06">
          <w:rPr>
            <w:spacing w:val="36"/>
          </w:rPr>
          <w:t xml:space="preserve"> </w:t>
        </w:r>
      </w:ins>
      <w:r>
        <w:t>and</w:t>
      </w:r>
      <w:r w:rsidR="00F9389F">
        <w:t xml:space="preserve"> </w:t>
      </w:r>
      <w:r>
        <w:t>h</w:t>
      </w:r>
      <w:r>
        <w:rPr>
          <w:spacing w:val="-5"/>
        </w:rPr>
        <w:t>av</w:t>
      </w:r>
      <w:r>
        <w:t>e</w:t>
      </w:r>
      <w:r w:rsidR="00F9389F">
        <w:t xml:space="preserve"> </w:t>
      </w:r>
      <w:r>
        <w:rPr>
          <w:spacing w:val="5"/>
        </w:rPr>
        <w:t>b</w:t>
      </w:r>
      <w:r>
        <w:t>een</w:t>
      </w:r>
      <w:r>
        <w:rPr>
          <w:spacing w:val="44"/>
        </w:rPr>
        <w:t xml:space="preserve"> </w:t>
      </w:r>
      <w:r>
        <w:t>merged</w:t>
      </w:r>
      <w:r w:rsidR="00F9389F">
        <w:t xml:space="preserve"> </w:t>
      </w:r>
      <w:r>
        <w:rPr>
          <w:w w:val="99"/>
        </w:rPr>
        <w:t>i</w:t>
      </w:r>
      <w:r>
        <w:rPr>
          <w:spacing w:val="-5"/>
          <w:w w:val="110"/>
        </w:rPr>
        <w:t>n</w:t>
      </w:r>
      <w:r>
        <w:rPr>
          <w:w w:val="139"/>
        </w:rPr>
        <w:t>t</w:t>
      </w:r>
      <w:r>
        <w:rPr>
          <w:w w:val="99"/>
        </w:rPr>
        <w:t>o</w:t>
      </w:r>
      <w:r w:rsidR="00F9389F">
        <w:t xml:space="preserve"> </w:t>
      </w:r>
      <w:r>
        <w:t>a</w:t>
      </w:r>
      <w:r>
        <w:rPr>
          <w:spacing w:val="37"/>
        </w:rPr>
        <w:t xml:space="preserve"> </w:t>
      </w:r>
      <w:r>
        <w:t>new,</w:t>
      </w:r>
      <w:r>
        <w:rPr>
          <w:spacing w:val="42"/>
        </w:rPr>
        <w:t xml:space="preserve"> </w:t>
      </w:r>
      <w:r>
        <w:t>publicly</w:t>
      </w:r>
      <w:r w:rsidR="00F9389F">
        <w:t xml:space="preserve"> </w:t>
      </w:r>
      <w:r>
        <w:rPr>
          <w:spacing w:val="-5"/>
        </w:rPr>
        <w:t>a</w:t>
      </w:r>
      <w:r>
        <w:rPr>
          <w:spacing w:val="-11"/>
        </w:rPr>
        <w:t>v</w:t>
      </w:r>
      <w:r>
        <w:t>ailable</w:t>
      </w:r>
      <w:r w:rsidR="00F9389F">
        <w:t xml:space="preserve"> </w:t>
      </w:r>
      <w:r>
        <w:t>Climate</w:t>
      </w:r>
      <w:r w:rsidR="00F9389F">
        <w:t xml:space="preserve"> </w:t>
      </w:r>
      <w:r>
        <w:t>from</w:t>
      </w:r>
      <w:r>
        <w:rPr>
          <w:spacing w:val="39"/>
        </w:rPr>
        <w:t xml:space="preserve"> </w:t>
      </w:r>
      <w:r>
        <w:t>Climate</w:t>
      </w:r>
      <w:r w:rsidR="00F9389F">
        <w:t xml:space="preserve"> </w:t>
      </w:r>
      <w:r>
        <w:t>Change</w:t>
      </w:r>
      <w:r w:rsidR="00F9389F">
        <w:t xml:space="preserve"> </w:t>
      </w:r>
      <w:r>
        <w:rPr>
          <w:w w:val="108"/>
        </w:rPr>
        <w:t>Ex</w:t>
      </w:r>
      <w:r>
        <w:rPr>
          <w:spacing w:val="5"/>
          <w:w w:val="110"/>
        </w:rPr>
        <w:t>p</w:t>
      </w:r>
      <w:r>
        <w:rPr>
          <w:w w:val="107"/>
        </w:rPr>
        <w:t>er</w:t>
      </w:r>
      <w:r>
        <w:rPr>
          <w:w w:val="99"/>
        </w:rPr>
        <w:t>i</w:t>
      </w:r>
      <w:r>
        <w:rPr>
          <w:w w:val="104"/>
        </w:rPr>
        <w:t>me</w:t>
      </w:r>
      <w:r>
        <w:rPr>
          <w:spacing w:val="-5"/>
          <w:w w:val="110"/>
        </w:rPr>
        <w:t>n</w:t>
      </w:r>
      <w:r>
        <w:rPr>
          <w:w w:val="139"/>
        </w:rPr>
        <w:t>t</w:t>
      </w:r>
      <w:r>
        <w:t>s</w:t>
      </w:r>
      <w:r w:rsidR="00F9389F">
        <w:t xml:space="preserve"> </w:t>
      </w:r>
      <w:r>
        <w:rPr>
          <w:w w:val="110"/>
        </w:rPr>
        <w:t>(C</w:t>
      </w:r>
      <w:r>
        <w:rPr>
          <w:w w:val="108"/>
        </w:rPr>
        <w:t>3E)</w:t>
      </w:r>
      <w:ins w:id="104" w:author="Ellison, Aaron" w:date="2017-01-18T19:42:00Z">
        <w:r w:rsidR="00726C06">
          <w:rPr>
            <w:w w:val="108"/>
          </w:rPr>
          <w:t xml:space="preserve"> </w:t>
        </w:r>
      </w:ins>
    </w:p>
    <w:p w14:paraId="0066141E" w14:textId="77777777" w:rsidR="005B53EE" w:rsidRDefault="00F5753A">
      <w:pPr>
        <w:spacing w:line="249" w:lineRule="auto"/>
        <w:ind w:left="117" w:right="78"/>
        <w:pPrChange w:id="105" w:author="Ellison, Aaron" w:date="2017-01-18T19:42:00Z">
          <w:pPr>
            <w:spacing w:before="9"/>
            <w:ind w:left="117" w:right="5156"/>
          </w:pPr>
        </w:pPrChange>
      </w:pPr>
      <w:r>
        <w:rPr>
          <w:w w:val="110"/>
        </w:rPr>
        <w:t>database</w:t>
      </w:r>
      <w:r>
        <w:rPr>
          <w:spacing w:val="16"/>
          <w:w w:val="110"/>
        </w:rPr>
        <w:t xml:space="preserve"> </w:t>
      </w:r>
      <w:r>
        <w:t>(see</w:t>
      </w:r>
      <w:r>
        <w:rPr>
          <w:spacing w:val="26"/>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16"/>
        </w:rPr>
        <w:t xml:space="preserve"> </w:t>
      </w:r>
      <w:r>
        <w:t>Materials</w:t>
      </w:r>
      <w:r w:rsidR="00F9389F">
        <w:t xml:space="preserve"> </w:t>
      </w:r>
      <w:r>
        <w:t>for</w:t>
      </w:r>
      <w:r>
        <w:rPr>
          <w:spacing w:val="20"/>
        </w:rPr>
        <w:t xml:space="preserve"> </w:t>
      </w:r>
      <w:r>
        <w:rPr>
          <w:w w:val="105"/>
        </w:rPr>
        <w:t>de</w:t>
      </w:r>
      <w:r>
        <w:rPr>
          <w:w w:val="139"/>
        </w:rPr>
        <w:t>t</w:t>
      </w:r>
      <w:r>
        <w:rPr>
          <w:w w:val="105"/>
        </w:rPr>
        <w:t>ail</w:t>
      </w:r>
      <w:r>
        <w:t>s</w:t>
      </w:r>
      <w:r>
        <w:rPr>
          <w:w w:val="116"/>
        </w:rPr>
        <w:t>)</w:t>
      </w:r>
      <w:r>
        <w:rPr>
          <w:w w:val="110"/>
        </w:rPr>
        <w:t>.</w:t>
      </w:r>
    </w:p>
    <w:p w14:paraId="671E70D4" w14:textId="77777777" w:rsidR="005B53EE" w:rsidRDefault="005B53EE" w:rsidP="00F9389F">
      <w:pPr>
        <w:spacing w:line="200" w:lineRule="exact"/>
      </w:pPr>
    </w:p>
    <w:p w14:paraId="15DB5C1F" w14:textId="77777777" w:rsidR="005B53EE" w:rsidRDefault="005B53EE" w:rsidP="00F9389F">
      <w:pPr>
        <w:spacing w:before="17" w:line="280" w:lineRule="exact"/>
        <w:rPr>
          <w:sz w:val="28"/>
          <w:szCs w:val="28"/>
        </w:rPr>
      </w:pPr>
    </w:p>
    <w:p w14:paraId="1B69D0BB" w14:textId="5B930249" w:rsidR="005B53EE" w:rsidRDefault="00F5753A" w:rsidP="00F9389F">
      <w:pPr>
        <w:ind w:left="117" w:right="996"/>
        <w:rPr>
          <w:sz w:val="28"/>
          <w:szCs w:val="28"/>
        </w:rPr>
      </w:pPr>
      <w:r>
        <w:rPr>
          <w:w w:val="122"/>
          <w:sz w:val="28"/>
          <w:szCs w:val="28"/>
        </w:rPr>
        <w:t>Complications</w:t>
      </w:r>
      <w:r>
        <w:rPr>
          <w:spacing w:val="29"/>
          <w:w w:val="122"/>
          <w:sz w:val="28"/>
          <w:szCs w:val="28"/>
        </w:rPr>
        <w:t xml:space="preserve"> </w:t>
      </w:r>
      <w:r>
        <w:rPr>
          <w:sz w:val="28"/>
          <w:szCs w:val="28"/>
        </w:rPr>
        <w:t>in</w:t>
      </w:r>
      <w:r w:rsidR="00F9389F">
        <w:rPr>
          <w:sz w:val="28"/>
          <w:szCs w:val="28"/>
        </w:rPr>
        <w:t xml:space="preserve"> </w:t>
      </w:r>
      <w:r>
        <w:rPr>
          <w:w w:val="118"/>
          <w:sz w:val="28"/>
          <w:szCs w:val="28"/>
        </w:rPr>
        <w:t>e</w:t>
      </w:r>
      <w:r>
        <w:rPr>
          <w:w w:val="135"/>
          <w:sz w:val="28"/>
          <w:szCs w:val="28"/>
        </w:rPr>
        <w:t>xt</w:t>
      </w:r>
      <w:r>
        <w:rPr>
          <w:w w:val="132"/>
          <w:sz w:val="28"/>
          <w:szCs w:val="28"/>
        </w:rPr>
        <w:t>ra</w:t>
      </w:r>
      <w:r>
        <w:rPr>
          <w:spacing w:val="9"/>
          <w:w w:val="128"/>
          <w:sz w:val="28"/>
          <w:szCs w:val="28"/>
        </w:rPr>
        <w:t>p</w:t>
      </w:r>
      <w:r>
        <w:rPr>
          <w:w w:val="115"/>
          <w:sz w:val="28"/>
          <w:szCs w:val="28"/>
        </w:rPr>
        <w:t>o</w:t>
      </w:r>
      <w:r>
        <w:rPr>
          <w:w w:val="122"/>
          <w:sz w:val="28"/>
          <w:szCs w:val="28"/>
        </w:rPr>
        <w:t>la</w:t>
      </w:r>
      <w:r>
        <w:rPr>
          <w:w w:val="161"/>
          <w:sz w:val="28"/>
          <w:szCs w:val="28"/>
        </w:rPr>
        <w:t>t</w:t>
      </w:r>
      <w:r>
        <w:rPr>
          <w:w w:val="120"/>
          <w:sz w:val="28"/>
          <w:szCs w:val="28"/>
        </w:rPr>
        <w:t>ing</w:t>
      </w:r>
      <w:r w:rsidR="00F9389F">
        <w:rPr>
          <w:sz w:val="28"/>
          <w:szCs w:val="28"/>
        </w:rPr>
        <w:t xml:space="preserve"> </w:t>
      </w:r>
      <w:r>
        <w:rPr>
          <w:w w:val="125"/>
          <w:sz w:val="28"/>
          <w:szCs w:val="28"/>
        </w:rPr>
        <w:t>ex</w:t>
      </w:r>
      <w:r>
        <w:rPr>
          <w:spacing w:val="11"/>
          <w:w w:val="125"/>
          <w:sz w:val="28"/>
          <w:szCs w:val="28"/>
        </w:rPr>
        <w:t>p</w:t>
      </w:r>
      <w:r>
        <w:rPr>
          <w:w w:val="125"/>
          <w:sz w:val="28"/>
          <w:szCs w:val="28"/>
        </w:rPr>
        <w:t>erime</w:t>
      </w:r>
      <w:r>
        <w:rPr>
          <w:spacing w:val="-11"/>
          <w:w w:val="125"/>
          <w:sz w:val="28"/>
          <w:szCs w:val="28"/>
        </w:rPr>
        <w:t>n</w:t>
      </w:r>
      <w:r>
        <w:rPr>
          <w:w w:val="125"/>
          <w:sz w:val="28"/>
          <w:szCs w:val="28"/>
        </w:rPr>
        <w:t>tal</w:t>
      </w:r>
      <w:r>
        <w:rPr>
          <w:spacing w:val="20"/>
          <w:w w:val="125"/>
          <w:sz w:val="28"/>
          <w:szCs w:val="28"/>
        </w:rPr>
        <w:t xml:space="preserve"> </w:t>
      </w:r>
      <w:del w:id="106" w:author="Ellison, Aaron" w:date="2017-01-18T19:43:00Z">
        <w:r w:rsidDel="002F067D">
          <w:rPr>
            <w:w w:val="115"/>
            <w:sz w:val="28"/>
            <w:szCs w:val="28"/>
          </w:rPr>
          <w:delText>cli</w:delText>
        </w:r>
        <w:r w:rsidDel="002F067D">
          <w:rPr>
            <w:w w:val="124"/>
            <w:sz w:val="28"/>
            <w:szCs w:val="28"/>
          </w:rPr>
          <w:delText>ma</w:delText>
        </w:r>
        <w:r w:rsidDel="002F067D">
          <w:rPr>
            <w:w w:val="161"/>
            <w:sz w:val="28"/>
            <w:szCs w:val="28"/>
          </w:rPr>
          <w:delText>t</w:delText>
        </w:r>
        <w:r w:rsidDel="002F067D">
          <w:rPr>
            <w:w w:val="118"/>
            <w:sz w:val="28"/>
            <w:szCs w:val="28"/>
          </w:rPr>
          <w:delText>e</w:delText>
        </w:r>
        <w:r w:rsidR="00F9389F" w:rsidDel="002F067D">
          <w:rPr>
            <w:sz w:val="28"/>
            <w:szCs w:val="28"/>
          </w:rPr>
          <w:delText xml:space="preserve"> </w:delText>
        </w:r>
      </w:del>
      <w:ins w:id="107" w:author="Ellison, Aaron" w:date="2017-01-18T19:43:00Z">
        <w:r w:rsidR="002F067D">
          <w:rPr>
            <w:w w:val="115"/>
            <w:sz w:val="28"/>
            <w:szCs w:val="28"/>
          </w:rPr>
          <w:t>cli</w:t>
        </w:r>
        <w:r w:rsidR="002F067D">
          <w:rPr>
            <w:w w:val="124"/>
            <w:sz w:val="28"/>
            <w:szCs w:val="28"/>
          </w:rPr>
          <w:t>ma</w:t>
        </w:r>
        <w:r w:rsidR="002F067D">
          <w:rPr>
            <w:w w:val="161"/>
            <w:sz w:val="28"/>
            <w:szCs w:val="28"/>
          </w:rPr>
          <w:t>t</w:t>
        </w:r>
        <w:r w:rsidR="002F067D">
          <w:rPr>
            <w:w w:val="118"/>
            <w:sz w:val="28"/>
            <w:szCs w:val="28"/>
          </w:rPr>
          <w:t>ic</w:t>
        </w:r>
        <w:r w:rsidR="002F067D">
          <w:rPr>
            <w:sz w:val="28"/>
            <w:szCs w:val="28"/>
          </w:rPr>
          <w:t xml:space="preserve"> </w:t>
        </w:r>
      </w:ins>
      <w:r>
        <w:rPr>
          <w:spacing w:val="-9"/>
          <w:w w:val="115"/>
          <w:sz w:val="28"/>
          <w:szCs w:val="28"/>
        </w:rPr>
        <w:t>c</w:t>
      </w:r>
      <w:r>
        <w:rPr>
          <w:w w:val="127"/>
          <w:sz w:val="28"/>
          <w:szCs w:val="28"/>
        </w:rPr>
        <w:t>ha</w:t>
      </w:r>
      <w:r>
        <w:rPr>
          <w:w w:val="120"/>
          <w:sz w:val="28"/>
          <w:szCs w:val="28"/>
        </w:rPr>
        <w:t>nge</w:t>
      </w:r>
    </w:p>
    <w:p w14:paraId="457943A4" w14:textId="77777777" w:rsidR="005B53EE" w:rsidRDefault="005B53EE" w:rsidP="00F9389F">
      <w:pPr>
        <w:spacing w:before="2" w:line="120" w:lineRule="exact"/>
        <w:rPr>
          <w:sz w:val="13"/>
          <w:szCs w:val="13"/>
        </w:rPr>
      </w:pPr>
    </w:p>
    <w:p w14:paraId="5824BCC6" w14:textId="77777777" w:rsidR="005B53EE" w:rsidRDefault="005B53EE" w:rsidP="00F9389F">
      <w:pPr>
        <w:spacing w:line="200" w:lineRule="exact"/>
      </w:pPr>
    </w:p>
    <w:p w14:paraId="146ADBBD" w14:textId="124D844B" w:rsidR="005B53EE" w:rsidRDefault="00F5753A" w:rsidP="00F9389F">
      <w:pPr>
        <w:spacing w:line="249" w:lineRule="auto"/>
        <w:ind w:left="117" w:right="103"/>
      </w:pPr>
      <w:r>
        <w:t>Climate</w:t>
      </w:r>
      <w:r w:rsidR="00F9389F">
        <w:t xml:space="preserv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often</w:t>
      </w:r>
      <w:r>
        <w:rPr>
          <w:spacing w:val="41"/>
        </w:rPr>
        <w:t xml:space="preserve"> </w:t>
      </w:r>
      <w:r>
        <w:t>include</w:t>
      </w:r>
      <w:r>
        <w:rPr>
          <w:spacing w:val="43"/>
        </w:rPr>
        <w:t xml:space="preserve"> </w:t>
      </w:r>
      <w:r>
        <w:t>detailed</w:t>
      </w:r>
      <w:r w:rsidR="00F9389F">
        <w:t xml:space="preserve"> </w:t>
      </w:r>
      <w:r>
        <w:rPr>
          <w:w w:val="105"/>
        </w:rPr>
        <w:t>mon</w:t>
      </w:r>
      <w:r>
        <w:rPr>
          <w:w w:val="99"/>
        </w:rPr>
        <w:t>i</w:t>
      </w:r>
      <w:r>
        <w:rPr>
          <w:w w:val="139"/>
        </w:rPr>
        <w:t>t</w:t>
      </w:r>
      <w:r>
        <w:rPr>
          <w:w w:val="104"/>
        </w:rPr>
        <w:t>ori</w:t>
      </w:r>
      <w:r>
        <w:rPr>
          <w:w w:val="110"/>
        </w:rPr>
        <w:t>n</w:t>
      </w:r>
      <w:r>
        <w:rPr>
          <w:w w:val="99"/>
        </w:rPr>
        <w:t>g</w:t>
      </w:r>
      <w:r>
        <w:rPr>
          <w:spacing w:val="16"/>
        </w:rPr>
        <w:t xml:space="preserve"> </w:t>
      </w:r>
      <w:r>
        <w:t>of</w:t>
      </w:r>
      <w:r>
        <w:rPr>
          <w:spacing w:val="9"/>
        </w:rPr>
        <w:t xml:space="preserve"> </w:t>
      </w:r>
      <w:r>
        <w:t>climate</w:t>
      </w:r>
      <w:r w:rsidR="00F9389F">
        <w:t xml:space="preserve"> </w:t>
      </w:r>
      <w:r>
        <w:rPr>
          <w:spacing w:val="-11"/>
        </w:rPr>
        <w:t>v</w:t>
      </w:r>
      <w:r>
        <w:t>ariables</w:t>
      </w:r>
      <w:r w:rsidR="00F9389F">
        <w:t xml:space="preserve"> </w:t>
      </w:r>
      <w:r>
        <w:t>at</w:t>
      </w:r>
      <w:r>
        <w:rPr>
          <w:spacing w:val="48"/>
        </w:rPr>
        <w:t xml:space="preserve"> </w:t>
      </w:r>
      <w:r>
        <w:rPr>
          <w:w w:val="112"/>
        </w:rPr>
        <w:t>the</w:t>
      </w:r>
      <w:r>
        <w:rPr>
          <w:spacing w:val="11"/>
          <w:w w:val="112"/>
        </w:rPr>
        <w:t xml:space="preserve"> </w:t>
      </w:r>
      <w:r>
        <w:t>plot</w:t>
      </w:r>
      <w:r>
        <w:rPr>
          <w:spacing w:val="46"/>
        </w:rPr>
        <w:t xml:space="preserve"> </w:t>
      </w:r>
      <w:r>
        <w:t>le</w:t>
      </w:r>
      <w:r>
        <w:rPr>
          <w:spacing w:val="-5"/>
        </w:rPr>
        <w:t>v</w:t>
      </w:r>
      <w:r>
        <w:t>el,</w:t>
      </w:r>
      <w:r>
        <w:rPr>
          <w:spacing w:val="23"/>
        </w:rPr>
        <w:t xml:space="preserve"> </w:t>
      </w:r>
      <w:r>
        <w:rPr>
          <w:w w:val="105"/>
        </w:rPr>
        <w:t>y</w:t>
      </w:r>
      <w:r>
        <w:rPr>
          <w:w w:val="99"/>
        </w:rPr>
        <w:t>iel</w:t>
      </w:r>
      <w:r>
        <w:rPr>
          <w:w w:val="106"/>
        </w:rPr>
        <w:t>di</w:t>
      </w:r>
      <w:r>
        <w:rPr>
          <w:w w:val="110"/>
        </w:rPr>
        <w:t>n</w:t>
      </w:r>
      <w:r>
        <w:rPr>
          <w:w w:val="99"/>
        </w:rPr>
        <w:t xml:space="preserve">g </w:t>
      </w:r>
      <w:r>
        <w:t>large</w:t>
      </w:r>
      <w:r>
        <w:rPr>
          <w:spacing w:val="46"/>
        </w:rPr>
        <w:t xml:space="preserve"> </w:t>
      </w:r>
      <w:r>
        <w:rPr>
          <w:w w:val="107"/>
        </w:rPr>
        <w:t>amou</w:t>
      </w:r>
      <w:r>
        <w:rPr>
          <w:spacing w:val="-5"/>
          <w:w w:val="110"/>
        </w:rPr>
        <w:t>n</w:t>
      </w:r>
      <w:r>
        <w:rPr>
          <w:w w:val="139"/>
        </w:rPr>
        <w:t>t</w:t>
      </w:r>
      <w:r>
        <w:t>s</w:t>
      </w:r>
      <w:r w:rsidR="00F9389F">
        <w:t xml:space="preserve"> </w:t>
      </w:r>
      <w:r>
        <w:t>of</w:t>
      </w:r>
      <w:r>
        <w:rPr>
          <w:spacing w:val="19"/>
        </w:rPr>
        <w:t xml:space="preserve"> </w:t>
      </w:r>
      <w:r>
        <w:t>data,</w:t>
      </w:r>
      <w:r w:rsidR="00F9389F">
        <w:t xml:space="preserve"> </w:t>
      </w:r>
      <w:r>
        <w:t>su</w:t>
      </w:r>
      <w:r>
        <w:rPr>
          <w:spacing w:val="-5"/>
        </w:rPr>
        <w:t>c</w:t>
      </w:r>
      <w:r>
        <w:t>h</w:t>
      </w:r>
      <w:r>
        <w:rPr>
          <w:spacing w:val="46"/>
        </w:rPr>
        <w:t xml:space="preserve"> </w:t>
      </w:r>
      <w:r>
        <w:t>as</w:t>
      </w:r>
      <w:r>
        <w:rPr>
          <w:spacing w:val="38"/>
        </w:rPr>
        <w:t xml:space="preserve"> </w:t>
      </w:r>
      <w:r>
        <w:t>daily</w:t>
      </w:r>
      <w:r w:rsidR="00F9389F">
        <w:t xml:space="preserve"> </w:t>
      </w:r>
      <w:r>
        <w:t>or</w:t>
      </w:r>
      <w:r>
        <w:rPr>
          <w:spacing w:val="36"/>
        </w:rPr>
        <w:t xml:space="preserve"> </w:t>
      </w:r>
      <w:r>
        <w:t>hourly</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sidR="00F9389F">
        <w:t xml:space="preserve"> </w:t>
      </w:r>
      <w:r>
        <w:t>and</w:t>
      </w:r>
      <w:r w:rsidR="00F9389F">
        <w:t xml:space="preserve"> </w:t>
      </w:r>
      <w:r>
        <w:t>other</w:t>
      </w:r>
      <w:r w:rsidR="00F9389F">
        <w:t xml:space="preserve"> </w:t>
      </w:r>
      <w:r>
        <w:t>climate</w:t>
      </w:r>
      <w:r w:rsidR="00F9389F">
        <w:t xml:space="preserve"> </w:t>
      </w:r>
      <w:r>
        <w:rPr>
          <w:spacing w:val="-11"/>
        </w:rPr>
        <w:t>v</w:t>
      </w:r>
      <w:r>
        <w:t>ariables,</w:t>
      </w:r>
      <w:r w:rsidR="00F9389F">
        <w:t xml:space="preserve"> </w:t>
      </w:r>
      <w:r>
        <w:rPr>
          <w:spacing w:val="-5"/>
        </w:rPr>
        <w:t>ov</w:t>
      </w:r>
      <w:r>
        <w:t>er</w:t>
      </w:r>
      <w:r>
        <w:rPr>
          <w:spacing w:val="40"/>
        </w:rPr>
        <w:t xml:space="preserve"> </w:t>
      </w:r>
      <w:r>
        <w:rPr>
          <w:w w:val="112"/>
        </w:rPr>
        <w:t>the</w:t>
      </w:r>
      <w:r>
        <w:rPr>
          <w:spacing w:val="22"/>
          <w:w w:val="112"/>
        </w:rPr>
        <w:t xml:space="preserve"> </w:t>
      </w:r>
      <w:r>
        <w:t>course</w:t>
      </w:r>
      <w:r>
        <w:rPr>
          <w:spacing w:val="45"/>
        </w:rPr>
        <w:t xml:space="preserve"> </w:t>
      </w:r>
      <w:r>
        <w:t xml:space="preserve">of </w:t>
      </w:r>
      <w:r>
        <w:rPr>
          <w:w w:val="112"/>
        </w:rPr>
        <w:t>the</w:t>
      </w:r>
      <w:r>
        <w:rPr>
          <w:spacing w:val="15"/>
          <w:w w:val="11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10"/>
        </w:rPr>
        <w:t>.</w:t>
      </w:r>
      <w:r w:rsidR="00F9389F">
        <w:t xml:space="preserve"> </w:t>
      </w:r>
      <w:r>
        <w:t>H</w:t>
      </w:r>
      <w:r>
        <w:rPr>
          <w:spacing w:val="-5"/>
        </w:rPr>
        <w:t>ow</w:t>
      </w:r>
      <w:r>
        <w:t>e</w:t>
      </w:r>
      <w:r>
        <w:rPr>
          <w:spacing w:val="-5"/>
        </w:rPr>
        <w:t>v</w:t>
      </w:r>
      <w:r>
        <w:t>er,</w:t>
      </w:r>
      <w:r>
        <w:rPr>
          <w:spacing w:val="40"/>
        </w:rPr>
        <w:t xml:space="preserve"> </w:t>
      </w:r>
      <w:r>
        <w:t>biologists</w:t>
      </w:r>
      <w:r>
        <w:rPr>
          <w:spacing w:val="46"/>
        </w:rPr>
        <w:t xml:space="preserve"> </w:t>
      </w:r>
      <w:ins w:id="108" w:author="Ellison, Aaron" w:date="2017-01-18T19:44:00Z">
        <w:r w:rsidR="002F067D">
          <w:t xml:space="preserve">generally </w:t>
        </w:r>
      </w:ins>
      <w:r>
        <w:t>are</w:t>
      </w:r>
      <w:r>
        <w:rPr>
          <w:spacing w:val="40"/>
        </w:rPr>
        <w:t xml:space="preserve"> </w:t>
      </w:r>
      <w:del w:id="109" w:author="Ellison, Aaron" w:date="2017-01-18T19:44:00Z">
        <w:r w:rsidDel="002F067D">
          <w:delText>generally</w:delText>
        </w:r>
        <w:r w:rsidR="00F9389F" w:rsidDel="002F067D">
          <w:delText xml:space="preserve"> </w:delText>
        </w:r>
      </w:del>
      <w:r>
        <w:rPr>
          <w:w w:val="99"/>
        </w:rPr>
        <w:t>i</w:t>
      </w:r>
      <w:r>
        <w:rPr>
          <w:spacing w:val="-5"/>
          <w:w w:val="110"/>
        </w:rPr>
        <w:t>n</w:t>
      </w:r>
      <w:r>
        <w:rPr>
          <w:w w:val="139"/>
        </w:rPr>
        <w:t>t</w:t>
      </w:r>
      <w:r>
        <w:rPr>
          <w:w w:val="107"/>
        </w:rPr>
        <w:t>er</w:t>
      </w:r>
      <w:r>
        <w:t>es</w:t>
      </w:r>
      <w:r>
        <w:rPr>
          <w:w w:val="115"/>
        </w:rPr>
        <w:t>te</w:t>
      </w:r>
      <w:r>
        <w:rPr>
          <w:w w:val="110"/>
        </w:rPr>
        <w:t>d</w:t>
      </w:r>
      <w:r>
        <w:rPr>
          <w:spacing w:val="19"/>
        </w:rPr>
        <w:t xml:space="preserve"> </w:t>
      </w:r>
      <w:del w:id="110" w:author="Ellison, Aaron" w:date="2017-01-18T19:44:00Z">
        <w:r w:rsidDel="002F067D">
          <w:delText>primarily</w:delText>
        </w:r>
        <w:r w:rsidR="00F9389F" w:rsidDel="002F067D">
          <w:delText xml:space="preserve"> </w:delText>
        </w:r>
      </w:del>
      <w:r>
        <w:t>in</w:t>
      </w:r>
      <w:r>
        <w:rPr>
          <w:spacing w:val="27"/>
        </w:rPr>
        <w:t xml:space="preserve"> </w:t>
      </w:r>
      <w:r>
        <w:t>the</w:t>
      </w:r>
      <w:r>
        <w:rPr>
          <w:spacing w:val="49"/>
        </w:rPr>
        <w:t xml:space="preserve"> </w:t>
      </w:r>
      <w:r>
        <w:t>biological</w:t>
      </w:r>
      <w:r>
        <w:rPr>
          <w:spacing w:val="34"/>
        </w:rPr>
        <w:t xml:space="preserve"> </w:t>
      </w:r>
      <w:r>
        <w:t>res</w:t>
      </w:r>
      <w:r>
        <w:rPr>
          <w:spacing w:val="5"/>
        </w:rPr>
        <w:t>p</w:t>
      </w:r>
      <w:r>
        <w:t>onses</w:t>
      </w:r>
      <w:r>
        <w:rPr>
          <w:spacing w:val="50"/>
        </w:rPr>
        <w:t xml:space="preserve"> </w:t>
      </w:r>
      <w:r>
        <w:rPr>
          <w:w w:val="105"/>
        </w:rPr>
        <w:t>ass</w:t>
      </w:r>
      <w:r>
        <w:rPr>
          <w:spacing w:val="5"/>
          <w:w w:val="99"/>
        </w:rPr>
        <w:t>o</w:t>
      </w:r>
      <w:r>
        <w:rPr>
          <w:w w:val="99"/>
        </w:rPr>
        <w:t>ci</w:t>
      </w:r>
      <w:r>
        <w:rPr>
          <w:w w:val="122"/>
        </w:rPr>
        <w:t>at</w:t>
      </w:r>
      <w:r>
        <w:rPr>
          <w:w w:val="105"/>
        </w:rPr>
        <w:t xml:space="preserve">ed </w:t>
      </w:r>
      <w:r>
        <w:rPr>
          <w:w w:val="99"/>
        </w:rPr>
        <w:t>wi</w:t>
      </w:r>
      <w:r>
        <w:rPr>
          <w:w w:val="139"/>
        </w:rPr>
        <w:t>t</w:t>
      </w:r>
      <w:r>
        <w:rPr>
          <w:w w:val="110"/>
        </w:rPr>
        <w:t>h</w:t>
      </w:r>
      <w:r>
        <w:rPr>
          <w:spacing w:val="29"/>
          <w:w w:val="110"/>
        </w:rPr>
        <w:t xml:space="preserve"> </w:t>
      </w:r>
      <w:r>
        <w:t>ea</w:t>
      </w:r>
      <w:r>
        <w:rPr>
          <w:spacing w:val="-5"/>
        </w:rPr>
        <w:t>c</w:t>
      </w:r>
      <w:r>
        <w:t>h</w:t>
      </w:r>
      <w:r w:rsidR="00F9389F">
        <w:t xml:space="preserve"> </w:t>
      </w:r>
      <w:r>
        <w:rPr>
          <w:w w:val="114"/>
        </w:rPr>
        <w:t>treatme</w:t>
      </w:r>
      <w:r>
        <w:rPr>
          <w:spacing w:val="-6"/>
          <w:w w:val="114"/>
        </w:rPr>
        <w:t>n</w:t>
      </w:r>
      <w:r>
        <w:rPr>
          <w:w w:val="114"/>
        </w:rPr>
        <w:t>t</w:t>
      </w:r>
      <w:r>
        <w:rPr>
          <w:spacing w:val="24"/>
          <w:w w:val="114"/>
        </w:rPr>
        <w:t xml:space="preserve"> </w:t>
      </w:r>
      <w:r>
        <w:t>(e.g.</w:t>
      </w:r>
      <w:ins w:id="111" w:author="Ellison, Aaron" w:date="2017-01-18T19:44:00Z">
        <w:r w:rsidR="002F067D">
          <w:t>,</w:t>
        </w:r>
      </w:ins>
      <w:r w:rsidR="00F9389F">
        <w:t xml:space="preserve"> </w:t>
      </w:r>
      <w:r>
        <w:t>gr</w:t>
      </w:r>
      <w:r>
        <w:rPr>
          <w:spacing w:val="-5"/>
        </w:rPr>
        <w:t>o</w:t>
      </w:r>
      <w:r>
        <w:t>wth,</w:t>
      </w:r>
      <w:r w:rsidR="00F9389F">
        <w:t xml:space="preserve"> </w:t>
      </w:r>
      <w:r>
        <w:rPr>
          <w:w w:val="108"/>
        </w:rPr>
        <w:t>abundance,</w:t>
      </w:r>
      <w:r>
        <w:rPr>
          <w:spacing w:val="34"/>
          <w:w w:val="108"/>
        </w:rPr>
        <w:t xml:space="preserve"> </w:t>
      </w:r>
      <w:r>
        <w:t>or</w:t>
      </w:r>
      <w:r>
        <w:rPr>
          <w:spacing w:val="39"/>
        </w:rPr>
        <w:t xml:space="preserve"> </w:t>
      </w:r>
      <w:r>
        <w:t>phenology</w:t>
      </w:r>
      <w:r w:rsidR="00F9389F">
        <w:t xml:space="preserve"> </w:t>
      </w:r>
      <w:r>
        <w:t>of</w:t>
      </w:r>
      <w:r>
        <w:rPr>
          <w:spacing w:val="24"/>
        </w:rPr>
        <w:t xml:space="preserve"> </w:t>
      </w:r>
      <w:r>
        <w:t>a</w:t>
      </w:r>
      <w:r>
        <w:rPr>
          <w:spacing w:val="40"/>
        </w:rPr>
        <w:t xml:space="preserve"> </w:t>
      </w:r>
      <w:r>
        <w:t>s</w:t>
      </w:r>
      <w:r>
        <w:rPr>
          <w:spacing w:val="5"/>
        </w:rPr>
        <w:t>p</w:t>
      </w:r>
      <w:r>
        <w:t>ecies).</w:t>
      </w:r>
      <w:r w:rsidR="00F9389F">
        <w:t xml:space="preserve"> </w:t>
      </w:r>
      <w:r>
        <w:rPr>
          <w:spacing w:val="3"/>
        </w:rPr>
        <w:t xml:space="preserve"> </w:t>
      </w:r>
      <w:r>
        <w:t>Not</w:t>
      </w:r>
      <w:r w:rsidR="00F9389F">
        <w:t xml:space="preserve"> </w:t>
      </w:r>
      <w:r>
        <w:rPr>
          <w:w w:val="106"/>
        </w:rPr>
        <w:t>surprisingl</w:t>
      </w:r>
      <w:r>
        <w:rPr>
          <w:spacing w:val="-18"/>
          <w:w w:val="106"/>
        </w:rPr>
        <w:t>y</w:t>
      </w:r>
      <w:r>
        <w:rPr>
          <w:w w:val="106"/>
        </w:rPr>
        <w:t>,</w:t>
      </w:r>
      <w:r>
        <w:rPr>
          <w:spacing w:val="31"/>
          <w:w w:val="106"/>
        </w:rPr>
        <w:t xml:space="preserve"> </w:t>
      </w:r>
      <w:r>
        <w:rPr>
          <w:w w:val="139"/>
        </w:rPr>
        <w:t>t</w:t>
      </w:r>
      <w:r>
        <w:rPr>
          <w:w w:val="105"/>
        </w:rPr>
        <w:t>he</w:t>
      </w:r>
      <w:r>
        <w:rPr>
          <w:w w:val="110"/>
        </w:rPr>
        <w:t>n,</w:t>
      </w:r>
      <w:r>
        <w:rPr>
          <w:spacing w:val="33"/>
          <w:w w:val="110"/>
        </w:rPr>
        <w:t xml:space="preserve"> </w:t>
      </w:r>
      <w:r>
        <w:rPr>
          <w:w w:val="117"/>
        </w:rPr>
        <w:t>aut</w:t>
      </w:r>
      <w:r>
        <w:rPr>
          <w:w w:val="110"/>
        </w:rPr>
        <w:t>h</w:t>
      </w:r>
      <w:r>
        <w:rPr>
          <w:w w:val="106"/>
        </w:rPr>
        <w:t>or</w:t>
      </w:r>
      <w:r>
        <w:t xml:space="preserve">s </w:t>
      </w:r>
      <w:r>
        <w:rPr>
          <w:spacing w:val="-5"/>
          <w:w w:val="139"/>
        </w:rPr>
        <w:t>t</w:t>
      </w:r>
      <w:r>
        <w:rPr>
          <w:w w:val="105"/>
        </w:rPr>
        <w:t>y</w:t>
      </w:r>
      <w:r>
        <w:rPr>
          <w:w w:val="106"/>
        </w:rPr>
        <w:t>pi</w:t>
      </w:r>
      <w:r>
        <w:rPr>
          <w:w w:val="99"/>
        </w:rPr>
        <w:t>c</w:t>
      </w:r>
      <w:r>
        <w:rPr>
          <w:w w:val="112"/>
        </w:rPr>
        <w:t>a</w:t>
      </w:r>
      <w:r>
        <w:rPr>
          <w:w w:val="99"/>
        </w:rPr>
        <w:t>ll</w:t>
      </w:r>
      <w:r>
        <w:rPr>
          <w:w w:val="105"/>
        </w:rPr>
        <w:t>y</w:t>
      </w:r>
      <w:r>
        <w:rPr>
          <w:spacing w:val="9"/>
        </w:rPr>
        <w:t xml:space="preserve"> </w:t>
      </w:r>
      <w:r>
        <w:t>pr</w:t>
      </w:r>
      <w:r>
        <w:rPr>
          <w:spacing w:val="-5"/>
        </w:rPr>
        <w:t>o</w:t>
      </w:r>
      <w:r>
        <w:t>vide</w:t>
      </w:r>
      <w:r>
        <w:rPr>
          <w:spacing w:val="44"/>
        </w:rPr>
        <w:t xml:space="preserve"> </w:t>
      </w:r>
      <w:r>
        <w:t>detailed</w:t>
      </w:r>
      <w:r w:rsidR="00F9389F">
        <w:t xml:space="preserve"> </w:t>
      </w:r>
      <w:r>
        <w:rPr>
          <w:w w:val="106"/>
        </w:rPr>
        <w:t>information</w:t>
      </w:r>
      <w:r>
        <w:rPr>
          <w:spacing w:val="14"/>
          <w:w w:val="106"/>
        </w:rPr>
        <w:t xml:space="preserve"> </w:t>
      </w:r>
      <w:r>
        <w:t>on</w:t>
      </w:r>
      <w:r>
        <w:rPr>
          <w:spacing w:val="19"/>
        </w:rPr>
        <w:t xml:space="preserve"> </w:t>
      </w:r>
      <w:r>
        <w:t>the</w:t>
      </w:r>
      <w:r>
        <w:rPr>
          <w:spacing w:val="39"/>
        </w:rPr>
        <w:t xml:space="preserve"> </w:t>
      </w:r>
      <w:r>
        <w:t>obser</w:t>
      </w:r>
      <w:r>
        <w:rPr>
          <w:spacing w:val="-5"/>
        </w:rPr>
        <w:t>v</w:t>
      </w:r>
      <w:r>
        <w:t>ed</w:t>
      </w:r>
      <w:r>
        <w:rPr>
          <w:spacing w:val="43"/>
        </w:rPr>
        <w:t xml:space="preserve"> </w:t>
      </w:r>
      <w:r>
        <w:t>biological</w:t>
      </w:r>
      <w:r>
        <w:rPr>
          <w:spacing w:val="24"/>
        </w:rPr>
        <w:t xml:space="preserve"> </w:t>
      </w:r>
      <w:r>
        <w:t>res</w:t>
      </w:r>
      <w:r>
        <w:rPr>
          <w:spacing w:val="5"/>
        </w:rPr>
        <w:t>p</w:t>
      </w:r>
      <w:r>
        <w:t>onses,</w:t>
      </w:r>
      <w:r>
        <w:rPr>
          <w:spacing w:val="47"/>
        </w:rPr>
        <w:t xml:space="preserve"> </w:t>
      </w:r>
      <w:r>
        <w:t>and</w:t>
      </w:r>
      <w:r>
        <w:rPr>
          <w:spacing w:val="40"/>
        </w:rPr>
        <w:t xml:space="preserve"> </w:t>
      </w:r>
      <w:r>
        <w:rPr>
          <w:w w:val="116"/>
        </w:rPr>
        <w:t>r</w:t>
      </w:r>
      <w:r>
        <w:rPr>
          <w:w w:val="105"/>
        </w:rPr>
        <w:t>e</w:t>
      </w:r>
      <w:r>
        <w:rPr>
          <w:spacing w:val="5"/>
          <w:w w:val="105"/>
        </w:rPr>
        <w:t>p</w:t>
      </w:r>
      <w:r>
        <w:rPr>
          <w:w w:val="106"/>
        </w:rPr>
        <w:t>or</w:t>
      </w:r>
      <w:r>
        <w:rPr>
          <w:w w:val="139"/>
        </w:rPr>
        <w:t>t</w:t>
      </w:r>
      <w:r>
        <w:rPr>
          <w:spacing w:val="9"/>
        </w:rPr>
        <w:t xml:space="preserve"> </w:t>
      </w:r>
      <w:r>
        <w:t>only</w:t>
      </w:r>
      <w:r>
        <w:rPr>
          <w:spacing w:val="22"/>
        </w:rPr>
        <w:t xml:space="preserve"> </w:t>
      </w:r>
      <w:r>
        <w:t>the</w:t>
      </w:r>
      <w:r>
        <w:rPr>
          <w:spacing w:val="39"/>
        </w:rPr>
        <w:t xml:space="preserve"> </w:t>
      </w:r>
      <w:r>
        <w:t>mean</w:t>
      </w:r>
      <w:r>
        <w:rPr>
          <w:spacing w:val="38"/>
        </w:rPr>
        <w:t xml:space="preserve"> </w:t>
      </w:r>
      <w:r>
        <w:rPr>
          <w:spacing w:val="-5"/>
          <w:w w:val="99"/>
        </w:rPr>
        <w:t>c</w:t>
      </w:r>
      <w:r>
        <w:rPr>
          <w:w w:val="111"/>
        </w:rPr>
        <w:t>han</w:t>
      </w:r>
      <w:r>
        <w:rPr>
          <w:w w:val="99"/>
        </w:rPr>
        <w:t xml:space="preserve">ge </w:t>
      </w:r>
      <w:r>
        <w:t>in</w:t>
      </w:r>
      <w:r>
        <w:rPr>
          <w:spacing w:val="18"/>
        </w:rPr>
        <w:t xml:space="preserve"> </w:t>
      </w:r>
      <w:r>
        <w:t>climate</w:t>
      </w:r>
      <w:r>
        <w:rPr>
          <w:spacing w:val="48"/>
        </w:rPr>
        <w:t xml:space="preserve"> </w:t>
      </w:r>
      <w:r>
        <w:rPr>
          <w:spacing w:val="-5"/>
        </w:rPr>
        <w:t>ov</w:t>
      </w:r>
      <w:r>
        <w:t>er</w:t>
      </w:r>
      <w:r>
        <w:rPr>
          <w:spacing w:val="23"/>
        </w:rPr>
        <w:t xml:space="preserve"> </w:t>
      </w:r>
      <w:r>
        <w:rPr>
          <w:w w:val="112"/>
        </w:rPr>
        <w:t>the</w:t>
      </w:r>
      <w:r>
        <w:rPr>
          <w:spacing w:val="5"/>
          <w:w w:val="112"/>
        </w:rPr>
        <w:t xml:space="preserve"> </w:t>
      </w:r>
      <w:r>
        <w:t>course</w:t>
      </w:r>
      <w:r>
        <w:rPr>
          <w:spacing w:val="28"/>
        </w:rPr>
        <w:t xml:space="preserve"> </w:t>
      </w:r>
      <w:r>
        <w:t>of</w:t>
      </w:r>
      <w:r>
        <w:rPr>
          <w:spacing w:val="2"/>
        </w:rPr>
        <w:t xml:space="preserve"> </w:t>
      </w:r>
      <w:r>
        <w:rPr>
          <w:w w:val="112"/>
        </w:rPr>
        <w:t>the</w:t>
      </w:r>
      <w:r>
        <w:rPr>
          <w:spacing w:val="5"/>
          <w:w w:val="11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spacing w:val="9"/>
        </w:rPr>
        <w:t xml:space="preserve"> </w:t>
      </w:r>
      <w:r>
        <w:t>and</w:t>
      </w:r>
      <w:r>
        <w:rPr>
          <w:spacing w:val="40"/>
        </w:rPr>
        <w:t xml:space="preserve"> </w:t>
      </w:r>
      <w:r>
        <w:t>whether</w:t>
      </w:r>
      <w:r w:rsidR="00F9389F">
        <w:t xml:space="preserve"> </w:t>
      </w:r>
      <w:del w:id="112" w:author="Ellison, Aaron" w:date="2017-01-18T19:44:00Z">
        <w:r w:rsidDel="002F067D">
          <w:delText>or</w:delText>
        </w:r>
        <w:r w:rsidDel="002F067D">
          <w:rPr>
            <w:spacing w:val="19"/>
          </w:rPr>
          <w:delText xml:space="preserve"> </w:delText>
        </w:r>
        <w:r w:rsidDel="002F067D">
          <w:delText>not</w:delText>
        </w:r>
        <w:r w:rsidDel="002F067D">
          <w:rPr>
            <w:spacing w:val="40"/>
          </w:rPr>
          <w:delText xml:space="preserve"> </w:delText>
        </w:r>
        <w:r w:rsidDel="002F067D">
          <w:rPr>
            <w:w w:val="121"/>
          </w:rPr>
          <w:delText>that</w:delText>
        </w:r>
        <w:r w:rsidDel="002F067D">
          <w:rPr>
            <w:spacing w:val="-1"/>
            <w:w w:val="121"/>
          </w:rPr>
          <w:delText xml:space="preserve"> </w:delText>
        </w:r>
        <w:r w:rsidDel="002F067D">
          <w:delText>mean</w:delText>
        </w:r>
        <w:r w:rsidDel="002F067D">
          <w:rPr>
            <w:spacing w:val="38"/>
          </w:rPr>
          <w:delText xml:space="preserve"> </w:delText>
        </w:r>
        <w:r w:rsidDel="002F067D">
          <w:rPr>
            <w:spacing w:val="-5"/>
          </w:rPr>
          <w:delText>c</w:delText>
        </w:r>
        <w:r w:rsidDel="002F067D">
          <w:delText>hange</w:delText>
        </w:r>
      </w:del>
      <w:ins w:id="113" w:author="Ellison, Aaron" w:date="2017-01-18T19:44:00Z">
        <w:r w:rsidR="002F067D">
          <w:t>it</w:t>
        </w:r>
      </w:ins>
      <w:r>
        <w:rPr>
          <w:spacing w:val="37"/>
        </w:rPr>
        <w:t xml:space="preserve"> </w:t>
      </w:r>
      <w:r>
        <w:t>mat</w:t>
      </w:r>
      <w:r>
        <w:rPr>
          <w:spacing w:val="-5"/>
        </w:rPr>
        <w:t>c</w:t>
      </w:r>
      <w:r>
        <w:t>hed</w:t>
      </w:r>
      <w:r w:rsidR="00F9389F">
        <w:t xml:space="preserve"> </w:t>
      </w:r>
      <w:r>
        <w:rPr>
          <w:w w:val="139"/>
        </w:rPr>
        <w:t>t</w:t>
      </w:r>
      <w:r>
        <w:rPr>
          <w:w w:val="105"/>
        </w:rPr>
        <w:t>he</w:t>
      </w:r>
      <w:r>
        <w:rPr>
          <w:w w:val="99"/>
        </w:rPr>
        <w:t>i</w:t>
      </w:r>
      <w:r>
        <w:rPr>
          <w:w w:val="116"/>
        </w:rPr>
        <w:t>r</w:t>
      </w:r>
      <w:r>
        <w:rPr>
          <w:spacing w:val="9"/>
        </w:rPr>
        <w:t xml:space="preserve"> </w:t>
      </w:r>
      <w:r>
        <w:rPr>
          <w:w w:val="114"/>
        </w:rPr>
        <w:t>target</w:t>
      </w:r>
      <w:r>
        <w:rPr>
          <w:spacing w:val="2"/>
          <w:w w:val="114"/>
        </w:rPr>
        <w:t xml:space="preserve"> </w:t>
      </w:r>
      <w:r>
        <w:rPr>
          <w:w w:val="99"/>
        </w:rPr>
        <w:t>l</w:t>
      </w:r>
      <w:r>
        <w:rPr>
          <w:w w:val="102"/>
        </w:rPr>
        <w:t>e</w:t>
      </w:r>
      <w:r>
        <w:rPr>
          <w:spacing w:val="-5"/>
          <w:w w:val="102"/>
        </w:rPr>
        <w:t>v</w:t>
      </w:r>
      <w:r>
        <w:rPr>
          <w:w w:val="99"/>
        </w:rPr>
        <w:t xml:space="preserve">el </w:t>
      </w:r>
      <w:r>
        <w:t>of</w:t>
      </w:r>
      <w:r>
        <w:rPr>
          <w:spacing w:val="9"/>
        </w:rPr>
        <w:t xml:space="preserve"> </w:t>
      </w:r>
      <w:r>
        <w:rPr>
          <w:spacing w:val="-5"/>
        </w:rPr>
        <w:t>c</w:t>
      </w:r>
      <w:r>
        <w:t>hange</w:t>
      </w:r>
      <w:r>
        <w:rPr>
          <w:spacing w:val="44"/>
        </w:rPr>
        <w:t xml:space="preserve"> </w:t>
      </w:r>
      <w:r>
        <w:t>(e.g.</w:t>
      </w:r>
      <w:r>
        <w:rPr>
          <w:spacing w:val="35"/>
        </w:rPr>
        <w:t xml:space="preserve"> </w:t>
      </w:r>
      <w:r>
        <w:t>Price</w:t>
      </w:r>
      <w:r w:rsidR="00F9389F">
        <w:t xml:space="preserve"> </w:t>
      </w:r>
      <w:r>
        <w:t>&amp;</w:t>
      </w:r>
      <w:r>
        <w:rPr>
          <w:spacing w:val="14"/>
        </w:rPr>
        <w:t xml:space="preserve"> </w:t>
      </w:r>
      <w:proofErr w:type="spellStart"/>
      <w:r>
        <w:rPr>
          <w:spacing w:val="-17"/>
        </w:rPr>
        <w:t>W</w:t>
      </w:r>
      <w:r>
        <w:t>aser</w:t>
      </w:r>
      <w:proofErr w:type="spellEnd"/>
      <w:r>
        <w:t>,</w:t>
      </w:r>
      <w:r w:rsidR="00F9389F">
        <w:t xml:space="preserve"> </w:t>
      </w:r>
      <w:r>
        <w:t>1998;</w:t>
      </w:r>
      <w:r>
        <w:rPr>
          <w:spacing w:val="11"/>
        </w:rPr>
        <w:t xml:space="preserve"> </w:t>
      </w:r>
      <w:r>
        <w:t>Clark</w:t>
      </w:r>
      <w:r w:rsidR="00F9389F">
        <w:t xml:space="preserve"> </w:t>
      </w:r>
      <w:r>
        <w:t>et</w:t>
      </w:r>
      <w:r>
        <w:rPr>
          <w:spacing w:val="34"/>
        </w:rPr>
        <w:t xml:space="preserve"> </w:t>
      </w:r>
      <w:r>
        <w:t>al.,</w:t>
      </w:r>
      <w:r>
        <w:rPr>
          <w:spacing w:val="39"/>
        </w:rPr>
        <w:t xml:space="preserve"> </w:t>
      </w:r>
      <w:r>
        <w:t>2014a,b;</w:t>
      </w:r>
      <w:r>
        <w:rPr>
          <w:spacing w:val="36"/>
        </w:rPr>
        <w:t xml:space="preserve"> </w:t>
      </w:r>
      <w:proofErr w:type="spellStart"/>
      <w:r>
        <w:t>Rollinson</w:t>
      </w:r>
      <w:proofErr w:type="spellEnd"/>
      <w:r>
        <w:rPr>
          <w:spacing w:val="47"/>
        </w:rPr>
        <w:t xml:space="preserve"> </w:t>
      </w:r>
      <w:r>
        <w:t>&amp;</w:t>
      </w:r>
      <w:r>
        <w:rPr>
          <w:spacing w:val="14"/>
        </w:rPr>
        <w:t xml:space="preserve"> </w:t>
      </w:r>
      <w:r>
        <w:t>K</w:t>
      </w:r>
      <w:r>
        <w:rPr>
          <w:spacing w:val="-5"/>
        </w:rPr>
        <w:t>ay</w:t>
      </w:r>
      <w:r>
        <w:t>e,</w:t>
      </w:r>
      <w:r>
        <w:rPr>
          <w:spacing w:val="46"/>
        </w:rPr>
        <w:t xml:space="preserve"> </w:t>
      </w:r>
      <w:r>
        <w:rPr>
          <w:w w:val="101"/>
        </w:rPr>
        <w:t>2012)</w:t>
      </w:r>
      <w:r>
        <w:rPr>
          <w:w w:val="110"/>
        </w:rPr>
        <w:t>.</w:t>
      </w:r>
    </w:p>
    <w:p w14:paraId="627C9309" w14:textId="77777777" w:rsidR="005B53EE" w:rsidRDefault="005B53EE" w:rsidP="00F9389F">
      <w:pPr>
        <w:spacing w:before="4" w:line="140" w:lineRule="exact"/>
        <w:rPr>
          <w:sz w:val="14"/>
          <w:szCs w:val="14"/>
        </w:rPr>
      </w:pPr>
    </w:p>
    <w:p w14:paraId="6021B502" w14:textId="01C9D4BE" w:rsidR="005B53EE" w:rsidRDefault="00F5753A" w:rsidP="00F9389F">
      <w:pPr>
        <w:spacing w:line="249" w:lineRule="auto"/>
        <w:ind w:left="117" w:right="103"/>
        <w:sectPr w:rsidR="005B53EE">
          <w:headerReference w:type="default" r:id="rId10"/>
          <w:pgSz w:w="12240" w:h="15840"/>
          <w:pgMar w:top="620" w:right="1280" w:bottom="280" w:left="1300" w:header="429" w:footer="1426" w:gutter="0"/>
          <w:cols w:space="720"/>
        </w:sectPr>
      </w:pPr>
      <w:r>
        <w:t>Though</w:t>
      </w:r>
      <w:r w:rsidR="00F9389F">
        <w:t xml:space="preserve"> </w:t>
      </w:r>
      <w:r>
        <w:rPr>
          <w:w w:val="112"/>
        </w:rPr>
        <w:t>the</w:t>
      </w:r>
      <w:r>
        <w:rPr>
          <w:spacing w:val="5"/>
          <w:w w:val="112"/>
        </w:rPr>
        <w:t xml:space="preserve"> </w:t>
      </w:r>
      <w:r>
        <w:t>published</w:t>
      </w:r>
      <w:r w:rsidR="00F9389F">
        <w:t xml:space="preserve"> </w:t>
      </w:r>
      <w:r>
        <w:t>f</w:t>
      </w:r>
      <w:r>
        <w:rPr>
          <w:spacing w:val="5"/>
        </w:rPr>
        <w:t>o</w:t>
      </w:r>
      <w:r>
        <w:t>cus</w:t>
      </w:r>
      <w:r>
        <w:rPr>
          <w:spacing w:val="11"/>
        </w:rPr>
        <w:t xml:space="preserve"> </w:t>
      </w:r>
      <w:r>
        <w:t>is</w:t>
      </w:r>
      <w:r>
        <w:rPr>
          <w:spacing w:val="8"/>
        </w:rPr>
        <w:t xml:space="preserve"> </w:t>
      </w:r>
      <w:r>
        <w:rPr>
          <w:w w:val="96"/>
        </w:rPr>
        <w:t>of</w:t>
      </w:r>
      <w:r>
        <w:rPr>
          <w:w w:val="139"/>
        </w:rPr>
        <w:t>t</w:t>
      </w:r>
      <w:r>
        <w:rPr>
          <w:w w:val="105"/>
        </w:rPr>
        <w:t>en</w:t>
      </w:r>
      <w:r>
        <w:rPr>
          <w:spacing w:val="9"/>
        </w:rPr>
        <w:t xml:space="preserve"> </w:t>
      </w:r>
      <w:r>
        <w:t>on</w:t>
      </w:r>
      <w:r>
        <w:rPr>
          <w:spacing w:val="19"/>
        </w:rPr>
        <w:t xml:space="preserve"> </w:t>
      </w:r>
      <w:r>
        <w:t>shifts</w:t>
      </w:r>
      <w:r>
        <w:rPr>
          <w:spacing w:val="35"/>
        </w:rPr>
        <w:t xml:space="preserve"> </w:t>
      </w:r>
      <w:r>
        <w:t>in</w:t>
      </w:r>
      <w:r>
        <w:rPr>
          <w:spacing w:val="18"/>
        </w:rPr>
        <w:t xml:space="preserve"> </w:t>
      </w:r>
      <w:r>
        <w:rPr>
          <w:w w:val="112"/>
        </w:rPr>
        <w:t>the</w:t>
      </w:r>
      <w:r>
        <w:rPr>
          <w:spacing w:val="4"/>
          <w:w w:val="112"/>
        </w:rPr>
        <w:t xml:space="preserve"> </w:t>
      </w:r>
      <w:r>
        <w:t>mean,</w:t>
      </w:r>
      <w:r>
        <w:rPr>
          <w:spacing w:val="47"/>
        </w:rPr>
        <w:t xml:space="preserve"> </w:t>
      </w:r>
      <w:r>
        <w:rPr>
          <w:w w:val="112"/>
        </w:rPr>
        <w:t>the</w:t>
      </w:r>
      <w:r>
        <w:rPr>
          <w:spacing w:val="5"/>
          <w:w w:val="112"/>
        </w:rPr>
        <w:t xml:space="preserve"> </w:t>
      </w:r>
      <w:r>
        <w:t>im</w:t>
      </w:r>
      <w:r>
        <w:rPr>
          <w:spacing w:val="5"/>
        </w:rPr>
        <w:t>p</w:t>
      </w:r>
      <w:r>
        <w:t>osed</w:t>
      </w:r>
      <w:r>
        <w:rPr>
          <w:spacing w:val="37"/>
        </w:rPr>
        <w:t xml:space="preserve"> </w:t>
      </w:r>
      <w:r>
        <w:t>climate</w:t>
      </w:r>
      <w:r>
        <w:rPr>
          <w:spacing w:val="48"/>
        </w:rPr>
        <w:t xml:space="preserve"> </w:t>
      </w:r>
      <w:r>
        <w:rPr>
          <w:w w:val="107"/>
        </w:rPr>
        <w:t>manipulations</w:t>
      </w:r>
      <w:r>
        <w:rPr>
          <w:spacing w:val="16"/>
          <w:w w:val="107"/>
        </w:rPr>
        <w:t xml:space="preserve"> </w:t>
      </w:r>
      <w:r>
        <w:rPr>
          <w:w w:val="106"/>
        </w:rPr>
        <w:t>ac</w:t>
      </w:r>
      <w:r>
        <w:rPr>
          <w:w w:val="139"/>
        </w:rPr>
        <w:t>t</w:t>
      </w:r>
      <w:r>
        <w:rPr>
          <w:w w:val="108"/>
        </w:rPr>
        <w:t>ual</w:t>
      </w:r>
      <w:r>
        <w:rPr>
          <w:w w:val="99"/>
        </w:rPr>
        <w:t>l</w:t>
      </w:r>
      <w:r>
        <w:rPr>
          <w:w w:val="105"/>
        </w:rPr>
        <w:t>y</w:t>
      </w:r>
      <w:r>
        <w:rPr>
          <w:spacing w:val="9"/>
        </w:rPr>
        <w:t xml:space="preserve"> </w:t>
      </w:r>
      <w:r>
        <w:rPr>
          <w:w w:val="107"/>
        </w:rPr>
        <w:t>re</w:t>
      </w:r>
      <w:r>
        <w:rPr>
          <w:w w:val="106"/>
        </w:rPr>
        <w:t>su</w:t>
      </w:r>
      <w:r>
        <w:rPr>
          <w:w w:val="99"/>
        </w:rPr>
        <w:t>l</w:t>
      </w:r>
      <w:r>
        <w:rPr>
          <w:w w:val="139"/>
        </w:rPr>
        <w:t xml:space="preserve">t </w:t>
      </w:r>
      <w:r>
        <w:t>in</w:t>
      </w:r>
      <w:r>
        <w:rPr>
          <w:spacing w:val="41"/>
        </w:rPr>
        <w:t xml:space="preserve"> </w:t>
      </w:r>
      <w:r>
        <w:rPr>
          <w:spacing w:val="-6"/>
        </w:rPr>
        <w:t>m</w:t>
      </w:r>
      <w:r>
        <w:t>u</w:t>
      </w:r>
      <w:r>
        <w:rPr>
          <w:spacing w:val="-5"/>
        </w:rPr>
        <w:t>c</w:t>
      </w:r>
      <w:r>
        <w:t>h</w:t>
      </w:r>
      <w:r w:rsidR="00F9389F">
        <w:t xml:space="preserve"> </w:t>
      </w:r>
      <w:r>
        <w:t>more</w:t>
      </w:r>
      <w:r w:rsidR="00F9389F">
        <w:t xml:space="preserve"> </w:t>
      </w:r>
      <w:r>
        <w:t>complex</w:t>
      </w:r>
      <w:r w:rsidR="00F9389F">
        <w:t xml:space="preserve"> </w:t>
      </w:r>
      <w:r>
        <w:t>climatic</w:t>
      </w:r>
      <w:r w:rsidR="00F9389F">
        <w:t xml:space="preserve"> </w:t>
      </w:r>
      <w:r>
        <w:rPr>
          <w:w w:val="106"/>
        </w:rPr>
        <w:t>sh</w:t>
      </w:r>
      <w:r>
        <w:rPr>
          <w:w w:val="95"/>
        </w:rPr>
        <w:t>if</w:t>
      </w:r>
      <w:r>
        <w:rPr>
          <w:w w:val="139"/>
        </w:rPr>
        <w:t>t</w:t>
      </w:r>
      <w:r>
        <w:rPr>
          <w:w w:val="104"/>
        </w:rPr>
        <w:t>s</w:t>
      </w:r>
      <w:del w:id="114" w:author="Ellison, Aaron" w:date="2017-01-18T19:44:00Z">
        <w:r w:rsidDel="002F067D">
          <w:rPr>
            <w:w w:val="104"/>
          </w:rPr>
          <w:delText>,</w:delText>
        </w:r>
        <w:r w:rsidDel="002F067D">
          <w:rPr>
            <w:spacing w:val="37"/>
            <w:w w:val="104"/>
          </w:rPr>
          <w:delText xml:space="preserve"> </w:delText>
        </w:r>
        <w:r w:rsidDel="002F067D">
          <w:delText>for</w:delText>
        </w:r>
        <w:r w:rsidDel="002F067D">
          <w:rPr>
            <w:spacing w:val="36"/>
          </w:rPr>
          <w:delText xml:space="preserve"> </w:delText>
        </w:r>
        <w:r w:rsidDel="002F067D">
          <w:delText>se</w:delText>
        </w:r>
        <w:r w:rsidDel="002F067D">
          <w:rPr>
            <w:spacing w:val="-5"/>
          </w:rPr>
          <w:delText>v</w:delText>
        </w:r>
        <w:r w:rsidDel="002F067D">
          <w:delText>eral</w:delText>
        </w:r>
        <w:r w:rsidR="00F9389F" w:rsidDel="002F067D">
          <w:delText xml:space="preserve"> </w:delText>
        </w:r>
        <w:r w:rsidDel="002F067D">
          <w:delText>reasons</w:delText>
        </w:r>
        <w:r w:rsidR="00F9389F" w:rsidDel="002F067D">
          <w:delText xml:space="preserve"> </w:delText>
        </w:r>
        <w:r w:rsidDel="002F067D">
          <w:rPr>
            <w:w w:val="121"/>
          </w:rPr>
          <w:delText>that</w:delText>
        </w:r>
        <w:r w:rsidDel="002F067D">
          <w:rPr>
            <w:spacing w:val="21"/>
            <w:w w:val="121"/>
          </w:rPr>
          <w:delText xml:space="preserve"> </w:delText>
        </w:r>
        <w:r w:rsidDel="002F067D">
          <w:rPr>
            <w:spacing w:val="-6"/>
          </w:rPr>
          <w:delText>w</w:delText>
        </w:r>
        <w:r w:rsidDel="002F067D">
          <w:delText>e</w:delText>
        </w:r>
        <w:r w:rsidDel="002F067D">
          <w:rPr>
            <w:spacing w:val="29"/>
          </w:rPr>
          <w:delText xml:space="preserve"> </w:delText>
        </w:r>
        <w:r w:rsidDel="002F067D">
          <w:delText>discuss</w:delText>
        </w:r>
        <w:r w:rsidR="00F9389F" w:rsidDel="002F067D">
          <w:delText xml:space="preserve"> </w:delText>
        </w:r>
        <w:r w:rsidDel="002F067D">
          <w:delText>in</w:delText>
        </w:r>
        <w:r w:rsidDel="002F067D">
          <w:rPr>
            <w:spacing w:val="41"/>
          </w:rPr>
          <w:delText xml:space="preserve"> </w:delText>
        </w:r>
        <w:r w:rsidDel="002F067D">
          <w:delText>more</w:delText>
        </w:r>
        <w:r w:rsidR="00F9389F" w:rsidDel="002F067D">
          <w:delText xml:space="preserve"> </w:delText>
        </w:r>
        <w:r w:rsidDel="002F067D">
          <w:rPr>
            <w:w w:val="105"/>
          </w:rPr>
          <w:delText>de</w:delText>
        </w:r>
        <w:r w:rsidDel="002F067D">
          <w:rPr>
            <w:w w:val="139"/>
          </w:rPr>
          <w:delText>t</w:delText>
        </w:r>
        <w:r w:rsidDel="002F067D">
          <w:rPr>
            <w:w w:val="105"/>
          </w:rPr>
          <w:delText>ail</w:delText>
        </w:r>
        <w:r w:rsidDel="002F067D">
          <w:rPr>
            <w:spacing w:val="32"/>
            <w:w w:val="105"/>
          </w:rPr>
          <w:delText xml:space="preserve"> </w:delText>
        </w:r>
        <w:r w:rsidDel="002F067D">
          <w:rPr>
            <w:spacing w:val="5"/>
          </w:rPr>
          <w:delText>b</w:delText>
        </w:r>
        <w:r w:rsidDel="002F067D">
          <w:delText>el</w:delText>
        </w:r>
        <w:r w:rsidDel="002F067D">
          <w:rPr>
            <w:spacing w:val="-5"/>
          </w:rPr>
          <w:delText>o</w:delText>
        </w:r>
        <w:r w:rsidDel="002F067D">
          <w:delText>w</w:delText>
        </w:r>
      </w:del>
      <w:r>
        <w:t>.</w:t>
      </w:r>
      <w:r w:rsidR="00F9389F">
        <w:t xml:space="preserve"> </w:t>
      </w:r>
      <w:r>
        <w:rPr>
          <w:spacing w:val="1"/>
        </w:rPr>
        <w:t xml:space="preserve"> </w:t>
      </w:r>
      <w:r>
        <w:rPr>
          <w:w w:val="113"/>
        </w:rPr>
        <w:t>First,</w:t>
      </w:r>
      <w:r>
        <w:rPr>
          <w:spacing w:val="31"/>
          <w:w w:val="113"/>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rPr>
          <w:spacing w:val="17"/>
        </w:rPr>
        <w:t xml:space="preserve"> </w:t>
      </w:r>
      <w:r>
        <w:rPr>
          <w:w w:val="113"/>
        </w:rPr>
        <w:t>to</w:t>
      </w:r>
      <w:r>
        <w:rPr>
          <w:spacing w:val="11"/>
          <w:w w:val="113"/>
        </w:rPr>
        <w:t xml:space="preserve"> </w:t>
      </w:r>
      <w:r>
        <w:t>shifting</w:t>
      </w:r>
      <w:r w:rsidR="00F9389F">
        <w:t xml:space="preserve"> </w:t>
      </w:r>
      <w:r>
        <w:t>mean</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04"/>
        </w:rPr>
        <w:t>s,</w:t>
      </w:r>
      <w:r>
        <w:rPr>
          <w:spacing w:val="17"/>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7"/>
        </w:rPr>
        <w:t xml:space="preserve"> </w:t>
      </w:r>
      <w:r>
        <w:rPr>
          <w:spacing w:val="-6"/>
        </w:rPr>
        <w:t>w</w:t>
      </w:r>
      <w:r>
        <w:t>arming</w:t>
      </w:r>
      <w:r w:rsidR="00F9389F">
        <w:t xml:space="preserve"> </w:t>
      </w:r>
      <w:r>
        <w:rPr>
          <w:w w:val="112"/>
        </w:rPr>
        <w:t>treatme</w:t>
      </w:r>
      <w:r>
        <w:rPr>
          <w:spacing w:val="-6"/>
          <w:w w:val="112"/>
        </w:rPr>
        <w:t>n</w:t>
      </w:r>
      <w:r>
        <w:rPr>
          <w:w w:val="112"/>
        </w:rPr>
        <w:t>ts</w:t>
      </w:r>
      <w:r>
        <w:rPr>
          <w:spacing w:val="17"/>
          <w:w w:val="112"/>
        </w:rPr>
        <w:t xml:space="preserve"> </w:t>
      </w:r>
      <w:r>
        <w:t>m</w:t>
      </w:r>
      <w:r>
        <w:rPr>
          <w:spacing w:val="-5"/>
        </w:rPr>
        <w:t>a</w:t>
      </w:r>
      <w:r>
        <w:t>y</w:t>
      </w:r>
      <w:r>
        <w:rPr>
          <w:spacing w:val="42"/>
        </w:rPr>
        <w:t xml:space="preserve"> </w:t>
      </w:r>
      <w:r>
        <w:t>alter</w:t>
      </w:r>
      <w:r w:rsidR="00F9389F">
        <w:t xml:space="preserve"> </w:t>
      </w:r>
      <w:r>
        <w:rPr>
          <w:w w:val="112"/>
        </w:rPr>
        <w:t>the</w:t>
      </w:r>
      <w:r>
        <w:rPr>
          <w:spacing w:val="13"/>
          <w:w w:val="112"/>
        </w:rPr>
        <w:t xml:space="preserve"> </w:t>
      </w:r>
      <w:r>
        <w:rPr>
          <w:w w:val="139"/>
        </w:rPr>
        <w:t>t</w:t>
      </w:r>
      <w:r>
        <w:rPr>
          <w:w w:val="104"/>
        </w:rPr>
        <w:t>em</w:t>
      </w:r>
      <w:r>
        <w:rPr>
          <w:spacing w:val="5"/>
          <w:w w:val="110"/>
        </w:rPr>
        <w:t>p</w:t>
      </w:r>
      <w:r>
        <w:rPr>
          <w:w w:val="99"/>
        </w:rPr>
        <w:t>e</w:t>
      </w:r>
      <w:r>
        <w:rPr>
          <w:w w:val="116"/>
        </w:rPr>
        <w:t>r</w:t>
      </w:r>
      <w:r>
        <w:rPr>
          <w:w w:val="117"/>
        </w:rPr>
        <w:t>atu</w:t>
      </w:r>
      <w:r>
        <w:rPr>
          <w:w w:val="116"/>
        </w:rPr>
        <w:t>r</w:t>
      </w:r>
      <w:r>
        <w:rPr>
          <w:w w:val="99"/>
        </w:rPr>
        <w:t>e</w:t>
      </w:r>
      <w:r>
        <w:rPr>
          <w:spacing w:val="17"/>
        </w:rPr>
        <w:t xml:space="preserve"> </w:t>
      </w:r>
      <w:r>
        <w:rPr>
          <w:w w:val="116"/>
        </w:rPr>
        <w:t>r</w:t>
      </w:r>
      <w:r>
        <w:rPr>
          <w:w w:val="111"/>
        </w:rPr>
        <w:t>an</w:t>
      </w:r>
      <w:r>
        <w:rPr>
          <w:w w:val="99"/>
        </w:rPr>
        <w:t xml:space="preserve">ge </w:t>
      </w:r>
      <w:r>
        <w:t>and</w:t>
      </w:r>
      <w:r w:rsidR="00F9389F">
        <w:t xml:space="preserve"> </w:t>
      </w:r>
      <w:r>
        <w:rPr>
          <w:spacing w:val="-11"/>
        </w:rPr>
        <w:t>v</w:t>
      </w:r>
      <w:r>
        <w:t>ariance</w:t>
      </w:r>
      <w:del w:id="115" w:author="Ellison, Aaron" w:date="2017-01-18T19:44:00Z">
        <w:r w:rsidR="00F9389F" w:rsidDel="002F067D">
          <w:delText xml:space="preserve"> </w:delText>
        </w:r>
        <w:r w:rsidDel="002F067D">
          <w:delText>as</w:delText>
        </w:r>
        <w:r w:rsidDel="002F067D">
          <w:rPr>
            <w:spacing w:val="32"/>
          </w:rPr>
          <w:delText xml:space="preserve"> </w:delText>
        </w:r>
        <w:r w:rsidDel="002F067D">
          <w:rPr>
            <w:spacing w:val="-5"/>
          </w:rPr>
          <w:delText>w</w:delText>
        </w:r>
        <w:r w:rsidDel="002F067D">
          <w:delText>ell</w:delText>
        </w:r>
      </w:del>
      <w:r>
        <w:t>.</w:t>
      </w:r>
      <w:r w:rsidR="00F9389F">
        <w:t xml:space="preserve"> </w:t>
      </w:r>
      <w:r>
        <w:t>Second,</w:t>
      </w:r>
      <w:r>
        <w:rPr>
          <w:spacing w:val="42"/>
        </w:rPr>
        <w:t xml:space="preserve"> </w:t>
      </w:r>
      <w:r>
        <w:rPr>
          <w:w w:val="112"/>
        </w:rPr>
        <w:t>the</w:t>
      </w:r>
      <w:r>
        <w:rPr>
          <w:spacing w:val="16"/>
          <w:w w:val="112"/>
        </w:rPr>
        <w:t xml:space="preserve"> </w:t>
      </w:r>
      <w:r>
        <w:rPr>
          <w:w w:val="107"/>
        </w:rPr>
        <w:t>magn</w:t>
      </w:r>
      <w:r>
        <w:rPr>
          <w:w w:val="99"/>
        </w:rPr>
        <w:t>i</w:t>
      </w:r>
      <w:r>
        <w:rPr>
          <w:w w:val="139"/>
        </w:rPr>
        <w:t>t</w:t>
      </w:r>
      <w:r>
        <w:rPr>
          <w:w w:val="110"/>
        </w:rPr>
        <w:t>ud</w:t>
      </w:r>
      <w:r>
        <w:rPr>
          <w:w w:val="99"/>
        </w:rPr>
        <w:t>e</w:t>
      </w:r>
      <w:r>
        <w:rPr>
          <w:spacing w:val="21"/>
          <w:w w:val="99"/>
        </w:rPr>
        <w:t xml:space="preserve"> </w:t>
      </w:r>
      <w:r>
        <w:t>of</w:t>
      </w:r>
      <w:r>
        <w:rPr>
          <w:spacing w:val="14"/>
        </w:rPr>
        <w:t xml:space="preserve"> </w:t>
      </w:r>
      <w:r>
        <w:rPr>
          <w:spacing w:val="-5"/>
        </w:rPr>
        <w:t>c</w:t>
      </w:r>
      <w:r>
        <w:t>hange</w:t>
      </w:r>
      <w:r>
        <w:rPr>
          <w:spacing w:val="48"/>
        </w:rPr>
        <w:t xml:space="preserve"> </w:t>
      </w:r>
      <w:r>
        <w:t>in</w:t>
      </w:r>
      <w:r>
        <w:rPr>
          <w:spacing w:val="30"/>
        </w:rPr>
        <w:t xml:space="preserve"> </w:t>
      </w:r>
      <w:r>
        <w:rPr>
          <w:w w:val="139"/>
        </w:rPr>
        <w:t>t</w:t>
      </w:r>
      <w:r>
        <w:rPr>
          <w:w w:val="105"/>
        </w:rPr>
        <w:t>he</w:t>
      </w:r>
      <w:r>
        <w:t>se</w:t>
      </w:r>
      <w:r>
        <w:rPr>
          <w:spacing w:val="21"/>
        </w:rPr>
        <w:t xml:space="preserve"> </w:t>
      </w:r>
      <w:r>
        <w:rPr>
          <w:w w:val="109"/>
        </w:rPr>
        <w:t>man</w:t>
      </w:r>
      <w:r>
        <w:rPr>
          <w:w w:val="106"/>
        </w:rPr>
        <w:t>ip</w:t>
      </w:r>
      <w:r>
        <w:rPr>
          <w:w w:val="110"/>
        </w:rPr>
        <w:t>u</w:t>
      </w:r>
      <w:r>
        <w:rPr>
          <w:w w:val="99"/>
        </w:rPr>
        <w:t>l</w:t>
      </w:r>
      <w:r>
        <w:rPr>
          <w:w w:val="112"/>
        </w:rPr>
        <w:t>a</w:t>
      </w:r>
      <w:r>
        <w:rPr>
          <w:w w:val="139"/>
        </w:rPr>
        <w:t>t</w:t>
      </w:r>
      <w:r>
        <w:rPr>
          <w:w w:val="99"/>
        </w:rPr>
        <w:t>i</w:t>
      </w:r>
      <w:r>
        <w:rPr>
          <w:w w:val="105"/>
        </w:rPr>
        <w:t>on</w:t>
      </w:r>
      <w:r>
        <w:t>s</w:t>
      </w:r>
      <w:r>
        <w:rPr>
          <w:spacing w:val="21"/>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ary</w:t>
      </w:r>
      <w:r w:rsidR="00F9389F">
        <w:t xml:space="preserve"> </w:t>
      </w:r>
      <w:r>
        <w:t>in</w:t>
      </w:r>
      <w:r>
        <w:rPr>
          <w:spacing w:val="30"/>
        </w:rPr>
        <w:t xml:space="preserve"> </w:t>
      </w:r>
      <w:r>
        <w:t>time</w:t>
      </w:r>
      <w:r w:rsidR="00F9389F">
        <w:t xml:space="preserve"> </w:t>
      </w:r>
      <w:r>
        <w:rPr>
          <w:w w:val="111"/>
        </w:rPr>
        <w:t>an</w:t>
      </w:r>
      <w:r>
        <w:rPr>
          <w:w w:val="110"/>
        </w:rPr>
        <w:t xml:space="preserve">d </w:t>
      </w:r>
      <w:r>
        <w:t>space.</w:t>
      </w:r>
      <w:r w:rsidR="00F9389F">
        <w:t xml:space="preserve"> </w:t>
      </w:r>
      <w:r>
        <w:t>Third,</w:t>
      </w:r>
      <w:r w:rsidR="00F9389F">
        <w:t xml:space="preserve"> </w:t>
      </w:r>
      <w:r>
        <w:rPr>
          <w:w w:val="112"/>
        </w:rPr>
        <w:t>the</w:t>
      </w:r>
      <w:r>
        <w:rPr>
          <w:spacing w:val="6"/>
          <w:w w:val="112"/>
        </w:rPr>
        <w:t xml:space="preserve"> </w:t>
      </w:r>
      <w:r>
        <w:rPr>
          <w:w w:val="102"/>
        </w:rPr>
        <w:t>eq</w:t>
      </w:r>
      <w:r>
        <w:rPr>
          <w:w w:val="110"/>
        </w:rPr>
        <w:t>u</w:t>
      </w:r>
      <w:r>
        <w:rPr>
          <w:w w:val="106"/>
        </w:rPr>
        <w:t>ip</w:t>
      </w:r>
      <w:r>
        <w:rPr>
          <w:w w:val="104"/>
        </w:rPr>
        <w:t>me</w:t>
      </w:r>
      <w:r>
        <w:rPr>
          <w:spacing w:val="-5"/>
          <w:w w:val="110"/>
        </w:rPr>
        <w:t>n</w:t>
      </w:r>
      <w:r>
        <w:rPr>
          <w:w w:val="139"/>
        </w:rPr>
        <w:t>t</w:t>
      </w:r>
      <w:r>
        <w:rPr>
          <w:spacing w:val="11"/>
        </w:rPr>
        <w:t xml:space="preserve"> </w:t>
      </w:r>
      <w:r>
        <w:t>required</w:t>
      </w:r>
      <w:r w:rsidR="00F9389F">
        <w:t xml:space="preserve"> </w:t>
      </w:r>
      <w:r>
        <w:rPr>
          <w:w w:val="113"/>
        </w:rPr>
        <w:t>to</w:t>
      </w:r>
      <w:r>
        <w:rPr>
          <w:spacing w:val="5"/>
          <w:w w:val="113"/>
        </w:rPr>
        <w:t xml:space="preserve"> </w:t>
      </w:r>
      <w:r>
        <w:t>conduct</w:t>
      </w:r>
      <w:r w:rsidR="00F9389F">
        <w:t xml:space="preserve"> </w:t>
      </w:r>
      <w:r>
        <w:rPr>
          <w:w w:val="139"/>
        </w:rPr>
        <w:t>t</w:t>
      </w:r>
      <w:r>
        <w:rPr>
          <w:w w:val="110"/>
        </w:rPr>
        <w:t>h</w:t>
      </w:r>
      <w:r>
        <w:t>es</w:t>
      </w:r>
      <w:r>
        <w:rPr>
          <w:w w:val="99"/>
        </w:rPr>
        <w:t>e</w:t>
      </w:r>
      <w:r>
        <w:rPr>
          <w:spacing w:val="11"/>
        </w:rPr>
        <w:t xml:space="preserve"> </w:t>
      </w:r>
      <w:r>
        <w:rPr>
          <w:w w:val="108"/>
        </w:rPr>
        <w:t>manipulations</w:t>
      </w:r>
      <w:r>
        <w:rPr>
          <w:spacing w:val="8"/>
          <w:w w:val="108"/>
        </w:rPr>
        <w:t xml:space="preserve"> </w:t>
      </w:r>
      <w:r>
        <w:t>can</w:t>
      </w:r>
      <w:r>
        <w:rPr>
          <w:spacing w:val="30"/>
        </w:rPr>
        <w:t xml:space="preserve"> </w:t>
      </w:r>
      <w:r>
        <w:t>also</w:t>
      </w:r>
      <w:r>
        <w:rPr>
          <w:spacing w:val="21"/>
        </w:rPr>
        <w:t xml:space="preserve"> </w:t>
      </w:r>
      <w:r>
        <w:t>alter</w:t>
      </w:r>
      <w:r w:rsidR="00F9389F">
        <w:t xml:space="preserve"> </w:t>
      </w:r>
      <w:r>
        <w:t>climate</w:t>
      </w:r>
      <w:r w:rsidR="00F9389F">
        <w:t xml:space="preserve"> </w:t>
      </w:r>
      <w:r>
        <w:t>at</w:t>
      </w:r>
      <w:r>
        <w:rPr>
          <w:spacing w:val="43"/>
        </w:rPr>
        <w:t xml:space="preserve"> </w:t>
      </w:r>
      <w:r>
        <w:rPr>
          <w:w w:val="112"/>
        </w:rPr>
        <w:t>the</w:t>
      </w:r>
      <w:r>
        <w:rPr>
          <w:spacing w:val="6"/>
          <w:w w:val="112"/>
        </w:rPr>
        <w:t xml:space="preserve"> </w:t>
      </w:r>
      <w:r>
        <w:t>plot</w:t>
      </w:r>
      <w:r>
        <w:rPr>
          <w:spacing w:val="41"/>
        </w:rPr>
        <w:t xml:space="preserve"> </w:t>
      </w:r>
      <w:r>
        <w:rPr>
          <w:w w:val="99"/>
        </w:rPr>
        <w:t>le</w:t>
      </w:r>
      <w:r>
        <w:rPr>
          <w:spacing w:val="-5"/>
          <w:w w:val="105"/>
        </w:rPr>
        <w:t>v</w:t>
      </w:r>
      <w:r>
        <w:rPr>
          <w:w w:val="99"/>
        </w:rPr>
        <w:t>el</w:t>
      </w:r>
      <w:r>
        <w:rPr>
          <w:w w:val="110"/>
        </w:rPr>
        <w:t xml:space="preserve">. </w:t>
      </w:r>
      <w:r>
        <w:t>All</w:t>
      </w:r>
      <w:r>
        <w:rPr>
          <w:spacing w:val="22"/>
        </w:rPr>
        <w:t xml:space="preserve"> </w:t>
      </w:r>
      <w:r>
        <w:t>of</w:t>
      </w:r>
      <w:r>
        <w:rPr>
          <w:spacing w:val="12"/>
        </w:rPr>
        <w:t xml:space="preserve"> </w:t>
      </w:r>
      <w:r>
        <w:t>these</w:t>
      </w:r>
      <w:r>
        <w:rPr>
          <w:spacing w:val="49"/>
        </w:rPr>
        <w:t xml:space="preserve"> </w:t>
      </w:r>
      <w:r>
        <w:t>complications</w:t>
      </w:r>
      <w:r w:rsidR="00F9389F">
        <w:t xml:space="preserve"> </w:t>
      </w:r>
      <w:r>
        <w:rPr>
          <w:spacing w:val="-5"/>
        </w:rPr>
        <w:t>c</w:t>
      </w:r>
      <w:r>
        <w:t>hallenge</w:t>
      </w:r>
      <w:r>
        <w:rPr>
          <w:spacing w:val="46"/>
        </w:rPr>
        <w:t xml:space="preserve"> </w:t>
      </w:r>
      <w:r>
        <w:t>our</w:t>
      </w:r>
      <w:r>
        <w:rPr>
          <w:spacing w:val="40"/>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rPr>
          <w:spacing w:val="19"/>
        </w:rPr>
        <w:t xml:space="preserve"> </w:t>
      </w:r>
      <w:r>
        <w:t>of</w:t>
      </w:r>
      <w:r>
        <w:rPr>
          <w:spacing w:val="12"/>
        </w:rPr>
        <w:t xml:space="preserve"> </w:t>
      </w:r>
      <w:r>
        <w:t>h</w:t>
      </w:r>
      <w:r>
        <w:rPr>
          <w:spacing w:val="-5"/>
        </w:rPr>
        <w:t>o</w:t>
      </w:r>
      <w:r>
        <w:t>w</w:t>
      </w:r>
      <w:r>
        <w:rPr>
          <w:spacing w:val="28"/>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7"/>
        </w:rPr>
        <w:t>al</w:t>
      </w:r>
      <w:r>
        <w:rPr>
          <w:spacing w:val="19"/>
        </w:rPr>
        <w:t xml:space="preserve"> </w:t>
      </w:r>
      <w:r>
        <w:rPr>
          <w:spacing w:val="-5"/>
        </w:rPr>
        <w:t>w</w:t>
      </w:r>
      <w:r>
        <w:t>arming</w:t>
      </w:r>
      <w:r w:rsidR="00F9389F">
        <w:t xml:space="preserve"> </w:t>
      </w:r>
      <w:r>
        <w:t>studies</w:t>
      </w:r>
      <w:r w:rsidR="00F9389F">
        <w:t xml:space="preserve"> </w:t>
      </w:r>
      <w:r>
        <w:t>can</w:t>
      </w:r>
      <w:r>
        <w:rPr>
          <w:spacing w:val="38"/>
        </w:rPr>
        <w:t xml:space="preserve"> </w:t>
      </w:r>
      <w:r>
        <w:rPr>
          <w:spacing w:val="5"/>
        </w:rPr>
        <w:t>b</w:t>
      </w:r>
      <w:r>
        <w:t>e</w:t>
      </w:r>
      <w:r>
        <w:rPr>
          <w:spacing w:val="28"/>
        </w:rPr>
        <w:t xml:space="preserve"> </w:t>
      </w:r>
      <w:r>
        <w:rPr>
          <w:w w:val="111"/>
        </w:rPr>
        <w:t>ap</w:t>
      </w:r>
      <w:r>
        <w:rPr>
          <w:w w:val="106"/>
        </w:rPr>
        <w:t>pl</w:t>
      </w:r>
      <w:r>
        <w:rPr>
          <w:w w:val="99"/>
        </w:rPr>
        <w:t>i</w:t>
      </w:r>
      <w:r>
        <w:rPr>
          <w:w w:val="105"/>
        </w:rPr>
        <w:t xml:space="preserve">ed </w:t>
      </w:r>
      <w:r>
        <w:rPr>
          <w:w w:val="113"/>
        </w:rPr>
        <w:t>to</w:t>
      </w:r>
      <w:r>
        <w:rPr>
          <w:spacing w:val="10"/>
          <w:w w:val="113"/>
        </w:rPr>
        <w:t xml:space="preserve"> </w:t>
      </w:r>
      <w:r>
        <w:t>forecast</w:t>
      </w:r>
      <w:r w:rsidR="00F9389F">
        <w:t xml:space="preserve"> </w:t>
      </w:r>
      <w:r>
        <w:rPr>
          <w:w w:val="99"/>
        </w:rPr>
        <w:t>e</w:t>
      </w:r>
      <w:r>
        <w:rPr>
          <w:w w:val="94"/>
        </w:rPr>
        <w:t>ffec</w:t>
      </w:r>
      <w:r>
        <w:rPr>
          <w:w w:val="139"/>
        </w:rPr>
        <w:t>t</w:t>
      </w:r>
      <w:r>
        <w:t>s</w:t>
      </w:r>
      <w:r>
        <w:rPr>
          <w:spacing w:val="16"/>
        </w:rPr>
        <w:t xml:space="preserve"> </w:t>
      </w:r>
      <w:r>
        <w:t>of</w:t>
      </w:r>
      <w:r>
        <w:rPr>
          <w:spacing w:val="9"/>
        </w:rPr>
        <w:t xml:space="preserve"> </w:t>
      </w:r>
      <w:r>
        <w:t>climate</w:t>
      </w:r>
      <w:r w:rsidR="00F9389F">
        <w:t xml:space="preserve"> </w:t>
      </w:r>
      <w:r>
        <w:rPr>
          <w:spacing w:val="-5"/>
        </w:rPr>
        <w:t>c</w:t>
      </w:r>
      <w:r>
        <w:t>hange</w:t>
      </w:r>
      <w:del w:id="116" w:author="Ellison, Aaron" w:date="2017-01-18T19:45:00Z">
        <w:r w:rsidDel="002F067D">
          <w:delText>,</w:delText>
        </w:r>
        <w:r w:rsidDel="002F067D">
          <w:rPr>
            <w:spacing w:val="49"/>
          </w:rPr>
          <w:delText xml:space="preserve"> </w:delText>
        </w:r>
        <w:r w:rsidDel="002F067D">
          <w:delText>and</w:delText>
        </w:r>
        <w:r w:rsidDel="002F067D">
          <w:rPr>
            <w:spacing w:val="47"/>
          </w:rPr>
          <w:delText xml:space="preserve"> </w:delText>
        </w:r>
        <w:r w:rsidDel="002F067D">
          <w:rPr>
            <w:spacing w:val="-6"/>
          </w:rPr>
          <w:delText>w</w:delText>
        </w:r>
        <w:r w:rsidDel="002F067D">
          <w:delText>e</w:delText>
        </w:r>
        <w:r w:rsidDel="002F067D">
          <w:rPr>
            <w:spacing w:val="14"/>
          </w:rPr>
          <w:delText xml:space="preserve"> </w:delText>
        </w:r>
        <w:r w:rsidDel="002F067D">
          <w:delText>discuss</w:delText>
        </w:r>
        <w:r w:rsidDel="002F067D">
          <w:rPr>
            <w:spacing w:val="35"/>
          </w:rPr>
          <w:delText xml:space="preserve"> </w:delText>
        </w:r>
        <w:r w:rsidDel="002F067D">
          <w:rPr>
            <w:w w:val="139"/>
          </w:rPr>
          <w:delText>t</w:delText>
        </w:r>
        <w:r w:rsidDel="002F067D">
          <w:rPr>
            <w:w w:val="105"/>
          </w:rPr>
          <w:delText>he</w:delText>
        </w:r>
        <w:r w:rsidDel="002F067D">
          <w:rPr>
            <w:w w:val="106"/>
          </w:rPr>
          <w:delText>m</w:delText>
        </w:r>
        <w:r w:rsidDel="002F067D">
          <w:rPr>
            <w:spacing w:val="16"/>
          </w:rPr>
          <w:delText xml:space="preserve"> </w:delText>
        </w:r>
        <w:r w:rsidDel="002F067D">
          <w:delText>in</w:delText>
        </w:r>
        <w:r w:rsidDel="002F067D">
          <w:rPr>
            <w:spacing w:val="25"/>
          </w:rPr>
          <w:delText xml:space="preserve"> </w:delText>
        </w:r>
        <w:r w:rsidDel="002F067D">
          <w:delText>more</w:delText>
        </w:r>
        <w:r w:rsidDel="002F067D">
          <w:rPr>
            <w:spacing w:val="36"/>
          </w:rPr>
          <w:delText xml:space="preserve"> </w:delText>
        </w:r>
        <w:r w:rsidDel="002F067D">
          <w:rPr>
            <w:w w:val="105"/>
          </w:rPr>
          <w:delText>de</w:delText>
        </w:r>
        <w:r w:rsidDel="002F067D">
          <w:rPr>
            <w:w w:val="139"/>
          </w:rPr>
          <w:delText>t</w:delText>
        </w:r>
        <w:r w:rsidDel="002F067D">
          <w:rPr>
            <w:w w:val="105"/>
          </w:rPr>
          <w:delText>ail</w:delText>
        </w:r>
        <w:r w:rsidDel="002F067D">
          <w:rPr>
            <w:spacing w:val="16"/>
          </w:rPr>
          <w:delText xml:space="preserve"> </w:delText>
        </w:r>
        <w:r w:rsidDel="002F067D">
          <w:rPr>
            <w:spacing w:val="5"/>
            <w:w w:val="110"/>
          </w:rPr>
          <w:delText>b</w:delText>
        </w:r>
        <w:r w:rsidDel="002F067D">
          <w:rPr>
            <w:w w:val="99"/>
          </w:rPr>
          <w:delText>el</w:delText>
        </w:r>
        <w:r w:rsidDel="002F067D">
          <w:rPr>
            <w:spacing w:val="-5"/>
            <w:w w:val="99"/>
          </w:rPr>
          <w:delText>o</w:delText>
        </w:r>
        <w:r w:rsidDel="002F067D">
          <w:rPr>
            <w:w w:val="102"/>
          </w:rPr>
          <w:delText>w</w:delText>
        </w:r>
      </w:del>
      <w:r>
        <w:rPr>
          <w:w w:val="102"/>
        </w:rPr>
        <w:t>.</w:t>
      </w:r>
    </w:p>
    <w:p w14:paraId="0829E76B" w14:textId="77777777" w:rsidR="005B53EE" w:rsidRDefault="005B53EE" w:rsidP="00F9389F">
      <w:pPr>
        <w:spacing w:line="200" w:lineRule="exact"/>
      </w:pPr>
    </w:p>
    <w:p w14:paraId="4A9FB79B" w14:textId="77777777" w:rsidR="005B53EE" w:rsidRDefault="005B53EE" w:rsidP="00F9389F">
      <w:pPr>
        <w:spacing w:line="200" w:lineRule="exact"/>
      </w:pPr>
    </w:p>
    <w:p w14:paraId="6C5396F0" w14:textId="77777777" w:rsidR="005B53EE" w:rsidRDefault="005B53EE" w:rsidP="00F9389F">
      <w:pPr>
        <w:spacing w:before="18" w:line="240" w:lineRule="exact"/>
        <w:rPr>
          <w:sz w:val="24"/>
          <w:szCs w:val="24"/>
        </w:rPr>
      </w:pPr>
    </w:p>
    <w:p w14:paraId="5DD26906" w14:textId="77777777" w:rsidR="005B53EE" w:rsidRDefault="00F5753A" w:rsidP="00F9389F">
      <w:pPr>
        <w:spacing w:before="15"/>
        <w:ind w:left="117" w:right="744"/>
        <w:rPr>
          <w:sz w:val="24"/>
          <w:szCs w:val="24"/>
        </w:rPr>
      </w:pPr>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w w:val="126"/>
          <w:sz w:val="24"/>
          <w:szCs w:val="24"/>
        </w:rPr>
        <w:t>alter</w:t>
      </w:r>
      <w:r>
        <w:rPr>
          <w:spacing w:val="17"/>
          <w:w w:val="126"/>
          <w:sz w:val="24"/>
          <w:szCs w:val="24"/>
        </w:rPr>
        <w:t xml:space="preserve"> </w:t>
      </w:r>
      <w:r>
        <w:rPr>
          <w:w w:val="126"/>
          <w:sz w:val="24"/>
          <w:szCs w:val="24"/>
        </w:rPr>
        <w:t>the</w:t>
      </w:r>
      <w:r>
        <w:rPr>
          <w:spacing w:val="21"/>
          <w:w w:val="126"/>
          <w:sz w:val="24"/>
          <w:szCs w:val="24"/>
        </w:rPr>
        <w:t xml:space="preserve"> </w:t>
      </w:r>
      <w:r>
        <w:rPr>
          <w:w w:val="126"/>
          <w:sz w:val="24"/>
          <w:szCs w:val="24"/>
        </w:rPr>
        <w:t>tem</w:t>
      </w:r>
      <w:r>
        <w:rPr>
          <w:spacing w:val="9"/>
          <w:w w:val="126"/>
          <w:sz w:val="24"/>
          <w:szCs w:val="24"/>
        </w:rPr>
        <w:t>p</w:t>
      </w:r>
      <w:r>
        <w:rPr>
          <w:w w:val="126"/>
          <w:sz w:val="24"/>
          <w:szCs w:val="24"/>
        </w:rPr>
        <w:t>erature</w:t>
      </w:r>
      <w:r>
        <w:rPr>
          <w:spacing w:val="16"/>
          <w:w w:val="126"/>
          <w:sz w:val="24"/>
          <w:szCs w:val="24"/>
        </w:rPr>
        <w:t xml:space="preserve"> </w:t>
      </w:r>
      <w:r>
        <w:rPr>
          <w:w w:val="126"/>
          <w:sz w:val="24"/>
          <w:szCs w:val="24"/>
        </w:rPr>
        <w:t>range</w:t>
      </w:r>
      <w:r>
        <w:rPr>
          <w:spacing w:val="-11"/>
          <w:w w:val="126"/>
          <w:sz w:val="24"/>
          <w:szCs w:val="24"/>
        </w:rPr>
        <w:t xml:space="preserve"> </w:t>
      </w:r>
      <w:r>
        <w:rPr>
          <w:w w:val="126"/>
          <w:sz w:val="24"/>
          <w:szCs w:val="24"/>
        </w:rPr>
        <w:t>and</w:t>
      </w:r>
      <w:r>
        <w:rPr>
          <w:spacing w:val="5"/>
          <w:w w:val="126"/>
          <w:sz w:val="24"/>
          <w:szCs w:val="24"/>
        </w:rPr>
        <w:t xml:space="preserve"> </w:t>
      </w:r>
      <w:r>
        <w:rPr>
          <w:spacing w:val="-19"/>
          <w:w w:val="126"/>
          <w:sz w:val="24"/>
          <w:szCs w:val="24"/>
        </w:rPr>
        <w:t>v</w:t>
      </w:r>
      <w:r>
        <w:rPr>
          <w:w w:val="126"/>
          <w:sz w:val="24"/>
          <w:szCs w:val="24"/>
        </w:rPr>
        <w:t>ariance,</w:t>
      </w:r>
      <w:r>
        <w:rPr>
          <w:spacing w:val="-32"/>
          <w:w w:val="126"/>
          <w:sz w:val="24"/>
          <w:szCs w:val="24"/>
        </w:rPr>
        <w:t xml:space="preserve"> </w:t>
      </w:r>
      <w:r>
        <w:rPr>
          <w:sz w:val="24"/>
          <w:szCs w:val="24"/>
        </w:rPr>
        <w:t>as</w:t>
      </w:r>
      <w:r w:rsidR="00F9389F">
        <w:rPr>
          <w:sz w:val="24"/>
          <w:szCs w:val="24"/>
        </w:rPr>
        <w:t xml:space="preserve"> </w:t>
      </w:r>
      <w:r>
        <w:rPr>
          <w:spacing w:val="-7"/>
          <w:sz w:val="24"/>
          <w:szCs w:val="24"/>
        </w:rPr>
        <w:t>w</w:t>
      </w:r>
      <w:r>
        <w:rPr>
          <w:sz w:val="24"/>
          <w:szCs w:val="24"/>
        </w:rPr>
        <w:t>ell</w:t>
      </w:r>
      <w:r w:rsidR="00F9389F">
        <w:rPr>
          <w:sz w:val="24"/>
          <w:szCs w:val="24"/>
        </w:rPr>
        <w:t xml:space="preserve"> </w:t>
      </w:r>
      <w:r>
        <w:rPr>
          <w:sz w:val="24"/>
          <w:szCs w:val="24"/>
        </w:rPr>
        <w:t>as</w:t>
      </w:r>
      <w:r w:rsidR="00F9389F">
        <w:rPr>
          <w:sz w:val="24"/>
          <w:szCs w:val="24"/>
        </w:rPr>
        <w:t xml:space="preserve"> </w:t>
      </w:r>
      <w:r>
        <w:rPr>
          <w:w w:val="128"/>
          <w:sz w:val="24"/>
          <w:szCs w:val="24"/>
        </w:rPr>
        <w:t>the</w:t>
      </w:r>
      <w:r>
        <w:rPr>
          <w:spacing w:val="14"/>
          <w:w w:val="128"/>
          <w:sz w:val="24"/>
          <w:szCs w:val="24"/>
        </w:rPr>
        <w:t xml:space="preserve"> </w:t>
      </w:r>
      <w:r>
        <w:rPr>
          <w:w w:val="120"/>
          <w:sz w:val="24"/>
          <w:szCs w:val="24"/>
        </w:rPr>
        <w:t>m</w:t>
      </w:r>
      <w:r>
        <w:rPr>
          <w:w w:val="119"/>
          <w:sz w:val="24"/>
          <w:szCs w:val="24"/>
        </w:rPr>
        <w:t>ea</w:t>
      </w:r>
      <w:r>
        <w:rPr>
          <w:w w:val="124"/>
          <w:sz w:val="24"/>
          <w:szCs w:val="24"/>
        </w:rPr>
        <w:t>n</w:t>
      </w:r>
    </w:p>
    <w:p w14:paraId="6C14047C" w14:textId="77777777" w:rsidR="005B53EE" w:rsidRDefault="005B53EE" w:rsidP="00F9389F">
      <w:pPr>
        <w:spacing w:before="12" w:line="260" w:lineRule="exact"/>
        <w:rPr>
          <w:sz w:val="26"/>
          <w:szCs w:val="26"/>
        </w:rPr>
      </w:pPr>
    </w:p>
    <w:p w14:paraId="56FD0C2C" w14:textId="61CD7BA6" w:rsidR="005B53EE" w:rsidRDefault="00F5753A" w:rsidP="00F9389F">
      <w:pPr>
        <w:spacing w:line="249" w:lineRule="auto"/>
        <w:ind w:left="117" w:right="83"/>
      </w:pPr>
      <w:r>
        <w:rPr>
          <w:spacing w:val="-17"/>
        </w:rPr>
        <w:t>W</w:t>
      </w:r>
      <w:r>
        <w:t>arming</w:t>
      </w:r>
      <w:r w:rsidR="00F9389F">
        <w:t xml:space="preserve"> </w:t>
      </w:r>
      <w:r>
        <w:rPr>
          <w:w w:val="112"/>
        </w:rPr>
        <w:t>treatme</w:t>
      </w:r>
      <w:r>
        <w:rPr>
          <w:spacing w:val="-6"/>
          <w:w w:val="112"/>
        </w:rPr>
        <w:t>n</w:t>
      </w:r>
      <w:r>
        <w:rPr>
          <w:w w:val="112"/>
        </w:rPr>
        <w:t>ts</w:t>
      </w:r>
      <w:r>
        <w:rPr>
          <w:spacing w:val="-3"/>
          <w:w w:val="112"/>
        </w:rPr>
        <w:t xml:space="preserve"> </w:t>
      </w:r>
      <w:r>
        <w:rPr>
          <w:w w:val="97"/>
        </w:rPr>
        <w:t>aff</w:t>
      </w:r>
      <w:r>
        <w:rPr>
          <w:w w:val="99"/>
        </w:rPr>
        <w:t>ec</w:t>
      </w:r>
      <w:r>
        <w:rPr>
          <w:w w:val="139"/>
        </w:rPr>
        <w:t>t</w:t>
      </w:r>
      <w:r>
        <w:rPr>
          <w:spacing w:val="-4"/>
        </w:rPr>
        <w:t xml:space="preserve"> </w:t>
      </w:r>
      <w:r>
        <w:t>mini</w:t>
      </w:r>
      <w:r>
        <w:rPr>
          <w:spacing w:val="-5"/>
        </w:rPr>
        <w:t>m</w:t>
      </w:r>
      <w:r>
        <w:t>um</w:t>
      </w:r>
      <w:r>
        <w:rPr>
          <w:spacing w:val="43"/>
        </w:rPr>
        <w:t xml:space="preserve"> </w:t>
      </w:r>
      <w:r>
        <w:t>and</w:t>
      </w:r>
      <w:r>
        <w:rPr>
          <w:spacing w:val="28"/>
        </w:rPr>
        <w:t xml:space="preserve"> </w:t>
      </w:r>
      <w:r>
        <w:t>maxi</w:t>
      </w:r>
      <w:r>
        <w:rPr>
          <w:spacing w:val="-5"/>
        </w:rPr>
        <w:t>m</w:t>
      </w:r>
      <w:r>
        <w:t>um</w:t>
      </w:r>
      <w:r>
        <w:rPr>
          <w:spacing w:val="4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4"/>
        </w:rPr>
        <w:t xml:space="preserve"> </w:t>
      </w:r>
      <w:r>
        <w:t>in</w:t>
      </w:r>
      <w:r>
        <w:rPr>
          <w:spacing w:val="5"/>
        </w:rPr>
        <w:t xml:space="preserve"> </w:t>
      </w:r>
      <w:r>
        <w:rPr>
          <w:w w:val="110"/>
        </w:rPr>
        <w:t>d</w:t>
      </w:r>
      <w:r>
        <w:rPr>
          <w:w w:val="99"/>
        </w:rPr>
        <w:t>i</w:t>
      </w:r>
      <w:r>
        <w:rPr>
          <w:w w:val="97"/>
        </w:rPr>
        <w:t>ffer</w:t>
      </w:r>
      <w:r>
        <w:rPr>
          <w:w w:val="99"/>
        </w:rPr>
        <w:t>e</w:t>
      </w:r>
      <w:r>
        <w:rPr>
          <w:spacing w:val="-5"/>
          <w:w w:val="110"/>
        </w:rPr>
        <w:t>n</w:t>
      </w:r>
      <w:r>
        <w:rPr>
          <w:w w:val="139"/>
        </w:rPr>
        <w:t>t</w:t>
      </w:r>
      <w:r>
        <w:rPr>
          <w:spacing w:val="-4"/>
        </w:rPr>
        <w:t xml:space="preserve"> </w:t>
      </w:r>
      <w:r>
        <w:rPr>
          <w:spacing w:val="-5"/>
        </w:rPr>
        <w:t>wa</w:t>
      </w:r>
      <w:r>
        <w:t>ys,</w:t>
      </w:r>
      <w:r>
        <w:rPr>
          <w:spacing w:val="19"/>
        </w:rPr>
        <w:t xml:space="preserve"> </w:t>
      </w:r>
      <w:r>
        <w:t>and</w:t>
      </w:r>
      <w:r>
        <w:rPr>
          <w:spacing w:val="28"/>
        </w:rPr>
        <w:t xml:space="preserve"> </w:t>
      </w:r>
      <w:r>
        <w:t>also</w:t>
      </w:r>
      <w:r>
        <w:rPr>
          <w:spacing w:val="6"/>
        </w:rPr>
        <w:t xml:space="preserve"> </w:t>
      </w:r>
      <w:r>
        <w:t>alter</w:t>
      </w:r>
      <w:r>
        <w:rPr>
          <w:spacing w:val="38"/>
        </w:rPr>
        <w:t xml:space="preserve"> </w:t>
      </w:r>
      <w:r>
        <w:rPr>
          <w:w w:val="112"/>
        </w:rPr>
        <w:t>the</w:t>
      </w:r>
      <w:r>
        <w:rPr>
          <w:spacing w:val="-9"/>
          <w:w w:val="112"/>
        </w:rPr>
        <w:t xml:space="preserve"> </w:t>
      </w:r>
      <w:r>
        <w:rPr>
          <w:spacing w:val="-11"/>
          <w:w w:val="105"/>
        </w:rPr>
        <w:t>v</w:t>
      </w:r>
      <w:r>
        <w:rPr>
          <w:w w:val="114"/>
        </w:rPr>
        <w:t>ar</w:t>
      </w:r>
      <w:r>
        <w:rPr>
          <w:w w:val="108"/>
        </w:rPr>
        <w:t>ian</w:t>
      </w:r>
      <w:r>
        <w:rPr>
          <w:w w:val="99"/>
        </w:rPr>
        <w:t xml:space="preserve">ce </w:t>
      </w:r>
      <w:r>
        <w:t>in</w:t>
      </w:r>
      <w:r>
        <w:rPr>
          <w:spacing w:val="41"/>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sidR="00F9389F">
        <w:rPr>
          <w:w w:val="103"/>
        </w:rPr>
        <w:t xml:space="preserve"> </w:t>
      </w:r>
      <w:r>
        <w:rPr>
          <w:w w:val="103"/>
        </w:rPr>
        <w:t xml:space="preserve"> </w:t>
      </w:r>
      <w:r>
        <w:rPr>
          <w:spacing w:val="-16"/>
        </w:rPr>
        <w:t>F</w:t>
      </w:r>
      <w:r>
        <w:t>or</w:t>
      </w:r>
      <w:r w:rsidR="00F9389F">
        <w:t xml:space="preserve"> </w:t>
      </w:r>
      <w:r>
        <w:t>example,</w:t>
      </w:r>
      <w:r w:rsidR="00F9389F">
        <w:t xml:space="preserve"> </w:t>
      </w:r>
      <w:r>
        <w:rPr>
          <w:spacing w:val="-5"/>
        </w:rPr>
        <w:t>w</w:t>
      </w:r>
      <w:r>
        <w:t>e</w:t>
      </w:r>
      <w:r>
        <w:rPr>
          <w:spacing w:val="30"/>
        </w:rPr>
        <w:t xml:space="preserve"> </w:t>
      </w:r>
      <w:r>
        <w:t>found</w:t>
      </w:r>
      <w:r w:rsidR="00F9389F">
        <w:t xml:space="preserve"> </w:t>
      </w:r>
      <w:r>
        <w:rPr>
          <w:w w:val="121"/>
        </w:rPr>
        <w:t>that</w:t>
      </w:r>
      <w:r>
        <w:rPr>
          <w:spacing w:val="22"/>
          <w:w w:val="121"/>
        </w:rPr>
        <w:t xml:space="preserve"> </w:t>
      </w:r>
      <w:r>
        <w:t>acti</w:t>
      </w:r>
      <w:r>
        <w:rPr>
          <w:spacing w:val="-5"/>
        </w:rPr>
        <w:t>v</w:t>
      </w:r>
      <w:r>
        <w:t>e</w:t>
      </w:r>
      <w:r w:rsidR="00F9389F">
        <w:t xml:space="preserve"> </w:t>
      </w:r>
      <w:r>
        <w:rPr>
          <w:spacing w:val="-6"/>
        </w:rPr>
        <w:t>w</w:t>
      </w:r>
      <w:r>
        <w:t>arming</w:t>
      </w:r>
      <w:r w:rsidR="00F9389F">
        <w:t xml:space="preserve"> </w:t>
      </w:r>
      <w:r>
        <w:t>increased</w:t>
      </w:r>
      <w:r w:rsidR="00F9389F">
        <w:t xml:space="preserve"> </w:t>
      </w:r>
      <w:r>
        <w:t>mini</w:t>
      </w:r>
      <w:r>
        <w:rPr>
          <w:spacing w:val="-5"/>
        </w:rPr>
        <w:t>m</w:t>
      </w:r>
      <w:r>
        <w:t>um</w:t>
      </w:r>
      <w:r w:rsidR="00F9389F">
        <w:t xml:space="preserve"> </w:t>
      </w:r>
      <w:r>
        <w:t>air</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2"/>
          <w:w w:val="99"/>
        </w:rPr>
        <w:t xml:space="preserve"> </w:t>
      </w:r>
      <w:r>
        <w:rPr>
          <w:spacing w:val="-5"/>
        </w:rPr>
        <w:t>b</w:t>
      </w:r>
      <w:r>
        <w:rPr>
          <w:spacing w:val="-17"/>
        </w:rPr>
        <w:t>y</w:t>
      </w:r>
      <w:r>
        <w:t>,</w:t>
      </w:r>
      <w:r w:rsidR="00F9389F">
        <w:t xml:space="preserve"> </w:t>
      </w:r>
      <w:r>
        <w:rPr>
          <w:w w:val="105"/>
        </w:rPr>
        <w:t xml:space="preserve">on </w:t>
      </w:r>
      <w:r>
        <w:rPr>
          <w:spacing w:val="-5"/>
        </w:rPr>
        <w:t>av</w:t>
      </w:r>
      <w:r>
        <w:t>erage,</w:t>
      </w:r>
      <w:r w:rsidR="00F9389F">
        <w:t xml:space="preserve"> </w:t>
      </w:r>
      <w:r>
        <w:t>0.84</w:t>
      </w:r>
      <w:r>
        <w:rPr>
          <w:spacing w:val="23"/>
        </w:rPr>
        <w:t xml:space="preserve"> </w:t>
      </w:r>
      <w:r>
        <w:t>degrees</w:t>
      </w:r>
      <w:r>
        <w:rPr>
          <w:spacing w:val="39"/>
        </w:rPr>
        <w:t xml:space="preserve"> </w:t>
      </w:r>
      <w:r>
        <w:t>C</w:t>
      </w:r>
      <w:r>
        <w:rPr>
          <w:spacing w:val="30"/>
        </w:rPr>
        <w:t xml:space="preserve"> </w:t>
      </w:r>
      <w:r>
        <w:rPr>
          <w:spacing w:val="5"/>
        </w:rPr>
        <w:t>p</w:t>
      </w:r>
      <w:r>
        <w:t>er</w:t>
      </w:r>
      <w:r>
        <w:rPr>
          <w:spacing w:val="40"/>
        </w:rPr>
        <w:t xml:space="preserve"> </w:t>
      </w:r>
      <w:r>
        <w:t>degree</w:t>
      </w:r>
      <w:r>
        <w:rPr>
          <w:spacing w:val="38"/>
        </w:rPr>
        <w:t xml:space="preserve"> </w:t>
      </w:r>
      <w:r>
        <w:t>of</w:t>
      </w:r>
      <w:r>
        <w:rPr>
          <w:spacing w:val="13"/>
        </w:rPr>
        <w:t xml:space="preserve"> </w:t>
      </w:r>
      <w:r>
        <w:rPr>
          <w:spacing w:val="-5"/>
        </w:rPr>
        <w:t>w</w:t>
      </w:r>
      <w:r>
        <w:t>arming</w:t>
      </w:r>
      <w:r w:rsidR="00F9389F">
        <w:t xml:space="preserve"> </w:t>
      </w:r>
      <w:r>
        <w:rPr>
          <w:w w:val="113"/>
        </w:rPr>
        <w:t>target,</w:t>
      </w:r>
      <w:r>
        <w:rPr>
          <w:spacing w:val="18"/>
          <w:w w:val="113"/>
        </w:rPr>
        <w:t xml:space="preserve"> </w:t>
      </w:r>
      <w:r>
        <w:t>whereas</w:t>
      </w:r>
      <w:r w:rsidR="00F9389F">
        <w:t xml:space="preserve"> </w:t>
      </w:r>
      <w:r>
        <w:t>maxi</w:t>
      </w:r>
      <w:r>
        <w:rPr>
          <w:spacing w:val="-5"/>
        </w:rPr>
        <w:t>m</w:t>
      </w:r>
      <w:r>
        <w:t>um</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9"/>
          <w:w w:val="99"/>
        </w:rPr>
        <w:t xml:space="preserve"> </w:t>
      </w:r>
      <w:r>
        <w:t>increased</w:t>
      </w:r>
      <w:r w:rsidR="00F9389F">
        <w:t xml:space="preserve"> </w:t>
      </w:r>
      <w:r>
        <w:t>only</w:t>
      </w:r>
      <w:r>
        <w:rPr>
          <w:spacing w:val="34"/>
        </w:rPr>
        <w:t xml:space="preserve"> </w:t>
      </w:r>
      <w:r>
        <w:rPr>
          <w:w w:val="103"/>
        </w:rPr>
        <w:t>0.</w:t>
      </w:r>
      <w:r>
        <w:rPr>
          <w:w w:val="99"/>
        </w:rPr>
        <w:t xml:space="preserve">51 </w:t>
      </w:r>
      <w:r>
        <w:t>degrees,</w:t>
      </w:r>
      <w:r w:rsidR="00F9389F">
        <w:t xml:space="preserve"> </w:t>
      </w:r>
      <w:r>
        <w:t>on</w:t>
      </w:r>
      <w:r w:rsidR="00F9389F">
        <w:t xml:space="preserve"> </w:t>
      </w:r>
      <w:r>
        <w:rPr>
          <w:spacing w:val="-5"/>
        </w:rPr>
        <w:t>av</w:t>
      </w:r>
      <w:r>
        <w:t>erage,</w:t>
      </w:r>
      <w:r w:rsidR="00F9389F">
        <w:t xml:space="preserve"> </w:t>
      </w:r>
      <w:r>
        <w:rPr>
          <w:spacing w:val="5"/>
        </w:rPr>
        <w:t>p</w:t>
      </w:r>
      <w:r>
        <w:t>er</w:t>
      </w:r>
      <w:r w:rsidR="00F9389F">
        <w:t xml:space="preserve"> </w:t>
      </w:r>
      <w:r>
        <w:t>degree</w:t>
      </w:r>
      <w:r w:rsidR="00F9389F">
        <w:t xml:space="preserve"> </w:t>
      </w:r>
      <w:r>
        <w:t>of</w:t>
      </w:r>
      <w:r>
        <w:rPr>
          <w:spacing w:val="34"/>
        </w:rPr>
        <w:t xml:space="preserve"> </w:t>
      </w:r>
      <w:r>
        <w:rPr>
          <w:w w:val="113"/>
        </w:rPr>
        <w:t>target</w:t>
      </w:r>
      <w:r>
        <w:rPr>
          <w:spacing w:val="38"/>
          <w:w w:val="113"/>
        </w:rPr>
        <w:t xml:space="preserve"> </w:t>
      </w:r>
      <w:r>
        <w:rPr>
          <w:spacing w:val="-5"/>
        </w:rPr>
        <w:t>w</w:t>
      </w:r>
      <w:r>
        <w:t>arming.</w:t>
      </w:r>
      <w:r w:rsidR="00F9389F">
        <w:t xml:space="preserve">  </w:t>
      </w:r>
      <w:r>
        <w:rPr>
          <w:spacing w:val="-17"/>
        </w:rPr>
        <w:t>W</w:t>
      </w:r>
      <w:r>
        <w:t>e</w:t>
      </w:r>
      <w:r w:rsidR="00F9389F">
        <w:t xml:space="preserve"> </w:t>
      </w:r>
      <w:r>
        <w:t>also</w:t>
      </w:r>
      <w:r w:rsidR="00F9389F">
        <w:t xml:space="preserve"> </w:t>
      </w:r>
      <w:r>
        <w:t>found</w:t>
      </w:r>
      <w:r w:rsidR="00F9389F">
        <w:t xml:space="preserve"> </w:t>
      </w:r>
      <w:r>
        <w:t>higher</w:t>
      </w:r>
      <w:r w:rsidR="00F9389F">
        <w:t xml:space="preserve"> </w:t>
      </w:r>
      <w:r>
        <w:rPr>
          <w:w w:val="99"/>
        </w:rPr>
        <w:t>c</w:t>
      </w:r>
      <w:r>
        <w:rPr>
          <w:spacing w:val="5"/>
          <w:w w:val="99"/>
        </w:rPr>
        <w:t>o</w:t>
      </w:r>
      <w:r>
        <w:rPr>
          <w:w w:val="91"/>
        </w:rPr>
        <w:t>effi</w:t>
      </w:r>
      <w:r>
        <w:rPr>
          <w:w w:val="99"/>
        </w:rPr>
        <w:t>ci</w:t>
      </w:r>
      <w:r>
        <w:rPr>
          <w:w w:val="105"/>
        </w:rPr>
        <w:t>e</w:t>
      </w:r>
      <w:r>
        <w:rPr>
          <w:spacing w:val="-5"/>
          <w:w w:val="105"/>
        </w:rPr>
        <w:t>n</w:t>
      </w:r>
      <w:r>
        <w:rPr>
          <w:w w:val="139"/>
        </w:rPr>
        <w:t>t</w:t>
      </w:r>
      <w:r>
        <w:t>s</w:t>
      </w:r>
      <w:r>
        <w:rPr>
          <w:spacing w:val="41"/>
        </w:rPr>
        <w:t xml:space="preserve"> </w:t>
      </w:r>
      <w:r>
        <w:t>of</w:t>
      </w:r>
      <w:r>
        <w:rPr>
          <w:spacing w:val="34"/>
        </w:rPr>
        <w:t xml:space="preserve"> </w:t>
      </w:r>
      <w:r>
        <w:rPr>
          <w:spacing w:val="-12"/>
          <w:w w:val="109"/>
        </w:rPr>
        <w:t>v</w:t>
      </w:r>
      <w:r>
        <w:rPr>
          <w:w w:val="109"/>
        </w:rPr>
        <w:t>ariation</w:t>
      </w:r>
      <w:r>
        <w:rPr>
          <w:spacing w:val="41"/>
          <w:w w:val="109"/>
        </w:rPr>
        <w:t xml:space="preserve"> </w:t>
      </w:r>
      <w:r>
        <w:t>in</w:t>
      </w:r>
      <w:r w:rsidR="00F9389F">
        <w:t xml:space="preserve"> </w:t>
      </w:r>
      <w:r>
        <w:rPr>
          <w:w w:val="107"/>
        </w:rPr>
        <w:t>ai</w:t>
      </w:r>
      <w:r>
        <w:rPr>
          <w:w w:val="116"/>
        </w:rPr>
        <w:t xml:space="preserve">r </w:t>
      </w:r>
      <w:r>
        <w:rPr>
          <w:w w:val="139"/>
        </w:rPr>
        <w:t>t</w:t>
      </w:r>
      <w:r>
        <w:rPr>
          <w:w w:val="104"/>
        </w:rPr>
        <w:t>em</w:t>
      </w:r>
      <w:r>
        <w:rPr>
          <w:spacing w:val="5"/>
          <w:w w:val="110"/>
        </w:rPr>
        <w:t>p</w:t>
      </w:r>
      <w:r>
        <w:rPr>
          <w:w w:val="99"/>
        </w:rPr>
        <w:t>e</w:t>
      </w:r>
      <w:r>
        <w:rPr>
          <w:w w:val="121"/>
        </w:rPr>
        <w:t>rat</w:t>
      </w:r>
      <w:r>
        <w:rPr>
          <w:w w:val="110"/>
        </w:rPr>
        <w:t>u</w:t>
      </w:r>
      <w:r>
        <w:rPr>
          <w:w w:val="116"/>
        </w:rPr>
        <w:t>r</w:t>
      </w:r>
      <w:r>
        <w:t>es</w:t>
      </w:r>
      <w:r w:rsidR="00F9389F">
        <w:t xml:space="preserve"> </w:t>
      </w:r>
      <w:r>
        <w:t>in</w:t>
      </w:r>
      <w:r>
        <w:rPr>
          <w:spacing w:val="39"/>
        </w:rPr>
        <w:t xml:space="preserve"> </w:t>
      </w:r>
      <w:r>
        <w:t>acti</w:t>
      </w:r>
      <w:r>
        <w:rPr>
          <w:spacing w:val="-5"/>
        </w:rPr>
        <w:t>v</w:t>
      </w:r>
      <w:r>
        <w:t>ely</w:t>
      </w:r>
      <w:r w:rsidR="00F9389F">
        <w:t xml:space="preserve"> </w:t>
      </w:r>
      <w:r>
        <w:rPr>
          <w:spacing w:val="-5"/>
        </w:rPr>
        <w:t>w</w:t>
      </w:r>
      <w:r>
        <w:t>armed</w:t>
      </w:r>
      <w:r w:rsidR="00F9389F">
        <w:t xml:space="preserve"> </w:t>
      </w:r>
      <w:r>
        <w:t>plots,</w:t>
      </w:r>
      <w:r w:rsidR="00F9389F">
        <w:t xml:space="preserve"> </w:t>
      </w:r>
      <w:r>
        <w:t>compared</w:t>
      </w:r>
      <w:r w:rsidR="00F9389F">
        <w:t xml:space="preserve"> </w:t>
      </w:r>
      <w:r>
        <w:rPr>
          <w:w w:val="99"/>
        </w:rPr>
        <w:t>wi</w:t>
      </w:r>
      <w:r>
        <w:rPr>
          <w:w w:val="139"/>
        </w:rPr>
        <w:t>t</w:t>
      </w:r>
      <w:r>
        <w:rPr>
          <w:w w:val="110"/>
        </w:rPr>
        <w:t>h</w:t>
      </w:r>
      <w:r w:rsidR="00F9389F">
        <w:t xml:space="preserve"> </w:t>
      </w:r>
      <w:r>
        <w:rPr>
          <w:w w:val="106"/>
        </w:rPr>
        <w:t>co</w:t>
      </w:r>
      <w:r>
        <w:rPr>
          <w:spacing w:val="-5"/>
          <w:w w:val="106"/>
        </w:rPr>
        <w:t>n</w:t>
      </w:r>
      <w:r>
        <w:rPr>
          <w:w w:val="106"/>
        </w:rPr>
        <w:t>trols</w:t>
      </w:r>
      <w:r>
        <w:rPr>
          <w:spacing w:val="29"/>
          <w:w w:val="106"/>
        </w:rPr>
        <w:t xml:space="preserve"> </w:t>
      </w:r>
      <w:r>
        <w:t>at</w:t>
      </w:r>
      <w:r w:rsidR="00F9389F">
        <w:t xml:space="preserve"> </w:t>
      </w:r>
      <w:r>
        <w:rPr>
          <w:w w:val="112"/>
        </w:rPr>
        <w:t>the</w:t>
      </w:r>
      <w:r>
        <w:rPr>
          <w:spacing w:val="25"/>
          <w:w w:val="112"/>
        </w:rPr>
        <w:t xml:space="preserve"> </w:t>
      </w:r>
      <w:r>
        <w:t>same</w:t>
      </w:r>
      <w:r>
        <w:rPr>
          <w:spacing w:val="50"/>
        </w:rPr>
        <w:t xml:space="preserve"> </w:t>
      </w:r>
      <w:r>
        <w:t>si</w:t>
      </w:r>
      <w:r>
        <w:rPr>
          <w:w w:val="139"/>
        </w:rPr>
        <w:t>t</w:t>
      </w:r>
      <w:r>
        <w:t>es</w:t>
      </w:r>
      <w:r w:rsidR="00F9389F">
        <w:t xml:space="preserve"> </w:t>
      </w:r>
      <w:r>
        <w:t>in</w:t>
      </w:r>
      <w:r>
        <w:rPr>
          <w:spacing w:val="39"/>
        </w:rPr>
        <w:t xml:space="preserve"> </w:t>
      </w:r>
      <w:r>
        <w:rPr>
          <w:w w:val="112"/>
        </w:rPr>
        <w:t>the</w:t>
      </w:r>
      <w:r>
        <w:rPr>
          <w:spacing w:val="25"/>
          <w:w w:val="112"/>
        </w:rPr>
        <w:t xml:space="preserve"> </w:t>
      </w:r>
      <w:r>
        <w:t>same</w:t>
      </w:r>
      <w:r>
        <w:rPr>
          <w:spacing w:val="48"/>
        </w:rPr>
        <w:t xml:space="preserve"> </w:t>
      </w:r>
      <w:r>
        <w:rPr>
          <w:spacing w:val="-5"/>
        </w:rPr>
        <w:t>y</w:t>
      </w:r>
      <w:r>
        <w:t>ears.</w:t>
      </w:r>
      <w:r w:rsidR="00F9389F">
        <w:t xml:space="preserve"> </w:t>
      </w:r>
      <w:r>
        <w:rPr>
          <w:spacing w:val="11"/>
        </w:rPr>
        <w:t xml:space="preserve"> </w:t>
      </w:r>
      <w:r>
        <w:rPr>
          <w:w w:val="111"/>
        </w:rPr>
        <w:t>Thi</w:t>
      </w:r>
      <w:r>
        <w:t xml:space="preserve">s </w:t>
      </w:r>
      <w:r>
        <w:rPr>
          <w:spacing w:val="-5"/>
        </w:rPr>
        <w:t>w</w:t>
      </w:r>
      <w:r>
        <w:t>as</w:t>
      </w:r>
      <w:r>
        <w:rPr>
          <w:spacing w:val="41"/>
        </w:rPr>
        <w:t xml:space="preserve"> </w:t>
      </w:r>
      <w:r>
        <w:rPr>
          <w:w w:val="113"/>
        </w:rPr>
        <w:t>true</w:t>
      </w:r>
      <w:r>
        <w:rPr>
          <w:spacing w:val="26"/>
          <w:w w:val="113"/>
        </w:rPr>
        <w:t xml:space="preserve"> </w:t>
      </w:r>
      <w:r>
        <w:t>for</w:t>
      </w:r>
      <w:r>
        <w:rPr>
          <w:spacing w:val="35"/>
        </w:rPr>
        <w:t xml:space="preserve"> </w:t>
      </w:r>
      <w:r>
        <w:rPr>
          <w:spacing w:val="5"/>
        </w:rPr>
        <w:t>b</w:t>
      </w:r>
      <w:r>
        <w:t>oth</w:t>
      </w:r>
      <w:r w:rsidR="00F9389F">
        <w:t xml:space="preserve"> </w:t>
      </w:r>
      <w:r>
        <w:t>mini</w:t>
      </w:r>
      <w:r>
        <w:rPr>
          <w:spacing w:val="-5"/>
        </w:rPr>
        <w:t>m</w:t>
      </w:r>
      <w:r>
        <w:t>um</w:t>
      </w:r>
      <w:r w:rsidR="00F9389F">
        <w:t xml:space="preserve"> </w:t>
      </w:r>
      <w:r>
        <w:t>and</w:t>
      </w:r>
      <w:r w:rsidR="00F9389F">
        <w:t xml:space="preserve"> </w:t>
      </w:r>
      <w:r>
        <w:t>maxi</w:t>
      </w:r>
      <w:r>
        <w:rPr>
          <w:spacing w:val="-5"/>
        </w:rPr>
        <w:t>m</w:t>
      </w:r>
      <w:r>
        <w:t>um</w:t>
      </w:r>
      <w:r w:rsidR="00F9389F">
        <w:t xml:space="preserve"> </w:t>
      </w:r>
      <w:r>
        <w:t>air</w:t>
      </w:r>
      <w:r w:rsidR="00F9389F">
        <w:t xml:space="preserve"> </w:t>
      </w:r>
      <w:r>
        <w:rPr>
          <w:w w:val="139"/>
        </w:rPr>
        <w:t>t</w:t>
      </w:r>
      <w:r>
        <w:rPr>
          <w:w w:val="99"/>
        </w:rPr>
        <w:t>e</w:t>
      </w:r>
      <w:r>
        <w:rPr>
          <w:w w:val="108"/>
        </w:rPr>
        <w:t>m</w:t>
      </w:r>
      <w:r>
        <w:rPr>
          <w:spacing w:val="5"/>
          <w:w w:val="108"/>
        </w:rPr>
        <w:t>p</w:t>
      </w:r>
      <w:r>
        <w:rPr>
          <w:w w:val="107"/>
        </w:rPr>
        <w:t>er</w:t>
      </w:r>
      <w:r>
        <w:rPr>
          <w:w w:val="122"/>
        </w:rPr>
        <w:t>at</w:t>
      </w:r>
      <w:r>
        <w:rPr>
          <w:w w:val="113"/>
        </w:rPr>
        <w:t>ur</w:t>
      </w:r>
      <w:r>
        <w:t>es</w:t>
      </w:r>
      <w:r w:rsidR="00F9389F">
        <w:t xml:space="preserve"> </w:t>
      </w:r>
      <w:r>
        <w:t>(Figure</w:t>
      </w:r>
      <w:r w:rsidR="00F9389F">
        <w:t xml:space="preserve"> </w:t>
      </w:r>
      <w:r>
        <w:t>2).</w:t>
      </w:r>
      <w:r w:rsidR="00F9389F">
        <w:t xml:space="preserve"> </w:t>
      </w:r>
      <w:r>
        <w:t>These</w:t>
      </w:r>
      <w:r w:rsidR="00F9389F">
        <w:t xml:space="preserve"> </w:t>
      </w:r>
      <w:r>
        <w:t>differences</w:t>
      </w:r>
      <w:r>
        <w:rPr>
          <w:spacing w:val="43"/>
        </w:rPr>
        <w:t xml:space="preserve"> </w:t>
      </w:r>
      <w:r>
        <w:t>in</w:t>
      </w:r>
      <w:r>
        <w:rPr>
          <w:spacing w:val="40"/>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 xml:space="preserve">e </w:t>
      </w:r>
      <w:r>
        <w:t>range</w:t>
      </w:r>
      <w:r w:rsidR="00F9389F">
        <w:t xml:space="preserve"> </w:t>
      </w:r>
      <w:r>
        <w:t>and</w:t>
      </w:r>
      <w:r w:rsidR="00F9389F">
        <w:t xml:space="preserve"> </w:t>
      </w:r>
      <w:r>
        <w:rPr>
          <w:spacing w:val="-12"/>
          <w:w w:val="109"/>
        </w:rPr>
        <w:t>v</w:t>
      </w:r>
      <w:r>
        <w:rPr>
          <w:w w:val="109"/>
        </w:rPr>
        <w:t>ariation,</w:t>
      </w:r>
      <w:r>
        <w:rPr>
          <w:spacing w:val="46"/>
          <w:w w:val="109"/>
        </w:rPr>
        <w:t xml:space="preserve"> </w:t>
      </w:r>
      <w:r>
        <w:t>ap</w:t>
      </w:r>
      <w:r>
        <w:rPr>
          <w:spacing w:val="5"/>
        </w:rPr>
        <w:t>p</w:t>
      </w:r>
      <w:r>
        <w:t>ear</w:t>
      </w:r>
      <w:r w:rsidR="00F9389F">
        <w:t xml:space="preserve"> </w:t>
      </w:r>
      <w:r>
        <w:rPr>
          <w:w w:val="113"/>
        </w:rPr>
        <w:t>to</w:t>
      </w:r>
      <w:r>
        <w:rPr>
          <w:spacing w:val="34"/>
          <w:w w:val="113"/>
        </w:rPr>
        <w:t xml:space="preserve"> </w:t>
      </w:r>
      <w:r>
        <w:rPr>
          <w:spacing w:val="5"/>
        </w:rPr>
        <w:t>b</w:t>
      </w:r>
      <w:r>
        <w:t>e</w:t>
      </w:r>
      <w:r>
        <w:rPr>
          <w:spacing w:val="49"/>
        </w:rPr>
        <w:t xml:space="preserve"> </w:t>
      </w:r>
      <w:r>
        <w:t>small,</w:t>
      </w:r>
      <w:r w:rsidR="00F9389F">
        <w:t xml:space="preserve"> </w:t>
      </w:r>
      <w:r>
        <w:rPr>
          <w:w w:val="116"/>
        </w:rPr>
        <w:t>but</w:t>
      </w:r>
      <w:r>
        <w:rPr>
          <w:spacing w:val="33"/>
          <w:w w:val="116"/>
        </w:rPr>
        <w:t xml:space="preserve"> </w:t>
      </w:r>
      <w:r>
        <w:rPr>
          <w:w w:val="139"/>
        </w:rPr>
        <w:t>t</w:t>
      </w:r>
      <w:r>
        <w:rPr>
          <w:w w:val="110"/>
        </w:rPr>
        <w:t>h</w:t>
      </w:r>
      <w:r>
        <w:rPr>
          <w:w w:val="102"/>
        </w:rPr>
        <w:t>ey</w:t>
      </w:r>
      <w:r w:rsidR="00F9389F">
        <w:t xml:space="preserve"> </w:t>
      </w:r>
      <w:r>
        <w:t>m</w:t>
      </w:r>
      <w:r>
        <w:rPr>
          <w:spacing w:val="-5"/>
        </w:rPr>
        <w:t>a</w:t>
      </w:r>
      <w:r>
        <w:t>y</w:t>
      </w:r>
      <w:r w:rsidR="00F9389F">
        <w:t xml:space="preserve"> </w:t>
      </w:r>
      <w:r>
        <w:rPr>
          <w:spacing w:val="5"/>
        </w:rPr>
        <w:t>b</w:t>
      </w:r>
      <w:r>
        <w:t>e</w:t>
      </w:r>
      <w:r>
        <w:rPr>
          <w:spacing w:val="49"/>
        </w:rPr>
        <w:t xml:space="preserve"> </w:t>
      </w:r>
      <w:r>
        <w:rPr>
          <w:w w:val="99"/>
        </w:rPr>
        <w:t>i</w:t>
      </w:r>
      <w:r>
        <w:rPr>
          <w:w w:val="108"/>
        </w:rPr>
        <w:t>m</w:t>
      </w:r>
      <w:r>
        <w:rPr>
          <w:spacing w:val="6"/>
          <w:w w:val="108"/>
        </w:rPr>
        <w:t>p</w:t>
      </w:r>
      <w:r>
        <w:rPr>
          <w:w w:val="106"/>
        </w:rPr>
        <w:t>or</w:t>
      </w:r>
      <w:r>
        <w:rPr>
          <w:w w:val="139"/>
        </w:rPr>
        <w:t>t</w:t>
      </w:r>
      <w:r>
        <w:rPr>
          <w:w w:val="111"/>
        </w:rPr>
        <w:t>a</w:t>
      </w:r>
      <w:r>
        <w:rPr>
          <w:spacing w:val="-5"/>
          <w:w w:val="111"/>
        </w:rPr>
        <w:t>n</w:t>
      </w:r>
      <w:r>
        <w:rPr>
          <w:w w:val="139"/>
        </w:rPr>
        <w:t>t</w:t>
      </w:r>
      <w:r>
        <w:rPr>
          <w:w w:val="110"/>
        </w:rPr>
        <w:t>.</w:t>
      </w:r>
      <w:r w:rsidR="00F9389F">
        <w:t xml:space="preserve"> </w:t>
      </w:r>
      <w:r>
        <w:rPr>
          <w:spacing w:val="11"/>
        </w:rPr>
        <w:t xml:space="preserve"> </w:t>
      </w:r>
      <w:r>
        <w:rPr>
          <w:spacing w:val="-17"/>
        </w:rPr>
        <w:t>F</w:t>
      </w:r>
      <w:r>
        <w:t>or</w:t>
      </w:r>
      <w:r w:rsidR="00F9389F">
        <w:t xml:space="preserve"> </w:t>
      </w:r>
      <w:r>
        <w:t>example,</w:t>
      </w:r>
      <w:r w:rsidR="00F9389F">
        <w:t xml:space="preserve"> </w:t>
      </w:r>
      <w:r>
        <w:t>e</w:t>
      </w:r>
      <w:r>
        <w:rPr>
          <w:spacing w:val="-5"/>
        </w:rPr>
        <w:t>v</w:t>
      </w:r>
      <w:r>
        <w:t>en</w:t>
      </w:r>
      <w:r w:rsidR="00F9389F">
        <w:t xml:space="preserve"> </w:t>
      </w:r>
      <w:r>
        <w:t>sl</w:t>
      </w:r>
      <w:r>
        <w:rPr>
          <w:w w:val="99"/>
        </w:rPr>
        <w:t>i</w:t>
      </w:r>
      <w:r>
        <w:rPr>
          <w:w w:val="105"/>
        </w:rPr>
        <w:t>g</w:t>
      </w:r>
      <w:r>
        <w:rPr>
          <w:spacing w:val="-5"/>
          <w:w w:val="105"/>
        </w:rPr>
        <w:t>h</w:t>
      </w:r>
      <w:r>
        <w:rPr>
          <w:w w:val="139"/>
        </w:rPr>
        <w:t>t</w:t>
      </w:r>
      <w:r w:rsidR="00F9389F">
        <w:t xml:space="preserve"> </w:t>
      </w:r>
      <w:r>
        <w:rPr>
          <w:spacing w:val="-5"/>
          <w:w w:val="99"/>
        </w:rPr>
        <w:t>c</w:t>
      </w:r>
      <w:r>
        <w:rPr>
          <w:w w:val="110"/>
        </w:rPr>
        <w:t>h</w:t>
      </w:r>
      <w:r>
        <w:rPr>
          <w:w w:val="111"/>
        </w:rPr>
        <w:t>an</w:t>
      </w:r>
      <w:r>
        <w:t>ges in</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sidR="00F9389F">
        <w:t xml:space="preserve"> </w:t>
      </w:r>
      <w:r>
        <w:t>can</w:t>
      </w:r>
      <w:r w:rsidR="00F9389F">
        <w:t xml:space="preserve"> </w:t>
      </w:r>
      <w:r>
        <w:rPr>
          <w:w w:val="112"/>
        </w:rPr>
        <w:t>alter</w:t>
      </w:r>
      <w:r>
        <w:rPr>
          <w:spacing w:val="29"/>
          <w:w w:val="112"/>
        </w:rPr>
        <w:t xml:space="preserve"> </w:t>
      </w:r>
      <w:r>
        <w:t>critical</w:t>
      </w:r>
      <w:r w:rsidR="00F9389F">
        <w:t xml:space="preserve"> </w:t>
      </w:r>
      <w:r>
        <w:t>biological</w:t>
      </w:r>
      <w:r>
        <w:rPr>
          <w:spacing w:val="50"/>
        </w:rPr>
        <w:t xml:space="preserve"> </w:t>
      </w:r>
      <w:r>
        <w:rPr>
          <w:w w:val="139"/>
        </w:rPr>
        <w:t>t</w:t>
      </w:r>
      <w:r>
        <w:rPr>
          <w:w w:val="110"/>
        </w:rPr>
        <w:t>h</w:t>
      </w:r>
      <w:r>
        <w:rPr>
          <w:w w:val="107"/>
        </w:rPr>
        <w:t>re</w:t>
      </w:r>
      <w:r>
        <w:rPr>
          <w:w w:val="106"/>
        </w:rPr>
        <w:t>sh</w:t>
      </w:r>
      <w:r>
        <w:rPr>
          <w:w w:val="99"/>
        </w:rPr>
        <w:t>ol</w:t>
      </w:r>
      <w:r>
        <w:rPr>
          <w:w w:val="106"/>
        </w:rPr>
        <w:t>ds</w:t>
      </w:r>
      <w:r>
        <w:rPr>
          <w:w w:val="110"/>
        </w:rPr>
        <w:t>,</w:t>
      </w:r>
      <w:r w:rsidR="00F9389F">
        <w:t xml:space="preserve"> </w:t>
      </w:r>
      <w:r>
        <w:t>su</w:t>
      </w:r>
      <w:r>
        <w:rPr>
          <w:spacing w:val="-5"/>
        </w:rPr>
        <w:t>c</w:t>
      </w:r>
      <w:r>
        <w:t>h</w:t>
      </w:r>
      <w:r w:rsidR="00F9389F">
        <w:t xml:space="preserve"> </w:t>
      </w:r>
      <w:r>
        <w:t>as</w:t>
      </w:r>
      <w:r>
        <w:rPr>
          <w:spacing w:val="47"/>
        </w:rPr>
        <w:t xml:space="preserve"> </w:t>
      </w:r>
      <w:r>
        <w:t>freeze-th</w:t>
      </w:r>
      <w:r>
        <w:rPr>
          <w:spacing w:val="-5"/>
        </w:rPr>
        <w:t>a</w:t>
      </w:r>
      <w:r>
        <w:t>w</w:t>
      </w:r>
      <w:r w:rsidR="00F9389F">
        <w:t xml:space="preserve"> </w:t>
      </w:r>
      <w:r>
        <w:t>cycles</w:t>
      </w:r>
      <w:r>
        <w:rPr>
          <w:spacing w:val="37"/>
        </w:rPr>
        <w:t xml:space="preserve"> </w:t>
      </w:r>
      <w:r>
        <w:t>(McDaniel</w:t>
      </w:r>
      <w:r w:rsidR="00F9389F">
        <w:t xml:space="preserve"> </w:t>
      </w:r>
      <w:r>
        <w:t>et</w:t>
      </w:r>
      <w:r w:rsidR="00F9389F">
        <w:t xml:space="preserve"> </w:t>
      </w:r>
      <w:r>
        <w:t>al.,</w:t>
      </w:r>
      <w:r w:rsidR="00F9389F">
        <w:t xml:space="preserve"> </w:t>
      </w:r>
      <w:r>
        <w:rPr>
          <w:w w:val="102"/>
        </w:rPr>
        <w:t xml:space="preserve">2014). </w:t>
      </w:r>
      <w:r>
        <w:rPr>
          <w:w w:val="107"/>
        </w:rPr>
        <w:t>O</w:t>
      </w:r>
      <w:r>
        <w:rPr>
          <w:w w:val="139"/>
        </w:rPr>
        <w:t>t</w:t>
      </w:r>
      <w:r>
        <w:rPr>
          <w:w w:val="105"/>
        </w:rPr>
        <w:t>he</w:t>
      </w:r>
      <w:r>
        <w:rPr>
          <w:w w:val="116"/>
        </w:rPr>
        <w:t>r</w:t>
      </w:r>
      <w:r>
        <w:rPr>
          <w:spacing w:val="11"/>
          <w:w w:val="116"/>
        </w:rPr>
        <w:t xml:space="preserve"> </w:t>
      </w:r>
      <w:r>
        <w:t>studies</w:t>
      </w:r>
      <w:r w:rsidR="00F9389F">
        <w:t xml:space="preserve"> </w:t>
      </w:r>
      <w:r>
        <w:t>h</w:t>
      </w:r>
      <w:r>
        <w:rPr>
          <w:spacing w:val="-5"/>
        </w:rPr>
        <w:t>av</w:t>
      </w:r>
      <w:r>
        <w:t>e</w:t>
      </w:r>
      <w:r>
        <w:rPr>
          <w:spacing w:val="36"/>
        </w:rPr>
        <w:t xml:space="preserve"> </w:t>
      </w:r>
      <w:r>
        <w:t>also</w:t>
      </w:r>
      <w:r>
        <w:rPr>
          <w:spacing w:val="21"/>
        </w:rPr>
        <w:t xml:space="preserve"> </w:t>
      </w:r>
      <w:r>
        <w:rPr>
          <w:w w:val="110"/>
        </w:rPr>
        <w:t>d</w:t>
      </w:r>
      <w:r>
        <w:rPr>
          <w:spacing w:val="5"/>
          <w:w w:val="99"/>
        </w:rPr>
        <w:t>o</w:t>
      </w:r>
      <w:r>
        <w:rPr>
          <w:w w:val="105"/>
        </w:rPr>
        <w:t>cu</w:t>
      </w:r>
      <w:r>
        <w:rPr>
          <w:w w:val="106"/>
        </w:rPr>
        <w:t>me</w:t>
      </w:r>
      <w:r>
        <w:rPr>
          <w:spacing w:val="-5"/>
          <w:w w:val="106"/>
        </w:rPr>
        <w:t>n</w:t>
      </w:r>
      <w:r>
        <w:rPr>
          <w:w w:val="139"/>
        </w:rPr>
        <w:t>t</w:t>
      </w:r>
      <w:r>
        <w:rPr>
          <w:w w:val="105"/>
        </w:rPr>
        <w:t>ed</w:t>
      </w:r>
      <w:r>
        <w:rPr>
          <w:spacing w:val="11"/>
          <w:w w:val="105"/>
        </w:rPr>
        <w:t xml:space="preserve"> </w:t>
      </w:r>
      <w:r>
        <w:rPr>
          <w:w w:val="121"/>
        </w:rPr>
        <w:t>that</w:t>
      </w:r>
      <w:r>
        <w:rPr>
          <w:spacing w:val="1"/>
          <w:w w:val="121"/>
        </w:rPr>
        <w:t xml:space="preserve"> </w:t>
      </w:r>
      <w:r>
        <w:rPr>
          <w:spacing w:val="-5"/>
        </w:rPr>
        <w:t>w</w:t>
      </w:r>
      <w:r>
        <w:t>arming</w:t>
      </w:r>
      <w:r w:rsidR="00F9389F">
        <w:t xml:space="preserve"> </w:t>
      </w:r>
      <w:r>
        <w:rPr>
          <w:w w:val="112"/>
        </w:rPr>
        <w:t>treatme</w:t>
      </w:r>
      <w:r>
        <w:rPr>
          <w:spacing w:val="-6"/>
          <w:w w:val="112"/>
        </w:rPr>
        <w:t>n</w:t>
      </w:r>
      <w:r>
        <w:rPr>
          <w:w w:val="112"/>
        </w:rPr>
        <w:t>ts</w:t>
      </w:r>
      <w:r>
        <w:rPr>
          <w:spacing w:val="12"/>
          <w:w w:val="112"/>
        </w:rPr>
        <w:t xml:space="preserve"> </w:t>
      </w:r>
      <w:r>
        <w:t>m</w:t>
      </w:r>
      <w:r>
        <w:rPr>
          <w:spacing w:val="-5"/>
        </w:rPr>
        <w:t>a</w:t>
      </w:r>
      <w:r>
        <w:t>y</w:t>
      </w:r>
      <w:r>
        <w:rPr>
          <w:spacing w:val="36"/>
        </w:rPr>
        <w:t xml:space="preserve"> </w:t>
      </w:r>
      <w:r>
        <w:t>affect</w:t>
      </w:r>
      <w:r>
        <w:rPr>
          <w:spacing w:val="27"/>
        </w:rPr>
        <w:t xml:space="preserve"> </w:t>
      </w:r>
      <w:r>
        <w:t>diurnal</w:t>
      </w:r>
      <w:r w:rsidR="00F9389F">
        <w:t xml:space="preserve"> </w:t>
      </w:r>
      <w:r>
        <w:rPr>
          <w:spacing w:val="-5"/>
        </w:rPr>
        <w:t>v</w:t>
      </w:r>
      <w:r>
        <w:t>ersus</w:t>
      </w:r>
      <w:r>
        <w:rPr>
          <w:spacing w:val="39"/>
        </w:rPr>
        <w:t xml:space="preserve"> </w:t>
      </w:r>
      <w:r>
        <w:rPr>
          <w:w w:val="110"/>
        </w:rPr>
        <w:t>n</w:t>
      </w:r>
      <w:r>
        <w:rPr>
          <w:w w:val="99"/>
        </w:rPr>
        <w:t>i</w:t>
      </w:r>
      <w:r>
        <w:rPr>
          <w:w w:val="105"/>
        </w:rPr>
        <w:t>g</w:t>
      </w:r>
      <w:r>
        <w:rPr>
          <w:spacing w:val="-5"/>
          <w:w w:val="105"/>
        </w:rPr>
        <w:t>h</w:t>
      </w:r>
      <w:r>
        <w:rPr>
          <w:w w:val="139"/>
        </w:rPr>
        <w:t>t</w:t>
      </w:r>
      <w:r>
        <w:rPr>
          <w:spacing w:val="11"/>
          <w:w w:val="139"/>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 xml:space="preserve">s </w:t>
      </w:r>
      <w:r>
        <w:rPr>
          <w:w w:val="110"/>
        </w:rPr>
        <w:t>d</w:t>
      </w:r>
      <w:r>
        <w:rPr>
          <w:w w:val="90"/>
        </w:rPr>
        <w:t>iff</w:t>
      </w:r>
      <w:r>
        <w:rPr>
          <w:w w:val="107"/>
        </w:rPr>
        <w:t>er</w:t>
      </w:r>
      <w:r>
        <w:rPr>
          <w:w w:val="105"/>
        </w:rPr>
        <w:t>e</w:t>
      </w:r>
      <w:r>
        <w:rPr>
          <w:spacing w:val="-5"/>
          <w:w w:val="105"/>
        </w:rPr>
        <w:t>n</w:t>
      </w:r>
      <w:r>
        <w:rPr>
          <w:w w:val="139"/>
        </w:rPr>
        <w:t>t</w:t>
      </w:r>
      <w:r>
        <w:rPr>
          <w:w w:val="99"/>
        </w:rPr>
        <w:t>l</w:t>
      </w:r>
      <w:r>
        <w:rPr>
          <w:w w:val="105"/>
        </w:rPr>
        <w:t>y</w:t>
      </w:r>
      <w:r>
        <w:rPr>
          <w:spacing w:val="22"/>
          <w:w w:val="105"/>
        </w:rPr>
        <w:t xml:space="preserve"> </w:t>
      </w:r>
      <w:r>
        <w:t>(</w:t>
      </w:r>
      <w:proofErr w:type="spellStart"/>
      <w:r>
        <w:t>Shen</w:t>
      </w:r>
      <w:proofErr w:type="spellEnd"/>
      <w:r w:rsidR="00F9389F">
        <w:t xml:space="preserve"> </w:t>
      </w:r>
      <w:r>
        <w:t>et</w:t>
      </w:r>
      <w:r>
        <w:rPr>
          <w:spacing w:val="39"/>
        </w:rPr>
        <w:t xml:space="preserve"> </w:t>
      </w:r>
      <w:r>
        <w:t>al.,</w:t>
      </w:r>
      <w:r>
        <w:rPr>
          <w:spacing w:val="46"/>
        </w:rPr>
        <w:t xml:space="preserve"> </w:t>
      </w:r>
      <w:r>
        <w:t>2016;</w:t>
      </w:r>
      <w:r>
        <w:rPr>
          <w:spacing w:val="17"/>
        </w:rPr>
        <w:t xml:space="preserve"> </w:t>
      </w:r>
      <w:r>
        <w:rPr>
          <w:w w:val="111"/>
        </w:rPr>
        <w:t>Mat</w:t>
      </w:r>
      <w:r>
        <w:rPr>
          <w:w w:val="139"/>
        </w:rPr>
        <w:t>t</w:t>
      </w:r>
      <w:r>
        <w:rPr>
          <w:w w:val="110"/>
        </w:rPr>
        <w:t>h</w:t>
      </w:r>
      <w:r>
        <w:rPr>
          <w:w w:val="99"/>
        </w:rPr>
        <w:t>ew</w:t>
      </w:r>
      <w:r>
        <w:t>s</w:t>
      </w:r>
      <w:r>
        <w:rPr>
          <w:spacing w:val="22"/>
        </w:rPr>
        <w:t xml:space="preserve"> </w:t>
      </w:r>
      <w:r>
        <w:t>&amp;</w:t>
      </w:r>
      <w:r>
        <w:rPr>
          <w:spacing w:val="20"/>
        </w:rPr>
        <w:t xml:space="preserve"> </w:t>
      </w:r>
      <w:proofErr w:type="spellStart"/>
      <w:r>
        <w:t>Mazer</w:t>
      </w:r>
      <w:proofErr w:type="spellEnd"/>
      <w:r>
        <w:t>,</w:t>
      </w:r>
      <w:r w:rsidR="00F9389F">
        <w:t xml:space="preserve"> </w:t>
      </w:r>
      <w:r>
        <w:t>2016)</w:t>
      </w:r>
      <w:ins w:id="117" w:author="Yann Vitasse" w:date="2017-01-19T11:36:00Z">
        <w:r w:rsidR="00050DCE">
          <w:t xml:space="preserve">. This is critical as, </w:t>
        </w:r>
      </w:ins>
      <w:ins w:id="118" w:author="Yann Vitasse" w:date="2017-01-19T11:35:00Z">
        <w:r w:rsidR="00050DCE">
          <w:t>for example</w:t>
        </w:r>
      </w:ins>
      <w:ins w:id="119" w:author="Yann Vitasse" w:date="2017-01-19T11:36:00Z">
        <w:r w:rsidR="00050DCE">
          <w:t>,</w:t>
        </w:r>
      </w:ins>
      <w:ins w:id="120" w:author="Yann Vitasse" w:date="2017-01-19T11:35:00Z">
        <w:r w:rsidR="00050DCE">
          <w:t xml:space="preserve"> </w:t>
        </w:r>
      </w:ins>
      <w:ins w:id="121" w:author="Yann Vitasse" w:date="2017-01-19T11:37:00Z">
        <w:r w:rsidR="00050DCE">
          <w:t>leaf-out timing</w:t>
        </w:r>
      </w:ins>
      <w:ins w:id="122" w:author="Yann Vitasse" w:date="2017-01-19T11:36:00Z">
        <w:r w:rsidR="00050DCE">
          <w:t xml:space="preserve"> of temperate trees has been shown</w:t>
        </w:r>
      </w:ins>
      <w:ins w:id="123" w:author="Yann Vitasse" w:date="2017-01-19T11:37:00Z">
        <w:r w:rsidR="00050DCE">
          <w:t xml:space="preserve"> to respond three times more to daytime </w:t>
        </w:r>
        <w:r w:rsidR="00D30E66">
          <w:t xml:space="preserve">than to night- time </w:t>
        </w:r>
        <w:r w:rsidR="00050DCE">
          <w:t>tempera</w:t>
        </w:r>
      </w:ins>
      <w:ins w:id="124" w:author="Yann Vitasse" w:date="2017-01-19T11:38:00Z">
        <w:r w:rsidR="00D30E66">
          <w:t>t</w:t>
        </w:r>
      </w:ins>
      <w:ins w:id="125" w:author="Yann Vitasse" w:date="2017-01-19T11:37:00Z">
        <w:r w:rsidR="00050DCE">
          <w:t>u</w:t>
        </w:r>
      </w:ins>
      <w:ins w:id="126" w:author="Yann Vitasse" w:date="2017-01-19T11:38:00Z">
        <w:r w:rsidR="00D30E66">
          <w:t>r</w:t>
        </w:r>
      </w:ins>
      <w:ins w:id="127" w:author="Yann Vitasse" w:date="2017-01-19T11:37:00Z">
        <w:r w:rsidR="00050DCE">
          <w:t>e</w:t>
        </w:r>
      </w:ins>
      <w:ins w:id="128" w:author="Yann Vitasse" w:date="2017-01-19T11:38:00Z">
        <w:r w:rsidR="00D30E66">
          <w:t xml:space="preserve"> (</w:t>
        </w:r>
        <w:commentRangeStart w:id="129"/>
        <w:r w:rsidR="00D30E66">
          <w:t xml:space="preserve">Fu et al. New </w:t>
        </w:r>
        <w:proofErr w:type="spellStart"/>
        <w:r w:rsidR="00D30E66">
          <w:t>Phytol</w:t>
        </w:r>
        <w:proofErr w:type="spellEnd"/>
        <w:r w:rsidR="00D30E66">
          <w:t xml:space="preserve"> 2016</w:t>
        </w:r>
        <w:commentRangeEnd w:id="129"/>
        <w:r w:rsidR="00D30E66">
          <w:rPr>
            <w:rStyle w:val="CommentReference"/>
          </w:rPr>
          <w:commentReference w:id="129"/>
        </w:r>
      </w:ins>
      <w:ins w:id="131" w:author="Yann Vitasse" w:date="2017-01-19T11:43:00Z">
        <w:r w:rsidR="00D26932">
          <w:t xml:space="preserve">), so that maximum temperatures would have an overwhelming effects on spring phenology </w:t>
        </w:r>
        <w:commentRangeStart w:id="132"/>
        <w:r w:rsidR="00D26932">
          <w:t>over</w:t>
        </w:r>
        <w:commentRangeEnd w:id="132"/>
        <w:r w:rsidR="00D26932">
          <w:rPr>
            <w:rStyle w:val="CommentReference"/>
          </w:rPr>
          <w:commentReference w:id="132"/>
        </w:r>
        <w:r w:rsidR="00D26932">
          <w:t xml:space="preserve"> minimum temperatures (Hanes IJBM 2014, </w:t>
        </w:r>
        <w:proofErr w:type="spellStart"/>
        <w:r w:rsidR="00D26932">
          <w:t>Piao</w:t>
        </w:r>
        <w:proofErr w:type="spellEnd"/>
        <w:r w:rsidR="00D26932">
          <w:t xml:space="preserve"> et al. Nature communications 2015).</w:t>
        </w:r>
      </w:ins>
      <w:r w:rsidR="00F9389F">
        <w:t xml:space="preserve"> </w:t>
      </w:r>
      <w:r>
        <w:rPr>
          <w:w w:val="107"/>
        </w:rPr>
        <w:t>(Question</w:t>
      </w:r>
      <w:r>
        <w:rPr>
          <w:spacing w:val="24"/>
          <w:w w:val="107"/>
        </w:rPr>
        <w:t xml:space="preserve"> </w:t>
      </w:r>
      <w:r>
        <w:t>for</w:t>
      </w:r>
      <w:r>
        <w:rPr>
          <w:spacing w:val="26"/>
        </w:rPr>
        <w:t xml:space="preserve"> </w:t>
      </w:r>
      <w:r>
        <w:t>e</w:t>
      </w:r>
      <w:r>
        <w:rPr>
          <w:spacing w:val="-5"/>
        </w:rPr>
        <w:t>v</w:t>
      </w:r>
      <w:r>
        <w:t>er</w:t>
      </w:r>
      <w:r>
        <w:rPr>
          <w:spacing w:val="-5"/>
        </w:rPr>
        <w:t>y</w:t>
      </w:r>
      <w:r>
        <w:t>one</w:t>
      </w:r>
      <w:r w:rsidR="00F9389F">
        <w:t xml:space="preserve"> </w:t>
      </w:r>
      <w:r>
        <w:rPr>
          <w:w w:val="116"/>
        </w:rPr>
        <w:t>(</w:t>
      </w:r>
      <w:r>
        <w:rPr>
          <w:w w:val="101"/>
        </w:rPr>
        <w:t>Li</w:t>
      </w:r>
      <w:r>
        <w:rPr>
          <w:w w:val="99"/>
        </w:rPr>
        <w:t>zzie</w:t>
      </w:r>
      <w:r>
        <w:rPr>
          <w:w w:val="116"/>
        </w:rPr>
        <w:t>/Ben</w:t>
      </w:r>
      <w:r>
        <w:rPr>
          <w:w w:val="120"/>
        </w:rPr>
        <w:t>/M</w:t>
      </w:r>
      <w:r>
        <w:rPr>
          <w:w w:val="109"/>
        </w:rPr>
        <w:t>ir</w:t>
      </w:r>
      <w:r>
        <w:rPr>
          <w:w w:val="99"/>
        </w:rPr>
        <w:t>i</w:t>
      </w:r>
      <w:r>
        <w:rPr>
          <w:w w:val="114"/>
        </w:rPr>
        <w:t>am/An</w:t>
      </w:r>
      <w:r>
        <w:rPr>
          <w:w w:val="110"/>
        </w:rPr>
        <w:t xml:space="preserve">n </w:t>
      </w:r>
      <w:r>
        <w:rPr>
          <w:w w:val="102"/>
        </w:rPr>
        <w:t>M</w:t>
      </w:r>
      <w:r>
        <w:rPr>
          <w:w w:val="110"/>
        </w:rPr>
        <w:t>ari</w:t>
      </w:r>
      <w:r>
        <w:rPr>
          <w:w w:val="99"/>
        </w:rPr>
        <w:t>e</w:t>
      </w:r>
      <w:r>
        <w:rPr>
          <w:w w:val="114"/>
        </w:rPr>
        <w:t>/Aaron</w:t>
      </w:r>
      <w:r>
        <w:rPr>
          <w:w w:val="124"/>
        </w:rPr>
        <w:t>/</w:t>
      </w:r>
      <w:r>
        <w:rPr>
          <w:spacing w:val="-17"/>
          <w:w w:val="124"/>
        </w:rPr>
        <w:t>Y</w:t>
      </w:r>
      <w:r>
        <w:rPr>
          <w:w w:val="111"/>
        </w:rPr>
        <w:t>ann</w:t>
      </w:r>
      <w:r>
        <w:rPr>
          <w:w w:val="125"/>
        </w:rPr>
        <w:t>/Is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r w:rsidR="00F9389F">
        <w:t xml:space="preserve"> </w:t>
      </w:r>
      <w:commentRangeStart w:id="134"/>
      <w:r>
        <w:rPr>
          <w:w w:val="139"/>
        </w:rPr>
        <w:t>t</w:t>
      </w:r>
      <w:r>
        <w:rPr>
          <w:w w:val="110"/>
        </w:rPr>
        <w:t>h</w:t>
      </w:r>
      <w:r>
        <w:rPr>
          <w:w w:val="99"/>
        </w:rPr>
        <w:t>i</w:t>
      </w:r>
      <w:r>
        <w:t>s</w:t>
      </w:r>
      <w:r>
        <w:rPr>
          <w:spacing w:val="16"/>
        </w:rPr>
        <w:t xml:space="preserve"> </w:t>
      </w:r>
      <w:r>
        <w:rPr>
          <w:w w:val="110"/>
        </w:rPr>
        <w:t>paragraph</w:t>
      </w:r>
      <w:r>
        <w:rPr>
          <w:spacing w:val="13"/>
          <w:w w:val="110"/>
        </w:rPr>
        <w:t xml:space="preserve"> </w:t>
      </w:r>
      <w:r>
        <w:t>needs</w:t>
      </w:r>
      <w:r>
        <w:rPr>
          <w:spacing w:val="35"/>
        </w:rPr>
        <w:t xml:space="preserve"> </w:t>
      </w:r>
      <w:r>
        <w:rPr>
          <w:w w:val="110"/>
        </w:rPr>
        <w:t>h</w:t>
      </w:r>
      <w:r>
        <w:rPr>
          <w:w w:val="99"/>
        </w:rPr>
        <w:t>el</w:t>
      </w:r>
      <w:r>
        <w:rPr>
          <w:w w:val="110"/>
        </w:rPr>
        <w:t>p</w:t>
      </w:r>
      <w:r>
        <w:rPr>
          <w:w w:val="82"/>
        </w:rPr>
        <w:t>!</w:t>
      </w:r>
      <w:r w:rsidR="00F9389F">
        <w:t xml:space="preserve"> </w:t>
      </w:r>
      <w:r>
        <w:t>I</w:t>
      </w:r>
      <w:r>
        <w:rPr>
          <w:spacing w:val="21"/>
        </w:rPr>
        <w:t xml:space="preserve"> </w:t>
      </w:r>
      <w:r>
        <w:t>h</w:t>
      </w:r>
      <w:r>
        <w:rPr>
          <w:spacing w:val="-5"/>
        </w:rPr>
        <w:t>av</w:t>
      </w:r>
      <w:r>
        <w:t>e</w:t>
      </w:r>
      <w:r>
        <w:rPr>
          <w:spacing w:val="41"/>
        </w:rPr>
        <w:t xml:space="preserve"> </w:t>
      </w:r>
      <w:r>
        <w:t>had</w:t>
      </w:r>
      <w:r>
        <w:rPr>
          <w:spacing w:val="48"/>
        </w:rPr>
        <w:t xml:space="preserve"> </w:t>
      </w:r>
      <w:r>
        <w:rPr>
          <w:w w:val="139"/>
        </w:rPr>
        <w:t>t</w:t>
      </w:r>
      <w:r>
        <w:rPr>
          <w:w w:val="116"/>
        </w:rPr>
        <w:t>r</w:t>
      </w:r>
      <w:r>
        <w:rPr>
          <w:w w:val="106"/>
        </w:rPr>
        <w:t>oub</w:t>
      </w:r>
      <w:r>
        <w:rPr>
          <w:w w:val="99"/>
        </w:rPr>
        <w:t>le</w:t>
      </w:r>
      <w:r>
        <w:rPr>
          <w:spacing w:val="16"/>
        </w:rPr>
        <w:t xml:space="preserve"> </w:t>
      </w:r>
      <w:r>
        <w:t>coming</w:t>
      </w:r>
      <w:r>
        <w:rPr>
          <w:spacing w:val="34"/>
        </w:rPr>
        <w:t xml:space="preserve"> </w:t>
      </w:r>
      <w:r>
        <w:t>up</w:t>
      </w:r>
      <w:r>
        <w:rPr>
          <w:spacing w:val="36"/>
        </w:rPr>
        <w:t xml:space="preserve"> </w:t>
      </w:r>
      <w:r>
        <w:rPr>
          <w:w w:val="99"/>
        </w:rPr>
        <w:t>wi</w:t>
      </w:r>
      <w:r>
        <w:rPr>
          <w:w w:val="139"/>
        </w:rPr>
        <w:t>t</w:t>
      </w:r>
      <w:r>
        <w:rPr>
          <w:w w:val="110"/>
        </w:rPr>
        <w:t>h</w:t>
      </w:r>
      <w:r>
        <w:rPr>
          <w:spacing w:val="16"/>
        </w:rPr>
        <w:t xml:space="preserve"> </w:t>
      </w:r>
      <w:r>
        <w:rPr>
          <w:w w:val="112"/>
        </w:rPr>
        <w:t xml:space="preserve">a </w:t>
      </w:r>
      <w:r>
        <w:t>g</w:t>
      </w:r>
      <w:r>
        <w:rPr>
          <w:spacing w:val="5"/>
        </w:rPr>
        <w:t>oo</w:t>
      </w:r>
      <w:r>
        <w:t>d</w:t>
      </w:r>
      <w:r>
        <w:rPr>
          <w:spacing w:val="27"/>
        </w:rPr>
        <w:t xml:space="preserve"> </w:t>
      </w:r>
      <w:r>
        <w:t>figure</w:t>
      </w:r>
      <w:r>
        <w:rPr>
          <w:spacing w:val="30"/>
        </w:rPr>
        <w:t xml:space="preserve"> </w:t>
      </w:r>
      <w:r>
        <w:rPr>
          <w:w w:val="113"/>
        </w:rPr>
        <w:t>to</w:t>
      </w:r>
      <w:r>
        <w:rPr>
          <w:spacing w:val="14"/>
          <w:w w:val="113"/>
        </w:rPr>
        <w:t xml:space="preserve"> </w:t>
      </w:r>
      <w:r>
        <w:t>go</w:t>
      </w:r>
      <w:r>
        <w:rPr>
          <w:spacing w:val="18"/>
        </w:rPr>
        <w:t xml:space="preserve"> </w:t>
      </w:r>
      <w:r>
        <w:rPr>
          <w:w w:val="99"/>
        </w:rPr>
        <w:t>wi</w:t>
      </w:r>
      <w:r>
        <w:rPr>
          <w:w w:val="139"/>
        </w:rPr>
        <w:t>t</w:t>
      </w:r>
      <w:r>
        <w:rPr>
          <w:w w:val="110"/>
        </w:rPr>
        <w:t>h</w:t>
      </w:r>
      <w:r>
        <w:rPr>
          <w:spacing w:val="20"/>
        </w:rPr>
        <w:t xml:space="preserve"> </w:t>
      </w:r>
      <w:r>
        <w:rPr>
          <w:w w:val="139"/>
        </w:rPr>
        <w:t>t</w:t>
      </w:r>
      <w:r>
        <w:rPr>
          <w:w w:val="110"/>
        </w:rPr>
        <w:t>h</w:t>
      </w:r>
      <w:r>
        <w:rPr>
          <w:w w:val="99"/>
        </w:rPr>
        <w:t>i</w:t>
      </w:r>
      <w:r>
        <w:t>s</w:t>
      </w:r>
      <w:r>
        <w:rPr>
          <w:spacing w:val="20"/>
        </w:rPr>
        <w:t xml:space="preserve"> </w:t>
      </w:r>
      <w:r>
        <w:rPr>
          <w:spacing w:val="5"/>
          <w:w w:val="110"/>
        </w:rPr>
        <w:t>p</w:t>
      </w:r>
      <w:r>
        <w:rPr>
          <w:w w:val="99"/>
        </w:rPr>
        <w:t>oi</w:t>
      </w:r>
      <w:r>
        <w:rPr>
          <w:spacing w:val="-5"/>
          <w:w w:val="110"/>
        </w:rPr>
        <w:t>n</w:t>
      </w:r>
      <w:r>
        <w:rPr>
          <w:w w:val="139"/>
        </w:rPr>
        <w:t>t</w:t>
      </w:r>
      <w:r>
        <w:rPr>
          <w:w w:val="110"/>
        </w:rPr>
        <w:t>,</w:t>
      </w:r>
      <w:r>
        <w:rPr>
          <w:spacing w:val="21"/>
        </w:rPr>
        <w:t xml:space="preserve"> </w:t>
      </w:r>
      <w:r>
        <w:t>and</w:t>
      </w:r>
      <w:r w:rsidR="00F9389F">
        <w:t xml:space="preserve"> </w:t>
      </w:r>
      <w:r>
        <w:t>h</w:t>
      </w:r>
      <w:r>
        <w:rPr>
          <w:spacing w:val="-5"/>
        </w:rPr>
        <w:t>av</w:t>
      </w:r>
      <w:r>
        <w:t>e</w:t>
      </w:r>
      <w:r>
        <w:rPr>
          <w:spacing w:val="45"/>
        </w:rPr>
        <w:t xml:space="preserve"> </w:t>
      </w:r>
      <w:r>
        <w:t>found</w:t>
      </w:r>
      <w:r>
        <w:rPr>
          <w:spacing w:val="43"/>
        </w:rPr>
        <w:t xml:space="preserve"> </w:t>
      </w:r>
      <w:r>
        <w:t>relati</w:t>
      </w:r>
      <w:r>
        <w:rPr>
          <w:spacing w:val="-5"/>
        </w:rPr>
        <w:t>v</w:t>
      </w:r>
      <w:r>
        <w:t>ely</w:t>
      </w:r>
      <w:r w:rsidR="00F9389F">
        <w:t xml:space="preserve"> </w:t>
      </w:r>
      <w:r>
        <w:t>small</w:t>
      </w:r>
      <w:r>
        <w:rPr>
          <w:spacing w:val="40"/>
        </w:rPr>
        <w:t xml:space="preserve"> </w:t>
      </w:r>
      <w:r>
        <w:t>but</w:t>
      </w:r>
      <w:r w:rsidR="00F9389F">
        <w:t xml:space="preserve"> </w:t>
      </w:r>
      <w:r>
        <w:t>si</w:t>
      </w:r>
      <w:r>
        <w:rPr>
          <w:w w:val="105"/>
        </w:rPr>
        <w:t>gn</w:t>
      </w:r>
      <w:r>
        <w:rPr>
          <w:w w:val="99"/>
        </w:rPr>
        <w:t>i</w:t>
      </w:r>
      <w:r>
        <w:rPr>
          <w:w w:val="94"/>
        </w:rPr>
        <w:t>fic</w:t>
      </w:r>
      <w:r>
        <w:rPr>
          <w:w w:val="111"/>
        </w:rPr>
        <w:t>a</w:t>
      </w:r>
      <w:r>
        <w:rPr>
          <w:spacing w:val="-5"/>
          <w:w w:val="111"/>
        </w:rPr>
        <w:t>n</w:t>
      </w:r>
      <w:r>
        <w:rPr>
          <w:w w:val="139"/>
        </w:rPr>
        <w:t>t</w:t>
      </w:r>
      <w:r>
        <w:rPr>
          <w:spacing w:val="20"/>
        </w:rPr>
        <w:t xml:space="preserve"> </w:t>
      </w:r>
      <w:r>
        <w:t>differences</w:t>
      </w:r>
      <w:r>
        <w:rPr>
          <w:spacing w:val="30"/>
        </w:rPr>
        <w:t xml:space="preserve"> </w:t>
      </w:r>
      <w:r>
        <w:t>in</w:t>
      </w:r>
      <w:r>
        <w:rPr>
          <w:spacing w:val="29"/>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 xml:space="preserve">e </w:t>
      </w:r>
      <w:r>
        <w:t>range</w:t>
      </w:r>
      <w:r>
        <w:rPr>
          <w:spacing w:val="46"/>
        </w:rPr>
        <w:t xml:space="preserve"> </w:t>
      </w:r>
      <w:r>
        <w:t>and</w:t>
      </w:r>
      <w:r>
        <w:rPr>
          <w:spacing w:val="48"/>
        </w:rPr>
        <w:t xml:space="preserve"> </w:t>
      </w:r>
      <w:r>
        <w:rPr>
          <w:w w:val="99"/>
        </w:rPr>
        <w:t>c</w:t>
      </w:r>
      <w:r>
        <w:rPr>
          <w:spacing w:val="5"/>
          <w:w w:val="99"/>
        </w:rPr>
        <w:t>o</w:t>
      </w:r>
      <w:r>
        <w:rPr>
          <w:w w:val="99"/>
        </w:rPr>
        <w:t>e</w:t>
      </w:r>
      <w:r>
        <w:rPr>
          <w:w w:val="93"/>
        </w:rPr>
        <w:t>ffici</w:t>
      </w:r>
      <w:r>
        <w:rPr>
          <w:w w:val="99"/>
        </w:rPr>
        <w:t>e</w:t>
      </w:r>
      <w:r>
        <w:rPr>
          <w:spacing w:val="-5"/>
          <w:w w:val="110"/>
        </w:rPr>
        <w:t>n</w:t>
      </w:r>
      <w:r>
        <w:rPr>
          <w:w w:val="139"/>
        </w:rPr>
        <w:t>t</w:t>
      </w:r>
      <w:r>
        <w:rPr>
          <w:spacing w:val="16"/>
        </w:rPr>
        <w:t xml:space="preserve"> </w:t>
      </w:r>
      <w:r>
        <w:t>of</w:t>
      </w:r>
      <w:r>
        <w:rPr>
          <w:spacing w:val="9"/>
        </w:rPr>
        <w:t xml:space="preserve"> </w:t>
      </w:r>
      <w:r>
        <w:rPr>
          <w:spacing w:val="-12"/>
          <w:w w:val="109"/>
        </w:rPr>
        <w:t>v</w:t>
      </w:r>
      <w:r>
        <w:rPr>
          <w:w w:val="109"/>
        </w:rPr>
        <w:t>ariation.</w:t>
      </w:r>
      <w:r>
        <w:rPr>
          <w:spacing w:val="39"/>
          <w:w w:val="109"/>
        </w:rPr>
        <w:t xml:space="preserve"> </w:t>
      </w:r>
      <w:commentRangeStart w:id="135"/>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16"/>
        </w:rPr>
        <w:t xml:space="preserve"> </w:t>
      </w:r>
      <w:r>
        <w:t>do</w:t>
      </w:r>
      <w:r>
        <w:rPr>
          <w:spacing w:val="25"/>
        </w:rPr>
        <w:t xml:space="preserve"> </w:t>
      </w:r>
      <w:r>
        <w:rPr>
          <w:spacing w:val="-5"/>
        </w:rPr>
        <w:t>y</w:t>
      </w:r>
      <w:r>
        <w:t>ou</w:t>
      </w:r>
      <w:r>
        <w:rPr>
          <w:spacing w:val="31"/>
        </w:rPr>
        <w:t xml:space="preserve"> </w:t>
      </w:r>
      <w:r>
        <w:rPr>
          <w:w w:val="139"/>
        </w:rPr>
        <w:t>t</w:t>
      </w:r>
      <w:r>
        <w:rPr>
          <w:w w:val="110"/>
        </w:rPr>
        <w:t>h</w:t>
      </w:r>
      <w:r>
        <w:rPr>
          <w:w w:val="106"/>
        </w:rPr>
        <w:t>in</w:t>
      </w:r>
      <w:r>
        <w:rPr>
          <w:w w:val="105"/>
        </w:rPr>
        <w:t>k</w:t>
      </w:r>
      <w:r>
        <w:rPr>
          <w:spacing w:val="16"/>
        </w:rPr>
        <w:t xml:space="preserve"> </w:t>
      </w:r>
      <w:r>
        <w:rPr>
          <w:w w:val="139"/>
        </w:rPr>
        <w:t>t</w:t>
      </w:r>
      <w:r>
        <w:rPr>
          <w:w w:val="106"/>
        </w:rPr>
        <w:t>hi</w:t>
      </w:r>
      <w:r>
        <w:t>s</w:t>
      </w:r>
      <w:r>
        <w:rPr>
          <w:spacing w:val="16"/>
        </w:rPr>
        <w:t xml:space="preserve"> </w:t>
      </w:r>
      <w:r>
        <w:rPr>
          <w:w w:val="110"/>
        </w:rPr>
        <w:t>paragraph</w:t>
      </w:r>
      <w:r>
        <w:rPr>
          <w:spacing w:val="13"/>
          <w:w w:val="110"/>
        </w:rPr>
        <w:t xml:space="preserve"> </w:t>
      </w:r>
      <w:r>
        <w:t>should</w:t>
      </w:r>
      <w:r>
        <w:rPr>
          <w:spacing w:val="44"/>
        </w:rPr>
        <w:t xml:space="preserve"> </w:t>
      </w:r>
      <w:r>
        <w:rPr>
          <w:spacing w:val="5"/>
        </w:rPr>
        <w:t>b</w:t>
      </w:r>
      <w:r>
        <w:t>e</w:t>
      </w:r>
      <w:r>
        <w:rPr>
          <w:spacing w:val="25"/>
        </w:rPr>
        <w:t xml:space="preserve"> </w:t>
      </w:r>
      <w:r>
        <w:rPr>
          <w:w w:val="105"/>
        </w:rPr>
        <w:t>cu</w:t>
      </w:r>
      <w:r>
        <w:rPr>
          <w:w w:val="139"/>
        </w:rPr>
        <w:t>t</w:t>
      </w:r>
      <w:commentRangeEnd w:id="135"/>
      <w:r w:rsidR="00D30E66">
        <w:rPr>
          <w:rStyle w:val="CommentReference"/>
        </w:rPr>
        <w:commentReference w:id="135"/>
      </w:r>
      <w:r>
        <w:rPr>
          <w:w w:val="110"/>
        </w:rPr>
        <w:t>?</w:t>
      </w:r>
      <w:commentRangeEnd w:id="134"/>
      <w:r w:rsidR="00443641">
        <w:rPr>
          <w:rStyle w:val="CommentReference"/>
        </w:rPr>
        <w:commentReference w:id="134"/>
      </w:r>
      <w:r>
        <w:rPr>
          <w:w w:val="110"/>
        </w:rPr>
        <w:t>)</w:t>
      </w:r>
    </w:p>
    <w:p w14:paraId="44C8C907" w14:textId="77777777" w:rsidR="005B53EE" w:rsidRDefault="005B53EE" w:rsidP="00F9389F">
      <w:pPr>
        <w:spacing w:line="200" w:lineRule="exact"/>
      </w:pPr>
    </w:p>
    <w:p w14:paraId="65D4F199" w14:textId="77777777" w:rsidR="005B53EE" w:rsidRDefault="005B53EE" w:rsidP="00F9389F">
      <w:pPr>
        <w:spacing w:before="5" w:line="220" w:lineRule="exact"/>
        <w:rPr>
          <w:sz w:val="22"/>
          <w:szCs w:val="22"/>
        </w:rPr>
      </w:pPr>
    </w:p>
    <w:p w14:paraId="3545758A" w14:textId="77777777" w:rsidR="005B53EE" w:rsidRDefault="00F5753A" w:rsidP="00F9389F">
      <w:pPr>
        <w:ind w:left="117" w:right="6358"/>
        <w:rPr>
          <w:sz w:val="24"/>
          <w:szCs w:val="24"/>
        </w:rPr>
      </w:pPr>
      <w:commentRangeStart w:id="136"/>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pacing w:val="-10"/>
          <w:w w:val="126"/>
          <w:sz w:val="24"/>
          <w:szCs w:val="24"/>
        </w:rPr>
        <w:t>o</w:t>
      </w:r>
      <w:r>
        <w:rPr>
          <w:spacing w:val="-9"/>
          <w:w w:val="126"/>
          <w:sz w:val="24"/>
          <w:szCs w:val="24"/>
        </w:rPr>
        <w:t>v</w:t>
      </w:r>
      <w:r>
        <w:rPr>
          <w:w w:val="126"/>
          <w:sz w:val="24"/>
          <w:szCs w:val="24"/>
        </w:rPr>
        <w:t>er</w:t>
      </w:r>
      <w:r>
        <w:rPr>
          <w:spacing w:val="-13"/>
          <w:w w:val="126"/>
          <w:sz w:val="24"/>
          <w:szCs w:val="24"/>
        </w:rPr>
        <w:t xml:space="preserve"> </w:t>
      </w:r>
      <w:r>
        <w:rPr>
          <w:w w:val="126"/>
          <w:sz w:val="24"/>
          <w:szCs w:val="24"/>
        </w:rPr>
        <w:t>time</w:t>
      </w:r>
      <w:commentRangeEnd w:id="136"/>
      <w:r w:rsidR="005462C1">
        <w:rPr>
          <w:rStyle w:val="CommentReference"/>
        </w:rPr>
        <w:commentReference w:id="136"/>
      </w:r>
    </w:p>
    <w:p w14:paraId="44BB0BBF" w14:textId="77777777" w:rsidR="005B53EE" w:rsidRDefault="005B53EE" w:rsidP="00F9389F">
      <w:pPr>
        <w:spacing w:before="12" w:line="260" w:lineRule="exact"/>
        <w:rPr>
          <w:sz w:val="26"/>
          <w:szCs w:val="26"/>
        </w:rPr>
      </w:pPr>
    </w:p>
    <w:p w14:paraId="56BE6558" w14:textId="77777777" w:rsidR="005B53EE" w:rsidRDefault="00F5753A" w:rsidP="00F9389F">
      <w:pPr>
        <w:spacing w:line="249" w:lineRule="auto"/>
        <w:ind w:left="117" w:right="83"/>
      </w:pPr>
      <w:r>
        <w:t>The</w:t>
      </w:r>
      <w:r>
        <w:rPr>
          <w:spacing w:val="27"/>
        </w:rPr>
        <w:t xml:space="preserve"> </w:t>
      </w:r>
      <w:r>
        <w:t>common</w:t>
      </w:r>
      <w:r>
        <w:rPr>
          <w:spacing w:val="22"/>
        </w:rPr>
        <w:t xml:space="preserve"> </w:t>
      </w:r>
      <w:r>
        <w:rPr>
          <w:w w:val="110"/>
        </w:rPr>
        <w:t>p</w:t>
      </w:r>
      <w:r>
        <w:rPr>
          <w:w w:val="109"/>
        </w:rPr>
        <w:t>rac</w:t>
      </w:r>
      <w:r>
        <w:rPr>
          <w:w w:val="139"/>
        </w:rPr>
        <w:t>t</w:t>
      </w:r>
      <w:r>
        <w:rPr>
          <w:w w:val="99"/>
        </w:rPr>
        <w:t>ice</w:t>
      </w:r>
      <w:r>
        <w:rPr>
          <w:spacing w:val="-3"/>
        </w:rPr>
        <w:t xml:space="preserve"> </w:t>
      </w:r>
      <w:r>
        <w:t>of</w:t>
      </w:r>
      <w:r>
        <w:rPr>
          <w:spacing w:val="-10"/>
        </w:rPr>
        <w:t xml:space="preserve"> </w:t>
      </w:r>
      <w:r>
        <w:rPr>
          <w:w w:val="108"/>
        </w:rPr>
        <w:t>re</w:t>
      </w:r>
      <w:r>
        <w:rPr>
          <w:spacing w:val="5"/>
          <w:w w:val="108"/>
        </w:rPr>
        <w:t>p</w:t>
      </w:r>
      <w:r>
        <w:rPr>
          <w:w w:val="108"/>
        </w:rPr>
        <w:t>orting</w:t>
      </w:r>
      <w:r>
        <w:rPr>
          <w:spacing w:val="-6"/>
          <w:w w:val="108"/>
        </w:rPr>
        <w:t xml:space="preserve"> </w:t>
      </w:r>
      <w:r>
        <w:t>only</w:t>
      </w:r>
      <w:r>
        <w:rPr>
          <w:spacing w:val="10"/>
        </w:rPr>
        <w:t xml:space="preserve"> </w:t>
      </w:r>
      <w:r>
        <w:rPr>
          <w:w w:val="112"/>
        </w:rPr>
        <w:t>the</w:t>
      </w:r>
      <w:r>
        <w:rPr>
          <w:spacing w:val="-8"/>
          <w:w w:val="112"/>
        </w:rPr>
        <w:t xml:space="preserve"> </w:t>
      </w:r>
      <w:r>
        <w:t>mean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3"/>
        </w:rPr>
        <w:t xml:space="preserve"> </w:t>
      </w:r>
      <w:r>
        <w:t>difference,</w:t>
      </w:r>
      <w:r>
        <w:rPr>
          <w:spacing w:val="17"/>
        </w:rPr>
        <w:t xml:space="preserve"> </w:t>
      </w:r>
      <w:r>
        <w:t>across</w:t>
      </w:r>
      <w:r>
        <w:rPr>
          <w:spacing w:val="17"/>
        </w:rPr>
        <w:t xml:space="preserve"> </w:t>
      </w:r>
      <w:r>
        <w:rPr>
          <w:w w:val="112"/>
        </w:rPr>
        <w:t>the</w:t>
      </w:r>
      <w:r>
        <w:rPr>
          <w:spacing w:val="-7"/>
          <w:w w:val="112"/>
        </w:rPr>
        <w:t xml:space="preserve"> </w:t>
      </w:r>
      <w:r>
        <w:rPr>
          <w:w w:val="112"/>
        </w:rPr>
        <w:t>duration</w:t>
      </w:r>
      <w:r>
        <w:rPr>
          <w:spacing w:val="-16"/>
          <w:w w:val="112"/>
        </w:rPr>
        <w:t xml:space="preserve"> </w:t>
      </w:r>
      <w:r>
        <w:t>of</w:t>
      </w:r>
      <w:r>
        <w:rPr>
          <w:spacing w:val="-10"/>
        </w:rPr>
        <w:t xml:space="preserve"> </w:t>
      </w:r>
      <w:r>
        <w:rPr>
          <w:w w:val="112"/>
        </w:rPr>
        <w:t>the</w:t>
      </w:r>
      <w:r>
        <w:rPr>
          <w:spacing w:val="-8"/>
          <w:w w:val="112"/>
        </w:rPr>
        <w:t xml:space="preserve"> </w:t>
      </w:r>
      <w:r>
        <w:t>stud</w:t>
      </w:r>
      <w:r>
        <w:rPr>
          <w:spacing w:val="-16"/>
        </w:rPr>
        <w:t>y</w:t>
      </w:r>
      <w:r>
        <w:t>,</w:t>
      </w:r>
      <w:r w:rsidR="00F9389F">
        <w:t xml:space="preserve"> </w:t>
      </w:r>
      <w:r>
        <w:rPr>
          <w:w w:val="106"/>
        </w:rPr>
        <w:t>m</w:t>
      </w:r>
      <w:r>
        <w:rPr>
          <w:spacing w:val="-5"/>
          <w:w w:val="112"/>
        </w:rPr>
        <w:t>a</w:t>
      </w:r>
      <w:r>
        <w:rPr>
          <w:w w:val="105"/>
        </w:rPr>
        <w:t xml:space="preserve">y </w:t>
      </w:r>
      <w:r>
        <w:t>also</w:t>
      </w:r>
      <w:r>
        <w:rPr>
          <w:spacing w:val="10"/>
        </w:rPr>
        <w:t xml:space="preserve"> </w:t>
      </w:r>
      <w:r>
        <w:t>hide</w:t>
      </w:r>
      <w:r>
        <w:rPr>
          <w:spacing w:val="19"/>
        </w:rPr>
        <w:t xml:space="preserve"> </w:t>
      </w:r>
      <w:r>
        <w:rPr>
          <w:spacing w:val="-12"/>
          <w:w w:val="108"/>
        </w:rPr>
        <w:t>v</w:t>
      </w:r>
      <w:r>
        <w:rPr>
          <w:w w:val="108"/>
        </w:rPr>
        <w:t>ariations</w:t>
      </w:r>
      <w:r>
        <w:rPr>
          <w:spacing w:val="2"/>
          <w:w w:val="108"/>
        </w:rPr>
        <w:t xml:space="preserve"> </w:t>
      </w:r>
      <w:r>
        <w:t>in</w:t>
      </w:r>
      <w:r>
        <w:rPr>
          <w:spacing w:val="9"/>
        </w:rPr>
        <w:t xml:space="preserve"> </w:t>
      </w:r>
      <w:commentRangeStart w:id="137"/>
      <w:r>
        <w:t>dail</w:t>
      </w:r>
      <w:r>
        <w:rPr>
          <w:spacing w:val="-17"/>
        </w:rPr>
        <w:t>y</w:t>
      </w:r>
      <w:r>
        <w:t>,</w:t>
      </w:r>
      <w:r>
        <w:rPr>
          <w:spacing w:val="33"/>
        </w:rPr>
        <w:t xml:space="preserve"> </w:t>
      </w:r>
      <w:r>
        <w:t>seasonal,</w:t>
      </w:r>
      <w:r>
        <w:rPr>
          <w:spacing w:val="36"/>
        </w:rPr>
        <w:t xml:space="preserve"> </w:t>
      </w:r>
      <w:r>
        <w:t>and</w:t>
      </w:r>
      <w:r>
        <w:rPr>
          <w:spacing w:val="32"/>
        </w:rPr>
        <w:t xml:space="preserve"> </w:t>
      </w:r>
      <w:r>
        <w:t>an</w:t>
      </w:r>
      <w:r>
        <w:rPr>
          <w:spacing w:val="-5"/>
        </w:rPr>
        <w:t>n</w:t>
      </w:r>
      <w:r>
        <w:t>ual</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t>es among</w:t>
      </w:r>
      <w:r>
        <w:rPr>
          <w:spacing w:val="30"/>
        </w:rPr>
        <w:t xml:space="preserve"> </w:t>
      </w:r>
      <w:r>
        <w:rPr>
          <w:w w:val="112"/>
        </w:rPr>
        <w:t>treatme</w:t>
      </w:r>
      <w:r>
        <w:rPr>
          <w:spacing w:val="-6"/>
          <w:w w:val="112"/>
        </w:rPr>
        <w:t>n</w:t>
      </w:r>
      <w:r>
        <w:rPr>
          <w:w w:val="112"/>
        </w:rPr>
        <w:t>ts.</w:t>
      </w:r>
      <w:commentRangeEnd w:id="137"/>
      <w:r w:rsidR="00443641">
        <w:rPr>
          <w:rStyle w:val="CommentReference"/>
        </w:rPr>
        <w:commentReference w:id="137"/>
      </w:r>
      <w:r>
        <w:rPr>
          <w:spacing w:val="31"/>
          <w:w w:val="112"/>
        </w:rPr>
        <w:t xml:space="preserve"> </w:t>
      </w:r>
      <w:r>
        <w:rPr>
          <w:spacing w:val="-17"/>
        </w:rPr>
        <w:t>F</w:t>
      </w:r>
      <w:r>
        <w:t>or</w:t>
      </w:r>
      <w:r>
        <w:rPr>
          <w:spacing w:val="28"/>
        </w:rPr>
        <w:t xml:space="preserve"> </w:t>
      </w:r>
      <w:r>
        <w:t>example,</w:t>
      </w:r>
      <w:r>
        <w:rPr>
          <w:spacing w:val="40"/>
        </w:rPr>
        <w:t xml:space="preserve"> </w:t>
      </w:r>
      <w:r>
        <w:t>a</w:t>
      </w:r>
      <w:commentRangeStart w:id="138"/>
      <w:r>
        <w:t>s</w:t>
      </w:r>
      <w:r>
        <w:rPr>
          <w:spacing w:val="12"/>
        </w:rPr>
        <w:t xml:space="preserve"> </w:t>
      </w:r>
      <w:r>
        <w:rPr>
          <w:w w:val="110"/>
        </w:rPr>
        <w:t>d</w:t>
      </w:r>
      <w:r>
        <w:t>es</w:t>
      </w:r>
      <w:r>
        <w:rPr>
          <w:w w:val="107"/>
        </w:rPr>
        <w:t>cr</w:t>
      </w:r>
      <w:r>
        <w:rPr>
          <w:w w:val="106"/>
        </w:rPr>
        <w:t>i</w:t>
      </w:r>
      <w:r>
        <w:rPr>
          <w:spacing w:val="5"/>
          <w:w w:val="106"/>
        </w:rPr>
        <w:t>b</w:t>
      </w:r>
      <w:r>
        <w:rPr>
          <w:w w:val="105"/>
        </w:rPr>
        <w:t xml:space="preserve">ed </w:t>
      </w:r>
      <w:r>
        <w:t>a</w:t>
      </w:r>
      <w:r>
        <w:rPr>
          <w:spacing w:val="5"/>
        </w:rPr>
        <w:t>b</w:t>
      </w:r>
      <w:r>
        <w:rPr>
          <w:spacing w:val="-5"/>
        </w:rPr>
        <w:t>ov</w:t>
      </w:r>
      <w:r>
        <w:t>e</w:t>
      </w:r>
      <w:commentRangeEnd w:id="138"/>
      <w:r w:rsidR="00443641">
        <w:rPr>
          <w:rStyle w:val="CommentReference"/>
        </w:rPr>
        <w:commentReference w:id="138"/>
      </w:r>
      <w:r>
        <w:t>,</w:t>
      </w:r>
      <w:r>
        <w:rPr>
          <w:spacing w:val="42"/>
        </w:rPr>
        <w:t xml:space="preserve"> </w:t>
      </w:r>
      <w:r>
        <w:rPr>
          <w:spacing w:val="-5"/>
        </w:rPr>
        <w:t>w</w:t>
      </w:r>
      <w:r>
        <w:t>arming</w:t>
      </w:r>
      <w:r w:rsidR="00F9389F">
        <w:t xml:space="preserve"> </w:t>
      </w:r>
      <w:r>
        <w:rPr>
          <w:w w:val="112"/>
        </w:rPr>
        <w:t>treatme</w:t>
      </w:r>
      <w:r>
        <w:rPr>
          <w:spacing w:val="-6"/>
          <w:w w:val="112"/>
        </w:rPr>
        <w:t>n</w:t>
      </w:r>
      <w:r>
        <w:rPr>
          <w:w w:val="112"/>
        </w:rPr>
        <w:t>ts</w:t>
      </w:r>
      <w:r>
        <w:rPr>
          <w:spacing w:val="13"/>
          <w:w w:val="112"/>
        </w:rPr>
        <w:t xml:space="preserve"> </w:t>
      </w:r>
      <w:r>
        <w:t>can</w:t>
      </w:r>
      <w:r>
        <w:rPr>
          <w:spacing w:val="32"/>
        </w:rPr>
        <w:t xml:space="preserve"> </w:t>
      </w:r>
      <w:r>
        <w:t>cause</w:t>
      </w:r>
      <w:r>
        <w:rPr>
          <w:spacing w:val="32"/>
        </w:rPr>
        <w:t xml:space="preserve"> </w:t>
      </w:r>
      <w:r>
        <w:t>decreases</w:t>
      </w:r>
      <w:r>
        <w:rPr>
          <w:spacing w:val="43"/>
        </w:rPr>
        <w:t xml:space="preserve"> </w:t>
      </w:r>
      <w:r>
        <w:t>in</w:t>
      </w:r>
      <w:r>
        <w:rPr>
          <w:spacing w:val="22"/>
        </w:rPr>
        <w:t xml:space="preserve"> </w:t>
      </w:r>
      <w:r>
        <w:rPr>
          <w:w w:val="112"/>
        </w:rPr>
        <w:t>the</w:t>
      </w:r>
      <w:r>
        <w:rPr>
          <w:spacing w:val="8"/>
          <w:w w:val="112"/>
        </w:rPr>
        <w:t xml:space="preserve"> </w:t>
      </w:r>
      <w:r>
        <w:t>diurnal</w:t>
      </w:r>
      <w:r w:rsidR="00F9389F">
        <w:t xml:space="preserve"> </w:t>
      </w:r>
      <w:r>
        <w:rPr>
          <w:w w:val="110"/>
        </w:rPr>
        <w:t>tem</w:t>
      </w:r>
      <w:r>
        <w:rPr>
          <w:spacing w:val="5"/>
          <w:w w:val="110"/>
        </w:rPr>
        <w:t>p</w:t>
      </w:r>
      <w:r>
        <w:rPr>
          <w:w w:val="110"/>
        </w:rPr>
        <w:t>erature</w:t>
      </w:r>
      <w:r>
        <w:rPr>
          <w:spacing w:val="17"/>
          <w:w w:val="110"/>
        </w:rPr>
        <w:t xml:space="preserve"> </w:t>
      </w:r>
      <w:r>
        <w:t>range</w:t>
      </w:r>
      <w:r>
        <w:rPr>
          <w:spacing w:val="42"/>
        </w:rPr>
        <w:t xml:space="preserve"> </w:t>
      </w:r>
      <w:r>
        <w:rPr>
          <w:w w:val="99"/>
        </w:rPr>
        <w:t>wi</w:t>
      </w:r>
      <w:r>
        <w:rPr>
          <w:w w:val="139"/>
        </w:rPr>
        <w:t>t</w:t>
      </w:r>
      <w:r>
        <w:rPr>
          <w:w w:val="110"/>
        </w:rPr>
        <w:t>h</w:t>
      </w:r>
      <w:r>
        <w:rPr>
          <w:w w:val="106"/>
        </w:rPr>
        <w:t>in</w:t>
      </w:r>
      <w:r>
        <w:rPr>
          <w:spacing w:val="12"/>
          <w:w w:val="106"/>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2"/>
          <w:w w:val="107"/>
        </w:rPr>
        <w:t xml:space="preserve"> </w:t>
      </w:r>
      <w:r>
        <w:rPr>
          <w:w w:val="110"/>
        </w:rPr>
        <w:t>p</w:t>
      </w:r>
      <w:r>
        <w:rPr>
          <w:w w:val="99"/>
        </w:rPr>
        <w:t>l</w:t>
      </w:r>
      <w:r>
        <w:rPr>
          <w:w w:val="113"/>
        </w:rPr>
        <w:t>ot</w:t>
      </w:r>
      <w:r>
        <w:rPr>
          <w:w w:val="104"/>
        </w:rPr>
        <w:t xml:space="preserve">s, </w:t>
      </w:r>
      <w:r>
        <w:t>compared</w:t>
      </w:r>
      <w:r w:rsidR="00F9389F">
        <w:t xml:space="preserve"> </w:t>
      </w:r>
      <w:r>
        <w:rPr>
          <w:w w:val="99"/>
        </w:rPr>
        <w:t>wi</w:t>
      </w:r>
      <w:r>
        <w:rPr>
          <w:w w:val="139"/>
        </w:rPr>
        <w:t>t</w:t>
      </w:r>
      <w:r>
        <w:rPr>
          <w:w w:val="110"/>
        </w:rPr>
        <w:t>h</w:t>
      </w:r>
      <w:r w:rsidR="00F9389F">
        <w:t xml:space="preserve"> </w:t>
      </w:r>
      <w:r>
        <w:rPr>
          <w:w w:val="108"/>
        </w:rPr>
        <w:t>a</w:t>
      </w:r>
      <w:r>
        <w:rPr>
          <w:spacing w:val="-6"/>
          <w:w w:val="108"/>
        </w:rPr>
        <w:t>m</w:t>
      </w:r>
      <w:r>
        <w:rPr>
          <w:w w:val="106"/>
        </w:rPr>
        <w:t>bi</w:t>
      </w:r>
      <w:r>
        <w:rPr>
          <w:w w:val="99"/>
        </w:rPr>
        <w:t>e</w:t>
      </w:r>
      <w:r>
        <w:rPr>
          <w:spacing w:val="-5"/>
          <w:w w:val="110"/>
        </w:rPr>
        <w:t>n</w:t>
      </w:r>
      <w:r>
        <w:rPr>
          <w:w w:val="139"/>
        </w:rPr>
        <w:t>t</w:t>
      </w:r>
      <w:r w:rsidR="00F9389F">
        <w:t xml:space="preserve"> </w:t>
      </w:r>
      <w:r>
        <w:t>conditions</w:t>
      </w:r>
      <w:r w:rsidR="00F9389F">
        <w:t xml:space="preserve"> </w:t>
      </w:r>
      <w:r>
        <w:t>(</w:t>
      </w:r>
      <w:proofErr w:type="spellStart"/>
      <w:r>
        <w:t>H</w:t>
      </w:r>
      <w:r>
        <w:rPr>
          <w:spacing w:val="5"/>
        </w:rPr>
        <w:t>o</w:t>
      </w:r>
      <w:r>
        <w:t>eppner</w:t>
      </w:r>
      <w:proofErr w:type="spellEnd"/>
      <w:r w:rsidR="00F9389F">
        <w:t xml:space="preserve"> </w:t>
      </w:r>
      <w:r>
        <w:t>&amp;</w:t>
      </w:r>
      <w:r>
        <w:rPr>
          <w:spacing w:val="31"/>
        </w:rPr>
        <w:t xml:space="preserve"> </w:t>
      </w:r>
      <w:r>
        <w:t>Du</w:t>
      </w:r>
      <w:r>
        <w:rPr>
          <w:spacing w:val="-5"/>
        </w:rPr>
        <w:t>k</w:t>
      </w:r>
      <w:r>
        <w:t>es,</w:t>
      </w:r>
      <w:r w:rsidR="00F9389F">
        <w:t xml:space="preserve"> </w:t>
      </w:r>
      <w:r>
        <w:t>2012).</w:t>
      </w:r>
      <w:r w:rsidR="00F9389F">
        <w:t xml:space="preserve"> </w:t>
      </w:r>
      <w:r>
        <w:t>This</w:t>
      </w:r>
      <w:r w:rsidR="00F9389F">
        <w:t xml:space="preserve"> </w:t>
      </w:r>
      <w:r>
        <w:t>m</w:t>
      </w:r>
      <w:r>
        <w:rPr>
          <w:spacing w:val="-5"/>
        </w:rPr>
        <w:t>a</w:t>
      </w:r>
      <w:r>
        <w:t>y</w:t>
      </w:r>
      <w:r w:rsidR="00F9389F">
        <w:t xml:space="preserve"> </w:t>
      </w:r>
      <w:r>
        <w:rPr>
          <w:spacing w:val="5"/>
        </w:rPr>
        <w:t>b</w:t>
      </w:r>
      <w:r>
        <w:t>e</w:t>
      </w:r>
      <w:r>
        <w:rPr>
          <w:spacing w:val="42"/>
        </w:rPr>
        <w:t xml:space="preserve"> </w:t>
      </w:r>
      <w:r>
        <w:t>similar</w:t>
      </w:r>
      <w:r w:rsidR="00F9389F">
        <w:t xml:space="preserve"> </w:t>
      </w:r>
      <w:r>
        <w:rPr>
          <w:w w:val="113"/>
        </w:rPr>
        <w:t>to</w:t>
      </w:r>
      <w:r>
        <w:rPr>
          <w:spacing w:val="27"/>
          <w:w w:val="113"/>
        </w:rPr>
        <w:t xml:space="preserve"> </w:t>
      </w:r>
      <w:r>
        <w:t>what</w:t>
      </w:r>
      <w:r w:rsidR="00F9389F">
        <w:t xml:space="preserve"> </w:t>
      </w:r>
      <w:r>
        <w:t>is</w:t>
      </w:r>
      <w:r>
        <w:rPr>
          <w:spacing w:val="32"/>
        </w:rPr>
        <w:t xml:space="preserve"> </w:t>
      </w:r>
      <w:r>
        <w:rPr>
          <w:w w:val="110"/>
        </w:rPr>
        <w:t>p</w:t>
      </w:r>
      <w:r>
        <w:rPr>
          <w:w w:val="106"/>
        </w:rPr>
        <w:t>r</w:t>
      </w:r>
      <w:r>
        <w:rPr>
          <w:spacing w:val="11"/>
          <w:w w:val="106"/>
        </w:rPr>
        <w:t>o</w:t>
      </w:r>
      <w:r>
        <w:rPr>
          <w:w w:val="109"/>
        </w:rPr>
        <w:t>j</w:t>
      </w:r>
      <w:r>
        <w:rPr>
          <w:w w:val="99"/>
        </w:rPr>
        <w:t>ec</w:t>
      </w:r>
      <w:r>
        <w:rPr>
          <w:w w:val="139"/>
        </w:rPr>
        <w:t>t</w:t>
      </w:r>
      <w:r>
        <w:rPr>
          <w:w w:val="105"/>
        </w:rPr>
        <w:t xml:space="preserve">ed </w:t>
      </w:r>
      <w:r>
        <w:t>for</w:t>
      </w:r>
      <w:r>
        <w:rPr>
          <w:spacing w:val="25"/>
        </w:rPr>
        <w:t xml:space="preserve"> </w:t>
      </w:r>
      <w:r>
        <w:rPr>
          <w:w w:val="113"/>
        </w:rPr>
        <w:t>parts</w:t>
      </w:r>
      <w:r>
        <w:rPr>
          <w:spacing w:val="16"/>
          <w:w w:val="113"/>
        </w:rPr>
        <w:t xml:space="preserve"> </w:t>
      </w:r>
      <w:r>
        <w:t>of</w:t>
      </w:r>
      <w:r>
        <w:rPr>
          <w:spacing w:val="14"/>
        </w:rPr>
        <w:t xml:space="preserve"> </w:t>
      </w:r>
      <w:r>
        <w:rPr>
          <w:spacing w:val="-5"/>
        </w:rPr>
        <w:t>w</w:t>
      </w:r>
      <w:r>
        <w:t>orld;</w:t>
      </w:r>
      <w:r>
        <w:rPr>
          <w:spacing w:val="41"/>
        </w:rPr>
        <w:t xml:space="preserve"> </w:t>
      </w:r>
      <w:r>
        <w:t>h</w:t>
      </w:r>
      <w:r>
        <w:rPr>
          <w:spacing w:val="-5"/>
        </w:rPr>
        <w:t>ow</w:t>
      </w:r>
      <w:r>
        <w:t>e</w:t>
      </w:r>
      <w:r>
        <w:rPr>
          <w:spacing w:val="-5"/>
        </w:rPr>
        <w:t>v</w:t>
      </w:r>
      <w:r>
        <w:t>er,</w:t>
      </w:r>
      <w:r w:rsidR="00F9389F">
        <w:t xml:space="preserve"> </w:t>
      </w:r>
      <w:r>
        <w:rPr>
          <w:w w:val="139"/>
        </w:rPr>
        <w:t>t</w:t>
      </w:r>
      <w:r>
        <w:rPr>
          <w:w w:val="110"/>
        </w:rPr>
        <w:t>h</w:t>
      </w:r>
      <w:r>
        <w:rPr>
          <w:w w:val="99"/>
        </w:rPr>
        <w:t>i</w:t>
      </w:r>
      <w:r>
        <w:t>s</w:t>
      </w:r>
      <w:r>
        <w:rPr>
          <w:spacing w:val="21"/>
        </w:rPr>
        <w:t xml:space="preserve"> </w:t>
      </w:r>
      <w:r>
        <w:t>will</w:t>
      </w:r>
      <w:r>
        <w:rPr>
          <w:spacing w:val="18"/>
        </w:rPr>
        <w:t xml:space="preserve"> </w:t>
      </w:r>
      <w:r>
        <w:t>li</w:t>
      </w:r>
      <w:r>
        <w:rPr>
          <w:spacing w:val="-5"/>
        </w:rPr>
        <w:t>k</w:t>
      </w:r>
      <w:r>
        <w:t>ely</w:t>
      </w:r>
      <w:r>
        <w:rPr>
          <w:spacing w:val="28"/>
        </w:rPr>
        <w:t xml:space="preserve"> </w:t>
      </w:r>
      <w:r>
        <w:rPr>
          <w:spacing w:val="-11"/>
        </w:rPr>
        <w:t>v</w:t>
      </w:r>
      <w:r>
        <w:t>ary</w:t>
      </w:r>
      <w:r w:rsidR="00F9389F">
        <w:t xml:space="preserve"> </w:t>
      </w:r>
      <w:r>
        <w:rPr>
          <w:w w:val="108"/>
        </w:rPr>
        <w:t>spatiall</w:t>
      </w:r>
      <w:r>
        <w:rPr>
          <w:spacing w:val="-18"/>
          <w:w w:val="108"/>
        </w:rPr>
        <w:t>y</w:t>
      </w:r>
      <w:r>
        <w:rPr>
          <w:w w:val="108"/>
        </w:rPr>
        <w:t>,</w:t>
      </w:r>
      <w:r>
        <w:rPr>
          <w:spacing w:val="22"/>
          <w:w w:val="108"/>
        </w:rPr>
        <w:t xml:space="preserve"> </w:t>
      </w:r>
      <w:r>
        <w:t>as</w:t>
      </w:r>
      <w:r>
        <w:rPr>
          <w:spacing w:val="32"/>
        </w:rPr>
        <w:t xml:space="preserve"> </w:t>
      </w:r>
      <w:r>
        <w:t>some</w:t>
      </w:r>
      <w:r>
        <w:rPr>
          <w:spacing w:val="29"/>
        </w:rPr>
        <w:t xml:space="preserve"> </w:t>
      </w:r>
      <w:r>
        <w:t>regions</w:t>
      </w:r>
      <w:r>
        <w:rPr>
          <w:spacing w:val="39"/>
        </w:rPr>
        <w:t xml:space="preserve"> </w:t>
      </w:r>
      <w:r>
        <w:t>h</w:t>
      </w:r>
      <w:r>
        <w:rPr>
          <w:spacing w:val="-5"/>
        </w:rPr>
        <w:t>av</w:t>
      </w:r>
      <w:r>
        <w:t>e</w:t>
      </w:r>
      <w:r>
        <w:rPr>
          <w:spacing w:val="46"/>
        </w:rPr>
        <w:t xml:space="preserve"> </w:t>
      </w:r>
      <w:r>
        <w:t>ex</w:t>
      </w:r>
      <w:r>
        <w:rPr>
          <w:spacing w:val="5"/>
        </w:rPr>
        <w:t>p</w:t>
      </w:r>
      <w:r>
        <w:t>erienced</w:t>
      </w:r>
      <w:r w:rsidR="00F9389F">
        <w:t xml:space="preserve"> </w:t>
      </w:r>
      <w:r>
        <w:t>higher</w:t>
      </w:r>
      <w:r w:rsidR="00F9389F">
        <w:t xml:space="preserve"> </w:t>
      </w:r>
      <w:r>
        <w:rPr>
          <w:w w:val="110"/>
        </w:rPr>
        <w:t>d</w:t>
      </w:r>
      <w:r>
        <w:rPr>
          <w:spacing w:val="-5"/>
          <w:w w:val="112"/>
        </w:rPr>
        <w:t>a</w:t>
      </w:r>
      <w:r>
        <w:rPr>
          <w:w w:val="105"/>
        </w:rPr>
        <w:t>y</w:t>
      </w:r>
      <w:r>
        <w:rPr>
          <w:w w:val="139"/>
        </w:rPr>
        <w:t>t</w:t>
      </w:r>
      <w:r>
        <w:rPr>
          <w:w w:val="99"/>
        </w:rPr>
        <w:t>i</w:t>
      </w:r>
      <w:r>
        <w:rPr>
          <w:w w:val="104"/>
        </w:rPr>
        <w:t xml:space="preserve">me </w:t>
      </w:r>
      <w:r>
        <w:rPr>
          <w:spacing w:val="-5"/>
        </w:rPr>
        <w:t>w</w:t>
      </w:r>
      <w:r>
        <w:t>arming</w:t>
      </w:r>
      <w:r w:rsidR="00F9389F">
        <w:t xml:space="preserve"> </w:t>
      </w:r>
      <w:r>
        <w:t>than</w:t>
      </w:r>
      <w:r w:rsidR="00F9389F">
        <w:t xml:space="preserve"> </w:t>
      </w:r>
      <w:r>
        <w:rPr>
          <w:w w:val="106"/>
        </w:rPr>
        <w:t>ni</w:t>
      </w:r>
      <w:r>
        <w:rPr>
          <w:w w:val="105"/>
        </w:rPr>
        <w:t>g</w:t>
      </w:r>
      <w:r>
        <w:rPr>
          <w:spacing w:val="-5"/>
          <w:w w:val="105"/>
        </w:rPr>
        <w:t>h</w:t>
      </w:r>
      <w:r>
        <w:rPr>
          <w:w w:val="139"/>
        </w:rPr>
        <w:t>tt</w:t>
      </w:r>
      <w:r>
        <w:rPr>
          <w:w w:val="104"/>
        </w:rPr>
        <w:t>im</w:t>
      </w:r>
      <w:r>
        <w:rPr>
          <w:w w:val="99"/>
        </w:rPr>
        <w:t>e</w:t>
      </w:r>
      <w:r>
        <w:rPr>
          <w:spacing w:val="16"/>
        </w:rPr>
        <w:t xml:space="preserve"> </w:t>
      </w:r>
      <w:r>
        <w:rPr>
          <w:spacing w:val="-5"/>
        </w:rPr>
        <w:t>w</w:t>
      </w:r>
      <w:r>
        <w:t>arming,</w:t>
      </w:r>
      <w:r w:rsidR="00F9389F">
        <w:t xml:space="preserve"> </w:t>
      </w:r>
      <w:r>
        <w:t>whereas</w:t>
      </w:r>
      <w:r>
        <w:rPr>
          <w:spacing w:val="46"/>
        </w:rPr>
        <w:t xml:space="preserve"> </w:t>
      </w:r>
      <w:r>
        <w:t>others</w:t>
      </w:r>
      <w:r w:rsidR="00F9389F">
        <w:t xml:space="preserve"> </w:t>
      </w:r>
      <w:r>
        <w:t>h</w:t>
      </w:r>
      <w:r>
        <w:rPr>
          <w:spacing w:val="-5"/>
        </w:rPr>
        <w:t>av</w:t>
      </w:r>
      <w:r>
        <w:t>e</w:t>
      </w:r>
      <w:r>
        <w:rPr>
          <w:spacing w:val="41"/>
        </w:rPr>
        <w:t xml:space="preserve"> </w:t>
      </w:r>
      <w:r>
        <w:t>ex</w:t>
      </w:r>
      <w:r>
        <w:rPr>
          <w:spacing w:val="5"/>
        </w:rPr>
        <w:t>p</w:t>
      </w:r>
      <w:r>
        <w:t>erienced</w:t>
      </w:r>
      <w:r w:rsidR="00F9389F">
        <w:t xml:space="preserve"> </w:t>
      </w:r>
      <w:r>
        <w:rPr>
          <w:w w:val="112"/>
        </w:rPr>
        <w:t>the</w:t>
      </w:r>
      <w:r>
        <w:rPr>
          <w:spacing w:val="11"/>
          <w:w w:val="112"/>
        </w:rPr>
        <w:t xml:space="preserve"> </w:t>
      </w:r>
      <w:r>
        <w:t>op</w:t>
      </w:r>
      <w:r>
        <w:rPr>
          <w:spacing w:val="5"/>
        </w:rPr>
        <w:t>p</w:t>
      </w:r>
      <w:r>
        <w:t>osite</w:t>
      </w:r>
      <w:r w:rsidR="00F9389F">
        <w:t xml:space="preserve"> </w:t>
      </w:r>
      <w:r>
        <w:t>(St</w:t>
      </w:r>
      <w:r>
        <w:rPr>
          <w:spacing w:val="5"/>
        </w:rPr>
        <w:t>o</w:t>
      </w:r>
      <w:r>
        <w:rPr>
          <w:spacing w:val="-5"/>
        </w:rPr>
        <w:t>ck</w:t>
      </w:r>
      <w:r>
        <w:t>er</w:t>
      </w:r>
      <w:r w:rsidR="00F9389F">
        <w:t xml:space="preserve"> </w:t>
      </w:r>
      <w:r>
        <w:t>et</w:t>
      </w:r>
      <w:r>
        <w:rPr>
          <w:spacing w:val="34"/>
        </w:rPr>
        <w:t xml:space="preserve"> </w:t>
      </w:r>
      <w:r>
        <w:t>al.,</w:t>
      </w:r>
      <w:r>
        <w:rPr>
          <w:spacing w:val="39"/>
        </w:rPr>
        <w:t xml:space="preserve"> </w:t>
      </w:r>
      <w:r>
        <w:rPr>
          <w:w w:val="101"/>
        </w:rPr>
        <w:t>2013)</w:t>
      </w:r>
      <w:r>
        <w:rPr>
          <w:w w:val="110"/>
        </w:rPr>
        <w:t>.</w:t>
      </w:r>
    </w:p>
    <w:p w14:paraId="6142BB55" w14:textId="77777777" w:rsidR="005B53EE" w:rsidRDefault="005B53EE" w:rsidP="00F9389F">
      <w:pPr>
        <w:spacing w:before="4" w:line="140" w:lineRule="exact"/>
        <w:rPr>
          <w:sz w:val="14"/>
          <w:szCs w:val="14"/>
        </w:rPr>
      </w:pPr>
    </w:p>
    <w:p w14:paraId="581987F7" w14:textId="05CDE618" w:rsidR="005B53EE" w:rsidRDefault="00F5753A" w:rsidP="00F9389F">
      <w:pPr>
        <w:spacing w:line="249" w:lineRule="auto"/>
        <w:ind w:left="117" w:right="83"/>
      </w:pPr>
      <w:r>
        <w:t>In</w:t>
      </w:r>
      <w:r>
        <w:rPr>
          <w:spacing w:val="44"/>
        </w:rPr>
        <w:t xml:space="preserve"> </w:t>
      </w:r>
      <w:r>
        <w:rPr>
          <w:w w:val="111"/>
        </w:rPr>
        <w:t>add</w:t>
      </w:r>
      <w:r>
        <w:rPr>
          <w:w w:val="99"/>
        </w:rPr>
        <w:t>i</w:t>
      </w:r>
      <w:r>
        <w:rPr>
          <w:w w:val="139"/>
        </w:rPr>
        <w:t>t</w:t>
      </w:r>
      <w:r>
        <w:rPr>
          <w:w w:val="103"/>
        </w:rPr>
        <w:t>ion</w:t>
      </w:r>
      <w:r>
        <w:rPr>
          <w:spacing w:val="29"/>
          <w:w w:val="103"/>
        </w:rPr>
        <w:t xml:space="preserve"> </w:t>
      </w:r>
      <w:r>
        <w:rPr>
          <w:w w:val="113"/>
        </w:rPr>
        <w:t>to</w:t>
      </w:r>
      <w:r>
        <w:rPr>
          <w:spacing w:val="23"/>
          <w:w w:val="113"/>
        </w:rPr>
        <w:t xml:space="preserve"> </w:t>
      </w:r>
      <w:r>
        <w:t>daily</w:t>
      </w:r>
      <w:r w:rsidR="00F9389F">
        <w:t xml:space="preserve"> </w:t>
      </w:r>
      <w:r>
        <w:rPr>
          <w:w w:val="107"/>
        </w:rPr>
        <w:t>fluctuations,</w:t>
      </w:r>
      <w:r>
        <w:rPr>
          <w:spacing w:val="35"/>
          <w:w w:val="107"/>
        </w:rPr>
        <w:t xml:space="preserve"> </w:t>
      </w:r>
      <w:r>
        <w:rPr>
          <w:w w:val="139"/>
        </w:rPr>
        <w:t>t</w:t>
      </w:r>
      <w:r>
        <w:rPr>
          <w:w w:val="110"/>
        </w:rPr>
        <w:t>h</w:t>
      </w:r>
      <w:r>
        <w:rPr>
          <w:w w:val="107"/>
        </w:rPr>
        <w:t>er</w:t>
      </w:r>
      <w:r>
        <w:rPr>
          <w:w w:val="99"/>
        </w:rPr>
        <w:t>e</w:t>
      </w:r>
      <w:r>
        <w:rPr>
          <w:spacing w:val="29"/>
          <w:w w:val="99"/>
        </w:rPr>
        <w:t xml:space="preserve"> </w:t>
      </w:r>
      <w:r>
        <w:t>are</w:t>
      </w:r>
      <w:r w:rsidR="00F9389F">
        <w:t xml:space="preserve"> </w:t>
      </w:r>
      <w:r>
        <w:rPr>
          <w:w w:val="91"/>
        </w:rPr>
        <w:t>f</w:t>
      </w:r>
      <w:r>
        <w:rPr>
          <w:w w:val="116"/>
        </w:rPr>
        <w:t>r</w:t>
      </w:r>
      <w:r>
        <w:rPr>
          <w:w w:val="102"/>
        </w:rPr>
        <w:t>eq</w:t>
      </w:r>
      <w:r>
        <w:rPr>
          <w:w w:val="105"/>
        </w:rPr>
        <w:t>ue</w:t>
      </w:r>
      <w:r>
        <w:rPr>
          <w:spacing w:val="-5"/>
          <w:w w:val="110"/>
        </w:rPr>
        <w:t>n</w:t>
      </w:r>
      <w:r>
        <w:rPr>
          <w:w w:val="139"/>
        </w:rPr>
        <w:t>t</w:t>
      </w:r>
      <w:r>
        <w:rPr>
          <w:w w:val="99"/>
        </w:rPr>
        <w:t>l</w:t>
      </w:r>
      <w:r>
        <w:rPr>
          <w:w w:val="105"/>
        </w:rPr>
        <w:t>y</w:t>
      </w:r>
      <w:r>
        <w:rPr>
          <w:spacing w:val="29"/>
          <w:w w:val="105"/>
        </w:rPr>
        <w:t xml:space="preserve"> </w:t>
      </w:r>
      <w:r>
        <w:t>strong</w:t>
      </w:r>
      <w:r w:rsidR="00F9389F">
        <w:t xml:space="preserve"> </w:t>
      </w:r>
      <w:r>
        <w:t>seasonal</w:t>
      </w:r>
      <w:r w:rsidR="00F9389F">
        <w:t xml:space="preserve"> </w:t>
      </w:r>
      <w:r>
        <w:rPr>
          <w:spacing w:val="-12"/>
          <w:w w:val="108"/>
        </w:rPr>
        <w:t>v</w:t>
      </w:r>
      <w:r>
        <w:rPr>
          <w:w w:val="108"/>
        </w:rPr>
        <w:t>ariations</w:t>
      </w:r>
      <w:r>
        <w:rPr>
          <w:spacing w:val="31"/>
          <w:w w:val="108"/>
        </w:rPr>
        <w:t xml:space="preserve"> </w:t>
      </w:r>
      <w:r>
        <w:t>in</w:t>
      </w:r>
      <w:r>
        <w:rPr>
          <w:spacing w:val="39"/>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29"/>
          <w:w w:val="107"/>
        </w:rPr>
        <w:t xml:space="preserve"> </w:t>
      </w:r>
      <w:r>
        <w:rPr>
          <w:spacing w:val="-5"/>
          <w:w w:val="99"/>
        </w:rPr>
        <w:t>w</w:t>
      </w:r>
      <w:r>
        <w:rPr>
          <w:w w:val="114"/>
        </w:rPr>
        <w:t>ar</w:t>
      </w:r>
      <w:r>
        <w:rPr>
          <w:w w:val="104"/>
        </w:rPr>
        <w:t>mi</w:t>
      </w:r>
      <w:r>
        <w:rPr>
          <w:w w:val="110"/>
        </w:rPr>
        <w:t>n</w:t>
      </w:r>
      <w:r>
        <w:rPr>
          <w:w w:val="99"/>
        </w:rPr>
        <w:t xml:space="preserve">g </w:t>
      </w:r>
      <w:r>
        <w:t>effects</w:t>
      </w:r>
      <w:r>
        <w:rPr>
          <w:spacing w:val="30"/>
        </w:rPr>
        <w:t xml:space="preserve"> </w:t>
      </w:r>
      <w:r>
        <w:t>(Figure</w:t>
      </w:r>
      <w:r w:rsidR="00F9389F">
        <w:t xml:space="preserve"> </w:t>
      </w:r>
      <w:r>
        <w:t>3).</w:t>
      </w:r>
      <w:r w:rsidR="00F9389F">
        <w:t xml:space="preserve"> </w:t>
      </w:r>
      <w:r>
        <w:rPr>
          <w:w w:val="109"/>
        </w:rPr>
        <w:t>(Chris</w:t>
      </w:r>
      <w:r>
        <w:rPr>
          <w:spacing w:val="-5"/>
          <w:w w:val="109"/>
        </w:rPr>
        <w:t>t</w:t>
      </w:r>
      <w:r>
        <w:rPr>
          <w:w w:val="109"/>
        </w:rPr>
        <w:t>y:</w:t>
      </w:r>
      <w:r w:rsidR="00F9389F">
        <w:rPr>
          <w:w w:val="109"/>
        </w:rPr>
        <w:t xml:space="preserve"> </w:t>
      </w:r>
      <w:r>
        <w:t>Could</w:t>
      </w:r>
      <w:r w:rsidR="00F9389F">
        <w:t xml:space="preserve"> </w:t>
      </w:r>
      <w:r>
        <w:rPr>
          <w:spacing w:val="-5"/>
        </w:rPr>
        <w:t>y</w:t>
      </w:r>
      <w:r>
        <w:t>ou</w:t>
      </w:r>
      <w:r>
        <w:rPr>
          <w:spacing w:val="42"/>
        </w:rPr>
        <w:t xml:space="preserve"> </w:t>
      </w:r>
      <w:r>
        <w:t>ma</w:t>
      </w:r>
      <w:r>
        <w:rPr>
          <w:spacing w:val="-5"/>
        </w:rPr>
        <w:t>k</w:t>
      </w:r>
      <w:r>
        <w:t>e</w:t>
      </w:r>
      <w:r w:rsidR="00F9389F">
        <w:t xml:space="preserve"> </w:t>
      </w:r>
      <w:r>
        <w:t>some</w:t>
      </w:r>
      <w:r>
        <w:rPr>
          <w:spacing w:val="34"/>
        </w:rPr>
        <w:t xml:space="preserve"> </w:t>
      </w:r>
      <w:r>
        <w:rPr>
          <w:spacing w:val="-5"/>
        </w:rPr>
        <w:t>c</w:t>
      </w:r>
      <w:r>
        <w:t>hanges</w:t>
      </w:r>
      <w:r w:rsidR="00F9389F">
        <w:t xml:space="preserve"> </w:t>
      </w:r>
      <w:r>
        <w:rPr>
          <w:w w:val="113"/>
        </w:rPr>
        <w:t>to</w:t>
      </w:r>
      <w:r>
        <w:rPr>
          <w:spacing w:val="21"/>
          <w:w w:val="113"/>
        </w:rPr>
        <w:t xml:space="preserve"> </w:t>
      </w:r>
      <w:r>
        <w:rPr>
          <w:w w:val="139"/>
        </w:rPr>
        <w:t>t</w:t>
      </w:r>
      <w:r>
        <w:rPr>
          <w:w w:val="110"/>
        </w:rPr>
        <w:t>h</w:t>
      </w:r>
      <w:r>
        <w:t>is</w:t>
      </w:r>
      <w:r>
        <w:rPr>
          <w:spacing w:val="27"/>
        </w:rPr>
        <w:t xml:space="preserve"> </w:t>
      </w:r>
      <w:r>
        <w:t>figure?</w:t>
      </w:r>
      <w:r w:rsidR="00F9389F">
        <w:t xml:space="preserve"> </w:t>
      </w:r>
      <w:r>
        <w:t>See</w:t>
      </w:r>
      <w:r>
        <w:rPr>
          <w:spacing w:val="24"/>
        </w:rPr>
        <w:t xml:space="preserve"> </w:t>
      </w:r>
      <w:r>
        <w:rPr>
          <w:w w:val="105"/>
        </w:rPr>
        <w:t>q</w:t>
      </w:r>
      <w:r>
        <w:rPr>
          <w:w w:val="110"/>
        </w:rPr>
        <w:t>u</w:t>
      </w:r>
      <w:r>
        <w:t>es</w:t>
      </w:r>
      <w:r>
        <w:rPr>
          <w:w w:val="139"/>
        </w:rPr>
        <w:t>t</w:t>
      </w:r>
      <w:r>
        <w:rPr>
          <w:w w:val="103"/>
        </w:rPr>
        <w:t>ion</w:t>
      </w:r>
      <w:r>
        <w:t>s</w:t>
      </w:r>
      <w:r>
        <w:rPr>
          <w:spacing w:val="27"/>
        </w:rPr>
        <w:t xml:space="preserve"> </w:t>
      </w:r>
      <w:r>
        <w:t>in</w:t>
      </w:r>
      <w:r>
        <w:rPr>
          <w:spacing w:val="36"/>
        </w:rPr>
        <w:t xml:space="preserve"> </w:t>
      </w:r>
      <w:r>
        <w:rPr>
          <w:w w:val="107"/>
        </w:rPr>
        <w:t>cap</w:t>
      </w:r>
      <w:r>
        <w:rPr>
          <w:w w:val="139"/>
        </w:rPr>
        <w:t>t</w:t>
      </w:r>
      <w:r>
        <w:rPr>
          <w:w w:val="99"/>
        </w:rPr>
        <w:t>i</w:t>
      </w:r>
      <w:r>
        <w:rPr>
          <w:w w:val="105"/>
        </w:rPr>
        <w:t>on</w:t>
      </w:r>
      <w:r>
        <w:rPr>
          <w:spacing w:val="27"/>
          <w:w w:val="105"/>
        </w:rPr>
        <w:t xml:space="preserve"> </w:t>
      </w:r>
      <w:r>
        <w:t>of</w:t>
      </w:r>
      <w:r>
        <w:rPr>
          <w:spacing w:val="20"/>
        </w:rPr>
        <w:t xml:space="preserve"> </w:t>
      </w:r>
      <w:r>
        <w:rPr>
          <w:w w:val="139"/>
        </w:rPr>
        <w:t>t</w:t>
      </w:r>
      <w:r>
        <w:rPr>
          <w:w w:val="105"/>
        </w:rPr>
        <w:t xml:space="preserve">he </w:t>
      </w:r>
      <w:r>
        <w:t>figure).</w:t>
      </w:r>
      <w:r w:rsidR="00F9389F">
        <w:t xml:space="preserve"> </w:t>
      </w:r>
      <w:r>
        <w:t>This</w:t>
      </w:r>
      <w:r w:rsidR="00F9389F">
        <w:t xml:space="preserve"> </w:t>
      </w:r>
      <w:r>
        <w:t>m</w:t>
      </w:r>
      <w:r>
        <w:rPr>
          <w:spacing w:val="-5"/>
        </w:rPr>
        <w:t>a</w:t>
      </w:r>
      <w:r>
        <w:t>y</w:t>
      </w:r>
      <w:r>
        <w:rPr>
          <w:spacing w:val="46"/>
        </w:rPr>
        <w:t xml:space="preserve"> </w:t>
      </w:r>
      <w:r>
        <w:rPr>
          <w:spacing w:val="5"/>
        </w:rPr>
        <w:t>o</w:t>
      </w:r>
      <w:r>
        <w:t>ccur</w:t>
      </w:r>
      <w:r>
        <w:rPr>
          <w:spacing w:val="40"/>
        </w:rPr>
        <w:t xml:space="preserve"> </w:t>
      </w:r>
      <w:r>
        <w:rPr>
          <w:spacing w:val="5"/>
        </w:rPr>
        <w:t>b</w:t>
      </w:r>
      <w:r>
        <w:t>ecause</w:t>
      </w:r>
      <w:r w:rsidR="00F9389F">
        <w:t xml:space="preserve"> </w:t>
      </w:r>
      <w:r>
        <w:rPr>
          <w:w w:val="112"/>
        </w:rPr>
        <w:t>treatme</w:t>
      </w:r>
      <w:r>
        <w:rPr>
          <w:spacing w:val="-6"/>
          <w:w w:val="112"/>
        </w:rPr>
        <w:t>n</w:t>
      </w:r>
      <w:r>
        <w:rPr>
          <w:w w:val="112"/>
        </w:rPr>
        <w:t>ts</w:t>
      </w:r>
      <w:r>
        <w:rPr>
          <w:spacing w:val="21"/>
          <w:w w:val="112"/>
        </w:rPr>
        <w:t xml:space="preserve"> </w:t>
      </w:r>
      <w:r>
        <w:t>are</w:t>
      </w:r>
      <w:r>
        <w:rPr>
          <w:spacing w:val="42"/>
        </w:rPr>
        <w:t xml:space="preserve"> </w:t>
      </w:r>
      <w:r>
        <w:t>not</w:t>
      </w:r>
      <w:r w:rsidR="00F9389F">
        <w:t xml:space="preserve"> </w:t>
      </w:r>
      <w:r>
        <w:t>applied</w:t>
      </w:r>
      <w:r w:rsidR="00F9389F">
        <w:t xml:space="preserve"> </w:t>
      </w:r>
      <w:r>
        <w:rPr>
          <w:w w:val="103"/>
        </w:rPr>
        <w:t>con</w:t>
      </w:r>
      <w:r>
        <w:t>si</w:t>
      </w:r>
      <w:r>
        <w:rPr>
          <w:w w:val="116"/>
        </w:rPr>
        <w:t>st</w:t>
      </w:r>
      <w:r>
        <w:rPr>
          <w:w w:val="99"/>
        </w:rPr>
        <w:t>e</w:t>
      </w:r>
      <w:r>
        <w:rPr>
          <w:spacing w:val="-5"/>
          <w:w w:val="110"/>
        </w:rPr>
        <w:t>n</w:t>
      </w:r>
      <w:r>
        <w:rPr>
          <w:w w:val="139"/>
        </w:rPr>
        <w:t>t</w:t>
      </w:r>
      <w:r>
        <w:rPr>
          <w:w w:val="99"/>
        </w:rPr>
        <w:t>l</w:t>
      </w:r>
      <w:r>
        <w:rPr>
          <w:w w:val="105"/>
        </w:rPr>
        <w:t>y</w:t>
      </w:r>
      <w:r>
        <w:rPr>
          <w:spacing w:val="21"/>
          <w:w w:val="105"/>
        </w:rPr>
        <w:t xml:space="preserve"> </w:t>
      </w:r>
      <w:r>
        <w:rPr>
          <w:spacing w:val="-5"/>
        </w:rPr>
        <w:t>ov</w:t>
      </w:r>
      <w:r>
        <w:t>er</w:t>
      </w:r>
      <w:r>
        <w:rPr>
          <w:spacing w:val="36"/>
        </w:rPr>
        <w:t xml:space="preserve"> </w:t>
      </w:r>
      <w:r>
        <w:rPr>
          <w:w w:val="112"/>
        </w:rPr>
        <w:t>the</w:t>
      </w:r>
      <w:r>
        <w:rPr>
          <w:spacing w:val="17"/>
          <w:w w:val="112"/>
        </w:rPr>
        <w:t xml:space="preserve"> </w:t>
      </w:r>
      <w:r>
        <w:rPr>
          <w:spacing w:val="-5"/>
        </w:rPr>
        <w:t>y</w:t>
      </w:r>
      <w:r>
        <w:t>ear,</w:t>
      </w:r>
      <w:r w:rsidR="00F9389F">
        <w:t xml:space="preserve"> </w:t>
      </w:r>
      <w:r>
        <w:rPr>
          <w:w w:val="99"/>
        </w:rPr>
        <w:t>ei</w:t>
      </w:r>
      <w:r>
        <w:rPr>
          <w:w w:val="139"/>
        </w:rPr>
        <w:t>t</w:t>
      </w:r>
      <w:r>
        <w:rPr>
          <w:w w:val="110"/>
        </w:rPr>
        <w:t>h</w:t>
      </w:r>
      <w:r>
        <w:rPr>
          <w:w w:val="107"/>
        </w:rPr>
        <w:t>er</w:t>
      </w:r>
      <w:r>
        <w:rPr>
          <w:spacing w:val="21"/>
          <w:w w:val="107"/>
        </w:rPr>
        <w:t xml:space="preserve"> </w:t>
      </w:r>
      <w:r>
        <w:rPr>
          <w:spacing w:val="5"/>
        </w:rPr>
        <w:t>b</w:t>
      </w:r>
      <w:r>
        <w:t>ecause</w:t>
      </w:r>
      <w:r w:rsidR="00F9389F">
        <w:t xml:space="preserve"> </w:t>
      </w:r>
      <w:r>
        <w:rPr>
          <w:w w:val="105"/>
        </w:rPr>
        <w:t>he</w:t>
      </w:r>
      <w:r>
        <w:rPr>
          <w:w w:val="122"/>
        </w:rPr>
        <w:t xml:space="preserve">at </w:t>
      </w:r>
      <w:r>
        <w:rPr>
          <w:w w:val="107"/>
        </w:rPr>
        <w:t>applications</w:t>
      </w:r>
      <w:r>
        <w:rPr>
          <w:spacing w:val="13"/>
          <w:w w:val="107"/>
        </w:rPr>
        <w:t xml:space="preserve"> </w:t>
      </w:r>
      <w:r>
        <w:t>are</w:t>
      </w:r>
      <w:r>
        <w:rPr>
          <w:spacing w:val="34"/>
        </w:rPr>
        <w:t xml:space="preserve"> </w:t>
      </w:r>
      <w:r>
        <w:rPr>
          <w:w w:val="104"/>
        </w:rPr>
        <w:t>fr</w:t>
      </w:r>
      <w:r>
        <w:rPr>
          <w:w w:val="102"/>
        </w:rPr>
        <w:t>eq</w:t>
      </w:r>
      <w:r>
        <w:rPr>
          <w:w w:val="110"/>
        </w:rPr>
        <w:t>u</w:t>
      </w:r>
      <w:r>
        <w:rPr>
          <w:w w:val="105"/>
        </w:rPr>
        <w:t>e</w:t>
      </w:r>
      <w:r>
        <w:rPr>
          <w:spacing w:val="-5"/>
          <w:w w:val="105"/>
        </w:rPr>
        <w:t>n</w:t>
      </w:r>
      <w:r>
        <w:rPr>
          <w:w w:val="139"/>
        </w:rPr>
        <w:t>t</w:t>
      </w:r>
      <w:r>
        <w:rPr>
          <w:w w:val="99"/>
        </w:rPr>
        <w:t>l</w:t>
      </w:r>
      <w:r>
        <w:rPr>
          <w:w w:val="105"/>
        </w:rPr>
        <w:t>y</w:t>
      </w:r>
      <w:r>
        <w:rPr>
          <w:spacing w:val="13"/>
        </w:rPr>
        <w:t xml:space="preserve"> </w:t>
      </w:r>
      <w:r>
        <w:t>s</w:t>
      </w:r>
      <w:r>
        <w:rPr>
          <w:spacing w:val="-5"/>
        </w:rPr>
        <w:t>h</w:t>
      </w:r>
      <w:r>
        <w:t>ut</w:t>
      </w:r>
      <w:r w:rsidR="00F9389F">
        <w:t xml:space="preserve"> </w:t>
      </w:r>
      <w:r>
        <w:t>off</w:t>
      </w:r>
      <w:r>
        <w:rPr>
          <w:spacing w:val="-6"/>
        </w:rPr>
        <w:t xml:space="preserve"> </w:t>
      </w:r>
      <w:r>
        <w:t>during</w:t>
      </w:r>
      <w:r w:rsidR="00F9389F">
        <w:t xml:space="preserve"> </w:t>
      </w:r>
      <w:r>
        <w:t>some</w:t>
      </w:r>
      <w:r>
        <w:rPr>
          <w:spacing w:val="21"/>
        </w:rPr>
        <w:t xml:space="preserve"> </w:t>
      </w:r>
      <w:r>
        <w:t>seasons</w:t>
      </w:r>
      <w:r>
        <w:rPr>
          <w:spacing w:val="31"/>
        </w:rPr>
        <w:t xml:space="preserve"> </w:t>
      </w:r>
      <w:r>
        <w:t>su</w:t>
      </w:r>
      <w:r>
        <w:rPr>
          <w:spacing w:val="-5"/>
        </w:rPr>
        <w:t>c</w:t>
      </w:r>
      <w:r>
        <w:t>h</w:t>
      </w:r>
      <w:r>
        <w:rPr>
          <w:spacing w:val="33"/>
        </w:rPr>
        <w:t xml:space="preserve"> </w:t>
      </w:r>
      <w:r>
        <w:t>as</w:t>
      </w:r>
      <w:r>
        <w:rPr>
          <w:spacing w:val="25"/>
        </w:rPr>
        <w:t xml:space="preserve"> </w:t>
      </w:r>
      <w:r>
        <w:t>when</w:t>
      </w:r>
      <w:r>
        <w:rPr>
          <w:spacing w:val="32"/>
        </w:rPr>
        <w:t xml:space="preserve"> </w:t>
      </w:r>
      <w:r>
        <w:t>sn</w:t>
      </w:r>
      <w:r>
        <w:rPr>
          <w:spacing w:val="-5"/>
        </w:rPr>
        <w:t>o</w:t>
      </w:r>
      <w:r>
        <w:t>w</w:t>
      </w:r>
      <w:r>
        <w:rPr>
          <w:spacing w:val="21"/>
        </w:rPr>
        <w:t xml:space="preserve"> </w:t>
      </w:r>
      <w:r>
        <w:t>c</w:t>
      </w:r>
      <w:r>
        <w:rPr>
          <w:spacing w:val="-5"/>
        </w:rPr>
        <w:t>ov</w:t>
      </w:r>
      <w:r>
        <w:t>er</w:t>
      </w:r>
      <w:r>
        <w:rPr>
          <w:spacing w:val="27"/>
        </w:rPr>
        <w:t xml:space="preserve"> </w:t>
      </w:r>
      <w:r>
        <w:t>is</w:t>
      </w:r>
      <w:r>
        <w:rPr>
          <w:spacing w:val="12"/>
        </w:rPr>
        <w:t xml:space="preserve"> </w:t>
      </w:r>
      <w:r>
        <w:rPr>
          <w:w w:val="113"/>
        </w:rPr>
        <w:t>pr</w:t>
      </w:r>
      <w:r>
        <w:t>es</w:t>
      </w:r>
      <w:r>
        <w:rPr>
          <w:w w:val="105"/>
        </w:rPr>
        <w:t>e</w:t>
      </w:r>
      <w:r>
        <w:rPr>
          <w:spacing w:val="-5"/>
          <w:w w:val="105"/>
        </w:rPr>
        <w:t>n</w:t>
      </w:r>
      <w:r>
        <w:rPr>
          <w:w w:val="139"/>
        </w:rPr>
        <w:t>t</w:t>
      </w:r>
      <w:r>
        <w:rPr>
          <w:spacing w:val="13"/>
        </w:rPr>
        <w:t xml:space="preserve"> </w:t>
      </w:r>
      <w:r>
        <w:t>or</w:t>
      </w:r>
      <w:r>
        <w:rPr>
          <w:spacing w:val="23"/>
        </w:rPr>
        <w:t xml:space="preserve"> </w:t>
      </w:r>
      <w:r>
        <w:rPr>
          <w:spacing w:val="5"/>
        </w:rPr>
        <w:t>b</w:t>
      </w:r>
      <w:r>
        <w:t>ecause</w:t>
      </w:r>
      <w:r>
        <w:rPr>
          <w:spacing w:val="41"/>
        </w:rPr>
        <w:t xml:space="preserve"> </w:t>
      </w:r>
      <w:r>
        <w:t>s</w:t>
      </w:r>
      <w:r>
        <w:rPr>
          <w:w w:val="102"/>
        </w:rPr>
        <w:t xml:space="preserve">ome </w:t>
      </w:r>
      <w:r>
        <w:t>heating</w:t>
      </w:r>
      <w:r w:rsidR="00F9389F">
        <w:t xml:space="preserve"> </w:t>
      </w:r>
      <w:r>
        <w:rPr>
          <w:w w:val="104"/>
        </w:rPr>
        <w:t>me</w:t>
      </w:r>
      <w:r>
        <w:rPr>
          <w:w w:val="139"/>
        </w:rPr>
        <w:t>t</w:t>
      </w:r>
      <w:r>
        <w:rPr>
          <w:w w:val="105"/>
        </w:rPr>
        <w:t>h</w:t>
      </w:r>
      <w:r>
        <w:rPr>
          <w:spacing w:val="5"/>
          <w:w w:val="105"/>
        </w:rPr>
        <w:t>o</w:t>
      </w:r>
      <w:r>
        <w:rPr>
          <w:w w:val="110"/>
        </w:rPr>
        <w:t>d</w:t>
      </w:r>
      <w:r>
        <w:rPr>
          <w:w w:val="104"/>
        </w:rPr>
        <w:t>s,</w:t>
      </w:r>
      <w:r>
        <w:rPr>
          <w:spacing w:val="21"/>
          <w:w w:val="104"/>
        </w:rPr>
        <w:t xml:space="preserve"> </w:t>
      </w:r>
      <w:r>
        <w:t>e</w:t>
      </w:r>
      <w:r>
        <w:rPr>
          <w:spacing w:val="-5"/>
        </w:rPr>
        <w:t>v</w:t>
      </w:r>
      <w:r>
        <w:t>en</w:t>
      </w:r>
      <w:r>
        <w:rPr>
          <w:spacing w:val="33"/>
        </w:rPr>
        <w:t xml:space="preserve"> </w:t>
      </w:r>
      <w:r>
        <w:t>if</w:t>
      </w:r>
      <w:r>
        <w:rPr>
          <w:spacing w:val="13"/>
        </w:rPr>
        <w:t xml:space="preserve"> </w:t>
      </w:r>
      <w:r>
        <w:rPr>
          <w:w w:val="99"/>
        </w:rPr>
        <w:t>l</w:t>
      </w:r>
      <w:r>
        <w:rPr>
          <w:w w:val="96"/>
        </w:rPr>
        <w:t>ef</w:t>
      </w:r>
      <w:r>
        <w:rPr>
          <w:w w:val="139"/>
        </w:rPr>
        <w:t>t</w:t>
      </w:r>
      <w:r>
        <w:rPr>
          <w:spacing w:val="19"/>
          <w:w w:val="139"/>
        </w:rPr>
        <w:t xml:space="preserve"> </w:t>
      </w:r>
      <w:r>
        <w:t>on</w:t>
      </w:r>
      <w:r>
        <w:rPr>
          <w:spacing w:val="29"/>
        </w:rPr>
        <w:t xml:space="preserve"> </w:t>
      </w:r>
      <w:r>
        <w:rPr>
          <w:w w:val="139"/>
        </w:rPr>
        <w:t>t</w:t>
      </w:r>
      <w:r>
        <w:rPr>
          <w:w w:val="113"/>
        </w:rPr>
        <w:t>hr</w:t>
      </w:r>
      <w:r>
        <w:rPr>
          <w:w w:val="105"/>
        </w:rPr>
        <w:t>oughou</w:t>
      </w:r>
      <w:r>
        <w:rPr>
          <w:w w:val="139"/>
        </w:rPr>
        <w:t>t</w:t>
      </w:r>
      <w:r>
        <w:rPr>
          <w:spacing w:val="19"/>
          <w:w w:val="139"/>
        </w:rPr>
        <w:t xml:space="preserve"> </w:t>
      </w:r>
      <w:r>
        <w:rPr>
          <w:w w:val="112"/>
        </w:rPr>
        <w:t>the</w:t>
      </w:r>
      <w:r>
        <w:rPr>
          <w:spacing w:val="15"/>
          <w:w w:val="112"/>
        </w:rPr>
        <w:t xml:space="preserve"> </w:t>
      </w:r>
      <w:r>
        <w:rPr>
          <w:spacing w:val="-5"/>
        </w:rPr>
        <w:t>y</w:t>
      </w:r>
      <w:r>
        <w:t>ear,</w:t>
      </w:r>
      <w:r w:rsidR="00F9389F">
        <w:t xml:space="preserve"> </w:t>
      </w:r>
      <w:r>
        <w:t>are</w:t>
      </w:r>
      <w:r>
        <w:rPr>
          <w:spacing w:val="40"/>
        </w:rPr>
        <w:t xml:space="preserve"> </w:t>
      </w:r>
      <w:r>
        <w:t>not</w:t>
      </w:r>
      <w:r w:rsidR="00F9389F">
        <w:t xml:space="preserve"> </w:t>
      </w:r>
      <w:r>
        <w:t>capable</w:t>
      </w:r>
      <w:r w:rsidR="00F9389F">
        <w:t xml:space="preserve"> </w:t>
      </w:r>
      <w:r>
        <w:t>of</w:t>
      </w:r>
      <w:r>
        <w:rPr>
          <w:spacing w:val="13"/>
        </w:rPr>
        <w:t xml:space="preserve"> </w:t>
      </w:r>
      <w:r>
        <w:t>applying</w:t>
      </w:r>
      <w:r w:rsidR="00F9389F">
        <w:t xml:space="preserve"> </w:t>
      </w:r>
      <w:r>
        <w:rPr>
          <w:w w:val="99"/>
        </w:rPr>
        <w:t>c</w:t>
      </w:r>
      <w:r>
        <w:rPr>
          <w:w w:val="103"/>
        </w:rPr>
        <w:t>ons</w:t>
      </w:r>
      <w:r>
        <w:rPr>
          <w:w w:val="99"/>
        </w:rPr>
        <w:t>i</w:t>
      </w:r>
      <w:r>
        <w:rPr>
          <w:w w:val="116"/>
        </w:rPr>
        <w:t>st</w:t>
      </w:r>
      <w:r>
        <w:rPr>
          <w:w w:val="105"/>
        </w:rPr>
        <w:t>e</w:t>
      </w:r>
      <w:r>
        <w:rPr>
          <w:spacing w:val="-5"/>
          <w:w w:val="105"/>
        </w:rPr>
        <w:t>n</w:t>
      </w:r>
      <w:r>
        <w:rPr>
          <w:w w:val="139"/>
        </w:rPr>
        <w:t>t</w:t>
      </w:r>
      <w:r>
        <w:rPr>
          <w:spacing w:val="19"/>
          <w:w w:val="139"/>
        </w:rPr>
        <w:t xml:space="preserve"> </w:t>
      </w:r>
      <w:r>
        <w:rPr>
          <w:spacing w:val="-6"/>
        </w:rPr>
        <w:t>w</w:t>
      </w:r>
      <w:r>
        <w:t>arming</w:t>
      </w:r>
      <w:r w:rsidR="00F9389F">
        <w:t xml:space="preserve"> </w:t>
      </w:r>
      <w:r>
        <w:rPr>
          <w:spacing w:val="-5"/>
          <w:w w:val="105"/>
        </w:rPr>
        <w:t>y</w:t>
      </w:r>
      <w:r>
        <w:rPr>
          <w:w w:val="99"/>
        </w:rPr>
        <w:t>e</w:t>
      </w:r>
      <w:r>
        <w:rPr>
          <w:w w:val="109"/>
        </w:rPr>
        <w:t xml:space="preserve">ar- </w:t>
      </w:r>
      <w:r>
        <w:t>round</w:t>
      </w:r>
      <w:r w:rsidR="00F9389F">
        <w:t xml:space="preserve"> </w:t>
      </w:r>
      <w:r>
        <w:t>(e.g.</w:t>
      </w:r>
      <w:r>
        <w:rPr>
          <w:spacing w:val="46"/>
        </w:rPr>
        <w:t xml:space="preserve"> </w:t>
      </w:r>
      <w:r>
        <w:t>Clark</w:t>
      </w:r>
      <w:r w:rsidR="00F9389F">
        <w:t xml:space="preserve"> </w:t>
      </w:r>
      <w:r>
        <w:t>et</w:t>
      </w:r>
      <w:r>
        <w:rPr>
          <w:spacing w:val="44"/>
        </w:rPr>
        <w:t xml:space="preserve"> </w:t>
      </w:r>
      <w:r>
        <w:t>al.,</w:t>
      </w:r>
      <w:r>
        <w:rPr>
          <w:spacing w:val="50"/>
        </w:rPr>
        <w:t xml:space="preserve"> </w:t>
      </w:r>
      <w:r>
        <w:t>2014a,b;</w:t>
      </w:r>
      <w:r>
        <w:rPr>
          <w:spacing w:val="47"/>
        </w:rPr>
        <w:t xml:space="preserve"> </w:t>
      </w:r>
      <w:proofErr w:type="spellStart"/>
      <w:r>
        <w:t>Hagedorn</w:t>
      </w:r>
      <w:proofErr w:type="spellEnd"/>
      <w:r w:rsidR="00F9389F">
        <w:t xml:space="preserve"> </w:t>
      </w:r>
      <w:r>
        <w:t>et</w:t>
      </w:r>
      <w:r>
        <w:rPr>
          <w:spacing w:val="44"/>
        </w:rPr>
        <w:t xml:space="preserve"> </w:t>
      </w:r>
      <w:r>
        <w:t>al.,</w:t>
      </w:r>
      <w:r>
        <w:rPr>
          <w:spacing w:val="50"/>
        </w:rPr>
        <w:t xml:space="preserve"> </w:t>
      </w:r>
      <w:r>
        <w:t>2010).</w:t>
      </w:r>
      <w:r w:rsidR="00F9389F">
        <w:t xml:space="preserve"> </w:t>
      </w:r>
      <w:r>
        <w:rPr>
          <w:spacing w:val="-17"/>
        </w:rPr>
        <w:t>F</w:t>
      </w:r>
      <w:r>
        <w:t>or</w:t>
      </w:r>
      <w:r w:rsidR="00F9389F">
        <w:t xml:space="preserve"> </w:t>
      </w:r>
      <w:r>
        <w:t>example,</w:t>
      </w:r>
      <w:r w:rsidR="00F9389F">
        <w:t xml:space="preserve"> </w:t>
      </w:r>
      <w:r>
        <w:t>seasonal</w:t>
      </w:r>
      <w:r w:rsidR="00F9389F">
        <w:t xml:space="preserve"> </w:t>
      </w:r>
      <w:r>
        <w:rPr>
          <w:w w:val="110"/>
        </w:rPr>
        <w:t>p</w:t>
      </w:r>
      <w:r>
        <w:rPr>
          <w:w w:val="107"/>
        </w:rPr>
        <w:t>re</w:t>
      </w:r>
      <w:r>
        <w:rPr>
          <w:w w:val="99"/>
        </w:rPr>
        <w:t>ci</w:t>
      </w:r>
      <w:r>
        <w:rPr>
          <w:w w:val="106"/>
        </w:rPr>
        <w:t>pi</w:t>
      </w:r>
      <w:r>
        <w:rPr>
          <w:w w:val="139"/>
        </w:rPr>
        <w:t>t</w:t>
      </w:r>
      <w:r>
        <w:rPr>
          <w:w w:val="122"/>
        </w:rPr>
        <w:t>at</w:t>
      </w:r>
      <w:r>
        <w:rPr>
          <w:w w:val="99"/>
        </w:rPr>
        <w:t>i</w:t>
      </w:r>
      <w:r>
        <w:rPr>
          <w:w w:val="105"/>
        </w:rPr>
        <w:t>on</w:t>
      </w:r>
      <w:r w:rsidR="00F9389F">
        <w:t xml:space="preserve"> </w:t>
      </w:r>
      <w:r>
        <w:rPr>
          <w:w w:val="113"/>
        </w:rPr>
        <w:t>patterns</w:t>
      </w:r>
      <w:r>
        <w:rPr>
          <w:spacing w:val="23"/>
          <w:w w:val="113"/>
        </w:rPr>
        <w:t xml:space="preserve"> </w:t>
      </w:r>
      <w:r>
        <w:rPr>
          <w:w w:val="99"/>
        </w:rPr>
        <w:t>c</w:t>
      </w:r>
      <w:r>
        <w:rPr>
          <w:w w:val="111"/>
        </w:rPr>
        <w:t xml:space="preserve">an </w:t>
      </w:r>
      <w:r>
        <w:rPr>
          <w:w w:val="112"/>
        </w:rPr>
        <w:t>alter</w:t>
      </w:r>
      <w:r>
        <w:rPr>
          <w:spacing w:val="11"/>
          <w:w w:val="112"/>
        </w:rPr>
        <w:t xml:space="preserve"> </w:t>
      </w:r>
      <w:r>
        <w:t>the</w:t>
      </w:r>
      <w:r>
        <w:rPr>
          <w:spacing w:val="47"/>
        </w:rPr>
        <w:t xml:space="preserve"> </w:t>
      </w:r>
      <w:r>
        <w:rPr>
          <w:w w:val="99"/>
        </w:rPr>
        <w:t>e</w:t>
      </w:r>
      <w:r>
        <w:rPr>
          <w:w w:val="94"/>
        </w:rPr>
        <w:t>ffec</w:t>
      </w:r>
      <w:r>
        <w:rPr>
          <w:w w:val="139"/>
        </w:rPr>
        <w:t>t</w:t>
      </w:r>
      <w:r>
        <w:rPr>
          <w:w w:val="99"/>
        </w:rPr>
        <w:t>i</w:t>
      </w:r>
      <w:r>
        <w:rPr>
          <w:spacing w:val="-5"/>
          <w:w w:val="105"/>
        </w:rPr>
        <w:t>v</w:t>
      </w:r>
      <w:r>
        <w:rPr>
          <w:w w:val="99"/>
        </w:rPr>
        <w:t>e</w:t>
      </w:r>
      <w:r>
        <w:rPr>
          <w:w w:val="105"/>
        </w:rPr>
        <w:t>ne</w:t>
      </w:r>
      <w:r>
        <w:t>ss</w:t>
      </w:r>
      <w:r>
        <w:rPr>
          <w:spacing w:val="18"/>
        </w:rPr>
        <w:t xml:space="preserve"> </w:t>
      </w:r>
      <w:r>
        <w:t>of</w:t>
      </w:r>
      <w:r>
        <w:rPr>
          <w:spacing w:val="10"/>
        </w:rPr>
        <w:t xml:space="preserve"> </w:t>
      </w:r>
      <w:r>
        <w:rPr>
          <w:spacing w:val="-5"/>
        </w:rPr>
        <w:t>w</w:t>
      </w:r>
      <w:r>
        <w:t>arming</w:t>
      </w:r>
      <w:r w:rsidR="00F9389F">
        <w:t xml:space="preserve"> </w:t>
      </w:r>
      <w:r>
        <w:rPr>
          <w:w w:val="112"/>
        </w:rPr>
        <w:t>treatme</w:t>
      </w:r>
      <w:r>
        <w:rPr>
          <w:spacing w:val="-6"/>
          <w:w w:val="112"/>
        </w:rPr>
        <w:t>n</w:t>
      </w:r>
      <w:r>
        <w:rPr>
          <w:w w:val="112"/>
        </w:rPr>
        <w:t>ts,</w:t>
      </w:r>
      <w:r>
        <w:rPr>
          <w:spacing w:val="18"/>
          <w:w w:val="112"/>
        </w:rPr>
        <w:t xml:space="preserve"> </w:t>
      </w:r>
      <w:r>
        <w:t>since</w:t>
      </w:r>
      <w:r>
        <w:rPr>
          <w:spacing w:val="26"/>
        </w:rPr>
        <w:t xml:space="preserve"> </w:t>
      </w:r>
      <w:r>
        <w:rPr>
          <w:spacing w:val="5"/>
        </w:rPr>
        <w:t>b</w:t>
      </w:r>
      <w:r>
        <w:t>oth</w:t>
      </w:r>
      <w:r w:rsidR="00F9389F">
        <w:t xml:space="preserve"> </w:t>
      </w:r>
      <w:r>
        <w:t>infrared</w:t>
      </w:r>
      <w:r w:rsidR="00F9389F">
        <w:t xml:space="preserve"> </w:t>
      </w:r>
      <w:r>
        <w:t>heaters</w:t>
      </w:r>
      <w:r w:rsidR="00F9389F">
        <w:t xml:space="preserve"> </w:t>
      </w:r>
      <w:r>
        <w:t>and</w:t>
      </w:r>
      <w:r>
        <w:rPr>
          <w:spacing w:val="49"/>
        </w:rPr>
        <w:t xml:space="preserve"> </w:t>
      </w:r>
      <w:r>
        <w:t>soil</w:t>
      </w:r>
      <w:r>
        <w:rPr>
          <w:spacing w:val="16"/>
        </w:rPr>
        <w:t xml:space="preserve"> </w:t>
      </w:r>
      <w:r>
        <w:t>cables</w:t>
      </w:r>
      <w:r>
        <w:rPr>
          <w:spacing w:val="35"/>
        </w:rPr>
        <w:t xml:space="preserve"> </w:t>
      </w:r>
      <w:r>
        <w:t>m</w:t>
      </w:r>
      <w:r>
        <w:rPr>
          <w:spacing w:val="-5"/>
        </w:rPr>
        <w:t>a</w:t>
      </w:r>
      <w:r>
        <w:t>y</w:t>
      </w:r>
      <w:r>
        <w:rPr>
          <w:spacing w:val="42"/>
        </w:rPr>
        <w:t xml:space="preserve"> </w:t>
      </w:r>
      <w:r>
        <w:t>fail</w:t>
      </w:r>
      <w:r>
        <w:rPr>
          <w:spacing w:val="21"/>
        </w:rPr>
        <w:t xml:space="preserve"> </w:t>
      </w:r>
      <w:r>
        <w:rPr>
          <w:w w:val="113"/>
        </w:rPr>
        <w:t>to</w:t>
      </w:r>
      <w:r>
        <w:rPr>
          <w:spacing w:val="11"/>
          <w:w w:val="113"/>
        </w:rPr>
        <w:t xml:space="preserve"> </w:t>
      </w:r>
      <w:r>
        <w:rPr>
          <w:w w:val="106"/>
        </w:rPr>
        <w:t>a</w:t>
      </w:r>
      <w:r>
        <w:rPr>
          <w:spacing w:val="-5"/>
          <w:w w:val="106"/>
        </w:rPr>
        <w:t>c</w:t>
      </w:r>
      <w:r>
        <w:rPr>
          <w:w w:val="110"/>
        </w:rPr>
        <w:t>h</w:t>
      </w:r>
      <w:r>
        <w:rPr>
          <w:w w:val="99"/>
        </w:rPr>
        <w:t>ie</w:t>
      </w:r>
      <w:r>
        <w:rPr>
          <w:spacing w:val="-5"/>
          <w:w w:val="105"/>
        </w:rPr>
        <w:t>v</w:t>
      </w:r>
      <w:r>
        <w:rPr>
          <w:w w:val="99"/>
        </w:rPr>
        <w:t xml:space="preserve">e </w:t>
      </w:r>
      <w:r>
        <w:rPr>
          <w:w w:val="112"/>
        </w:rPr>
        <w:t>the</w:t>
      </w:r>
      <w:r>
        <w:rPr>
          <w:spacing w:val="13"/>
          <w:w w:val="112"/>
        </w:rPr>
        <w:t xml:space="preserve"> </w:t>
      </w:r>
      <w:r>
        <w:rPr>
          <w:w w:val="112"/>
        </w:rPr>
        <w:t>target</w:t>
      </w:r>
      <w:r>
        <w:rPr>
          <w:spacing w:val="19"/>
          <w:w w:val="112"/>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17"/>
        </w:rPr>
        <w:t xml:space="preserve"> </w:t>
      </w:r>
      <w:r>
        <w:t>during</w:t>
      </w:r>
      <w:r w:rsidR="00F9389F">
        <w:t xml:space="preserve"> </w:t>
      </w:r>
      <w:r>
        <w:rPr>
          <w:w w:val="116"/>
        </w:rPr>
        <w:t>r</w:t>
      </w:r>
      <w:r>
        <w:rPr>
          <w:w w:val="107"/>
        </w:rPr>
        <w:t>ai</w:t>
      </w:r>
      <w:r>
        <w:rPr>
          <w:w w:val="106"/>
        </w:rPr>
        <w:t>ns</w:t>
      </w:r>
      <w:r>
        <w:rPr>
          <w:w w:val="139"/>
        </w:rPr>
        <w:t>t</w:t>
      </w:r>
      <w:r>
        <w:rPr>
          <w:w w:val="106"/>
        </w:rPr>
        <w:t>orm</w:t>
      </w:r>
      <w:r>
        <w:rPr>
          <w:w w:val="107"/>
        </w:rPr>
        <w:t>s</w:t>
      </w:r>
      <w:ins w:id="139" w:author="Ellison, Aaron" w:date="2017-01-18T19:53:00Z">
        <w:r w:rsidR="00443641">
          <w:rPr>
            <w:w w:val="107"/>
          </w:rPr>
          <w:t xml:space="preserve"> </w:t>
        </w:r>
      </w:ins>
      <w:r>
        <w:rPr>
          <w:w w:val="107"/>
        </w:rPr>
        <w:t>(</w:t>
      </w:r>
      <w:proofErr w:type="spellStart"/>
      <w:r>
        <w:rPr>
          <w:spacing w:val="-5"/>
          <w:w w:val="121"/>
        </w:rPr>
        <w:t>P</w:t>
      </w:r>
      <w:r>
        <w:rPr>
          <w:w w:val="115"/>
        </w:rPr>
        <w:t>et</w:t>
      </w:r>
      <w:r>
        <w:rPr>
          <w:w w:val="107"/>
        </w:rPr>
        <w:t>er</w:t>
      </w:r>
      <w:r>
        <w:rPr>
          <w:w w:val="109"/>
        </w:rPr>
        <w:t>j</w:t>
      </w:r>
      <w:r>
        <w:rPr>
          <w:w w:val="106"/>
        </w:rPr>
        <w:t>ohn</w:t>
      </w:r>
      <w:proofErr w:type="spellEnd"/>
      <w:r>
        <w:rPr>
          <w:spacing w:val="17"/>
        </w:rPr>
        <w:t xml:space="preserve"> </w:t>
      </w:r>
      <w:r>
        <w:t>et</w:t>
      </w:r>
      <w:r>
        <w:rPr>
          <w:spacing w:val="34"/>
        </w:rPr>
        <w:t xml:space="preserve"> </w:t>
      </w:r>
      <w:r>
        <w:t>al.,</w:t>
      </w:r>
      <w:r>
        <w:rPr>
          <w:spacing w:val="41"/>
        </w:rPr>
        <w:t xml:space="preserve"> </w:t>
      </w:r>
      <w:r>
        <w:t>1993;</w:t>
      </w:r>
      <w:r>
        <w:rPr>
          <w:spacing w:val="12"/>
        </w:rPr>
        <w:t xml:space="preserve"> </w:t>
      </w:r>
      <w:proofErr w:type="spellStart"/>
      <w:r>
        <w:t>H</w:t>
      </w:r>
      <w:r>
        <w:rPr>
          <w:spacing w:val="5"/>
        </w:rPr>
        <w:t>o</w:t>
      </w:r>
      <w:r>
        <w:t>eppner</w:t>
      </w:r>
      <w:proofErr w:type="spellEnd"/>
      <w:r w:rsidR="00F9389F">
        <w:t xml:space="preserve"> </w:t>
      </w:r>
      <w:r>
        <w:t>&amp;</w:t>
      </w:r>
      <w:r>
        <w:rPr>
          <w:spacing w:val="15"/>
        </w:rPr>
        <w:t xml:space="preserve"> </w:t>
      </w:r>
      <w:r>
        <w:t>Du</w:t>
      </w:r>
      <w:r>
        <w:rPr>
          <w:spacing w:val="-5"/>
        </w:rPr>
        <w:t>k</w:t>
      </w:r>
      <w:r>
        <w:t>es,</w:t>
      </w:r>
      <w:r>
        <w:rPr>
          <w:spacing w:val="44"/>
        </w:rPr>
        <w:t xml:space="preserve"> </w:t>
      </w:r>
      <w:r>
        <w:t>2012).</w:t>
      </w:r>
      <w:r>
        <w:rPr>
          <w:spacing w:val="50"/>
        </w:rPr>
        <w:t xml:space="preserve"> </w:t>
      </w:r>
      <w:r>
        <w:t>Wind</w:t>
      </w:r>
      <w:r w:rsidR="00F9389F">
        <w:t xml:space="preserve"> </w:t>
      </w:r>
      <w:ins w:id="140" w:author="Ellison, Aaron" w:date="2017-01-18T19:54:00Z">
        <w:r w:rsidR="00443641">
          <w:rPr>
            <w:w w:val="107"/>
          </w:rPr>
          <w:t>al</w:t>
        </w:r>
        <w:r w:rsidR="00443641">
          <w:t xml:space="preserve">so </w:t>
        </w:r>
      </w:ins>
      <w:r>
        <w:t>has</w:t>
      </w:r>
      <w:r>
        <w:rPr>
          <w:spacing w:val="39"/>
        </w:rPr>
        <w:t xml:space="preserve"> </w:t>
      </w:r>
      <w:del w:id="141" w:author="Ellison, Aaron" w:date="2017-01-18T19:54:00Z">
        <w:r w:rsidDel="00443641">
          <w:rPr>
            <w:w w:val="107"/>
          </w:rPr>
          <w:delText>al</w:delText>
        </w:r>
        <w:r w:rsidDel="00443641">
          <w:delText xml:space="preserve">so </w:delText>
        </w:r>
      </w:del>
      <w:r>
        <w:rPr>
          <w:spacing w:val="5"/>
        </w:rPr>
        <w:t>b</w:t>
      </w:r>
      <w:r>
        <w:t>een</w:t>
      </w:r>
      <w:r>
        <w:rPr>
          <w:spacing w:val="48"/>
        </w:rPr>
        <w:t xml:space="preserve"> </w:t>
      </w:r>
      <w:r>
        <w:t>sh</w:t>
      </w:r>
      <w:r>
        <w:rPr>
          <w:spacing w:val="-5"/>
        </w:rPr>
        <w:t>o</w:t>
      </w:r>
      <w:r>
        <w:t>wn</w:t>
      </w:r>
      <w:r>
        <w:rPr>
          <w:spacing w:val="49"/>
        </w:rPr>
        <w:t xml:space="preserve"> </w:t>
      </w:r>
      <w:r>
        <w:rPr>
          <w:w w:val="112"/>
        </w:rPr>
        <w:t>to</w:t>
      </w:r>
      <w:r>
        <w:rPr>
          <w:spacing w:val="26"/>
          <w:w w:val="112"/>
        </w:rPr>
        <w:t xml:space="preserve"> </w:t>
      </w:r>
      <w:r>
        <w:rPr>
          <w:w w:val="112"/>
        </w:rPr>
        <w:t>alter</w:t>
      </w:r>
      <w:r>
        <w:rPr>
          <w:spacing w:val="24"/>
          <w:w w:val="112"/>
        </w:rPr>
        <w:t xml:space="preserve"> </w:t>
      </w:r>
      <w:r>
        <w:rPr>
          <w:w w:val="139"/>
        </w:rPr>
        <w:t>t</w:t>
      </w:r>
      <w:r>
        <w:rPr>
          <w:w w:val="105"/>
        </w:rPr>
        <w:t>he</w:t>
      </w:r>
      <w:r>
        <w:rPr>
          <w:w w:val="116"/>
        </w:rPr>
        <w:t>r</w:t>
      </w:r>
      <w:r>
        <w:rPr>
          <w:w w:val="107"/>
        </w:rPr>
        <w:t>mal</w:t>
      </w:r>
      <w:r w:rsidR="00F9389F">
        <w:t xml:space="preserve"> </w:t>
      </w:r>
      <w:r>
        <w:t>efficiency</w:t>
      </w:r>
      <w:r>
        <w:rPr>
          <w:spacing w:val="17"/>
        </w:rPr>
        <w:t xml:space="preserve"> </w:t>
      </w:r>
      <w:r>
        <w:t>of</w:t>
      </w:r>
      <w:r>
        <w:rPr>
          <w:spacing w:val="23"/>
        </w:rPr>
        <w:t xml:space="preserve"> </w:t>
      </w:r>
      <w:r>
        <w:t>infrared</w:t>
      </w:r>
      <w:r w:rsidR="00F9389F">
        <w:t xml:space="preserve"> </w:t>
      </w:r>
      <w:r>
        <w:t>heaters,</w:t>
      </w:r>
      <w:r w:rsidR="00F9389F">
        <w:t xml:space="preserve"> </w:t>
      </w:r>
      <w:r>
        <w:t>so</w:t>
      </w:r>
      <w:r>
        <w:rPr>
          <w:spacing w:val="29"/>
        </w:rPr>
        <w:t xml:space="preserve"> </w:t>
      </w:r>
      <w:r>
        <w:t>if</w:t>
      </w:r>
      <w:r>
        <w:rPr>
          <w:spacing w:val="23"/>
        </w:rPr>
        <w:t xml:space="preserve"> </w:t>
      </w:r>
      <w:r>
        <w:t>heater</w:t>
      </w:r>
      <w:r w:rsidR="00F9389F">
        <w:t xml:space="preserve"> </w:t>
      </w:r>
      <w:r>
        <w:rPr>
          <w:w w:val="107"/>
        </w:rPr>
        <w:t>cap</w:t>
      </w:r>
      <w:r>
        <w:rPr>
          <w:w w:val="104"/>
        </w:rPr>
        <w:t>aci</w:t>
      </w:r>
      <w:r>
        <w:rPr>
          <w:spacing w:val="-5"/>
          <w:w w:val="139"/>
        </w:rPr>
        <w:t>t</w:t>
      </w:r>
      <w:r>
        <w:rPr>
          <w:w w:val="105"/>
        </w:rPr>
        <w:t>y</w:t>
      </w:r>
      <w:r w:rsidR="00F9389F">
        <w:t xml:space="preserve"> </w:t>
      </w:r>
      <w:r>
        <w:t>is</w:t>
      </w:r>
      <w:r>
        <w:rPr>
          <w:spacing w:val="29"/>
        </w:rPr>
        <w:t xml:space="preserve"> </w:t>
      </w:r>
      <w:r>
        <w:rPr>
          <w:w w:val="99"/>
        </w:rPr>
        <w:t>li</w:t>
      </w:r>
      <w:r>
        <w:rPr>
          <w:w w:val="104"/>
        </w:rPr>
        <w:t>mi</w:t>
      </w:r>
      <w:r>
        <w:rPr>
          <w:w w:val="139"/>
        </w:rPr>
        <w:t>t</w:t>
      </w:r>
      <w:r>
        <w:rPr>
          <w:w w:val="105"/>
        </w:rPr>
        <w:t>ed</w:t>
      </w:r>
      <w:r>
        <w:rPr>
          <w:w w:val="110"/>
        </w:rPr>
        <w:t>,</w:t>
      </w:r>
      <w:r w:rsidR="00F9389F">
        <w:t xml:space="preserve"> </w:t>
      </w:r>
      <w:r>
        <w:rPr>
          <w:w w:val="114"/>
        </w:rPr>
        <w:t>target</w:t>
      </w:r>
      <w:r>
        <w:rPr>
          <w:spacing w:val="23"/>
          <w:w w:val="114"/>
        </w:rPr>
        <w:t xml:space="preserve"> </w:t>
      </w:r>
      <w:r>
        <w:rPr>
          <w:spacing w:val="-6"/>
          <w:w w:val="99"/>
        </w:rPr>
        <w:t>w</w:t>
      </w:r>
      <w:r>
        <w:rPr>
          <w:w w:val="110"/>
        </w:rPr>
        <w:t>arm</w:t>
      </w:r>
      <w:r>
        <w:rPr>
          <w:w w:val="106"/>
        </w:rPr>
        <w:t>in</w:t>
      </w:r>
      <w:r>
        <w:rPr>
          <w:w w:val="99"/>
        </w:rPr>
        <w:t xml:space="preserve">g </w:t>
      </w:r>
      <w:r>
        <w:t>le</w:t>
      </w:r>
      <w:r>
        <w:rPr>
          <w:spacing w:val="-5"/>
        </w:rPr>
        <w:t>v</w:t>
      </w:r>
      <w:r>
        <w:t>els</w:t>
      </w:r>
      <w:r>
        <w:rPr>
          <w:spacing w:val="18"/>
        </w:rPr>
        <w:t xml:space="preserve"> </w:t>
      </w:r>
      <w:r>
        <w:t>m</w:t>
      </w:r>
      <w:r>
        <w:rPr>
          <w:spacing w:val="-5"/>
        </w:rPr>
        <w:t>a</w:t>
      </w:r>
      <w:r>
        <w:t>y</w:t>
      </w:r>
      <w:r>
        <w:rPr>
          <w:spacing w:val="41"/>
        </w:rPr>
        <w:t xml:space="preserve"> </w:t>
      </w:r>
      <w:r>
        <w:t>not</w:t>
      </w:r>
      <w:r>
        <w:rPr>
          <w:spacing w:val="47"/>
        </w:rPr>
        <w:t xml:space="preserve"> </w:t>
      </w:r>
      <w:r>
        <w:rPr>
          <w:spacing w:val="5"/>
        </w:rPr>
        <w:t>b</w:t>
      </w:r>
      <w:r>
        <w:t>e</w:t>
      </w:r>
      <w:r>
        <w:rPr>
          <w:spacing w:val="25"/>
        </w:rPr>
        <w:t xml:space="preserve"> </w:t>
      </w:r>
      <w:r>
        <w:t>rea</w:t>
      </w:r>
      <w:r>
        <w:rPr>
          <w:spacing w:val="-5"/>
        </w:rPr>
        <w:t>c</w:t>
      </w:r>
      <w:r>
        <w:t>hed</w:t>
      </w:r>
      <w:r w:rsidR="00F9389F">
        <w:t xml:space="preserve"> </w:t>
      </w:r>
      <w:r>
        <w:t>during</w:t>
      </w:r>
      <w:r w:rsidR="00F9389F">
        <w:t xml:space="preserve"> </w:t>
      </w:r>
      <w:r>
        <w:t>windy</w:t>
      </w:r>
      <w:r>
        <w:rPr>
          <w:spacing w:val="39"/>
        </w:rPr>
        <w:t xml:space="preserve"> </w:t>
      </w:r>
      <w:r>
        <w:rPr>
          <w:w w:val="103"/>
        </w:rPr>
        <w:t>con</w:t>
      </w:r>
      <w:r>
        <w:rPr>
          <w:w w:val="106"/>
        </w:rPr>
        <w:t>di</w:t>
      </w:r>
      <w:r>
        <w:rPr>
          <w:w w:val="139"/>
        </w:rPr>
        <w:t>t</w:t>
      </w:r>
      <w:r>
        <w:rPr>
          <w:w w:val="99"/>
        </w:rPr>
        <w:t>i</w:t>
      </w:r>
      <w:r>
        <w:rPr>
          <w:w w:val="103"/>
        </w:rPr>
        <w:t>ons</w:t>
      </w:r>
      <w:ins w:id="142" w:author="Ellison, Aaron" w:date="2017-01-18T19:54:00Z">
        <w:r w:rsidR="00443641">
          <w:rPr>
            <w:w w:val="103"/>
          </w:rPr>
          <w:t xml:space="preserve"> </w:t>
        </w:r>
      </w:ins>
      <w:r>
        <w:rPr>
          <w:w w:val="116"/>
        </w:rPr>
        <w:t>(</w:t>
      </w:r>
      <w:r>
        <w:rPr>
          <w:w w:val="107"/>
        </w:rPr>
        <w:t>K</w:t>
      </w:r>
      <w:r>
        <w:rPr>
          <w:w w:val="104"/>
        </w:rPr>
        <w:t>i</w:t>
      </w:r>
      <w:r>
        <w:rPr>
          <w:spacing w:val="-5"/>
          <w:w w:val="104"/>
        </w:rPr>
        <w:t>m</w:t>
      </w:r>
      <w:r>
        <w:rPr>
          <w:w w:val="108"/>
        </w:rPr>
        <w:t>bal</w:t>
      </w:r>
      <w:r>
        <w:rPr>
          <w:w w:val="99"/>
        </w:rPr>
        <w:t>l</w:t>
      </w:r>
      <w:r>
        <w:rPr>
          <w:w w:val="110"/>
        </w:rPr>
        <w:t>,</w:t>
      </w:r>
      <w:r>
        <w:rPr>
          <w:spacing w:val="16"/>
        </w:rPr>
        <w:t xml:space="preserve"> </w:t>
      </w:r>
      <w:r>
        <w:t>2005;</w:t>
      </w:r>
      <w:r>
        <w:rPr>
          <w:spacing w:val="11"/>
        </w:rPr>
        <w:t xml:space="preserve"> </w:t>
      </w:r>
      <w:r>
        <w:t>Ki</w:t>
      </w:r>
      <w:r>
        <w:rPr>
          <w:spacing w:val="-5"/>
        </w:rPr>
        <w:t>m</w:t>
      </w:r>
      <w:r>
        <w:t>ball</w:t>
      </w:r>
      <w:r w:rsidR="00F9389F">
        <w:t xml:space="preserve"> </w:t>
      </w:r>
      <w:r>
        <w:t>et</w:t>
      </w:r>
      <w:r>
        <w:rPr>
          <w:spacing w:val="34"/>
        </w:rPr>
        <w:t xml:space="preserve"> </w:t>
      </w:r>
      <w:r>
        <w:t>al.,</w:t>
      </w:r>
      <w:r>
        <w:rPr>
          <w:spacing w:val="39"/>
        </w:rPr>
        <w:t xml:space="preserve"> </w:t>
      </w:r>
      <w:r>
        <w:rPr>
          <w:w w:val="101"/>
        </w:rPr>
        <w:t>2008)</w:t>
      </w:r>
      <w:r>
        <w:rPr>
          <w:w w:val="110"/>
        </w:rPr>
        <w:t>.</w:t>
      </w:r>
      <w:ins w:id="143" w:author="Yann Vitasse" w:date="2017-01-19T11:49:00Z">
        <w:r w:rsidR="00CB022C">
          <w:rPr>
            <w:w w:val="110"/>
          </w:rPr>
          <w:t xml:space="preserve"> When warming is shut off during part of the year, it might alter physiological processes as plant dormancy but also interactions among species and communities such as the microbial decomposition of the organic matter</w:t>
        </w:r>
      </w:ins>
      <w:ins w:id="144" w:author="Yann Vitasse" w:date="2017-01-19T11:50:00Z">
        <w:r w:rsidR="00CB022C">
          <w:rPr>
            <w:w w:val="110"/>
          </w:rPr>
          <w:t>…?</w:t>
        </w:r>
      </w:ins>
    </w:p>
    <w:p w14:paraId="6681F1A2" w14:textId="77777777" w:rsidR="005B53EE" w:rsidRDefault="005B53EE" w:rsidP="00F9389F">
      <w:pPr>
        <w:spacing w:before="4" w:line="140" w:lineRule="exact"/>
        <w:rPr>
          <w:sz w:val="14"/>
          <w:szCs w:val="14"/>
        </w:rPr>
      </w:pPr>
    </w:p>
    <w:p w14:paraId="221FCB11" w14:textId="329225D7" w:rsidR="005B53EE" w:rsidRDefault="00F5753A" w:rsidP="00F9389F">
      <w:pPr>
        <w:spacing w:line="249" w:lineRule="auto"/>
        <w:ind w:left="117" w:right="83"/>
        <w:sectPr w:rsidR="005B53EE">
          <w:pgSz w:w="12240" w:h="15840"/>
          <w:pgMar w:top="620" w:right="1300" w:bottom="280" w:left="1300" w:header="429" w:footer="1426" w:gutter="0"/>
          <w:cols w:space="720"/>
        </w:sectPr>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2"/>
          <w:w w:val="107"/>
        </w:rPr>
        <w:t xml:space="preserve"> </w:t>
      </w:r>
      <w:r>
        <w:rPr>
          <w:spacing w:val="-5"/>
        </w:rPr>
        <w:t>w</w:t>
      </w:r>
      <w:r>
        <w:t>arming</w:t>
      </w:r>
      <w:r w:rsidR="00F9389F">
        <w:t xml:space="preserve"> </w:t>
      </w:r>
      <w:r>
        <w:rPr>
          <w:w w:val="99"/>
        </w:rPr>
        <w:t>e</w:t>
      </w:r>
      <w:r>
        <w:rPr>
          <w:w w:val="94"/>
        </w:rPr>
        <w:t>ffec</w:t>
      </w:r>
      <w:r>
        <w:rPr>
          <w:w w:val="139"/>
        </w:rPr>
        <w:t>t</w:t>
      </w:r>
      <w:r>
        <w:t>s</w:t>
      </w:r>
      <w:r>
        <w:rPr>
          <w:spacing w:val="12"/>
        </w:rPr>
        <w:t xml:space="preserve"> </w:t>
      </w:r>
      <w:ins w:id="145" w:author="Ellison, Aaron" w:date="2017-01-18T19:54:00Z">
        <w:r w:rsidR="00443641">
          <w:t>also</w:t>
        </w:r>
        <w:r w:rsidR="00443641">
          <w:rPr>
            <w:spacing w:val="22"/>
          </w:rPr>
          <w:t xml:space="preserve"> </w:t>
        </w:r>
      </w:ins>
      <w:r>
        <w:t>can</w:t>
      </w:r>
      <w:r>
        <w:rPr>
          <w:spacing w:val="32"/>
        </w:rPr>
        <w:t xml:space="preserve"> </w:t>
      </w:r>
      <w:del w:id="146" w:author="Ellison, Aaron" w:date="2017-01-18T19:54:00Z">
        <w:r w:rsidDel="00443641">
          <w:delText>also</w:delText>
        </w:r>
        <w:r w:rsidDel="00443641">
          <w:rPr>
            <w:spacing w:val="22"/>
          </w:rPr>
          <w:delText xml:space="preserve"> </w:delText>
        </w:r>
      </w:del>
      <w:r>
        <w:rPr>
          <w:spacing w:val="-11"/>
        </w:rPr>
        <w:t>v</w:t>
      </w:r>
      <w:r>
        <w:t>ary</w:t>
      </w:r>
      <w:r>
        <w:rPr>
          <w:spacing w:val="44"/>
        </w:rPr>
        <w:t xml:space="preserve"> </w:t>
      </w:r>
      <w:r>
        <w:t>across</w:t>
      </w:r>
      <w:r>
        <w:rPr>
          <w:spacing w:val="32"/>
        </w:rPr>
        <w:t xml:space="preserve"> </w:t>
      </w:r>
      <w:r>
        <w:rPr>
          <w:spacing w:val="-5"/>
        </w:rPr>
        <w:t>y</w:t>
      </w:r>
      <w:r>
        <w:t>ears</w:t>
      </w:r>
      <w:r>
        <w:rPr>
          <w:spacing w:val="37"/>
        </w:rPr>
        <w:t xml:space="preserve"> </w:t>
      </w:r>
      <w:r>
        <w:t>(Figure</w:t>
      </w:r>
      <w:r w:rsidR="00F9389F">
        <w:t xml:space="preserve"> </w:t>
      </w:r>
      <w:r>
        <w:t>4).</w:t>
      </w:r>
      <w:r w:rsidR="00F9389F">
        <w:t xml:space="preserve"> </w:t>
      </w:r>
      <w:r>
        <w:t>This</w:t>
      </w:r>
      <w:r>
        <w:rPr>
          <w:spacing w:val="43"/>
        </w:rPr>
        <w:t xml:space="preserve"> </w:t>
      </w:r>
      <w:r>
        <w:t>can</w:t>
      </w:r>
      <w:r>
        <w:rPr>
          <w:spacing w:val="32"/>
        </w:rPr>
        <w:t xml:space="preserve"> </w:t>
      </w:r>
      <w:del w:id="147" w:author="Ellison, Aaron" w:date="2017-01-18T19:54:00Z">
        <w:r w:rsidDel="00443641">
          <w:rPr>
            <w:spacing w:val="5"/>
          </w:rPr>
          <w:delText>b</w:delText>
        </w:r>
        <w:r w:rsidDel="00443641">
          <w:delText>e</w:delText>
        </w:r>
        <w:r w:rsidDel="00443641">
          <w:rPr>
            <w:spacing w:val="21"/>
          </w:rPr>
          <w:delText xml:space="preserve"> </w:delText>
        </w:r>
        <w:r w:rsidDel="00443641">
          <w:delText>due</w:delText>
        </w:r>
        <w:r w:rsidDel="00443641">
          <w:rPr>
            <w:spacing w:val="31"/>
          </w:rPr>
          <w:delText xml:space="preserve"> </w:delText>
        </w:r>
        <w:r w:rsidDel="00443641">
          <w:rPr>
            <w:w w:val="113"/>
          </w:rPr>
          <w:delText>to</w:delText>
        </w:r>
      </w:del>
      <w:ins w:id="148" w:author="Ellison, Aaron" w:date="2017-01-18T19:54:00Z">
        <w:r w:rsidR="00443641">
          <w:rPr>
            <w:spacing w:val="5"/>
          </w:rPr>
          <w:t>result from</w:t>
        </w:r>
      </w:ins>
      <w:r>
        <w:rPr>
          <w:spacing w:val="6"/>
          <w:w w:val="113"/>
        </w:rPr>
        <w:t xml:space="preserve"> </w:t>
      </w:r>
      <w:r>
        <w:rPr>
          <w:w w:val="99"/>
        </w:rPr>
        <w:t>i</w:t>
      </w:r>
      <w:r>
        <w:rPr>
          <w:spacing w:val="-5"/>
          <w:w w:val="110"/>
        </w:rPr>
        <w:t>n</w:t>
      </w:r>
      <w:r>
        <w:rPr>
          <w:w w:val="139"/>
        </w:rPr>
        <w:t>t</w:t>
      </w:r>
      <w:r>
        <w:rPr>
          <w:w w:val="107"/>
        </w:rPr>
        <w:t>er</w:t>
      </w:r>
      <w:r>
        <w:rPr>
          <w:w w:val="114"/>
        </w:rPr>
        <w:t>act</w:t>
      </w:r>
      <w:r>
        <w:rPr>
          <w:w w:val="99"/>
        </w:rPr>
        <w:t>i</w:t>
      </w:r>
      <w:r>
        <w:rPr>
          <w:spacing w:val="-5"/>
          <w:w w:val="105"/>
        </w:rPr>
        <w:t>v</w:t>
      </w:r>
      <w:r>
        <w:rPr>
          <w:w w:val="99"/>
        </w:rPr>
        <w:t>e</w:t>
      </w:r>
      <w:r>
        <w:rPr>
          <w:spacing w:val="12"/>
          <w:w w:val="99"/>
        </w:rPr>
        <w:t xml:space="preserve"> </w:t>
      </w:r>
      <w:r>
        <w:t>effects</w:t>
      </w:r>
      <w:r>
        <w:rPr>
          <w:spacing w:val="15"/>
        </w:rPr>
        <w:t xml:space="preserve"> </w:t>
      </w:r>
      <w:r>
        <w:t xml:space="preserve">of </w:t>
      </w:r>
      <w:r>
        <w:rPr>
          <w:spacing w:val="-5"/>
        </w:rPr>
        <w:t>w</w:t>
      </w:r>
      <w:r>
        <w:t>arming</w:t>
      </w:r>
      <w:r w:rsidR="00F9389F">
        <w:t xml:space="preserve"> </w:t>
      </w:r>
      <w:r>
        <w:rPr>
          <w:w w:val="112"/>
        </w:rPr>
        <w:t>treatme</w:t>
      </w:r>
      <w:r>
        <w:rPr>
          <w:spacing w:val="-6"/>
          <w:w w:val="112"/>
        </w:rPr>
        <w:t>n</w:t>
      </w:r>
      <w:r>
        <w:rPr>
          <w:w w:val="112"/>
        </w:rPr>
        <w:t>ts</w:t>
      </w:r>
      <w:r>
        <w:rPr>
          <w:spacing w:val="12"/>
          <w:w w:val="112"/>
        </w:rPr>
        <w:t xml:space="preserve"> </w:t>
      </w:r>
      <w:r>
        <w:t>and</w:t>
      </w:r>
      <w:r>
        <w:rPr>
          <w:spacing w:val="43"/>
        </w:rPr>
        <w:t xml:space="preserve"> </w:t>
      </w:r>
      <w:r>
        <w:rPr>
          <w:w w:val="110"/>
        </w:rPr>
        <w:t>p</w:t>
      </w:r>
      <w:r>
        <w:rPr>
          <w:w w:val="116"/>
        </w:rPr>
        <w:t>r</w:t>
      </w:r>
      <w:r>
        <w:rPr>
          <w:w w:val="99"/>
        </w:rPr>
        <w:t>eci</w:t>
      </w:r>
      <w:r>
        <w:rPr>
          <w:w w:val="110"/>
        </w:rPr>
        <w:t>p</w:t>
      </w:r>
      <w:r>
        <w:rPr>
          <w:w w:val="99"/>
        </w:rPr>
        <w:t>i</w:t>
      </w:r>
      <w:r>
        <w:rPr>
          <w:w w:val="139"/>
        </w:rPr>
        <w:t>t</w:t>
      </w:r>
      <w:r>
        <w:rPr>
          <w:w w:val="116"/>
        </w:rPr>
        <w:t>ati</w:t>
      </w:r>
      <w:r>
        <w:rPr>
          <w:w w:val="105"/>
        </w:rPr>
        <w:t>on</w:t>
      </w:r>
      <w:r>
        <w:rPr>
          <w:w w:val="110"/>
        </w:rPr>
        <w:t>,</w:t>
      </w:r>
      <w:r>
        <w:rPr>
          <w:spacing w:val="12"/>
          <w:w w:val="110"/>
        </w:rPr>
        <w:t xml:space="preserve"> </w:t>
      </w:r>
      <w:r>
        <w:t>wind,</w:t>
      </w:r>
      <w:r>
        <w:rPr>
          <w:spacing w:val="35"/>
        </w:rPr>
        <w:t xml:space="preserve"> </w:t>
      </w:r>
      <w:r>
        <w:t>or</w:t>
      </w:r>
      <w:r>
        <w:rPr>
          <w:spacing w:val="22"/>
        </w:rPr>
        <w:t xml:space="preserve"> </w:t>
      </w:r>
      <w:r>
        <w:t>other</w:t>
      </w:r>
      <w:r w:rsidR="00F9389F">
        <w:t xml:space="preserve"> </w:t>
      </w:r>
      <w:r>
        <w:t>as</w:t>
      </w:r>
      <w:r>
        <w:rPr>
          <w:spacing w:val="5"/>
        </w:rPr>
        <w:t>p</w:t>
      </w:r>
      <w:r>
        <w:t>ects</w:t>
      </w:r>
      <w:r w:rsidR="00F9389F">
        <w:t xml:space="preserve"> </w:t>
      </w:r>
      <w:r>
        <w:t>of</w:t>
      </w:r>
      <w:r>
        <w:rPr>
          <w:spacing w:val="6"/>
        </w:rPr>
        <w:t xml:space="preserve"> </w:t>
      </w:r>
      <w:r>
        <w:rPr>
          <w:spacing w:val="-5"/>
        </w:rPr>
        <w:t>w</w:t>
      </w:r>
      <w:r>
        <w:t>eather</w:t>
      </w:r>
      <w:r w:rsidR="00F9389F">
        <w:t xml:space="preserve"> </w:t>
      </w:r>
      <w:r>
        <w:rPr>
          <w:w w:val="121"/>
        </w:rPr>
        <w:t>that</w:t>
      </w:r>
      <w:r>
        <w:rPr>
          <w:spacing w:val="2"/>
          <w:w w:val="121"/>
        </w:rPr>
        <w:t xml:space="preserve"> </w:t>
      </w:r>
      <w:r>
        <w:t>m</w:t>
      </w:r>
      <w:r>
        <w:rPr>
          <w:spacing w:val="-5"/>
        </w:rPr>
        <w:t>a</w:t>
      </w:r>
      <w:r>
        <w:t>y</w:t>
      </w:r>
      <w:r>
        <w:rPr>
          <w:spacing w:val="37"/>
        </w:rPr>
        <w:t xml:space="preserve"> </w:t>
      </w:r>
      <w:r>
        <w:rPr>
          <w:spacing w:val="-11"/>
        </w:rPr>
        <w:t>v</w:t>
      </w:r>
      <w:r>
        <w:t>ary</w:t>
      </w:r>
      <w:r>
        <w:rPr>
          <w:spacing w:val="43"/>
        </w:rPr>
        <w:t xml:space="preserve"> </w:t>
      </w:r>
      <w:ins w:id="149" w:author="Ellison, Aaron" w:date="2017-01-18T19:54:00Z">
        <w:r w:rsidR="00443641">
          <w:rPr>
            <w:spacing w:val="43"/>
          </w:rPr>
          <w:t xml:space="preserve">seasonally or </w:t>
        </w:r>
      </w:ins>
      <w:r>
        <w:rPr>
          <w:w w:val="108"/>
        </w:rPr>
        <w:t>an</w:t>
      </w:r>
      <w:r>
        <w:rPr>
          <w:spacing w:val="-5"/>
          <w:w w:val="108"/>
        </w:rPr>
        <w:t>n</w:t>
      </w:r>
      <w:r>
        <w:rPr>
          <w:w w:val="108"/>
        </w:rPr>
        <w:t>uall</w:t>
      </w:r>
      <w:r>
        <w:rPr>
          <w:spacing w:val="-17"/>
          <w:w w:val="108"/>
        </w:rPr>
        <w:t>y</w:t>
      </w:r>
      <w:del w:id="150" w:author="Ellison, Aaron" w:date="2017-01-18T19:54:00Z">
        <w:r w:rsidDel="00443641">
          <w:rPr>
            <w:w w:val="108"/>
          </w:rPr>
          <w:delText>,</w:delText>
        </w:r>
        <w:r w:rsidDel="00443641">
          <w:rPr>
            <w:spacing w:val="11"/>
            <w:w w:val="108"/>
          </w:rPr>
          <w:delText xml:space="preserve"> </w:delText>
        </w:r>
        <w:r w:rsidDel="00443641">
          <w:delText>as</w:delText>
        </w:r>
        <w:r w:rsidDel="00443641">
          <w:rPr>
            <w:spacing w:val="24"/>
          </w:rPr>
          <w:delText xml:space="preserve"> </w:delText>
        </w:r>
        <w:r w:rsidDel="00443641">
          <w:rPr>
            <w:spacing w:val="-5"/>
          </w:rPr>
          <w:delText>w</w:delText>
        </w:r>
        <w:r w:rsidDel="00443641">
          <w:delText>ell</w:delText>
        </w:r>
        <w:r w:rsidDel="00443641">
          <w:rPr>
            <w:spacing w:val="9"/>
          </w:rPr>
          <w:delText xml:space="preserve"> </w:delText>
        </w:r>
        <w:r w:rsidDel="00443641">
          <w:rPr>
            <w:w w:val="107"/>
          </w:rPr>
          <w:delText xml:space="preserve">as </w:delText>
        </w:r>
        <w:r w:rsidDel="00443641">
          <w:delText>seasonall</w:delText>
        </w:r>
        <w:r w:rsidDel="00443641">
          <w:rPr>
            <w:spacing w:val="-16"/>
          </w:rPr>
          <w:delText>y</w:delText>
        </w:r>
        <w:r w:rsidDel="00443641">
          <w:delText>,</w:delText>
        </w:r>
        <w:r w:rsidR="00F9389F" w:rsidDel="00443641">
          <w:delText xml:space="preserve"> </w:delText>
        </w:r>
        <w:r w:rsidDel="00443641">
          <w:delText>as</w:delText>
        </w:r>
        <w:r w:rsidDel="00443641">
          <w:rPr>
            <w:spacing w:val="24"/>
          </w:rPr>
          <w:delText xml:space="preserve"> </w:delText>
        </w:r>
        <w:r w:rsidDel="00443641">
          <w:delText>discussed</w:delText>
        </w:r>
        <w:r w:rsidDel="00443641">
          <w:rPr>
            <w:spacing w:val="41"/>
          </w:rPr>
          <w:delText xml:space="preserve"> </w:delText>
        </w:r>
        <w:r w:rsidDel="00443641">
          <w:delText>a</w:delText>
        </w:r>
        <w:r w:rsidDel="00443641">
          <w:rPr>
            <w:spacing w:val="5"/>
          </w:rPr>
          <w:delText>b</w:delText>
        </w:r>
        <w:r w:rsidDel="00443641">
          <w:rPr>
            <w:spacing w:val="-5"/>
          </w:rPr>
          <w:delText>ov</w:delText>
        </w:r>
        <w:r w:rsidDel="00443641">
          <w:delText>e</w:delText>
        </w:r>
      </w:del>
      <w:r>
        <w:t>.</w:t>
      </w:r>
      <w:r w:rsidR="00F9389F">
        <w:t xml:space="preserve"> </w:t>
      </w:r>
      <w:del w:id="151" w:author="Ellison, Aaron" w:date="2017-01-18T19:55:00Z">
        <w:r w:rsidDel="00443641">
          <w:delText>Of</w:delText>
        </w:r>
        <w:r w:rsidDel="00443641">
          <w:rPr>
            <w:spacing w:val="16"/>
          </w:rPr>
          <w:delText xml:space="preserve"> </w:delText>
        </w:r>
        <w:r w:rsidDel="00443641">
          <w:delText>course,</w:delText>
        </w:r>
        <w:r w:rsidDel="00443641">
          <w:rPr>
            <w:spacing w:val="36"/>
          </w:rPr>
          <w:delText xml:space="preserve"> </w:delText>
        </w:r>
        <w:r w:rsidDel="00443641">
          <w:rPr>
            <w:w w:val="139"/>
          </w:rPr>
          <w:delText>t</w:delText>
        </w:r>
      </w:del>
      <w:ins w:id="152" w:author="Ellison, Aaron" w:date="2017-01-18T19:55:00Z">
        <w:r w:rsidR="00443641">
          <w:t>T</w:t>
        </w:r>
      </w:ins>
      <w:r>
        <w:rPr>
          <w:w w:val="105"/>
        </w:rPr>
        <w:t>he</w:t>
      </w:r>
      <w:r>
        <w:rPr>
          <w:w w:val="116"/>
        </w:rPr>
        <w:t>r</w:t>
      </w:r>
      <w:r>
        <w:rPr>
          <w:w w:val="99"/>
        </w:rPr>
        <w:t>e</w:t>
      </w:r>
      <w:r>
        <w:rPr>
          <w:spacing w:val="12"/>
          <w:w w:val="99"/>
        </w:rPr>
        <w:t xml:space="preserve"> </w:t>
      </w:r>
      <w:ins w:id="153" w:author="Ellison, Aaron" w:date="2017-01-18T19:55:00Z">
        <w:r w:rsidR="00443641">
          <w:rPr>
            <w:spacing w:val="12"/>
            <w:w w:val="99"/>
          </w:rPr>
          <w:t xml:space="preserve">also </w:t>
        </w:r>
      </w:ins>
      <w:r>
        <w:t>is</w:t>
      </w:r>
      <w:r>
        <w:rPr>
          <w:spacing w:val="11"/>
        </w:rPr>
        <w:t xml:space="preserve"> </w:t>
      </w:r>
      <w:r>
        <w:rPr>
          <w:spacing w:val="5"/>
        </w:rPr>
        <w:t>b</w:t>
      </w:r>
      <w:r>
        <w:t>ound</w:t>
      </w:r>
      <w:r w:rsidR="00F9389F">
        <w:t xml:space="preserve"> </w:t>
      </w:r>
      <w:r>
        <w:rPr>
          <w:w w:val="113"/>
        </w:rPr>
        <w:t>to</w:t>
      </w:r>
      <w:r>
        <w:rPr>
          <w:spacing w:val="6"/>
          <w:w w:val="113"/>
        </w:rPr>
        <w:t xml:space="preserve"> </w:t>
      </w:r>
      <w:r>
        <w:rPr>
          <w:spacing w:val="5"/>
        </w:rPr>
        <w:t>b</w:t>
      </w:r>
      <w:r>
        <w:t>e</w:t>
      </w:r>
      <w:r>
        <w:rPr>
          <w:spacing w:val="21"/>
        </w:rPr>
        <w:t xml:space="preserve"> </w:t>
      </w:r>
      <w:r>
        <w:rPr>
          <w:spacing w:val="-12"/>
          <w:w w:val="109"/>
        </w:rPr>
        <w:t>v</w:t>
      </w:r>
      <w:r>
        <w:rPr>
          <w:w w:val="109"/>
        </w:rPr>
        <w:t>ariation</w:t>
      </w:r>
      <w:r>
        <w:rPr>
          <w:spacing w:val="12"/>
          <w:w w:val="109"/>
        </w:rPr>
        <w:t xml:space="preserve"> </w:t>
      </w:r>
      <w:r>
        <w:t>in</w:t>
      </w:r>
      <w:r>
        <w:rPr>
          <w:spacing w:val="21"/>
        </w:rPr>
        <w:t xml:space="preserve"> </w:t>
      </w:r>
      <w:r>
        <w:rPr>
          <w:w w:val="112"/>
        </w:rPr>
        <w:t>the</w:t>
      </w:r>
      <w:r>
        <w:rPr>
          <w:spacing w:val="7"/>
          <w:w w:val="112"/>
        </w:rPr>
        <w:t xml:space="preserve"> </w:t>
      </w:r>
      <w:r>
        <w:rPr>
          <w:w w:val="108"/>
        </w:rPr>
        <w:t>am</w:t>
      </w:r>
      <w:r>
        <w:rPr>
          <w:w w:val="106"/>
        </w:rPr>
        <w:t>ou</w:t>
      </w:r>
      <w:r>
        <w:rPr>
          <w:spacing w:val="-5"/>
          <w:w w:val="106"/>
        </w:rPr>
        <w:t>n</w:t>
      </w:r>
      <w:r>
        <w:rPr>
          <w:w w:val="139"/>
        </w:rPr>
        <w:t>t</w:t>
      </w:r>
      <w:r>
        <w:rPr>
          <w:spacing w:val="12"/>
          <w:w w:val="139"/>
        </w:rPr>
        <w:t xml:space="preserve"> </w:t>
      </w:r>
      <w:r>
        <w:t>of</w:t>
      </w:r>
      <w:r>
        <w:rPr>
          <w:spacing w:val="5"/>
        </w:rPr>
        <w:t xml:space="preserve"> </w:t>
      </w:r>
      <w:r>
        <w:rPr>
          <w:spacing w:val="-5"/>
        </w:rPr>
        <w:t>w</w:t>
      </w:r>
      <w:r>
        <w:t>arming</w:t>
      </w:r>
      <w:r w:rsidR="00F9389F">
        <w:t xml:space="preserve"> </w:t>
      </w:r>
      <w:r>
        <w:t>at</w:t>
      </w:r>
      <w:r>
        <w:rPr>
          <w:spacing w:val="44"/>
        </w:rPr>
        <w:t xml:space="preserve"> </w:t>
      </w:r>
      <w:r>
        <w:rPr>
          <w:w w:val="108"/>
        </w:rPr>
        <w:t>dai</w:t>
      </w:r>
      <w:r>
        <w:rPr>
          <w:w w:val="99"/>
        </w:rPr>
        <w:t>l</w:t>
      </w:r>
      <w:r>
        <w:rPr>
          <w:spacing w:val="-17"/>
          <w:w w:val="105"/>
        </w:rPr>
        <w:t>y</w:t>
      </w:r>
      <w:r>
        <w:rPr>
          <w:w w:val="110"/>
        </w:rPr>
        <w:t xml:space="preserve">, </w:t>
      </w:r>
      <w:r>
        <w:t>seasonal,</w:t>
      </w:r>
      <w:r w:rsidR="00F9389F">
        <w:t xml:space="preserve"> </w:t>
      </w:r>
      <w:r>
        <w:t>and</w:t>
      </w:r>
      <w:r w:rsidR="00F9389F">
        <w:t xml:space="preserve"> </w:t>
      </w:r>
      <w:r>
        <w:t>an</w:t>
      </w:r>
      <w:r>
        <w:rPr>
          <w:spacing w:val="-5"/>
        </w:rPr>
        <w:t>n</w:t>
      </w:r>
      <w:r>
        <w:t>ual</w:t>
      </w:r>
      <w:r w:rsidR="00F9389F">
        <w:t xml:space="preserve"> </w:t>
      </w:r>
      <w:r>
        <w:t>scales</w:t>
      </w:r>
      <w:r>
        <w:rPr>
          <w:spacing w:val="29"/>
        </w:rPr>
        <w:t xml:space="preserve"> </w:t>
      </w:r>
      <w:r>
        <w:t>as</w:t>
      </w:r>
      <w:r>
        <w:rPr>
          <w:spacing w:val="31"/>
        </w:rPr>
        <w:t xml:space="preserve"> </w:t>
      </w:r>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rPr>
          <w:spacing w:val="19"/>
          <w:w w:val="99"/>
        </w:rPr>
        <w:t xml:space="preserve"> </w:t>
      </w:r>
      <w:r>
        <w:rPr>
          <w:spacing w:val="-5"/>
        </w:rPr>
        <w:t>w</w:t>
      </w:r>
      <w:r>
        <w:t>arming</w:t>
      </w:r>
      <w:r w:rsidR="00F9389F">
        <w:t xml:space="preserve"> </w:t>
      </w:r>
      <w:r>
        <w:t>progresses</w:t>
      </w:r>
      <w:del w:id="154" w:author="Ellison, Aaron" w:date="2017-01-18T19:55:00Z">
        <w:r w:rsidDel="00443641">
          <w:delText>,</w:delText>
        </w:r>
        <w:r w:rsidR="00F9389F" w:rsidDel="00443641">
          <w:delText xml:space="preserve"> </w:delText>
        </w:r>
        <w:r w:rsidDel="00443641">
          <w:delText>as</w:delText>
        </w:r>
        <w:r w:rsidDel="00443641">
          <w:rPr>
            <w:spacing w:val="31"/>
          </w:rPr>
          <w:delText xml:space="preserve"> </w:delText>
        </w:r>
        <w:r w:rsidDel="00443641">
          <w:rPr>
            <w:spacing w:val="-5"/>
          </w:rPr>
          <w:delText>w</w:delText>
        </w:r>
        <w:r w:rsidDel="00443641">
          <w:delText>ell</w:delText>
        </w:r>
      </w:del>
      <w:r>
        <w:t>.</w:t>
      </w:r>
      <w:r w:rsidR="00F9389F">
        <w:t xml:space="preserve"> </w:t>
      </w:r>
      <w:r>
        <w:rPr>
          <w:spacing w:val="-17"/>
        </w:rPr>
        <w:t>W</w:t>
      </w:r>
      <w:r>
        <w:t>e</w:t>
      </w:r>
      <w:r>
        <w:rPr>
          <w:spacing w:val="34"/>
        </w:rPr>
        <w:t xml:space="preserve"> </w:t>
      </w:r>
      <w:r>
        <w:t>do</w:t>
      </w:r>
      <w:r>
        <w:rPr>
          <w:spacing w:val="29"/>
        </w:rPr>
        <w:t xml:space="preserve"> </w:t>
      </w:r>
      <w:r>
        <w:t>not</w:t>
      </w:r>
      <w:r w:rsidR="00F9389F">
        <w:t xml:space="preserve"> </w:t>
      </w:r>
      <w:r>
        <w:t>wish</w:t>
      </w:r>
      <w:r>
        <w:rPr>
          <w:spacing w:val="28"/>
        </w:rPr>
        <w:t xml:space="preserve"> </w:t>
      </w:r>
      <w:r>
        <w:rPr>
          <w:w w:val="113"/>
        </w:rPr>
        <w:t>to</w:t>
      </w:r>
      <w:r>
        <w:rPr>
          <w:spacing w:val="13"/>
          <w:w w:val="113"/>
        </w:rPr>
        <w:t xml:space="preserve"> </w:t>
      </w:r>
      <w:r>
        <w:rPr>
          <w:w w:val="106"/>
        </w:rPr>
        <w:t>su</w:t>
      </w:r>
      <w:r>
        <w:rPr>
          <w:w w:val="99"/>
        </w:rPr>
        <w:t>gges</w:t>
      </w:r>
      <w:r>
        <w:rPr>
          <w:w w:val="139"/>
        </w:rPr>
        <w:t>t</w:t>
      </w:r>
      <w:r>
        <w:rPr>
          <w:spacing w:val="19"/>
          <w:w w:val="139"/>
        </w:rPr>
        <w:t xml:space="preserve"> </w:t>
      </w:r>
      <w:r>
        <w:rPr>
          <w:w w:val="139"/>
        </w:rPr>
        <w:t>t</w:t>
      </w:r>
      <w:r>
        <w:rPr>
          <w:w w:val="117"/>
        </w:rPr>
        <w:t xml:space="preserve">hat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6"/>
        </w:rPr>
        <w:t xml:space="preserve"> </w:t>
      </w:r>
      <w:r>
        <w:rPr>
          <w:w w:val="112"/>
        </w:rPr>
        <w:t>treatme</w:t>
      </w:r>
      <w:r>
        <w:rPr>
          <w:spacing w:val="-6"/>
          <w:w w:val="112"/>
        </w:rPr>
        <w:t>n</w:t>
      </w:r>
      <w:r>
        <w:rPr>
          <w:w w:val="112"/>
        </w:rPr>
        <w:t>ts</w:t>
      </w:r>
      <w:r>
        <w:rPr>
          <w:spacing w:val="7"/>
          <w:w w:val="112"/>
        </w:rPr>
        <w:t xml:space="preserve"> </w:t>
      </w:r>
      <w:r>
        <w:rPr>
          <w:spacing w:val="-6"/>
          <w:w w:val="106"/>
        </w:rPr>
        <w:t>m</w:t>
      </w:r>
      <w:r>
        <w:rPr>
          <w:w w:val="106"/>
        </w:rPr>
        <w:t>us</w:t>
      </w:r>
      <w:r>
        <w:rPr>
          <w:w w:val="139"/>
        </w:rPr>
        <w:t>t</w:t>
      </w:r>
      <w:r>
        <w:rPr>
          <w:spacing w:val="6"/>
        </w:rPr>
        <w:t xml:space="preserve"> </w:t>
      </w:r>
      <w:r>
        <w:rPr>
          <w:spacing w:val="5"/>
        </w:rPr>
        <w:t>b</w:t>
      </w:r>
      <w:r>
        <w:t>e</w:t>
      </w:r>
      <w:r>
        <w:rPr>
          <w:spacing w:val="15"/>
        </w:rPr>
        <w:t xml:space="preserve"> </w:t>
      </w:r>
      <w:r>
        <w:rPr>
          <w:w w:val="103"/>
        </w:rPr>
        <w:t>con</w:t>
      </w:r>
      <w:r>
        <w:t>si</w:t>
      </w:r>
      <w:r>
        <w:rPr>
          <w:w w:val="116"/>
        </w:rPr>
        <w:t>st</w:t>
      </w:r>
      <w:r>
        <w:rPr>
          <w:w w:val="99"/>
        </w:rPr>
        <w:t>e</w:t>
      </w:r>
      <w:r>
        <w:rPr>
          <w:spacing w:val="-5"/>
          <w:w w:val="110"/>
        </w:rPr>
        <w:t>n</w:t>
      </w:r>
      <w:r>
        <w:rPr>
          <w:w w:val="139"/>
        </w:rPr>
        <w:t>t</w:t>
      </w:r>
      <w:r>
        <w:rPr>
          <w:spacing w:val="6"/>
        </w:rPr>
        <w:t xml:space="preserve"> </w:t>
      </w:r>
      <w:r>
        <w:t>one</w:t>
      </w:r>
      <w:r>
        <w:rPr>
          <w:spacing w:val="15"/>
        </w:rPr>
        <w:t xml:space="preserve"> </w:t>
      </w:r>
      <w:r>
        <w:rPr>
          <w:spacing w:val="-5"/>
          <w:w w:val="109"/>
        </w:rPr>
        <w:t>h</w:t>
      </w:r>
      <w:r>
        <w:rPr>
          <w:w w:val="109"/>
        </w:rPr>
        <w:t>undred</w:t>
      </w:r>
      <w:r>
        <w:rPr>
          <w:spacing w:val="4"/>
          <w:w w:val="109"/>
        </w:rPr>
        <w:t xml:space="preserve"> </w:t>
      </w:r>
      <w:r>
        <w:rPr>
          <w:spacing w:val="5"/>
          <w:w w:val="110"/>
        </w:rPr>
        <w:t>p</w:t>
      </w:r>
      <w:r>
        <w:rPr>
          <w:w w:val="107"/>
        </w:rPr>
        <w:t>er</w:t>
      </w:r>
      <w:r>
        <w:rPr>
          <w:w w:val="99"/>
        </w:rPr>
        <w:t>ce</w:t>
      </w:r>
      <w:r>
        <w:rPr>
          <w:spacing w:val="-5"/>
          <w:w w:val="110"/>
        </w:rPr>
        <w:t>n</w:t>
      </w:r>
      <w:r>
        <w:rPr>
          <w:w w:val="139"/>
        </w:rPr>
        <w:t>t</w:t>
      </w:r>
      <w:r>
        <w:rPr>
          <w:spacing w:val="6"/>
        </w:rPr>
        <w:t xml:space="preserve"> </w:t>
      </w:r>
      <w:r>
        <w:t>of</w:t>
      </w:r>
      <w:r>
        <w:rPr>
          <w:spacing w:val="-1"/>
        </w:rPr>
        <w:t xml:space="preserve"> </w:t>
      </w:r>
      <w:r>
        <w:rPr>
          <w:w w:val="112"/>
        </w:rPr>
        <w:t>the</w:t>
      </w:r>
      <w:r>
        <w:rPr>
          <w:spacing w:val="2"/>
          <w:w w:val="112"/>
        </w:rPr>
        <w:t xml:space="preserve"> </w:t>
      </w:r>
      <w:r>
        <w:rPr>
          <w:w w:val="139"/>
        </w:rPr>
        <w:t>t</w:t>
      </w:r>
      <w:r>
        <w:rPr>
          <w:w w:val="99"/>
        </w:rPr>
        <w:t>i</w:t>
      </w:r>
      <w:r>
        <w:rPr>
          <w:w w:val="105"/>
        </w:rPr>
        <w:t>me</w:t>
      </w:r>
      <w:del w:id="155" w:author="Ellison, Aaron" w:date="2017-01-18T19:55:00Z">
        <w:r w:rsidDel="00443641">
          <w:rPr>
            <w:w w:val="105"/>
          </w:rPr>
          <w:delText>,</w:delText>
        </w:r>
        <w:r w:rsidDel="00443641">
          <w:rPr>
            <w:spacing w:val="8"/>
          </w:rPr>
          <w:delText xml:space="preserve"> </w:delText>
        </w:r>
        <w:r w:rsidDel="00443641">
          <w:delText>in</w:delText>
        </w:r>
        <w:r w:rsidDel="00443641">
          <w:rPr>
            <w:spacing w:val="15"/>
          </w:rPr>
          <w:delText xml:space="preserve"> </w:delText>
        </w:r>
        <w:r w:rsidDel="00443641">
          <w:delText>order</w:delText>
        </w:r>
        <w:r w:rsidDel="00443641">
          <w:rPr>
            <w:spacing w:val="36"/>
          </w:rPr>
          <w:delText xml:space="preserve"> </w:delText>
        </w:r>
        <w:r w:rsidDel="00443641">
          <w:rPr>
            <w:w w:val="113"/>
          </w:rPr>
          <w:delText xml:space="preserve">to </w:delText>
        </w:r>
        <w:r w:rsidDel="00443641">
          <w:rPr>
            <w:spacing w:val="5"/>
          </w:rPr>
          <w:delText>b</w:delText>
        </w:r>
        <w:r w:rsidDel="00443641">
          <w:delText>e</w:delText>
        </w:r>
        <w:r w:rsidDel="00443641">
          <w:rPr>
            <w:spacing w:val="15"/>
          </w:rPr>
          <w:delText xml:space="preserve"> </w:delText>
        </w:r>
        <w:r w:rsidDel="00443641">
          <w:rPr>
            <w:w w:val="116"/>
          </w:rPr>
          <w:delText>r</w:delText>
        </w:r>
        <w:r w:rsidDel="00443641">
          <w:rPr>
            <w:w w:val="99"/>
          </w:rPr>
          <w:delText>ele</w:delText>
        </w:r>
        <w:r w:rsidDel="00443641">
          <w:rPr>
            <w:spacing w:val="-11"/>
            <w:w w:val="105"/>
          </w:rPr>
          <w:delText>v</w:delText>
        </w:r>
        <w:r w:rsidDel="00443641">
          <w:rPr>
            <w:w w:val="111"/>
          </w:rPr>
          <w:delText>a</w:delText>
        </w:r>
        <w:r w:rsidDel="00443641">
          <w:rPr>
            <w:spacing w:val="-5"/>
            <w:w w:val="111"/>
          </w:rPr>
          <w:delText>n</w:delText>
        </w:r>
        <w:r w:rsidDel="00443641">
          <w:rPr>
            <w:w w:val="139"/>
          </w:rPr>
          <w:delText>t</w:delText>
        </w:r>
      </w:del>
      <w:r>
        <w:rPr>
          <w:w w:val="110"/>
        </w:rPr>
        <w:t>.</w:t>
      </w:r>
      <w:r w:rsidR="00F9389F">
        <w:t xml:space="preserve"> </w:t>
      </w:r>
      <w:r>
        <w:rPr>
          <w:w w:val="116"/>
        </w:rPr>
        <w:t>Rat</w:t>
      </w:r>
      <w:r>
        <w:rPr>
          <w:w w:val="110"/>
        </w:rPr>
        <w:t>h</w:t>
      </w:r>
      <w:r>
        <w:rPr>
          <w:w w:val="107"/>
        </w:rPr>
        <w:t>er</w:t>
      </w:r>
      <w:r>
        <w:rPr>
          <w:w w:val="110"/>
        </w:rPr>
        <w:t xml:space="preserve">, </w:t>
      </w:r>
      <w:del w:id="156" w:author="Ellison, Aaron" w:date="2017-01-18T19:55:00Z">
        <w:r w:rsidDel="00443641">
          <w:rPr>
            <w:spacing w:val="-5"/>
          </w:rPr>
          <w:delText>w</w:delText>
        </w:r>
        <w:r w:rsidDel="00443641">
          <w:delText>e</w:delText>
        </w:r>
        <w:r w:rsidDel="00443641">
          <w:rPr>
            <w:spacing w:val="3"/>
          </w:rPr>
          <w:delText xml:space="preserve"> </w:delText>
        </w:r>
        <w:r w:rsidDel="00443641">
          <w:delText>wish</w:delText>
        </w:r>
        <w:r w:rsidDel="00443641">
          <w:rPr>
            <w:spacing w:val="14"/>
          </w:rPr>
          <w:delText xml:space="preserve"> </w:delText>
        </w:r>
        <w:r w:rsidDel="00443641">
          <w:rPr>
            <w:w w:val="113"/>
          </w:rPr>
          <w:delText>to</w:delText>
        </w:r>
        <w:r w:rsidDel="00443641">
          <w:rPr>
            <w:spacing w:val="-1"/>
            <w:w w:val="113"/>
          </w:rPr>
          <w:delText xml:space="preserve"> </w:delText>
        </w:r>
        <w:r w:rsidDel="00443641">
          <w:delText>call</w:delText>
        </w:r>
        <w:r w:rsidDel="00443641">
          <w:rPr>
            <w:spacing w:val="14"/>
          </w:rPr>
          <w:delText xml:space="preserve"> </w:delText>
        </w:r>
        <w:r w:rsidDel="00443641">
          <w:rPr>
            <w:w w:val="113"/>
          </w:rPr>
          <w:delText>atte</w:delText>
        </w:r>
        <w:r w:rsidDel="00443641">
          <w:rPr>
            <w:spacing w:val="-6"/>
            <w:w w:val="113"/>
          </w:rPr>
          <w:delText>n</w:delText>
        </w:r>
        <w:r w:rsidDel="00443641">
          <w:rPr>
            <w:w w:val="113"/>
          </w:rPr>
          <w:delText>tion to</w:delText>
        </w:r>
        <w:r w:rsidDel="00443641">
          <w:rPr>
            <w:spacing w:val="-1"/>
            <w:w w:val="113"/>
          </w:rPr>
          <w:delText xml:space="preserve"> </w:delText>
        </w:r>
        <w:r w:rsidDel="00443641">
          <w:delText>the</w:delText>
        </w:r>
        <w:r w:rsidDel="00443641">
          <w:rPr>
            <w:spacing w:val="35"/>
          </w:rPr>
          <w:delText xml:space="preserve"> </w:delText>
        </w:r>
        <w:r w:rsidDel="00443641">
          <w:delText>fact</w:delText>
        </w:r>
        <w:r w:rsidDel="00443641">
          <w:rPr>
            <w:spacing w:val="32"/>
          </w:rPr>
          <w:delText xml:space="preserve"> </w:delText>
        </w:r>
        <w:r w:rsidDel="00443641">
          <w:rPr>
            <w:w w:val="121"/>
          </w:rPr>
          <w:delText>that</w:delText>
        </w:r>
        <w:r w:rsidDel="00443641">
          <w:rPr>
            <w:spacing w:val="-5"/>
            <w:w w:val="121"/>
          </w:rPr>
          <w:delText xml:space="preserve"> </w:delText>
        </w:r>
      </w:del>
      <w:r>
        <w:rPr>
          <w:spacing w:val="-12"/>
          <w:w w:val="108"/>
        </w:rPr>
        <w:t>v</w:t>
      </w:r>
      <w:r>
        <w:rPr>
          <w:w w:val="108"/>
        </w:rPr>
        <w:t>ariations</w:t>
      </w:r>
      <w:r>
        <w:rPr>
          <w:spacing w:val="7"/>
          <w:w w:val="108"/>
        </w:rPr>
        <w:t xml:space="preserve"> </w:t>
      </w:r>
      <w:r>
        <w:t>in</w:t>
      </w:r>
      <w:r>
        <w:rPr>
          <w:spacing w:val="14"/>
        </w:rPr>
        <w:t xml:space="preserve"> </w:t>
      </w:r>
      <w:r>
        <w:rPr>
          <w:spacing w:val="-6"/>
        </w:rPr>
        <w:t>w</w:t>
      </w:r>
      <w:r>
        <w:t>arming</w:t>
      </w:r>
      <w:r>
        <w:rPr>
          <w:spacing w:val="43"/>
        </w:rPr>
        <w:t xml:space="preserve"> </w:t>
      </w:r>
      <w:r>
        <w:rPr>
          <w:w w:val="112"/>
        </w:rPr>
        <w:t>treatme</w:t>
      </w:r>
      <w:r>
        <w:rPr>
          <w:spacing w:val="-6"/>
          <w:w w:val="112"/>
        </w:rPr>
        <w:t>n</w:t>
      </w:r>
      <w:r>
        <w:rPr>
          <w:w w:val="112"/>
        </w:rPr>
        <w:t>ts</w:t>
      </w:r>
      <w:r>
        <w:rPr>
          <w:spacing w:val="6"/>
          <w:w w:val="112"/>
        </w:rPr>
        <w:t xml:space="preserve"> </w:t>
      </w:r>
      <w:r>
        <w:t>at</w:t>
      </w:r>
      <w:r>
        <w:rPr>
          <w:spacing w:val="37"/>
        </w:rPr>
        <w:t xml:space="preserve"> </w:t>
      </w:r>
      <w:r>
        <w:t>dail</w:t>
      </w:r>
      <w:r>
        <w:rPr>
          <w:spacing w:val="-17"/>
        </w:rPr>
        <w:t>y</w:t>
      </w:r>
      <w:r>
        <w:t>,</w:t>
      </w:r>
      <w:r>
        <w:rPr>
          <w:spacing w:val="37"/>
        </w:rPr>
        <w:t xml:space="preserve"> </w:t>
      </w:r>
      <w:r>
        <w:t>seasonal,</w:t>
      </w:r>
      <w:r>
        <w:rPr>
          <w:spacing w:val="41"/>
        </w:rPr>
        <w:t xml:space="preserve"> </w:t>
      </w:r>
      <w:r>
        <w:t>and</w:t>
      </w:r>
      <w:r>
        <w:rPr>
          <w:spacing w:val="36"/>
        </w:rPr>
        <w:t xml:space="preserve"> </w:t>
      </w:r>
      <w:r>
        <w:t>an</w:t>
      </w:r>
      <w:r>
        <w:rPr>
          <w:spacing w:val="-5"/>
        </w:rPr>
        <w:t>n</w:t>
      </w:r>
      <w:r>
        <w:t>ual</w:t>
      </w:r>
      <w:r w:rsidR="00F9389F">
        <w:t xml:space="preserve"> </w:t>
      </w:r>
      <w:r>
        <w:rPr>
          <w:w w:val="139"/>
        </w:rPr>
        <w:t>t</w:t>
      </w:r>
      <w:r>
        <w:rPr>
          <w:w w:val="104"/>
        </w:rPr>
        <w:t>im</w:t>
      </w:r>
      <w:r>
        <w:rPr>
          <w:w w:val="99"/>
        </w:rPr>
        <w:t xml:space="preserve">e </w:t>
      </w:r>
      <w:r>
        <w:t>scales</w:t>
      </w:r>
      <w:r>
        <w:rPr>
          <w:spacing w:val="18"/>
        </w:rPr>
        <w:t xml:space="preserve"> </w:t>
      </w:r>
      <w:ins w:id="157" w:author="Ellison, Aaron" w:date="2017-01-18T19:55:00Z">
        <w:r w:rsidR="00443641">
          <w:t>rarely</w:t>
        </w:r>
        <w:r w:rsidR="00443641">
          <w:rPr>
            <w:spacing w:val="45"/>
          </w:rPr>
          <w:t xml:space="preserve"> </w:t>
        </w:r>
      </w:ins>
      <w:r>
        <w:t>are</w:t>
      </w:r>
      <w:r>
        <w:rPr>
          <w:spacing w:val="29"/>
        </w:rPr>
        <w:t xml:space="preserve"> </w:t>
      </w:r>
      <w:del w:id="158" w:author="Ellison, Aaron" w:date="2017-01-18T19:55:00Z">
        <w:r w:rsidDel="00443641">
          <w:delText>rarely</w:delText>
        </w:r>
        <w:r w:rsidDel="00443641">
          <w:rPr>
            <w:spacing w:val="45"/>
          </w:rPr>
          <w:delText xml:space="preserve"> </w:delText>
        </w:r>
      </w:del>
      <w:r>
        <w:t>analyzed</w:t>
      </w:r>
      <w:r w:rsidR="00F9389F">
        <w:t xml:space="preserve"> </w:t>
      </w:r>
      <w:r>
        <w:rPr>
          <w:w w:val="102"/>
        </w:rPr>
        <w:t>ex</w:t>
      </w:r>
      <w:r>
        <w:rPr>
          <w:w w:val="106"/>
        </w:rPr>
        <w:t>pl</w:t>
      </w:r>
      <w:r>
        <w:rPr>
          <w:w w:val="99"/>
        </w:rPr>
        <w:t>ici</w:t>
      </w:r>
      <w:r>
        <w:rPr>
          <w:w w:val="139"/>
        </w:rPr>
        <w:t>t</w:t>
      </w:r>
      <w:r>
        <w:rPr>
          <w:w w:val="99"/>
        </w:rPr>
        <w:t>l</w:t>
      </w:r>
      <w:r>
        <w:rPr>
          <w:spacing w:val="-17"/>
          <w:w w:val="105"/>
        </w:rPr>
        <w:t>y</w:t>
      </w:r>
      <w:r>
        <w:rPr>
          <w:w w:val="110"/>
        </w:rPr>
        <w:t>.</w:t>
      </w:r>
      <w:r w:rsidR="00F9389F">
        <w:t xml:space="preserve"> </w:t>
      </w:r>
      <w:r>
        <w:t>It</w:t>
      </w:r>
      <w:r>
        <w:rPr>
          <w:spacing w:val="35"/>
        </w:rPr>
        <w:t xml:space="preserve"> </w:t>
      </w:r>
      <w:r>
        <w:t>is</w:t>
      </w:r>
      <w:r>
        <w:rPr>
          <w:spacing w:val="8"/>
        </w:rPr>
        <w:t xml:space="preserve"> </w:t>
      </w:r>
      <w:r>
        <w:t>unkn</w:t>
      </w:r>
      <w:r>
        <w:rPr>
          <w:spacing w:val="-5"/>
        </w:rPr>
        <w:t>o</w:t>
      </w:r>
      <w:r>
        <w:t>wn</w:t>
      </w:r>
      <w:r w:rsidR="00F9389F">
        <w:t xml:space="preserve"> </w:t>
      </w:r>
      <w:r>
        <w:t>h</w:t>
      </w:r>
      <w:r>
        <w:rPr>
          <w:spacing w:val="-5"/>
        </w:rPr>
        <w:t>o</w:t>
      </w:r>
      <w:r>
        <w:t>w</w:t>
      </w:r>
      <w:r>
        <w:rPr>
          <w:spacing w:val="16"/>
        </w:rPr>
        <w:t xml:space="preserve"> </w:t>
      </w:r>
      <w:del w:id="159" w:author="Ellison, Aaron" w:date="2017-01-18T19:55:00Z">
        <w:r w:rsidDel="00443641">
          <w:rPr>
            <w:w w:val="106"/>
          </w:rPr>
          <w:delText>di</w:delText>
        </w:r>
        <w:r w:rsidDel="00443641">
          <w:rPr>
            <w:spacing w:val="-5"/>
            <w:w w:val="105"/>
          </w:rPr>
          <w:delText>v</w:delText>
        </w:r>
        <w:r w:rsidDel="00443641">
          <w:rPr>
            <w:w w:val="107"/>
          </w:rPr>
          <w:delText>er</w:delText>
        </w:r>
        <w:r w:rsidDel="00443641">
          <w:rPr>
            <w:w w:val="103"/>
          </w:rPr>
          <w:delText>ge</w:delText>
        </w:r>
        <w:r w:rsidDel="00443641">
          <w:rPr>
            <w:spacing w:val="-5"/>
            <w:w w:val="103"/>
          </w:rPr>
          <w:delText>n</w:delText>
        </w:r>
        <w:r w:rsidDel="00443641">
          <w:rPr>
            <w:w w:val="139"/>
          </w:rPr>
          <w:delText>t</w:delText>
        </w:r>
        <w:r w:rsidDel="00443641">
          <w:rPr>
            <w:spacing w:val="8"/>
          </w:rPr>
          <w:delText xml:space="preserve"> </w:delText>
        </w:r>
        <w:r w:rsidDel="00443641">
          <w:rPr>
            <w:w w:val="139"/>
          </w:rPr>
          <w:delText>t</w:delText>
        </w:r>
        <w:r w:rsidDel="00443641">
          <w:rPr>
            <w:w w:val="110"/>
          </w:rPr>
          <w:delText>h</w:delText>
        </w:r>
        <w:r w:rsidDel="00443641">
          <w:delText>es</w:delText>
        </w:r>
        <w:r w:rsidDel="00443641">
          <w:rPr>
            <w:w w:val="99"/>
          </w:rPr>
          <w:delText>e</w:delText>
        </w:r>
        <w:r w:rsidDel="00443641">
          <w:rPr>
            <w:spacing w:val="8"/>
          </w:rPr>
          <w:delText xml:space="preserve"> </w:delText>
        </w:r>
      </w:del>
      <w:r>
        <w:t>an</w:t>
      </w:r>
      <w:r>
        <w:rPr>
          <w:spacing w:val="-5"/>
        </w:rPr>
        <w:t>n</w:t>
      </w:r>
      <w:r>
        <w:t>ual,</w:t>
      </w:r>
      <w:r w:rsidR="00F9389F">
        <w:t xml:space="preserve"> </w:t>
      </w:r>
      <w:r>
        <w:t>seasonal,</w:t>
      </w:r>
      <w:r>
        <w:rPr>
          <w:spacing w:val="43"/>
        </w:rPr>
        <w:t xml:space="preserve"> </w:t>
      </w:r>
      <w:r>
        <w:t>and</w:t>
      </w:r>
      <w:r>
        <w:rPr>
          <w:spacing w:val="39"/>
        </w:rPr>
        <w:t xml:space="preserve"> </w:t>
      </w:r>
      <w:r>
        <w:t>daily</w:t>
      </w:r>
      <w:r>
        <w:rPr>
          <w:spacing w:val="32"/>
        </w:rPr>
        <w:t xml:space="preserve"> </w:t>
      </w:r>
      <w:r>
        <w:rPr>
          <w:spacing w:val="-11"/>
          <w:w w:val="105"/>
        </w:rPr>
        <w:t>v</w:t>
      </w:r>
      <w:r>
        <w:rPr>
          <w:w w:val="114"/>
        </w:rPr>
        <w:t>ar</w:t>
      </w:r>
      <w:r>
        <w:rPr>
          <w:w w:val="99"/>
        </w:rPr>
        <w:t>i</w:t>
      </w:r>
      <w:r>
        <w:rPr>
          <w:w w:val="122"/>
        </w:rPr>
        <w:t>at</w:t>
      </w:r>
      <w:r>
        <w:rPr>
          <w:w w:val="103"/>
        </w:rPr>
        <w:t>ion</w:t>
      </w:r>
      <w:r>
        <w:t xml:space="preserve">s </w:t>
      </w:r>
      <w:ins w:id="160" w:author="Ellison, Aaron" w:date="2017-01-18T19:55:00Z">
        <w:r w:rsidR="00443641">
          <w:t>seen in e</w:t>
        </w:r>
      </w:ins>
      <w:ins w:id="161" w:author="Ellison, Aaron" w:date="2017-01-18T19:56:00Z">
        <w:r w:rsidR="00443641">
          <w:t xml:space="preserve">xperimental studies differ from observed </w:t>
        </w:r>
      </w:ins>
      <w:del w:id="162" w:author="Ellison, Aaron" w:date="2017-01-18T19:56:00Z">
        <w:r w:rsidDel="00443641">
          <w:delText>m</w:delText>
        </w:r>
        <w:r w:rsidDel="00443641">
          <w:rPr>
            <w:spacing w:val="-5"/>
          </w:rPr>
          <w:delText>a</w:delText>
        </w:r>
        <w:r w:rsidDel="00443641">
          <w:delText>y</w:delText>
        </w:r>
        <w:r w:rsidDel="00443641">
          <w:rPr>
            <w:spacing w:val="47"/>
          </w:rPr>
          <w:delText xml:space="preserve"> </w:delText>
        </w:r>
        <w:r w:rsidDel="00443641">
          <w:rPr>
            <w:spacing w:val="5"/>
          </w:rPr>
          <w:delText>b</w:delText>
        </w:r>
        <w:r w:rsidDel="00443641">
          <w:delText>e</w:delText>
        </w:r>
        <w:r w:rsidDel="00443641">
          <w:rPr>
            <w:spacing w:val="31"/>
          </w:rPr>
          <w:delText xml:space="preserve"> </w:delText>
        </w:r>
        <w:r w:rsidDel="00443641">
          <w:delText>from</w:delText>
        </w:r>
        <w:r w:rsidDel="00443641">
          <w:rPr>
            <w:spacing w:val="35"/>
          </w:rPr>
          <w:delText xml:space="preserve"> </w:delText>
        </w:r>
        <w:r w:rsidDel="00443641">
          <w:delText>real</w:delText>
        </w:r>
        <w:r w:rsidDel="00443641">
          <w:rPr>
            <w:spacing w:val="42"/>
          </w:rPr>
          <w:delText xml:space="preserve"> </w:delText>
        </w:r>
        <w:r w:rsidDel="00443641">
          <w:delText>(i.e.</w:delText>
        </w:r>
        <w:r w:rsidR="00F9389F" w:rsidDel="00443641">
          <w:delText xml:space="preserve"> </w:delText>
        </w:r>
        <w:r w:rsidDel="00443641">
          <w:rPr>
            <w:w w:val="110"/>
          </w:rPr>
          <w:delText>n</w:delText>
        </w:r>
        <w:r w:rsidDel="00443641">
          <w:rPr>
            <w:w w:val="103"/>
          </w:rPr>
          <w:delText>on-</w:delText>
        </w:r>
        <w:r w:rsidDel="00443641">
          <w:rPr>
            <w:w w:val="102"/>
          </w:rPr>
          <w:delText>ex</w:delText>
        </w:r>
        <w:r w:rsidDel="00443641">
          <w:rPr>
            <w:spacing w:val="5"/>
            <w:w w:val="110"/>
          </w:rPr>
          <w:delText>p</w:delText>
        </w:r>
        <w:r w:rsidDel="00443641">
          <w:rPr>
            <w:w w:val="99"/>
          </w:rPr>
          <w:delText>e</w:delText>
        </w:r>
        <w:r w:rsidDel="00443641">
          <w:rPr>
            <w:w w:val="116"/>
          </w:rPr>
          <w:delText>r</w:delText>
        </w:r>
        <w:r w:rsidDel="00443641">
          <w:rPr>
            <w:w w:val="104"/>
          </w:rPr>
          <w:delText>im</w:delText>
        </w:r>
        <w:r w:rsidDel="00443641">
          <w:rPr>
            <w:w w:val="105"/>
          </w:rPr>
          <w:delText>e</w:delText>
        </w:r>
        <w:r w:rsidDel="00443641">
          <w:rPr>
            <w:spacing w:val="-5"/>
            <w:w w:val="105"/>
          </w:rPr>
          <w:delText>n</w:delText>
        </w:r>
        <w:r w:rsidDel="00443641">
          <w:rPr>
            <w:w w:val="139"/>
          </w:rPr>
          <w:delText>t</w:delText>
        </w:r>
        <w:r w:rsidDel="00443641">
          <w:rPr>
            <w:w w:val="110"/>
          </w:rPr>
          <w:delText>al)</w:delText>
        </w:r>
        <w:r w:rsidDel="00443641">
          <w:rPr>
            <w:spacing w:val="22"/>
          </w:rPr>
          <w:delText xml:space="preserve"> </w:delText>
        </w:r>
      </w:del>
      <w:r>
        <w:t>climate</w:t>
      </w:r>
      <w:r w:rsidR="00F9389F">
        <w:t xml:space="preserve"> </w:t>
      </w:r>
      <w:r>
        <w:rPr>
          <w:w w:val="113"/>
        </w:rPr>
        <w:t>patterns.</w:t>
      </w:r>
      <w:r>
        <w:rPr>
          <w:spacing w:val="49"/>
          <w:w w:val="113"/>
        </w:rPr>
        <w:t xml:space="preserve"> </w:t>
      </w:r>
      <w:r>
        <w:rPr>
          <w:spacing w:val="-16"/>
        </w:rPr>
        <w:t>T</w:t>
      </w:r>
      <w:r>
        <w:t>o</w:t>
      </w:r>
      <w:r>
        <w:rPr>
          <w:spacing w:val="42"/>
        </w:rPr>
        <w:t xml:space="preserve"> </w:t>
      </w:r>
      <w:r>
        <w:rPr>
          <w:spacing w:val="6"/>
          <w:w w:val="112"/>
        </w:rPr>
        <w:t>b</w:t>
      </w:r>
      <w:r>
        <w:rPr>
          <w:w w:val="112"/>
        </w:rPr>
        <w:t>etter</w:t>
      </w:r>
      <w:r>
        <w:rPr>
          <w:spacing w:val="25"/>
          <w:w w:val="112"/>
        </w:rPr>
        <w:t xml:space="preserve"> </w:t>
      </w:r>
      <w:r>
        <w:rPr>
          <w:w w:val="112"/>
        </w:rPr>
        <w:t>understand</w:t>
      </w:r>
      <w:r>
        <w:rPr>
          <w:spacing w:val="4"/>
          <w:w w:val="112"/>
        </w:rPr>
        <w:t xml:space="preserve"> </w:t>
      </w:r>
      <w:r>
        <w:rPr>
          <w:w w:val="139"/>
        </w:rPr>
        <w:t>t</w:t>
      </w:r>
      <w:r>
        <w:rPr>
          <w:w w:val="106"/>
        </w:rPr>
        <w:t>hi</w:t>
      </w:r>
      <w:r>
        <w:t>s</w:t>
      </w:r>
      <w:r>
        <w:rPr>
          <w:spacing w:val="22"/>
        </w:rPr>
        <w:t xml:space="preserve">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22"/>
        </w:rPr>
        <w:t xml:space="preserve"> </w:t>
      </w:r>
      <w:r>
        <w:rPr>
          <w:w w:val="110"/>
        </w:rPr>
        <w:t>d</w:t>
      </w:r>
      <w:r>
        <w:rPr>
          <w:w w:val="99"/>
        </w:rPr>
        <w:t>i</w:t>
      </w:r>
      <w:r>
        <w:rPr>
          <w:spacing w:val="-5"/>
          <w:w w:val="105"/>
        </w:rPr>
        <w:t>v</w:t>
      </w:r>
      <w:r>
        <w:rPr>
          <w:w w:val="99"/>
        </w:rPr>
        <w:t>e</w:t>
      </w:r>
      <w:r>
        <w:rPr>
          <w:w w:val="104"/>
        </w:rPr>
        <w:t>rge</w:t>
      </w:r>
      <w:r>
        <w:rPr>
          <w:w w:val="105"/>
        </w:rPr>
        <w:t>nc</w:t>
      </w:r>
      <w:r>
        <w:rPr>
          <w:w w:val="103"/>
        </w:rPr>
        <w:t xml:space="preserve">e, </w:t>
      </w:r>
      <w:r>
        <w:rPr>
          <w:spacing w:val="-5"/>
        </w:rPr>
        <w:t>w</w:t>
      </w:r>
      <w:r>
        <w:t>e</w:t>
      </w:r>
      <w:r>
        <w:rPr>
          <w:spacing w:val="37"/>
        </w:rPr>
        <w:t xml:space="preserve"> </w:t>
      </w:r>
      <w:r>
        <w:t>need</w:t>
      </w:r>
      <w:r w:rsidR="00F9389F">
        <w:t xml:space="preserve"> </w:t>
      </w:r>
      <w:r>
        <w:t>a</w:t>
      </w:r>
      <w:r>
        <w:rPr>
          <w:spacing w:val="50"/>
        </w:rPr>
        <w:t xml:space="preserve"> </w:t>
      </w:r>
      <w:r>
        <w:rPr>
          <w:w w:val="105"/>
        </w:rPr>
        <w:t>de</w:t>
      </w:r>
      <w:r>
        <w:rPr>
          <w:w w:val="139"/>
        </w:rPr>
        <w:t>t</w:t>
      </w:r>
      <w:r>
        <w:rPr>
          <w:w w:val="107"/>
        </w:rPr>
        <w:t>ai</w:t>
      </w:r>
      <w:r>
        <w:rPr>
          <w:w w:val="99"/>
        </w:rPr>
        <w:t>le</w:t>
      </w:r>
      <w:r>
        <w:rPr>
          <w:w w:val="110"/>
        </w:rPr>
        <w:t>d</w:t>
      </w:r>
      <w:r w:rsidR="00F9389F">
        <w:t xml:space="preserve"> </w:t>
      </w:r>
      <w:r>
        <w:t>comparison</w:t>
      </w:r>
      <w:r w:rsidR="00F9389F">
        <w:t xml:space="preserve"> </w:t>
      </w:r>
      <w:r>
        <w:t>of</w:t>
      </w:r>
      <w:r>
        <w:rPr>
          <w:spacing w:val="32"/>
        </w:rPr>
        <w:t xml:space="preserve"> </w:t>
      </w:r>
      <w:r>
        <w:rPr>
          <w:w w:val="112"/>
        </w:rPr>
        <w:t>the</w:t>
      </w:r>
      <w:r>
        <w:rPr>
          <w:spacing w:val="34"/>
          <w:w w:val="112"/>
        </w:rPr>
        <w:t xml:space="preserve"> </w:t>
      </w:r>
      <w:r>
        <w:rPr>
          <w:spacing w:val="-12"/>
          <w:w w:val="112"/>
        </w:rPr>
        <w:t>v</w:t>
      </w:r>
      <w:r>
        <w:rPr>
          <w:w w:val="112"/>
        </w:rPr>
        <w:t>ariation</w:t>
      </w:r>
      <w:r>
        <w:rPr>
          <w:spacing w:val="17"/>
          <w:w w:val="112"/>
        </w:rPr>
        <w:t xml:space="preserve"> </w:t>
      </w:r>
      <w:r>
        <w:rPr>
          <w:w w:val="113"/>
        </w:rPr>
        <w:t>pr</w:t>
      </w:r>
      <w:r>
        <w:rPr>
          <w:w w:val="99"/>
        </w:rPr>
        <w:t>e</w:t>
      </w:r>
      <w:r>
        <w:rPr>
          <w:w w:val="104"/>
        </w:rPr>
        <w:t>se</w:t>
      </w:r>
      <w:r>
        <w:rPr>
          <w:spacing w:val="-5"/>
          <w:w w:val="104"/>
        </w:rPr>
        <w:t>n</w:t>
      </w:r>
      <w:r>
        <w:rPr>
          <w:w w:val="139"/>
        </w:rPr>
        <w:t>t</w:t>
      </w:r>
      <w:r w:rsidR="00F9389F">
        <w:t xml:space="preserve"> </w:t>
      </w:r>
      <w:r>
        <w:t>in</w:t>
      </w:r>
      <w:r>
        <w:rPr>
          <w:spacing w:val="48"/>
        </w:rPr>
        <w:t xml:space="preserve"> </w:t>
      </w:r>
      <w:r>
        <w:t>climate</w:t>
      </w:r>
      <w:r w:rsidR="00F9389F">
        <w:t xml:space="preserve"> </w:t>
      </w:r>
      <w:r>
        <w:rPr>
          <w:spacing w:val="-5"/>
        </w:rPr>
        <w:t>c</w:t>
      </w:r>
      <w:r>
        <w:t>hange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del w:id="163" w:author="Ellison, Aaron" w:date="2017-01-18T19:56:00Z">
        <w:r w:rsidDel="00443641">
          <w:rPr>
            <w:w w:val="112"/>
          </w:rPr>
          <w:delText>to</w:delText>
        </w:r>
        <w:r w:rsidDel="00443641">
          <w:rPr>
            <w:spacing w:val="35"/>
            <w:w w:val="112"/>
          </w:rPr>
          <w:delText xml:space="preserve"> </w:delText>
        </w:r>
      </w:del>
      <w:ins w:id="164" w:author="Ellison, Aaron" w:date="2017-01-18T19:56:00Z">
        <w:r w:rsidR="00443641">
          <w:rPr>
            <w:w w:val="112"/>
          </w:rPr>
          <w:t>with</w:t>
        </w:r>
        <w:r w:rsidR="00443641">
          <w:rPr>
            <w:spacing w:val="35"/>
            <w:w w:val="112"/>
          </w:rPr>
          <w:t xml:space="preserve"> </w:t>
        </w:r>
      </w:ins>
      <w:r>
        <w:rPr>
          <w:w w:val="112"/>
        </w:rPr>
        <w:t>obser</w:t>
      </w:r>
      <w:r>
        <w:rPr>
          <w:spacing w:val="-12"/>
          <w:w w:val="112"/>
        </w:rPr>
        <w:t>v</w:t>
      </w:r>
      <w:r>
        <w:rPr>
          <w:w w:val="112"/>
        </w:rPr>
        <w:t>ations</w:t>
      </w:r>
      <w:r>
        <w:rPr>
          <w:spacing w:val="-23"/>
          <w:w w:val="112"/>
        </w:rPr>
        <w:t xml:space="preserve"> </w:t>
      </w:r>
      <w:r>
        <w:rPr>
          <w:w w:val="99"/>
        </w:rPr>
        <w:t>i</w:t>
      </w:r>
      <w:r>
        <w:rPr>
          <w:w w:val="110"/>
        </w:rPr>
        <w:t xml:space="preserve">n </w:t>
      </w:r>
      <w:r>
        <w:rPr>
          <w:w w:val="106"/>
        </w:rPr>
        <w:t>non-ex</w:t>
      </w:r>
      <w:r>
        <w:rPr>
          <w:spacing w:val="5"/>
          <w:w w:val="106"/>
        </w:rPr>
        <w:t>p</w:t>
      </w:r>
      <w:r>
        <w:rPr>
          <w:w w:val="106"/>
        </w:rPr>
        <w:t>erime</w:t>
      </w:r>
      <w:r>
        <w:rPr>
          <w:spacing w:val="-5"/>
          <w:w w:val="106"/>
        </w:rPr>
        <w:t>n</w:t>
      </w:r>
      <w:r>
        <w:rPr>
          <w:w w:val="106"/>
        </w:rPr>
        <w:t>tal</w:t>
      </w:r>
      <w:r>
        <w:rPr>
          <w:spacing w:val="21"/>
          <w:w w:val="106"/>
        </w:rPr>
        <w:t xml:space="preserve"> </w:t>
      </w:r>
      <w:r>
        <w:rPr>
          <w:w w:val="106"/>
        </w:rPr>
        <w:t>s</w:t>
      </w:r>
      <w:r>
        <w:rPr>
          <w:w w:val="115"/>
        </w:rPr>
        <w:t>et</w:t>
      </w:r>
      <w:r>
        <w:rPr>
          <w:w w:val="139"/>
        </w:rPr>
        <w:t>t</w:t>
      </w:r>
      <w:r>
        <w:rPr>
          <w:w w:val="99"/>
        </w:rPr>
        <w:t>i</w:t>
      </w:r>
      <w:r>
        <w:rPr>
          <w:w w:val="103"/>
        </w:rPr>
        <w:t>ngs</w:t>
      </w:r>
      <w:del w:id="165" w:author="Ellison, Aaron" w:date="2017-01-18T19:56:00Z">
        <w:r w:rsidDel="00443641">
          <w:rPr>
            <w:w w:val="110"/>
          </w:rPr>
          <w:delText>,</w:delText>
        </w:r>
        <w:r w:rsidDel="00443641">
          <w:rPr>
            <w:spacing w:val="16"/>
          </w:rPr>
          <w:delText xml:space="preserve"> </w:delText>
        </w:r>
        <w:r w:rsidDel="00443641">
          <w:delText>as</w:delText>
        </w:r>
        <w:r w:rsidDel="00443641">
          <w:rPr>
            <w:spacing w:val="28"/>
          </w:rPr>
          <w:delText xml:space="preserve"> </w:delText>
        </w:r>
        <w:r w:rsidDel="00443641">
          <w:rPr>
            <w:spacing w:val="-5"/>
          </w:rPr>
          <w:delText>w</w:delText>
        </w:r>
        <w:r w:rsidDel="00443641">
          <w:delText>ell</w:delText>
        </w:r>
        <w:r w:rsidDel="00443641">
          <w:rPr>
            <w:spacing w:val="13"/>
          </w:rPr>
          <w:delText xml:space="preserve"> </w:delText>
        </w:r>
        <w:r w:rsidDel="00443641">
          <w:delText>as</w:delText>
        </w:r>
        <w:r w:rsidDel="00443641">
          <w:rPr>
            <w:spacing w:val="28"/>
          </w:rPr>
          <w:delText xml:space="preserve"> </w:delText>
        </w:r>
        <w:r w:rsidDel="00443641">
          <w:delText>to</w:delText>
        </w:r>
        <w:r w:rsidDel="00443641">
          <w:rPr>
            <w:spacing w:val="37"/>
          </w:rPr>
          <w:delText xml:space="preserve"> </w:delText>
        </w:r>
        <w:r w:rsidDel="00443641">
          <w:delText>pr</w:delText>
        </w:r>
        <w:r w:rsidDel="00443641">
          <w:rPr>
            <w:spacing w:val="11"/>
          </w:rPr>
          <w:delText>o</w:delText>
        </w:r>
        <w:r w:rsidDel="00443641">
          <w:delText>jected</w:delText>
        </w:r>
        <w:r w:rsidR="00F9389F" w:rsidDel="00443641">
          <w:delText xml:space="preserve"> </w:delText>
        </w:r>
        <w:r w:rsidDel="00443641">
          <w:delText>future</w:delText>
        </w:r>
        <w:r w:rsidR="00F9389F" w:rsidDel="00443641">
          <w:delText xml:space="preserve"> </w:delText>
        </w:r>
        <w:r w:rsidDel="00443641">
          <w:rPr>
            <w:spacing w:val="-5"/>
          </w:rPr>
          <w:delText>c</w:delText>
        </w:r>
        <w:r w:rsidDel="00443641">
          <w:delText>hanges</w:delText>
        </w:r>
        <w:r w:rsidDel="00443641">
          <w:rPr>
            <w:spacing w:val="47"/>
          </w:rPr>
          <w:delText xml:space="preserve"> </w:delText>
        </w:r>
        <w:r w:rsidDel="00443641">
          <w:delText>gi</w:delText>
        </w:r>
        <w:r w:rsidDel="00443641">
          <w:rPr>
            <w:spacing w:val="-5"/>
          </w:rPr>
          <w:delText>v</w:delText>
        </w:r>
        <w:r w:rsidDel="00443641">
          <w:delText>en</w:delText>
        </w:r>
        <w:r w:rsidDel="00443641">
          <w:rPr>
            <w:spacing w:val="29"/>
          </w:rPr>
          <w:delText xml:space="preserve"> </w:delText>
        </w:r>
        <w:r w:rsidDel="00443641">
          <w:rPr>
            <w:w w:val="102"/>
          </w:rPr>
          <w:delText>ex</w:delText>
        </w:r>
        <w:r w:rsidDel="00443641">
          <w:rPr>
            <w:spacing w:val="5"/>
            <w:w w:val="110"/>
          </w:rPr>
          <w:delText>p</w:delText>
        </w:r>
        <w:r w:rsidDel="00443641">
          <w:rPr>
            <w:w w:val="99"/>
          </w:rPr>
          <w:delText>ec</w:delText>
        </w:r>
        <w:r w:rsidDel="00443641">
          <w:rPr>
            <w:w w:val="139"/>
          </w:rPr>
          <w:delText>t</w:delText>
        </w:r>
        <w:r w:rsidDel="00443641">
          <w:rPr>
            <w:w w:val="105"/>
          </w:rPr>
          <w:delText>ed</w:delText>
        </w:r>
        <w:r w:rsidDel="00443641">
          <w:rPr>
            <w:spacing w:val="16"/>
          </w:rPr>
          <w:delText xml:space="preserve"> </w:delText>
        </w:r>
        <w:r w:rsidDel="00443641">
          <w:delText>greenhouse</w:delText>
        </w:r>
        <w:r w:rsidR="00F9389F" w:rsidDel="00443641">
          <w:delText xml:space="preserve"> </w:delText>
        </w:r>
        <w:r w:rsidDel="00443641">
          <w:delText>gas</w:delText>
        </w:r>
        <w:r w:rsidDel="00443641">
          <w:rPr>
            <w:spacing w:val="27"/>
          </w:rPr>
          <w:delText xml:space="preserve"> </w:delText>
        </w:r>
        <w:r w:rsidDel="00443641">
          <w:rPr>
            <w:w w:val="99"/>
          </w:rPr>
          <w:delText>e</w:delText>
        </w:r>
        <w:r w:rsidDel="00443641">
          <w:rPr>
            <w:w w:val="104"/>
          </w:rPr>
          <w:delText>mi</w:delText>
        </w:r>
        <w:r w:rsidDel="00443641">
          <w:delText>ssi</w:delText>
        </w:r>
        <w:r w:rsidDel="00443641">
          <w:rPr>
            <w:w w:val="105"/>
          </w:rPr>
          <w:delText>on</w:delText>
        </w:r>
        <w:r w:rsidDel="00443641">
          <w:rPr>
            <w:w w:val="104"/>
          </w:rPr>
          <w:delText>s</w:delText>
        </w:r>
      </w:del>
      <w:r>
        <w:rPr>
          <w:w w:val="104"/>
        </w:rPr>
        <w:t>.</w:t>
      </w:r>
    </w:p>
    <w:p w14:paraId="38BDFE47" w14:textId="77777777" w:rsidR="005B53EE" w:rsidRDefault="005B53EE" w:rsidP="00F9389F">
      <w:pPr>
        <w:spacing w:line="200" w:lineRule="exact"/>
      </w:pPr>
    </w:p>
    <w:p w14:paraId="6BD0BEFC" w14:textId="77777777" w:rsidR="005B53EE" w:rsidRDefault="005B53EE" w:rsidP="00F9389F">
      <w:pPr>
        <w:spacing w:line="200" w:lineRule="exact"/>
      </w:pPr>
    </w:p>
    <w:p w14:paraId="423BB78B" w14:textId="77777777" w:rsidR="005B53EE" w:rsidRDefault="005B53EE" w:rsidP="00F9389F">
      <w:pPr>
        <w:spacing w:before="18" w:line="240" w:lineRule="exact"/>
        <w:rPr>
          <w:sz w:val="24"/>
          <w:szCs w:val="24"/>
        </w:rPr>
      </w:pPr>
    </w:p>
    <w:p w14:paraId="07FD1BDA" w14:textId="77777777" w:rsidR="005B53EE" w:rsidRDefault="00F5753A" w:rsidP="00F9389F">
      <w:pPr>
        <w:spacing w:before="15"/>
        <w:ind w:left="117" w:right="6525"/>
        <w:rPr>
          <w:sz w:val="24"/>
          <w:szCs w:val="24"/>
        </w:rPr>
      </w:pPr>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z w:val="24"/>
          <w:szCs w:val="24"/>
        </w:rPr>
        <w:t>in</w:t>
      </w:r>
      <w:r w:rsidR="00F9389F">
        <w:rPr>
          <w:sz w:val="24"/>
          <w:szCs w:val="24"/>
        </w:rPr>
        <w:t xml:space="preserve"> </w:t>
      </w:r>
      <w:r>
        <w:rPr>
          <w:w w:val="113"/>
          <w:sz w:val="24"/>
          <w:szCs w:val="24"/>
        </w:rPr>
        <w:t>s</w:t>
      </w:r>
      <w:r>
        <w:rPr>
          <w:w w:val="123"/>
          <w:sz w:val="24"/>
          <w:szCs w:val="24"/>
        </w:rPr>
        <w:t>pa</w:t>
      </w:r>
      <w:r>
        <w:rPr>
          <w:w w:val="113"/>
          <w:sz w:val="24"/>
          <w:szCs w:val="24"/>
        </w:rPr>
        <w:t>ce</w:t>
      </w:r>
    </w:p>
    <w:p w14:paraId="14223132" w14:textId="77777777" w:rsidR="005B53EE" w:rsidRDefault="005B53EE" w:rsidP="00F9389F">
      <w:pPr>
        <w:spacing w:before="12" w:line="260" w:lineRule="exact"/>
        <w:rPr>
          <w:sz w:val="26"/>
          <w:szCs w:val="26"/>
        </w:rPr>
      </w:pPr>
    </w:p>
    <w:p w14:paraId="7EC60B13" w14:textId="6FF871FC" w:rsidR="005B53EE" w:rsidRDefault="00F214CB" w:rsidP="00F9389F">
      <w:pPr>
        <w:spacing w:line="249" w:lineRule="auto"/>
        <w:ind w:left="117" w:right="83"/>
      </w:pPr>
      <w:ins w:id="166" w:author="Ellison, Aaron" w:date="2017-01-18T20:02:00Z">
        <w:r>
          <w:rPr>
            <w:w w:val="108"/>
          </w:rPr>
          <w:t>Presumabl</w:t>
        </w:r>
        <w:r>
          <w:rPr>
            <w:spacing w:val="-17"/>
            <w:w w:val="108"/>
          </w:rPr>
          <w:t>y</w:t>
        </w:r>
        <w:r>
          <w:rPr>
            <w:w w:val="108"/>
          </w:rPr>
          <w:t>,</w:t>
        </w:r>
        <w:r>
          <w:rPr>
            <w:spacing w:val="16"/>
            <w:w w:val="108"/>
          </w:rPr>
          <w:t xml:space="preserve"> </w:t>
        </w:r>
        <w:r>
          <w:rPr>
            <w:w w:val="139"/>
          </w:rPr>
          <w:t>t</w:t>
        </w:r>
        <w:r>
          <w:rPr>
            <w:w w:val="110"/>
          </w:rPr>
          <w:t>h</w:t>
        </w:r>
        <w:r>
          <w:rPr>
            <w:w w:val="107"/>
          </w:rPr>
          <w:t>er</w:t>
        </w:r>
        <w:r>
          <w:rPr>
            <w:w w:val="99"/>
          </w:rPr>
          <w:t>e</w:t>
        </w:r>
        <w:r>
          <w:rPr>
            <w:spacing w:val="12"/>
            <w:w w:val="99"/>
          </w:rPr>
          <w:t xml:space="preserve"> </w:t>
        </w:r>
        <w:r>
          <w:t>will</w:t>
        </w:r>
        <w:r>
          <w:rPr>
            <w:spacing w:val="9"/>
          </w:rPr>
          <w:t xml:space="preserve"> </w:t>
        </w:r>
        <w:r>
          <w:rPr>
            <w:spacing w:val="5"/>
          </w:rPr>
          <w:t>b</w:t>
        </w:r>
        <w:r>
          <w:t>e</w:t>
        </w:r>
        <w:r>
          <w:rPr>
            <w:spacing w:val="21"/>
          </w:rPr>
          <w:t xml:space="preserve"> </w:t>
        </w:r>
        <w:r>
          <w:t xml:space="preserve">spatial </w:t>
        </w:r>
        <w:r>
          <w:rPr>
            <w:spacing w:val="-12"/>
            <w:w w:val="109"/>
          </w:rPr>
          <w:t>v</w:t>
        </w:r>
        <w:r>
          <w:rPr>
            <w:w w:val="109"/>
          </w:rPr>
          <w:t>ariation</w:t>
        </w:r>
        <w:r>
          <w:rPr>
            <w:spacing w:val="10"/>
            <w:w w:val="109"/>
          </w:rPr>
          <w:t xml:space="preserve"> </w:t>
        </w:r>
        <w:r>
          <w:t>in</w:t>
        </w:r>
        <w:r>
          <w:rPr>
            <w:spacing w:val="21"/>
          </w:rPr>
          <w:t xml:space="preserve"> </w:t>
        </w:r>
        <w:r>
          <w:rPr>
            <w:w w:val="91"/>
          </w:rPr>
          <w:t>f</w:t>
        </w:r>
        <w:r>
          <w:rPr>
            <w:w w:val="110"/>
          </w:rPr>
          <w:t>u</w:t>
        </w:r>
        <w:r>
          <w:rPr>
            <w:w w:val="139"/>
          </w:rPr>
          <w:t>t</w:t>
        </w:r>
        <w:r>
          <w:rPr>
            <w:w w:val="113"/>
          </w:rPr>
          <w:t>ur</w:t>
        </w:r>
        <w:r>
          <w:rPr>
            <w:w w:val="99"/>
          </w:rPr>
          <w:t>e</w:t>
        </w:r>
        <w:r>
          <w:rPr>
            <w:spacing w:val="12"/>
            <w:w w:val="99"/>
          </w:rPr>
          <w:t xml:space="preserve"> </w:t>
        </w:r>
        <w:r>
          <w:t xml:space="preserve">climate </w:t>
        </w:r>
        <w:r>
          <w:rPr>
            <w:spacing w:val="-5"/>
          </w:rPr>
          <w:t>c</w:t>
        </w:r>
        <w:r>
          <w:t>hange</w:t>
        </w:r>
        <w:r>
          <w:rPr>
            <w:spacing w:val="40"/>
          </w:rPr>
          <w:t xml:space="preserve"> </w:t>
        </w:r>
        <w:r>
          <w:t>effects,</w:t>
        </w:r>
        <w:r>
          <w:rPr>
            <w:spacing w:val="21"/>
          </w:rPr>
          <w:t xml:space="preserve"> </w:t>
        </w:r>
        <w:r>
          <w:t>gi</w:t>
        </w:r>
        <w:r>
          <w:rPr>
            <w:spacing w:val="-5"/>
          </w:rPr>
          <w:t>v</w:t>
        </w:r>
        <w:r>
          <w:t>en</w:t>
        </w:r>
        <w:r>
          <w:rPr>
            <w:spacing w:val="24"/>
          </w:rPr>
          <w:t xml:space="preserve"> </w:t>
        </w:r>
        <w:r>
          <w:rPr>
            <w:w w:val="121"/>
          </w:rPr>
          <w:t>that</w:t>
        </w:r>
        <w:r>
          <w:rPr>
            <w:spacing w:val="2"/>
            <w:w w:val="121"/>
          </w:rPr>
          <w:t xml:space="preserve"> </w:t>
        </w:r>
        <w:r>
          <w:rPr>
            <w:spacing w:val="-5"/>
          </w:rPr>
          <w:t>w</w:t>
        </w:r>
        <w:r>
          <w:t xml:space="preserve">arming </w:t>
        </w:r>
        <w:r>
          <w:rPr>
            <w:w w:val="113"/>
          </w:rPr>
          <w:t>to</w:t>
        </w:r>
        <w:r>
          <w:rPr>
            <w:spacing w:val="6"/>
            <w:w w:val="113"/>
          </w:rPr>
          <w:t xml:space="preserve"> </w:t>
        </w:r>
        <w:r>
          <w:t xml:space="preserve">date </w:t>
        </w:r>
        <w:r>
          <w:rPr>
            <w:w w:val="110"/>
          </w:rPr>
          <w:t>h</w:t>
        </w:r>
        <w:r>
          <w:rPr>
            <w:w w:val="107"/>
          </w:rPr>
          <w:t xml:space="preserve">as </w:t>
        </w:r>
        <w:r>
          <w:rPr>
            <w:spacing w:val="-11"/>
          </w:rPr>
          <w:t>v</w:t>
        </w:r>
        <w:r>
          <w:t>aried spatially (St</w:t>
        </w:r>
        <w:r>
          <w:rPr>
            <w:spacing w:val="6"/>
          </w:rPr>
          <w:t>o</w:t>
        </w:r>
        <w:r>
          <w:rPr>
            <w:spacing w:val="-5"/>
          </w:rPr>
          <w:t>ck</w:t>
        </w:r>
        <w:r>
          <w:t>er et</w:t>
        </w:r>
        <w:r>
          <w:rPr>
            <w:spacing w:val="33"/>
          </w:rPr>
          <w:t xml:space="preserve"> </w:t>
        </w:r>
        <w:r>
          <w:t>al.,</w:t>
        </w:r>
        <w:r>
          <w:rPr>
            <w:spacing w:val="38"/>
          </w:rPr>
          <w:t xml:space="preserve"> </w:t>
        </w:r>
        <w:r>
          <w:t xml:space="preserve">2013). Accurate </w:t>
        </w:r>
        <w:r>
          <w:rPr>
            <w:w w:val="109"/>
          </w:rPr>
          <w:t>extra</w:t>
        </w:r>
        <w:r>
          <w:rPr>
            <w:spacing w:val="5"/>
            <w:w w:val="109"/>
          </w:rPr>
          <w:t>p</w:t>
        </w:r>
        <w:r>
          <w:rPr>
            <w:w w:val="109"/>
          </w:rPr>
          <w:t>olation</w:t>
        </w:r>
        <w:r>
          <w:rPr>
            <w:spacing w:val="13"/>
            <w:w w:val="109"/>
          </w:rPr>
          <w:t xml:space="preserve"> </w:t>
        </w:r>
        <w:r>
          <w:t>of</w:t>
        </w:r>
        <w:r>
          <w:rPr>
            <w:spacing w:val="8"/>
          </w:rPr>
          <w:t xml:space="preserve"> </w:t>
        </w:r>
        <w:r>
          <w:t xml:space="preserve">climate </w:t>
        </w:r>
        <w:r>
          <w:rPr>
            <w:spacing w:val="-5"/>
          </w:rPr>
          <w:t>c</w:t>
        </w:r>
        <w:r>
          <w:t>hange</w:t>
        </w:r>
        <w:r>
          <w:rPr>
            <w:spacing w:val="4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5"/>
          </w:rPr>
          <w:t xml:space="preserve"> </w:t>
        </w:r>
        <w:r>
          <w:t>m</w:t>
        </w:r>
        <w:r>
          <w:rPr>
            <w:spacing w:val="-5"/>
          </w:rPr>
          <w:t>a</w:t>
        </w:r>
        <w:r>
          <w:t>y</w:t>
        </w:r>
        <w:r>
          <w:rPr>
            <w:spacing w:val="39"/>
          </w:rPr>
          <w:t xml:space="preserve"> </w:t>
        </w:r>
        <w:r>
          <w:t>de</w:t>
        </w:r>
        <w:r>
          <w:rPr>
            <w:spacing w:val="5"/>
          </w:rPr>
          <w:t>p</w:t>
        </w:r>
        <w:r>
          <w:t>end on</w:t>
        </w:r>
        <w:r>
          <w:rPr>
            <w:spacing w:val="21"/>
          </w:rPr>
          <w:t xml:space="preserve"> </w:t>
        </w:r>
        <w:r>
          <w:t>the</w:t>
        </w:r>
        <w:r>
          <w:rPr>
            <w:spacing w:val="43"/>
          </w:rPr>
          <w:t xml:space="preserve"> </w:t>
        </w:r>
        <w:r>
          <w:rPr>
            <w:w w:val="99"/>
          </w:rPr>
          <w:t>e</w:t>
        </w:r>
        <w:r>
          <w:rPr>
            <w:w w:val="105"/>
          </w:rPr>
          <w:t>x</w:t>
        </w:r>
        <w:r>
          <w:rPr>
            <w:w w:val="115"/>
          </w:rPr>
          <w:t>te</w:t>
        </w:r>
        <w:r>
          <w:rPr>
            <w:spacing w:val="-5"/>
            <w:w w:val="110"/>
          </w:rPr>
          <w:t>n</w:t>
        </w:r>
        <w:r>
          <w:rPr>
            <w:w w:val="139"/>
          </w:rPr>
          <w:t>t</w:t>
        </w:r>
        <w:r>
          <w:rPr>
            <w:spacing w:val="12"/>
            <w:w w:val="139"/>
          </w:rPr>
          <w:t xml:space="preserve"> </w:t>
        </w:r>
        <w:r>
          <w:rPr>
            <w:w w:val="113"/>
          </w:rPr>
          <w:t>to</w:t>
        </w:r>
        <w:r>
          <w:rPr>
            <w:spacing w:val="6"/>
            <w:w w:val="113"/>
          </w:rPr>
          <w:t xml:space="preserve"> </w:t>
        </w:r>
        <w:r>
          <w:t>whi</w:t>
        </w:r>
        <w:r>
          <w:rPr>
            <w:spacing w:val="-5"/>
          </w:rPr>
          <w:t>c</w:t>
        </w:r>
        <w:r>
          <w:t>h</w:t>
        </w:r>
        <w:r>
          <w:rPr>
            <w:spacing w:val="30"/>
          </w:rPr>
          <w:t xml:space="preserve"> </w:t>
        </w:r>
        <w:r>
          <w:rPr>
            <w:w w:val="102"/>
          </w:rPr>
          <w:t>ex</w:t>
        </w:r>
        <w:r>
          <w:rPr>
            <w:spacing w:val="5"/>
            <w:w w:val="110"/>
          </w:rPr>
          <w:t>p</w:t>
        </w:r>
        <w:r>
          <w:rPr>
            <w:w w:val="99"/>
          </w:rPr>
          <w:t>e</w:t>
        </w:r>
        <w:r>
          <w:rPr>
            <w:w w:val="109"/>
          </w:rPr>
          <w:t>ri</w:t>
        </w:r>
        <w:r>
          <w:rPr>
            <w:w w:val="106"/>
          </w:rPr>
          <w:t>m</w:t>
        </w:r>
        <w:r>
          <w:rPr>
            <w:w w:val="105"/>
          </w:rPr>
          <w:t>e</w:t>
        </w:r>
        <w:r>
          <w:rPr>
            <w:spacing w:val="-5"/>
            <w:w w:val="105"/>
          </w:rPr>
          <w:t>n</w:t>
        </w:r>
        <w:r>
          <w:rPr>
            <w:w w:val="139"/>
          </w:rPr>
          <w:t>t</w:t>
        </w:r>
        <w:r>
          <w:t>s</w:t>
        </w:r>
        <w:r>
          <w:rPr>
            <w:spacing w:val="12"/>
          </w:rPr>
          <w:t xml:space="preserve"> </w:t>
        </w:r>
        <w:r>
          <w:t>encompass a</w:t>
        </w:r>
        <w:r>
          <w:rPr>
            <w:spacing w:val="23"/>
          </w:rPr>
          <w:t xml:space="preserve"> </w:t>
        </w:r>
        <w:r>
          <w:rPr>
            <w:w w:val="107"/>
          </w:rPr>
          <w:t>re</w:t>
        </w:r>
        <w:r>
          <w:rPr>
            <w:w w:val="113"/>
          </w:rPr>
          <w:t>pr</w:t>
        </w:r>
        <w:r>
          <w:rPr>
            <w:w w:val="99"/>
          </w:rPr>
          <w:t>e</w:t>
        </w:r>
        <w:r>
          <w:rPr>
            <w:w w:val="104"/>
          </w:rPr>
          <w:t>se</w:t>
        </w:r>
        <w:r>
          <w:rPr>
            <w:spacing w:val="-5"/>
            <w:w w:val="104"/>
          </w:rPr>
          <w:t>n</w:t>
        </w:r>
        <w:r>
          <w:rPr>
            <w:w w:val="139"/>
          </w:rPr>
          <w:t>t</w:t>
        </w:r>
        <w:r>
          <w:rPr>
            <w:w w:val="122"/>
          </w:rPr>
          <w:t>at</w:t>
        </w:r>
        <w:r>
          <w:rPr>
            <w:w w:val="99"/>
          </w:rPr>
          <w:t>i</w:t>
        </w:r>
        <w:r>
          <w:rPr>
            <w:spacing w:val="-5"/>
            <w:w w:val="105"/>
          </w:rPr>
          <w:t>v</w:t>
        </w:r>
        <w:r>
          <w:rPr>
            <w:w w:val="99"/>
          </w:rPr>
          <w:t>e</w:t>
        </w:r>
        <w:r>
          <w:rPr>
            <w:spacing w:val="11"/>
            <w:w w:val="99"/>
          </w:rPr>
          <w:t xml:space="preserve"> </w:t>
        </w:r>
        <w:r>
          <w:rPr>
            <w:w w:val="107"/>
          </w:rPr>
          <w:t>amou</w:t>
        </w:r>
        <w:r>
          <w:rPr>
            <w:spacing w:val="-5"/>
            <w:w w:val="110"/>
          </w:rPr>
          <w:t>n</w:t>
        </w:r>
        <w:r>
          <w:rPr>
            <w:w w:val="139"/>
          </w:rPr>
          <w:t>t</w:t>
        </w:r>
        <w:r>
          <w:rPr>
            <w:spacing w:val="12"/>
            <w:w w:val="139"/>
          </w:rPr>
          <w:t xml:space="preserve"> </w:t>
        </w:r>
        <w:r>
          <w:t>of</w:t>
        </w:r>
        <w:r>
          <w:rPr>
            <w:spacing w:val="6"/>
          </w:rPr>
          <w:t xml:space="preserve"> </w:t>
        </w:r>
        <w:r>
          <w:rPr>
            <w:w w:val="99"/>
          </w:rPr>
          <w:t>e</w:t>
        </w:r>
        <w:r>
          <w:rPr>
            <w:w w:val="105"/>
          </w:rPr>
          <w:t>x</w:t>
        </w:r>
        <w:r>
          <w:t>is</w:t>
        </w:r>
        <w:r>
          <w:rPr>
            <w:w w:val="139"/>
          </w:rPr>
          <w:t>t</w:t>
        </w:r>
        <w:r>
          <w:rPr>
            <w:w w:val="99"/>
          </w:rPr>
          <w:t>i</w:t>
        </w:r>
        <w:r>
          <w:rPr>
            <w:w w:val="105"/>
          </w:rPr>
          <w:t>ng</w:t>
        </w:r>
        <w:r>
          <w:rPr>
            <w:spacing w:val="12"/>
            <w:w w:val="105"/>
          </w:rPr>
          <w:t xml:space="preserve"> </w:t>
        </w:r>
        <w:r>
          <w:rPr>
            <w:w w:val="113"/>
          </w:rPr>
          <w:t>natural</w:t>
        </w:r>
        <w:r>
          <w:rPr>
            <w:spacing w:val="7"/>
            <w:w w:val="113"/>
          </w:rPr>
          <w:t xml:space="preserve"> </w:t>
        </w:r>
        <w:r>
          <w:rPr>
            <w:spacing w:val="-11"/>
            <w:w w:val="105"/>
          </w:rPr>
          <w:t>v</w:t>
        </w:r>
        <w:r>
          <w:rPr>
            <w:w w:val="114"/>
          </w:rPr>
          <w:t>ar</w:t>
        </w:r>
        <w:r>
          <w:rPr>
            <w:w w:val="99"/>
          </w:rPr>
          <w:t>i</w:t>
        </w:r>
        <w:r>
          <w:rPr>
            <w:w w:val="122"/>
          </w:rPr>
          <w:t>at</w:t>
        </w:r>
        <w:r>
          <w:rPr>
            <w:w w:val="99"/>
          </w:rPr>
          <w:t>i</w:t>
        </w:r>
        <w:r>
          <w:rPr>
            <w:w w:val="105"/>
          </w:rPr>
          <w:t xml:space="preserve">on </w:t>
        </w:r>
        <w:r>
          <w:t xml:space="preserve">(e.g., </w:t>
        </w:r>
        <w:r>
          <w:rPr>
            <w:w w:val="109"/>
          </w:rPr>
          <w:t>grad</w:t>
        </w:r>
        <w:r>
          <w:rPr>
            <w:w w:val="99"/>
          </w:rPr>
          <w:t>i</w:t>
        </w:r>
        <w:r>
          <w:rPr>
            <w:w w:val="105"/>
          </w:rPr>
          <w:t>e</w:t>
        </w:r>
        <w:r>
          <w:rPr>
            <w:spacing w:val="-5"/>
            <w:w w:val="105"/>
          </w:rPr>
          <w:t>n</w:t>
        </w:r>
        <w:r>
          <w:rPr>
            <w:w w:val="139"/>
          </w:rPr>
          <w:t>t</w:t>
        </w:r>
        <w:r>
          <w:t>s</w:t>
        </w:r>
        <w:r>
          <w:rPr>
            <w:spacing w:val="32"/>
          </w:rPr>
          <w:t xml:space="preserve"> </w:t>
        </w:r>
        <w:r>
          <w:t>in</w:t>
        </w:r>
        <w:r>
          <w:rPr>
            <w:spacing w:val="41"/>
          </w:rPr>
          <w:t xml:space="preserve"> </w:t>
        </w:r>
        <w:r>
          <w:t>slo</w:t>
        </w:r>
        <w:r>
          <w:rPr>
            <w:spacing w:val="5"/>
          </w:rPr>
          <w:t>p</w:t>
        </w:r>
        <w:r>
          <w:t>e</w:t>
        </w:r>
        <w:r>
          <w:rPr>
            <w:spacing w:val="40"/>
          </w:rPr>
          <w:t xml:space="preserve"> </w:t>
        </w:r>
        <w:r>
          <w:t>and as</w:t>
        </w:r>
        <w:r>
          <w:rPr>
            <w:spacing w:val="5"/>
          </w:rPr>
          <w:t>p</w:t>
        </w:r>
        <w:r>
          <w:t xml:space="preserve">ect) </w:t>
        </w:r>
        <w:r>
          <w:rPr>
            <w:w w:val="110"/>
          </w:rPr>
          <w:t>p</w:t>
        </w:r>
        <w:r>
          <w:rPr>
            <w:w w:val="107"/>
          </w:rPr>
          <w:t>re</w:t>
        </w:r>
        <w:r>
          <w:t>se</w:t>
        </w:r>
        <w:r>
          <w:rPr>
            <w:spacing w:val="-5"/>
            <w:w w:val="110"/>
          </w:rPr>
          <w:t>n</w:t>
        </w:r>
        <w:r>
          <w:rPr>
            <w:w w:val="139"/>
          </w:rPr>
          <w:t>t</w:t>
        </w:r>
        <w:r>
          <w:rPr>
            <w:spacing w:val="32"/>
            <w:w w:val="139"/>
          </w:rPr>
          <w:t xml:space="preserve"> </w:t>
        </w:r>
        <w:r>
          <w:t xml:space="preserve">at </w:t>
        </w:r>
        <w:r>
          <w:rPr>
            <w:w w:val="112"/>
          </w:rPr>
          <w:t>the</w:t>
        </w:r>
        <w:r>
          <w:rPr>
            <w:spacing w:val="28"/>
            <w:w w:val="112"/>
          </w:rPr>
          <w:t xml:space="preserve"> </w:t>
        </w:r>
        <w:r>
          <w:t>scale</w:t>
        </w:r>
        <w:r>
          <w:rPr>
            <w:spacing w:val="41"/>
          </w:rPr>
          <w:t xml:space="preserve"> </w:t>
        </w:r>
        <w:r>
          <w:t>at whi</w:t>
        </w:r>
        <w:r>
          <w:rPr>
            <w:spacing w:val="-5"/>
          </w:rPr>
          <w:t>c</w:t>
        </w:r>
        <w:r>
          <w:t xml:space="preserve">h </w:t>
        </w:r>
        <w:r>
          <w:rPr>
            <w:w w:val="112"/>
          </w:rPr>
          <w:t>the</w:t>
        </w:r>
        <w:r>
          <w:rPr>
            <w:spacing w:val="27"/>
            <w:w w:val="112"/>
          </w:rPr>
          <w:t xml:space="preserve"> </w:t>
        </w:r>
        <w:r>
          <w:rPr>
            <w:w w:val="102"/>
          </w:rPr>
          <w:t>ex</w:t>
        </w:r>
        <w:r>
          <w:rPr>
            <w:w w:val="139"/>
          </w:rPr>
          <w:t>t</w:t>
        </w:r>
        <w:r>
          <w:rPr>
            <w:w w:val="116"/>
          </w:rPr>
          <w:t>r</w:t>
        </w:r>
        <w:r>
          <w:rPr>
            <w:w w:val="111"/>
          </w:rPr>
          <w:t>a</w:t>
        </w:r>
        <w:r>
          <w:rPr>
            <w:spacing w:val="5"/>
            <w:w w:val="111"/>
          </w:rPr>
          <w:t>p</w:t>
        </w:r>
        <w:r>
          <w:rPr>
            <w:w w:val="99"/>
          </w:rPr>
          <w:t>ol</w:t>
        </w:r>
        <w:r>
          <w:rPr>
            <w:w w:val="122"/>
          </w:rPr>
          <w:t>at</w:t>
        </w:r>
        <w:r>
          <w:rPr>
            <w:w w:val="99"/>
          </w:rPr>
          <w:t>i</w:t>
        </w:r>
        <w:r>
          <w:rPr>
            <w:w w:val="105"/>
          </w:rPr>
          <w:t>on</w:t>
        </w:r>
        <w:r>
          <w:rPr>
            <w:spacing w:val="32"/>
            <w:w w:val="105"/>
          </w:rPr>
          <w:t xml:space="preserve"> </w:t>
        </w:r>
        <w:r>
          <w:t>is</w:t>
        </w:r>
        <w:r>
          <w:rPr>
            <w:spacing w:val="31"/>
          </w:rPr>
          <w:t xml:space="preserve"> </w:t>
        </w:r>
        <w:r>
          <w:rPr>
            <w:spacing w:val="5"/>
          </w:rPr>
          <w:t>b</w:t>
        </w:r>
        <w:r>
          <w:t>eing</w:t>
        </w:r>
        <w:r>
          <w:rPr>
            <w:spacing w:val="49"/>
          </w:rPr>
          <w:t xml:space="preserve"> </w:t>
        </w:r>
        <w:r>
          <w:t xml:space="preserve">made. </w:t>
        </w:r>
      </w:ins>
      <w:del w:id="167" w:author="Ellison, Aaron" w:date="2017-01-18T19:56:00Z">
        <w:r w:rsidR="00F5753A" w:rsidDel="00443641">
          <w:delText>In</w:delText>
        </w:r>
        <w:r w:rsidR="00F5753A" w:rsidDel="00443641">
          <w:rPr>
            <w:spacing w:val="27"/>
          </w:rPr>
          <w:delText xml:space="preserve"> </w:delText>
        </w:r>
        <w:r w:rsidR="00F5753A" w:rsidDel="00443641">
          <w:rPr>
            <w:w w:val="111"/>
          </w:rPr>
          <w:delText>ad</w:delText>
        </w:r>
        <w:r w:rsidR="00F5753A" w:rsidDel="00443641">
          <w:rPr>
            <w:w w:val="106"/>
          </w:rPr>
          <w:delText>di</w:delText>
        </w:r>
        <w:r w:rsidR="00F5753A" w:rsidDel="00443641">
          <w:rPr>
            <w:w w:val="139"/>
          </w:rPr>
          <w:delText>t</w:delText>
        </w:r>
        <w:r w:rsidR="00F5753A" w:rsidDel="00443641">
          <w:rPr>
            <w:w w:val="99"/>
          </w:rPr>
          <w:delText>i</w:delText>
        </w:r>
        <w:r w:rsidR="00F5753A" w:rsidDel="00443641">
          <w:rPr>
            <w:w w:val="105"/>
          </w:rPr>
          <w:delText>on</w:delText>
        </w:r>
        <w:r w:rsidR="00F5753A" w:rsidDel="00443641">
          <w:rPr>
            <w:spacing w:val="12"/>
            <w:w w:val="105"/>
          </w:rPr>
          <w:delText xml:space="preserve"> </w:delText>
        </w:r>
        <w:r w:rsidR="00F5753A" w:rsidDel="00443641">
          <w:rPr>
            <w:w w:val="113"/>
          </w:rPr>
          <w:delText>to</w:delText>
        </w:r>
        <w:r w:rsidR="00F5753A" w:rsidDel="00443641">
          <w:rPr>
            <w:spacing w:val="6"/>
            <w:w w:val="113"/>
          </w:rPr>
          <w:delText xml:space="preserve"> </w:delText>
        </w:r>
        <w:r w:rsidR="00F5753A" w:rsidDel="00443641">
          <w:rPr>
            <w:w w:val="139"/>
          </w:rPr>
          <w:delText>t</w:delText>
        </w:r>
        <w:r w:rsidR="00F5753A" w:rsidDel="00443641">
          <w:rPr>
            <w:w w:val="104"/>
          </w:rPr>
          <w:delText>em</w:delText>
        </w:r>
        <w:r w:rsidR="00F5753A" w:rsidDel="00443641">
          <w:rPr>
            <w:spacing w:val="5"/>
            <w:w w:val="110"/>
          </w:rPr>
          <w:delText>p</w:delText>
        </w:r>
        <w:r w:rsidR="00F5753A" w:rsidDel="00443641">
          <w:rPr>
            <w:w w:val="106"/>
          </w:rPr>
          <w:delText>or</w:delText>
        </w:r>
        <w:r w:rsidR="00F5753A" w:rsidDel="00443641">
          <w:rPr>
            <w:w w:val="107"/>
          </w:rPr>
          <w:delText>al</w:delText>
        </w:r>
        <w:r w:rsidR="00F5753A" w:rsidDel="00443641">
          <w:rPr>
            <w:spacing w:val="12"/>
            <w:w w:val="107"/>
          </w:rPr>
          <w:delText xml:space="preserve"> </w:delText>
        </w:r>
        <w:r w:rsidR="00F5753A" w:rsidDel="00443641">
          <w:rPr>
            <w:spacing w:val="-12"/>
            <w:w w:val="109"/>
          </w:rPr>
          <w:delText>v</w:delText>
        </w:r>
        <w:r w:rsidR="00F5753A" w:rsidDel="00443641">
          <w:rPr>
            <w:w w:val="109"/>
          </w:rPr>
          <w:delText>ariation,</w:delText>
        </w:r>
        <w:r w:rsidR="00F5753A" w:rsidDel="00443641">
          <w:rPr>
            <w:spacing w:val="12"/>
            <w:w w:val="109"/>
          </w:rPr>
          <w:delText xml:space="preserve"> </w:delText>
        </w:r>
        <w:r w:rsidR="00F5753A" w:rsidDel="00443641">
          <w:rPr>
            <w:w w:val="139"/>
          </w:rPr>
          <w:delText>t</w:delText>
        </w:r>
        <w:r w:rsidR="00F5753A" w:rsidDel="00443641">
          <w:rPr>
            <w:w w:val="110"/>
          </w:rPr>
          <w:delText>h</w:delText>
        </w:r>
        <w:r w:rsidR="00F5753A" w:rsidDel="00443641">
          <w:rPr>
            <w:w w:val="107"/>
          </w:rPr>
          <w:delText>er</w:delText>
        </w:r>
        <w:r w:rsidR="00F5753A" w:rsidDel="00443641">
          <w:rPr>
            <w:w w:val="99"/>
          </w:rPr>
          <w:delText>e</w:delText>
        </w:r>
        <w:r w:rsidR="00F5753A" w:rsidDel="00443641">
          <w:rPr>
            <w:spacing w:val="12"/>
            <w:w w:val="99"/>
          </w:rPr>
          <w:delText xml:space="preserve"> </w:delText>
        </w:r>
        <w:r w:rsidR="00F5753A" w:rsidDel="00443641">
          <w:delText>can</w:delText>
        </w:r>
        <w:r w:rsidR="00F5753A" w:rsidDel="00443641">
          <w:rPr>
            <w:spacing w:val="31"/>
          </w:rPr>
          <w:delText xml:space="preserve"> </w:delText>
        </w:r>
        <w:r w:rsidR="00F5753A" w:rsidDel="00443641">
          <w:rPr>
            <w:spacing w:val="5"/>
          </w:rPr>
          <w:delText>b</w:delText>
        </w:r>
        <w:r w:rsidR="00F5753A" w:rsidDel="00443641">
          <w:delText>e</w:delText>
        </w:r>
        <w:r w:rsidR="00F5753A" w:rsidDel="00443641">
          <w:rPr>
            <w:spacing w:val="21"/>
          </w:rPr>
          <w:delText xml:space="preserve"> </w:delText>
        </w:r>
        <w:r w:rsidR="00F5753A" w:rsidDel="00443641">
          <w:delText>s</w:delText>
        </w:r>
      </w:del>
      <w:ins w:id="168" w:author="Ellison, Aaron" w:date="2017-01-18T19:56:00Z">
        <w:r w:rsidR="00443641">
          <w:t>S</w:t>
        </w:r>
      </w:ins>
      <w:r w:rsidR="00F5753A">
        <w:t>patial</w:t>
      </w:r>
      <w:r w:rsidR="00F9389F">
        <w:t xml:space="preserve"> </w:t>
      </w:r>
      <w:r w:rsidR="00F5753A">
        <w:rPr>
          <w:spacing w:val="-12"/>
          <w:w w:val="109"/>
        </w:rPr>
        <w:t>v</w:t>
      </w:r>
      <w:r w:rsidR="00F5753A">
        <w:rPr>
          <w:w w:val="109"/>
        </w:rPr>
        <w:t>ariation</w:t>
      </w:r>
      <w:r w:rsidR="00F5753A">
        <w:rPr>
          <w:spacing w:val="10"/>
          <w:w w:val="109"/>
        </w:rPr>
        <w:t xml:space="preserve"> </w:t>
      </w:r>
      <w:r w:rsidR="00F5753A">
        <w:t>in</w:t>
      </w:r>
      <w:r w:rsidR="00F5753A">
        <w:rPr>
          <w:spacing w:val="22"/>
        </w:rPr>
        <w:t xml:space="preserve"> </w:t>
      </w:r>
      <w:r w:rsidR="00F5753A">
        <w:rPr>
          <w:w w:val="99"/>
        </w:rPr>
        <w:t>e</w:t>
      </w:r>
      <w:r w:rsidR="00F5753A">
        <w:rPr>
          <w:w w:val="105"/>
        </w:rPr>
        <w:t>x</w:t>
      </w:r>
      <w:r w:rsidR="00F5753A">
        <w:rPr>
          <w:spacing w:val="5"/>
          <w:w w:val="110"/>
        </w:rPr>
        <w:t>p</w:t>
      </w:r>
      <w:r w:rsidR="00F5753A">
        <w:rPr>
          <w:w w:val="99"/>
        </w:rPr>
        <w:t>e</w:t>
      </w:r>
      <w:r w:rsidR="00F5753A">
        <w:rPr>
          <w:w w:val="109"/>
        </w:rPr>
        <w:t>ri</w:t>
      </w:r>
      <w:r w:rsidR="00F5753A">
        <w:rPr>
          <w:w w:val="104"/>
        </w:rPr>
        <w:t>me</w:t>
      </w:r>
      <w:r w:rsidR="00F5753A">
        <w:rPr>
          <w:spacing w:val="-5"/>
          <w:w w:val="110"/>
        </w:rPr>
        <w:t>n</w:t>
      </w:r>
      <w:r w:rsidR="00F5753A">
        <w:rPr>
          <w:w w:val="139"/>
        </w:rPr>
        <w:t>t</w:t>
      </w:r>
      <w:r w:rsidR="00F5753A">
        <w:rPr>
          <w:w w:val="107"/>
        </w:rPr>
        <w:t>al</w:t>
      </w:r>
      <w:r w:rsidR="00F5753A">
        <w:rPr>
          <w:spacing w:val="12"/>
          <w:w w:val="107"/>
        </w:rPr>
        <w:t xml:space="preserve"> </w:t>
      </w:r>
      <w:r w:rsidR="00F5753A">
        <w:rPr>
          <w:spacing w:val="-6"/>
        </w:rPr>
        <w:t>w</w:t>
      </w:r>
      <w:r w:rsidR="00F5753A">
        <w:t>arming</w:t>
      </w:r>
      <w:r w:rsidR="00F9389F">
        <w:t xml:space="preserve"> </w:t>
      </w:r>
      <w:r w:rsidR="00F5753A">
        <w:t>effects</w:t>
      </w:r>
      <w:ins w:id="169" w:author="Ellison, Aaron" w:date="2017-01-18T19:57:00Z">
        <w:r w:rsidR="00443641">
          <w:t xml:space="preserve"> and the absence of a direct space-for-time substitution adds complexity to forecasts</w:t>
        </w:r>
      </w:ins>
      <w:del w:id="170" w:author="Ellison, Aaron" w:date="2017-01-18T19:57:00Z">
        <w:r w:rsidR="00F5753A" w:rsidDel="00443641">
          <w:delText>,</w:delText>
        </w:r>
        <w:r w:rsidR="00F5753A" w:rsidDel="00443641">
          <w:rPr>
            <w:spacing w:val="21"/>
          </w:rPr>
          <w:delText xml:space="preserve"> </w:delText>
        </w:r>
        <w:r w:rsidR="00F5753A" w:rsidDel="00443641">
          <w:delText>su</w:delText>
        </w:r>
        <w:r w:rsidR="00F5753A" w:rsidDel="00443641">
          <w:rPr>
            <w:spacing w:val="-5"/>
          </w:rPr>
          <w:delText>c</w:delText>
        </w:r>
        <w:r w:rsidR="00F5753A" w:rsidDel="00443641">
          <w:delText>h</w:delText>
        </w:r>
        <w:r w:rsidR="00F5753A" w:rsidDel="00443641">
          <w:rPr>
            <w:spacing w:val="32"/>
          </w:rPr>
          <w:delText xml:space="preserve"> </w:delText>
        </w:r>
        <w:r w:rsidR="00F5753A" w:rsidDel="00443641">
          <w:rPr>
            <w:w w:val="139"/>
          </w:rPr>
          <w:delText>t</w:delText>
        </w:r>
        <w:r w:rsidR="00F5753A" w:rsidDel="00443641">
          <w:rPr>
            <w:w w:val="110"/>
          </w:rPr>
          <w:delText>h</w:delText>
        </w:r>
        <w:r w:rsidR="00F5753A" w:rsidDel="00443641">
          <w:rPr>
            <w:w w:val="122"/>
          </w:rPr>
          <w:delText xml:space="preserve">at </w:delText>
        </w:r>
        <w:r w:rsidR="00F5753A" w:rsidDel="00443641">
          <w:rPr>
            <w:w w:val="102"/>
          </w:rPr>
          <w:delText>ex</w:delText>
        </w:r>
        <w:r w:rsidR="00F5753A" w:rsidDel="00443641">
          <w:rPr>
            <w:w w:val="139"/>
          </w:rPr>
          <w:delText>t</w:delText>
        </w:r>
        <w:r w:rsidR="00F5753A" w:rsidDel="00443641">
          <w:rPr>
            <w:w w:val="116"/>
          </w:rPr>
          <w:delText>r</w:delText>
        </w:r>
        <w:r w:rsidR="00F5753A" w:rsidDel="00443641">
          <w:rPr>
            <w:w w:val="111"/>
          </w:rPr>
          <w:delText>a</w:delText>
        </w:r>
        <w:r w:rsidR="00F5753A" w:rsidDel="00443641">
          <w:rPr>
            <w:spacing w:val="5"/>
            <w:w w:val="111"/>
          </w:rPr>
          <w:delText>p</w:delText>
        </w:r>
        <w:r w:rsidR="00F5753A" w:rsidDel="00443641">
          <w:rPr>
            <w:w w:val="99"/>
          </w:rPr>
          <w:delText>ol</w:delText>
        </w:r>
        <w:r w:rsidR="00F5753A" w:rsidDel="00443641">
          <w:rPr>
            <w:w w:val="122"/>
          </w:rPr>
          <w:delText>at</w:delText>
        </w:r>
        <w:r w:rsidR="00F5753A" w:rsidDel="00443641">
          <w:rPr>
            <w:w w:val="99"/>
          </w:rPr>
          <w:delText>i</w:delText>
        </w:r>
        <w:r w:rsidR="00F5753A" w:rsidDel="00443641">
          <w:rPr>
            <w:w w:val="105"/>
          </w:rPr>
          <w:delText>on</w:delText>
        </w:r>
        <w:r w:rsidR="00F5753A" w:rsidDel="00443641">
          <w:rPr>
            <w:spacing w:val="39"/>
            <w:w w:val="105"/>
          </w:rPr>
          <w:delText xml:space="preserve"> </w:delText>
        </w:r>
        <w:r w:rsidR="00F5753A" w:rsidDel="00443641">
          <w:delText>of</w:delText>
        </w:r>
        <w:r w:rsidR="00F5753A" w:rsidDel="00443641">
          <w:rPr>
            <w:spacing w:val="33"/>
          </w:rPr>
          <w:delText xml:space="preserve"> </w:delText>
        </w:r>
        <w:r w:rsidR="00F5753A" w:rsidDel="00443641">
          <w:rPr>
            <w:w w:val="107"/>
          </w:rPr>
          <w:delText>ex</w:delText>
        </w:r>
        <w:r w:rsidR="00F5753A" w:rsidDel="00443641">
          <w:rPr>
            <w:spacing w:val="5"/>
            <w:w w:val="107"/>
          </w:rPr>
          <w:delText>p</w:delText>
        </w:r>
        <w:r w:rsidR="00F5753A" w:rsidDel="00443641">
          <w:rPr>
            <w:w w:val="107"/>
          </w:rPr>
          <w:delText>erime</w:delText>
        </w:r>
        <w:r w:rsidR="00F5753A" w:rsidDel="00443641">
          <w:rPr>
            <w:spacing w:val="-5"/>
            <w:w w:val="107"/>
          </w:rPr>
          <w:delText>n</w:delText>
        </w:r>
        <w:r w:rsidR="00F5753A" w:rsidDel="00443641">
          <w:rPr>
            <w:w w:val="107"/>
          </w:rPr>
          <w:delText>tal</w:delText>
        </w:r>
        <w:r w:rsidR="00F5753A" w:rsidDel="00443641">
          <w:rPr>
            <w:spacing w:val="38"/>
            <w:w w:val="107"/>
          </w:rPr>
          <w:delText xml:space="preserve"> </w:delText>
        </w:r>
        <w:r w:rsidR="00F5753A" w:rsidDel="00443641">
          <w:rPr>
            <w:spacing w:val="-6"/>
          </w:rPr>
          <w:delText>w</w:delText>
        </w:r>
        <w:r w:rsidR="00F5753A" w:rsidDel="00443641">
          <w:delText>arming</w:delText>
        </w:r>
        <w:r w:rsidR="00F9389F" w:rsidDel="00443641">
          <w:delText xml:space="preserve"> </w:delText>
        </w:r>
        <w:r w:rsidR="00F5753A" w:rsidDel="00443641">
          <w:rPr>
            <w:w w:val="113"/>
          </w:rPr>
          <w:delText>to</w:delText>
        </w:r>
        <w:r w:rsidR="00F5753A" w:rsidDel="00443641">
          <w:rPr>
            <w:spacing w:val="33"/>
            <w:w w:val="113"/>
          </w:rPr>
          <w:delText xml:space="preserve"> </w:delText>
        </w:r>
        <w:r w:rsidR="00F5753A" w:rsidDel="00443641">
          <w:rPr>
            <w:w w:val="91"/>
          </w:rPr>
          <w:delText>f</w:delText>
        </w:r>
        <w:r w:rsidR="00F5753A" w:rsidDel="00443641">
          <w:rPr>
            <w:w w:val="106"/>
          </w:rPr>
          <w:delText>or</w:delText>
        </w:r>
        <w:r w:rsidR="00F5753A" w:rsidDel="00443641">
          <w:rPr>
            <w:w w:val="103"/>
          </w:rPr>
          <w:delText>ecas</w:delText>
        </w:r>
        <w:r w:rsidR="00F5753A" w:rsidDel="00443641">
          <w:rPr>
            <w:w w:val="139"/>
          </w:rPr>
          <w:delText>t</w:delText>
        </w:r>
        <w:r w:rsidR="00F5753A" w:rsidDel="00443641">
          <w:rPr>
            <w:spacing w:val="39"/>
            <w:w w:val="139"/>
          </w:rPr>
          <w:delText xml:space="preserve"> </w:delText>
        </w:r>
        <w:r w:rsidR="00F5753A" w:rsidDel="00443641">
          <w:delText>climate</w:delText>
        </w:r>
        <w:r w:rsidR="00F9389F" w:rsidDel="00443641">
          <w:delText xml:space="preserve"> </w:delText>
        </w:r>
        <w:r w:rsidR="00F5753A" w:rsidDel="00443641">
          <w:rPr>
            <w:spacing w:val="-5"/>
          </w:rPr>
          <w:delText>c</w:delText>
        </w:r>
        <w:r w:rsidR="00F5753A" w:rsidDel="00443641">
          <w:delText>hange</w:delText>
        </w:r>
        <w:r w:rsidR="00F9389F" w:rsidDel="00443641">
          <w:delText xml:space="preserve"> </w:delText>
        </w:r>
        <w:r w:rsidR="00F5753A" w:rsidDel="00443641">
          <w:delText>impacts</w:delText>
        </w:r>
        <w:r w:rsidR="00F9389F" w:rsidDel="00443641">
          <w:delText xml:space="preserve"> </w:delText>
        </w:r>
        <w:r w:rsidR="00F5753A" w:rsidDel="00443641">
          <w:delText>m</w:delText>
        </w:r>
        <w:r w:rsidR="00F5753A" w:rsidDel="00443641">
          <w:rPr>
            <w:spacing w:val="-5"/>
          </w:rPr>
          <w:delText>a</w:delText>
        </w:r>
        <w:r w:rsidR="00F5753A" w:rsidDel="00443641">
          <w:delText>y</w:delText>
        </w:r>
        <w:r w:rsidR="00F9389F" w:rsidDel="00443641">
          <w:delText xml:space="preserve"> </w:delText>
        </w:r>
        <w:r w:rsidR="00F5753A" w:rsidDel="00443641">
          <w:delText>not</w:delText>
        </w:r>
        <w:r w:rsidR="00F9389F" w:rsidDel="00443641">
          <w:delText xml:space="preserve"> </w:delText>
        </w:r>
        <w:r w:rsidR="00F5753A" w:rsidDel="00443641">
          <w:rPr>
            <w:spacing w:val="5"/>
          </w:rPr>
          <w:delText>b</w:delText>
        </w:r>
        <w:r w:rsidR="00F5753A" w:rsidDel="00443641">
          <w:delText>e</w:delText>
        </w:r>
        <w:r w:rsidR="00F5753A" w:rsidDel="00443641">
          <w:rPr>
            <w:spacing w:val="48"/>
          </w:rPr>
          <w:delText xml:space="preserve"> </w:delText>
        </w:r>
        <w:r w:rsidR="00F5753A" w:rsidDel="00443641">
          <w:delText>a</w:delText>
        </w:r>
        <w:r w:rsidR="00F9389F" w:rsidDel="00443641">
          <w:delText xml:space="preserve"> </w:delText>
        </w:r>
        <w:r w:rsidR="00F5753A" w:rsidDel="00443641">
          <w:rPr>
            <w:w w:val="116"/>
          </w:rPr>
          <w:delText>str</w:delText>
        </w:r>
        <w:r w:rsidR="00F5753A" w:rsidDel="00443641">
          <w:rPr>
            <w:w w:val="107"/>
          </w:rPr>
          <w:delText>ai</w:delText>
        </w:r>
        <w:r w:rsidR="00F5753A" w:rsidDel="00443641">
          <w:rPr>
            <w:w w:val="105"/>
          </w:rPr>
          <w:delText>g</w:delText>
        </w:r>
        <w:r w:rsidR="00F5753A" w:rsidDel="00443641">
          <w:rPr>
            <w:spacing w:val="-5"/>
            <w:w w:val="105"/>
          </w:rPr>
          <w:delText>h</w:delText>
        </w:r>
        <w:r w:rsidR="00F5753A" w:rsidDel="00443641">
          <w:rPr>
            <w:w w:val="139"/>
          </w:rPr>
          <w:delText>t</w:delText>
        </w:r>
        <w:r w:rsidR="00F5753A" w:rsidDel="00443641">
          <w:rPr>
            <w:w w:val="91"/>
          </w:rPr>
          <w:delText>f</w:delText>
        </w:r>
        <w:r w:rsidR="00F5753A" w:rsidDel="00443641">
          <w:rPr>
            <w:w w:val="106"/>
          </w:rPr>
          <w:delText>or</w:delText>
        </w:r>
        <w:r w:rsidR="00F5753A" w:rsidDel="00443641">
          <w:rPr>
            <w:spacing w:val="-5"/>
            <w:w w:val="99"/>
          </w:rPr>
          <w:delText>w</w:delText>
        </w:r>
        <w:r w:rsidR="00F5753A" w:rsidDel="00443641">
          <w:rPr>
            <w:w w:val="112"/>
          </w:rPr>
          <w:delText xml:space="preserve">ard </w:delText>
        </w:r>
        <w:r w:rsidR="00F5753A" w:rsidDel="00443641">
          <w:rPr>
            <w:w w:val="106"/>
          </w:rPr>
          <w:delText>sp</w:delText>
        </w:r>
        <w:r w:rsidR="00F5753A" w:rsidDel="00443641">
          <w:rPr>
            <w:w w:val="104"/>
          </w:rPr>
          <w:delText>ace</w:delText>
        </w:r>
        <w:r w:rsidR="00F5753A" w:rsidDel="00443641">
          <w:rPr>
            <w:w w:val="95"/>
          </w:rPr>
          <w:delText>-f</w:delText>
        </w:r>
        <w:r w:rsidR="00F5753A" w:rsidDel="00443641">
          <w:rPr>
            <w:w w:val="104"/>
          </w:rPr>
          <w:delText>or-</w:delText>
        </w:r>
        <w:r w:rsidR="00F5753A" w:rsidDel="00443641">
          <w:rPr>
            <w:w w:val="139"/>
          </w:rPr>
          <w:delText>t</w:delText>
        </w:r>
        <w:r w:rsidR="00F5753A" w:rsidDel="00443641">
          <w:rPr>
            <w:w w:val="104"/>
          </w:rPr>
          <w:delText>im</w:delText>
        </w:r>
        <w:r w:rsidR="00F5753A" w:rsidDel="00443641">
          <w:rPr>
            <w:w w:val="99"/>
          </w:rPr>
          <w:delText>e</w:delText>
        </w:r>
        <w:r w:rsidR="00F5753A" w:rsidDel="00443641">
          <w:rPr>
            <w:spacing w:val="-1"/>
          </w:rPr>
          <w:delText xml:space="preserve"> </w:delText>
        </w:r>
        <w:r w:rsidR="00F5753A" w:rsidDel="00443641">
          <w:delText>s</w:delText>
        </w:r>
        <w:r w:rsidR="00F5753A" w:rsidDel="00443641">
          <w:rPr>
            <w:w w:val="110"/>
          </w:rPr>
          <w:delText>ub</w:delText>
        </w:r>
        <w:r w:rsidR="00F5753A" w:rsidDel="00443641">
          <w:rPr>
            <w:w w:val="116"/>
          </w:rPr>
          <w:delText>st</w:delText>
        </w:r>
        <w:r w:rsidR="00F5753A" w:rsidDel="00443641">
          <w:rPr>
            <w:w w:val="99"/>
          </w:rPr>
          <w:delText>i</w:delText>
        </w:r>
        <w:r w:rsidR="00F5753A" w:rsidDel="00443641">
          <w:rPr>
            <w:w w:val="139"/>
          </w:rPr>
          <w:delText>t</w:delText>
        </w:r>
        <w:r w:rsidR="00F5753A" w:rsidDel="00443641">
          <w:rPr>
            <w:w w:val="110"/>
          </w:rPr>
          <w:delText>u</w:delText>
        </w:r>
        <w:r w:rsidR="00F5753A" w:rsidDel="00443641">
          <w:rPr>
            <w:w w:val="139"/>
          </w:rPr>
          <w:delText>t</w:delText>
        </w:r>
        <w:r w:rsidR="00F5753A" w:rsidDel="00443641">
          <w:rPr>
            <w:w w:val="103"/>
          </w:rPr>
          <w:delText>ion</w:delText>
        </w:r>
      </w:del>
      <w:r w:rsidR="00F5753A">
        <w:rPr>
          <w:spacing w:val="-1"/>
        </w:rPr>
        <w:t xml:space="preserve"> </w:t>
      </w:r>
      <w:r w:rsidR="00F5753A">
        <w:rPr>
          <w:w w:val="109"/>
        </w:rPr>
        <w:t>(Johnson</w:t>
      </w:r>
      <w:r w:rsidR="00F5753A">
        <w:rPr>
          <w:spacing w:val="-5"/>
          <w:w w:val="109"/>
        </w:rPr>
        <w:t xml:space="preserve"> </w:t>
      </w:r>
      <w:r w:rsidR="00F5753A">
        <w:t>&amp;</w:t>
      </w:r>
      <w:r w:rsidR="00F5753A">
        <w:rPr>
          <w:spacing w:val="-3"/>
        </w:rPr>
        <w:t xml:space="preserve"> </w:t>
      </w:r>
      <w:proofErr w:type="spellStart"/>
      <w:r w:rsidR="00F5753A">
        <w:t>Mi</w:t>
      </w:r>
      <w:r w:rsidR="00F5753A">
        <w:rPr>
          <w:spacing w:val="-5"/>
        </w:rPr>
        <w:t>y</w:t>
      </w:r>
      <w:r w:rsidR="00F5753A">
        <w:t>anishi</w:t>
      </w:r>
      <w:proofErr w:type="spellEnd"/>
      <w:r w:rsidR="00F5753A">
        <w:t>,</w:t>
      </w:r>
      <w:r w:rsidR="00F5753A">
        <w:rPr>
          <w:spacing w:val="42"/>
        </w:rPr>
        <w:t xml:space="preserve"> </w:t>
      </w:r>
      <w:r w:rsidR="00F5753A">
        <w:t>2008;</w:t>
      </w:r>
      <w:r w:rsidR="00F5753A">
        <w:rPr>
          <w:spacing w:val="-6"/>
        </w:rPr>
        <w:t xml:space="preserve"> </w:t>
      </w:r>
      <w:proofErr w:type="spellStart"/>
      <w:r w:rsidR="00F5753A">
        <w:rPr>
          <w:w w:val="108"/>
        </w:rPr>
        <w:t>J</w:t>
      </w:r>
      <w:r w:rsidR="00F5753A">
        <w:rPr>
          <w:spacing w:val="5"/>
          <w:w w:val="108"/>
        </w:rPr>
        <w:t>o</w:t>
      </w:r>
      <w:r w:rsidR="00F5753A">
        <w:rPr>
          <w:spacing w:val="-5"/>
          <w:w w:val="108"/>
        </w:rPr>
        <w:t>c</w:t>
      </w:r>
      <w:r w:rsidR="00F5753A">
        <w:rPr>
          <w:w w:val="108"/>
        </w:rPr>
        <w:t>hner</w:t>
      </w:r>
      <w:proofErr w:type="spellEnd"/>
      <w:r w:rsidR="00F5753A">
        <w:rPr>
          <w:spacing w:val="-2"/>
          <w:w w:val="108"/>
        </w:rPr>
        <w:t xml:space="preserve"> </w:t>
      </w:r>
      <w:r w:rsidR="00F5753A">
        <w:t>et</w:t>
      </w:r>
      <w:r w:rsidR="00F5753A">
        <w:rPr>
          <w:spacing w:val="18"/>
        </w:rPr>
        <w:t xml:space="preserve"> </w:t>
      </w:r>
      <w:r w:rsidR="00F5753A">
        <w:t>al.,</w:t>
      </w:r>
      <w:r w:rsidR="00F5753A">
        <w:rPr>
          <w:spacing w:val="22"/>
        </w:rPr>
        <w:t xml:space="preserve"> </w:t>
      </w:r>
      <w:r w:rsidR="00F5753A">
        <w:t>2013).</w:t>
      </w:r>
      <w:r w:rsidR="00F5753A">
        <w:rPr>
          <w:spacing w:val="43"/>
        </w:rPr>
        <w:t xml:space="preserve"> </w:t>
      </w:r>
      <w:r w:rsidR="00F5753A">
        <w:rPr>
          <w:spacing w:val="-17"/>
        </w:rPr>
        <w:t>F</w:t>
      </w:r>
      <w:r w:rsidR="00F5753A">
        <w:t>or</w:t>
      </w:r>
      <w:r w:rsidR="00F5753A">
        <w:rPr>
          <w:spacing w:val="27"/>
        </w:rPr>
        <w:t xml:space="preserve"> </w:t>
      </w:r>
      <w:r w:rsidR="00F5753A">
        <w:t>example,</w:t>
      </w:r>
      <w:r w:rsidR="00F5753A">
        <w:rPr>
          <w:spacing w:val="40"/>
        </w:rPr>
        <w:t xml:space="preserve"> </w:t>
      </w:r>
      <w:r w:rsidR="00F5753A">
        <w:t>the</w:t>
      </w:r>
      <w:r w:rsidR="00F5753A">
        <w:rPr>
          <w:spacing w:val="29"/>
        </w:rPr>
        <w:t xml:space="preserve"> </w:t>
      </w:r>
      <w:r w:rsidR="00F5753A">
        <w:t>C3E</w:t>
      </w:r>
      <w:r w:rsidR="00F5753A">
        <w:rPr>
          <w:spacing w:val="20"/>
        </w:rPr>
        <w:t xml:space="preserve"> </w:t>
      </w:r>
      <w:r w:rsidR="00F5753A">
        <w:rPr>
          <w:w w:val="117"/>
        </w:rPr>
        <w:t>dat</w:t>
      </w:r>
      <w:r w:rsidR="00F5753A">
        <w:rPr>
          <w:w w:val="111"/>
        </w:rPr>
        <w:t>ab</w:t>
      </w:r>
      <w:r w:rsidR="00F5753A">
        <w:rPr>
          <w:w w:val="104"/>
        </w:rPr>
        <w:t xml:space="preserve">ase </w:t>
      </w:r>
      <w:r w:rsidR="00F5753A">
        <w:rPr>
          <w:w w:val="103"/>
        </w:rPr>
        <w:t>co</w:t>
      </w:r>
      <w:r w:rsidR="00F5753A">
        <w:rPr>
          <w:spacing w:val="-5"/>
          <w:w w:val="103"/>
        </w:rPr>
        <w:t>n</w:t>
      </w:r>
      <w:r w:rsidR="00F5753A">
        <w:rPr>
          <w:w w:val="139"/>
        </w:rPr>
        <w:t>t</w:t>
      </w:r>
      <w:r w:rsidR="00F5753A">
        <w:rPr>
          <w:w w:val="107"/>
        </w:rPr>
        <w:t>ai</w:t>
      </w:r>
      <w:r w:rsidR="00F5753A">
        <w:rPr>
          <w:w w:val="106"/>
        </w:rPr>
        <w:t>ns</w:t>
      </w:r>
      <w:r w:rsidR="00F5753A">
        <w:rPr>
          <w:spacing w:val="23"/>
          <w:w w:val="106"/>
        </w:rPr>
        <w:t xml:space="preserve"> </w:t>
      </w:r>
      <w:r w:rsidR="00F5753A">
        <w:rPr>
          <w:w w:val="139"/>
        </w:rPr>
        <w:t>t</w:t>
      </w:r>
      <w:r w:rsidR="00F5753A">
        <w:rPr>
          <w:w w:val="113"/>
        </w:rPr>
        <w:t>hr</w:t>
      </w:r>
      <w:r w:rsidR="00F5753A">
        <w:rPr>
          <w:w w:val="99"/>
        </w:rPr>
        <w:t>ee</w:t>
      </w:r>
      <w:r w:rsidR="00F5753A">
        <w:rPr>
          <w:spacing w:val="23"/>
          <w:w w:val="99"/>
        </w:rPr>
        <w:t xml:space="preserve"> </w:t>
      </w:r>
      <w:r w:rsidR="00F5753A">
        <w:t>studies</w:t>
      </w:r>
      <w:r w:rsidR="00F9389F">
        <w:t xml:space="preserve"> </w:t>
      </w:r>
      <w:r w:rsidR="00F5753A">
        <w:rPr>
          <w:w w:val="121"/>
        </w:rPr>
        <w:t>that</w:t>
      </w:r>
      <w:r w:rsidR="00F5753A">
        <w:rPr>
          <w:spacing w:val="13"/>
          <w:w w:val="121"/>
        </w:rPr>
        <w:t xml:space="preserve"> </w:t>
      </w:r>
      <w:r w:rsidR="00F5753A">
        <w:t>used</w:t>
      </w:r>
      <w:r w:rsidR="00F5753A">
        <w:rPr>
          <w:spacing w:val="44"/>
        </w:rPr>
        <w:t xml:space="preserve"> </w:t>
      </w:r>
      <w:r w:rsidR="00F5753A">
        <w:t>bl</w:t>
      </w:r>
      <w:r w:rsidR="00F5753A">
        <w:rPr>
          <w:spacing w:val="5"/>
        </w:rPr>
        <w:t>o</w:t>
      </w:r>
      <w:r w:rsidR="00F5753A">
        <w:rPr>
          <w:spacing w:val="-5"/>
        </w:rPr>
        <w:t>ck</w:t>
      </w:r>
      <w:r w:rsidR="00F5753A">
        <w:t>ed</w:t>
      </w:r>
      <w:r w:rsidR="00F5753A">
        <w:rPr>
          <w:spacing w:val="45"/>
        </w:rPr>
        <w:t xml:space="preserve"> </w:t>
      </w:r>
      <w:r w:rsidR="00F5753A">
        <w:t>designs,</w:t>
      </w:r>
      <w:r w:rsidR="00F9389F">
        <w:t xml:space="preserve"> </w:t>
      </w:r>
      <w:r w:rsidR="00F5753A">
        <w:t>all</w:t>
      </w:r>
      <w:r w:rsidR="00F5753A">
        <w:rPr>
          <w:spacing w:val="-5"/>
        </w:rPr>
        <w:t>o</w:t>
      </w:r>
      <w:r w:rsidR="00F5753A">
        <w:t>wing</w:t>
      </w:r>
      <w:r w:rsidR="00F5753A">
        <w:rPr>
          <w:spacing w:val="39"/>
        </w:rPr>
        <w:t xml:space="preserve"> </w:t>
      </w:r>
      <w:r w:rsidR="00F5753A">
        <w:t>us</w:t>
      </w:r>
      <w:r w:rsidR="00F5753A">
        <w:rPr>
          <w:spacing w:val="33"/>
        </w:rPr>
        <w:t xml:space="preserve"> </w:t>
      </w:r>
      <w:r w:rsidR="00F5753A">
        <w:rPr>
          <w:w w:val="113"/>
        </w:rPr>
        <w:t>to</w:t>
      </w:r>
      <w:r w:rsidR="00F5753A">
        <w:rPr>
          <w:spacing w:val="17"/>
          <w:w w:val="113"/>
        </w:rPr>
        <w:t xml:space="preserve"> </w:t>
      </w:r>
      <w:r w:rsidR="00F5753A">
        <w:t>examine</w:t>
      </w:r>
      <w:r w:rsidR="00F9389F">
        <w:t xml:space="preserve"> </w:t>
      </w:r>
      <w:r w:rsidR="00F5753A">
        <w:t>spatial</w:t>
      </w:r>
      <w:r w:rsidR="00F9389F">
        <w:t xml:space="preserve"> </w:t>
      </w:r>
      <w:r w:rsidR="00F5753A">
        <w:rPr>
          <w:spacing w:val="-12"/>
          <w:w w:val="109"/>
        </w:rPr>
        <w:t>v</w:t>
      </w:r>
      <w:r w:rsidR="00F5753A">
        <w:rPr>
          <w:w w:val="109"/>
        </w:rPr>
        <w:t>ariation</w:t>
      </w:r>
      <w:r w:rsidR="00F5753A">
        <w:rPr>
          <w:spacing w:val="23"/>
          <w:w w:val="109"/>
        </w:rPr>
        <w:t xml:space="preserve"> </w:t>
      </w:r>
      <w:r w:rsidR="00F5753A">
        <w:t>in</w:t>
      </w:r>
      <w:r w:rsidR="00F5753A">
        <w:rPr>
          <w:spacing w:val="32"/>
        </w:rPr>
        <w:t xml:space="preserve"> </w:t>
      </w:r>
      <w:r w:rsidR="00F5753A">
        <w:rPr>
          <w:w w:val="112"/>
        </w:rPr>
        <w:t>the</w:t>
      </w:r>
      <w:r w:rsidR="00F5753A">
        <w:rPr>
          <w:spacing w:val="18"/>
          <w:w w:val="112"/>
        </w:rPr>
        <w:t xml:space="preserve"> </w:t>
      </w:r>
      <w:r w:rsidR="00F5753A">
        <w:rPr>
          <w:w w:val="107"/>
        </w:rPr>
        <w:t>amou</w:t>
      </w:r>
      <w:r w:rsidR="00F5753A">
        <w:rPr>
          <w:spacing w:val="-5"/>
          <w:w w:val="110"/>
        </w:rPr>
        <w:t>n</w:t>
      </w:r>
      <w:r w:rsidR="00F5753A">
        <w:rPr>
          <w:w w:val="139"/>
        </w:rPr>
        <w:t>t</w:t>
      </w:r>
      <w:r w:rsidR="00F5753A">
        <w:rPr>
          <w:spacing w:val="23"/>
          <w:w w:val="139"/>
        </w:rPr>
        <w:t xml:space="preserve"> </w:t>
      </w:r>
      <w:r w:rsidR="00F5753A">
        <w:t xml:space="preserve">of </w:t>
      </w:r>
      <w:r w:rsidR="00F5753A">
        <w:rPr>
          <w:spacing w:val="-5"/>
        </w:rPr>
        <w:t>w</w:t>
      </w:r>
      <w:r w:rsidR="00F5753A">
        <w:t>arming</w:t>
      </w:r>
      <w:r w:rsidR="00F5753A">
        <w:rPr>
          <w:spacing w:val="48"/>
        </w:rPr>
        <w:t xml:space="preserve"> </w:t>
      </w:r>
      <w:r w:rsidR="00F5753A">
        <w:t>(i.e.</w:t>
      </w:r>
      <w:ins w:id="171" w:author="Ellison, Aaron" w:date="2017-01-18T19:58:00Z">
        <w:r w:rsidR="00443641">
          <w:t>,</w:t>
        </w:r>
      </w:ins>
      <w:r w:rsidR="00F9389F">
        <w:t xml:space="preserve"> </w:t>
      </w:r>
      <w:r w:rsidR="00F5753A">
        <w:rPr>
          <w:w w:val="112"/>
        </w:rPr>
        <w:t>the</w:t>
      </w:r>
      <w:r w:rsidR="00F5753A">
        <w:rPr>
          <w:spacing w:val="6"/>
          <w:w w:val="112"/>
        </w:rPr>
        <w:t xml:space="preserve"> </w:t>
      </w:r>
      <w:r w:rsidR="00F5753A">
        <w:t>difference</w:t>
      </w:r>
      <w:r w:rsidR="00F5753A">
        <w:rPr>
          <w:spacing w:val="20"/>
        </w:rPr>
        <w:t xml:space="preserve"> </w:t>
      </w:r>
      <w:r w:rsidR="00F5753A">
        <w:rPr>
          <w:spacing w:val="5"/>
          <w:w w:val="110"/>
        </w:rPr>
        <w:t>b</w:t>
      </w:r>
      <w:r w:rsidR="00F5753A">
        <w:rPr>
          <w:w w:val="99"/>
        </w:rPr>
        <w:t>e</w:t>
      </w:r>
      <w:r w:rsidR="00F5753A">
        <w:rPr>
          <w:spacing w:val="-5"/>
          <w:w w:val="139"/>
        </w:rPr>
        <w:t>t</w:t>
      </w:r>
      <w:r w:rsidR="00F5753A">
        <w:rPr>
          <w:spacing w:val="-5"/>
          <w:w w:val="99"/>
        </w:rPr>
        <w:t>w</w:t>
      </w:r>
      <w:r w:rsidR="00F5753A">
        <w:rPr>
          <w:w w:val="99"/>
        </w:rPr>
        <w:t>ee</w:t>
      </w:r>
      <w:r w:rsidR="00F5753A">
        <w:rPr>
          <w:w w:val="110"/>
        </w:rPr>
        <w:t>n</w:t>
      </w:r>
      <w:r w:rsidR="00F5753A">
        <w:rPr>
          <w:spacing w:val="10"/>
        </w:rPr>
        <w:t xml:space="preserve"> </w:t>
      </w:r>
      <w:r w:rsidR="00F5753A">
        <w:rPr>
          <w:w w:val="114"/>
        </w:rPr>
        <w:t>treatme</w:t>
      </w:r>
      <w:r w:rsidR="00F5753A">
        <w:rPr>
          <w:spacing w:val="-6"/>
          <w:w w:val="114"/>
        </w:rPr>
        <w:t>n</w:t>
      </w:r>
      <w:r w:rsidR="00F5753A">
        <w:rPr>
          <w:w w:val="114"/>
        </w:rPr>
        <w:t>t</w:t>
      </w:r>
      <w:r w:rsidR="00F5753A">
        <w:rPr>
          <w:spacing w:val="3"/>
          <w:w w:val="114"/>
        </w:rPr>
        <w:t xml:space="preserve"> </w:t>
      </w:r>
      <w:r w:rsidR="00F5753A">
        <w:t>and</w:t>
      </w:r>
      <w:r w:rsidR="00F5753A">
        <w:rPr>
          <w:spacing w:val="42"/>
        </w:rPr>
        <w:t xml:space="preserve"> </w:t>
      </w:r>
      <w:r w:rsidR="00F5753A">
        <w:rPr>
          <w:w w:val="99"/>
        </w:rPr>
        <w:t>c</w:t>
      </w:r>
      <w:r w:rsidR="00F5753A">
        <w:rPr>
          <w:w w:val="105"/>
        </w:rPr>
        <w:t>o</w:t>
      </w:r>
      <w:r w:rsidR="00F5753A">
        <w:rPr>
          <w:spacing w:val="-5"/>
          <w:w w:val="105"/>
        </w:rPr>
        <w:t>n</w:t>
      </w:r>
      <w:r w:rsidR="00F5753A">
        <w:rPr>
          <w:w w:val="139"/>
        </w:rPr>
        <w:t>t</w:t>
      </w:r>
      <w:r w:rsidR="00F5753A">
        <w:rPr>
          <w:w w:val="116"/>
        </w:rPr>
        <w:t>r</w:t>
      </w:r>
      <w:r w:rsidR="00F5753A">
        <w:rPr>
          <w:w w:val="99"/>
        </w:rPr>
        <w:t>ol</w:t>
      </w:r>
      <w:r w:rsidR="00F5753A">
        <w:rPr>
          <w:spacing w:val="10"/>
        </w:rPr>
        <w:t xml:space="preserve"> </w:t>
      </w:r>
      <w:r w:rsidR="00F5753A">
        <w:t>plots</w:t>
      </w:r>
      <w:r w:rsidR="00F5753A">
        <w:rPr>
          <w:spacing w:val="40"/>
        </w:rPr>
        <w:t xml:space="preserve"> </w:t>
      </w:r>
      <w:r w:rsidR="00F5753A">
        <w:rPr>
          <w:w w:val="99"/>
        </w:rPr>
        <w:t>wi</w:t>
      </w:r>
      <w:r w:rsidR="00F5753A">
        <w:rPr>
          <w:w w:val="139"/>
        </w:rPr>
        <w:t>t</w:t>
      </w:r>
      <w:r w:rsidR="00F5753A">
        <w:rPr>
          <w:w w:val="106"/>
        </w:rPr>
        <w:t>hi</w:t>
      </w:r>
      <w:r w:rsidR="00F5753A">
        <w:rPr>
          <w:w w:val="110"/>
        </w:rPr>
        <w:t>n</w:t>
      </w:r>
      <w:r w:rsidR="00F5753A">
        <w:rPr>
          <w:spacing w:val="10"/>
        </w:rPr>
        <w:t xml:space="preserve"> </w:t>
      </w:r>
      <w:r w:rsidR="00F5753A">
        <w:t>a</w:t>
      </w:r>
      <w:r w:rsidR="00F5753A">
        <w:rPr>
          <w:spacing w:val="21"/>
        </w:rPr>
        <w:t xml:space="preserve"> </w:t>
      </w:r>
      <w:r w:rsidR="00F5753A">
        <w:t>bl</w:t>
      </w:r>
      <w:r w:rsidR="00F5753A">
        <w:rPr>
          <w:spacing w:val="5"/>
        </w:rPr>
        <w:t>o</w:t>
      </w:r>
      <w:r w:rsidR="00F5753A">
        <w:rPr>
          <w:spacing w:val="-5"/>
        </w:rPr>
        <w:t>c</w:t>
      </w:r>
      <w:r w:rsidR="00F5753A">
        <w:t>k).</w:t>
      </w:r>
      <w:r w:rsidR="00F9389F">
        <w:t xml:space="preserve"> </w:t>
      </w:r>
      <w:r w:rsidR="00F5753A">
        <w:rPr>
          <w:spacing w:val="-16"/>
        </w:rPr>
        <w:t>W</w:t>
      </w:r>
      <w:r w:rsidR="00F5753A">
        <w:t>e</w:t>
      </w:r>
      <w:r w:rsidR="00F5753A">
        <w:rPr>
          <w:spacing w:val="24"/>
        </w:rPr>
        <w:t xml:space="preserve"> </w:t>
      </w:r>
      <w:r w:rsidR="00F5753A">
        <w:t>found</w:t>
      </w:r>
      <w:r w:rsidR="00F5753A">
        <w:rPr>
          <w:spacing w:val="32"/>
        </w:rPr>
        <w:t xml:space="preserve"> </w:t>
      </w:r>
      <w:r w:rsidR="00F5753A">
        <w:rPr>
          <w:w w:val="116"/>
        </w:rPr>
        <w:t>that</w:t>
      </w:r>
      <w:r w:rsidR="00F5753A">
        <w:rPr>
          <w:spacing w:val="17"/>
          <w:w w:val="116"/>
        </w:rPr>
        <w:t xml:space="preserve"> </w:t>
      </w:r>
      <w:r w:rsidR="00F5753A">
        <w:rPr>
          <w:w w:val="116"/>
        </w:rPr>
        <w:t>the</w:t>
      </w:r>
      <w:r w:rsidR="00F5753A">
        <w:rPr>
          <w:spacing w:val="-6"/>
          <w:w w:val="116"/>
        </w:rPr>
        <w:t xml:space="preserve"> </w:t>
      </w:r>
      <w:r w:rsidR="00F5753A">
        <w:rPr>
          <w:w w:val="108"/>
        </w:rPr>
        <w:t>am</w:t>
      </w:r>
      <w:r w:rsidR="00F5753A">
        <w:rPr>
          <w:w w:val="106"/>
        </w:rPr>
        <w:t>ou</w:t>
      </w:r>
      <w:r w:rsidR="00F5753A">
        <w:rPr>
          <w:spacing w:val="-5"/>
          <w:w w:val="106"/>
        </w:rPr>
        <w:t>n</w:t>
      </w:r>
      <w:r w:rsidR="00F5753A">
        <w:rPr>
          <w:w w:val="139"/>
        </w:rPr>
        <w:t xml:space="preserve">t </w:t>
      </w:r>
      <w:r w:rsidR="00F5753A">
        <w:t>of</w:t>
      </w:r>
      <w:r w:rsidR="00F5753A">
        <w:rPr>
          <w:spacing w:val="-1"/>
        </w:rPr>
        <w:t xml:space="preserve"> </w:t>
      </w:r>
      <w:r w:rsidR="00F5753A">
        <w:rPr>
          <w:spacing w:val="-5"/>
        </w:rPr>
        <w:t>w</w:t>
      </w:r>
      <w:r w:rsidR="00F5753A">
        <w:t>arming</w:t>
      </w:r>
      <w:r w:rsidR="00F5753A">
        <w:rPr>
          <w:spacing w:val="44"/>
        </w:rPr>
        <w:t xml:space="preserve"> </w:t>
      </w:r>
      <w:r w:rsidR="00F5753A">
        <w:t>m</w:t>
      </w:r>
      <w:r w:rsidR="00F5753A">
        <w:rPr>
          <w:spacing w:val="-5"/>
        </w:rPr>
        <w:t>a</w:t>
      </w:r>
      <w:r w:rsidR="00F5753A">
        <w:t>y</w:t>
      </w:r>
      <w:r w:rsidR="00F5753A">
        <w:rPr>
          <w:spacing w:val="31"/>
        </w:rPr>
        <w:t xml:space="preserve"> </w:t>
      </w:r>
      <w:r w:rsidR="00F5753A">
        <w:rPr>
          <w:spacing w:val="-11"/>
        </w:rPr>
        <w:t>v</w:t>
      </w:r>
      <w:r w:rsidR="00F5753A">
        <w:t>ary</w:t>
      </w:r>
      <w:r w:rsidR="00F5753A">
        <w:rPr>
          <w:spacing w:val="38"/>
        </w:rPr>
        <w:t xml:space="preserve"> </w:t>
      </w:r>
      <w:r w:rsidR="00F5753A">
        <w:rPr>
          <w:spacing w:val="-5"/>
        </w:rPr>
        <w:t>b</w:t>
      </w:r>
      <w:r w:rsidR="00F5753A">
        <w:t>y</w:t>
      </w:r>
      <w:r w:rsidR="00F5753A">
        <w:rPr>
          <w:spacing w:val="21"/>
        </w:rPr>
        <w:t xml:space="preserve"> </w:t>
      </w:r>
      <w:r w:rsidR="00F5753A">
        <w:t>more</w:t>
      </w:r>
      <w:r w:rsidR="00F5753A">
        <w:rPr>
          <w:spacing w:val="24"/>
        </w:rPr>
        <w:t xml:space="preserve"> </w:t>
      </w:r>
      <w:r w:rsidR="00F5753A">
        <w:rPr>
          <w:w w:val="115"/>
        </w:rPr>
        <w:t xml:space="preserve">than </w:t>
      </w:r>
      <w:r w:rsidR="00F5753A">
        <w:t>one</w:t>
      </w:r>
      <w:r w:rsidR="00F5753A">
        <w:rPr>
          <w:spacing w:val="15"/>
        </w:rPr>
        <w:t xml:space="preserve"> </w:t>
      </w:r>
      <w:r w:rsidR="00F5753A">
        <w:t>degree</w:t>
      </w:r>
      <w:r w:rsidR="00F5753A">
        <w:rPr>
          <w:spacing w:val="24"/>
        </w:rPr>
        <w:t xml:space="preserve"> </w:t>
      </w:r>
      <w:r w:rsidR="00F5753A">
        <w:t>among</w:t>
      </w:r>
      <w:r w:rsidR="00F5753A">
        <w:rPr>
          <w:spacing w:val="36"/>
        </w:rPr>
        <w:t xml:space="preserve"> </w:t>
      </w:r>
      <w:r w:rsidR="00F5753A">
        <w:t>bl</w:t>
      </w:r>
      <w:r w:rsidR="00F5753A">
        <w:rPr>
          <w:spacing w:val="5"/>
        </w:rPr>
        <w:t>o</w:t>
      </w:r>
      <w:r w:rsidR="00F5753A">
        <w:rPr>
          <w:spacing w:val="-5"/>
        </w:rPr>
        <w:t>c</w:t>
      </w:r>
      <w:r w:rsidR="00F5753A">
        <w:t>ks</w:t>
      </w:r>
      <w:r w:rsidR="00F5753A">
        <w:rPr>
          <w:spacing w:val="19"/>
        </w:rPr>
        <w:t xml:space="preserve"> </w:t>
      </w:r>
      <w:r w:rsidR="00F5753A">
        <w:t>(Figure</w:t>
      </w:r>
      <w:r w:rsidR="00F9389F">
        <w:t xml:space="preserve"> </w:t>
      </w:r>
      <w:r w:rsidR="00F5753A">
        <w:t>4,</w:t>
      </w:r>
      <w:r w:rsidR="00F5753A">
        <w:rPr>
          <w:spacing w:val="12"/>
        </w:rPr>
        <w:t xml:space="preserve"> </w:t>
      </w:r>
      <w:r w:rsidR="00F5753A">
        <w:rPr>
          <w:spacing w:val="-17"/>
        </w:rPr>
        <w:t>T</w:t>
      </w:r>
      <w:r w:rsidR="00F5753A">
        <w:t>able</w:t>
      </w:r>
      <w:r w:rsidR="00F5753A">
        <w:rPr>
          <w:spacing w:val="45"/>
        </w:rPr>
        <w:t xml:space="preserve"> </w:t>
      </w:r>
      <w:r w:rsidR="00F5753A">
        <w:t>1S),</w:t>
      </w:r>
      <w:r w:rsidR="00F5753A">
        <w:rPr>
          <w:spacing w:val="19"/>
        </w:rPr>
        <w:t xml:space="preserve"> </w:t>
      </w:r>
      <w:r w:rsidR="00F5753A">
        <w:t>resulting</w:t>
      </w:r>
      <w:r w:rsidR="00F9389F">
        <w:t xml:space="preserve"> </w:t>
      </w:r>
      <w:r w:rsidR="00F5753A">
        <w:t>in</w:t>
      </w:r>
      <w:r w:rsidR="00F5753A">
        <w:rPr>
          <w:spacing w:val="15"/>
        </w:rPr>
        <w:t xml:space="preserve"> </w:t>
      </w:r>
      <w:r w:rsidR="00F5753A">
        <w:t>l</w:t>
      </w:r>
      <w:r w:rsidR="00F5753A">
        <w:rPr>
          <w:spacing w:val="-5"/>
        </w:rPr>
        <w:t>ow</w:t>
      </w:r>
      <w:r w:rsidR="00F5753A">
        <w:t>er</w:t>
      </w:r>
      <w:r w:rsidR="00F5753A">
        <w:rPr>
          <w:spacing w:val="14"/>
        </w:rPr>
        <w:t xml:space="preserve"> </w:t>
      </w:r>
      <w:r w:rsidR="00F5753A">
        <w:rPr>
          <w:spacing w:val="-5"/>
          <w:w w:val="99"/>
        </w:rPr>
        <w:t>w</w:t>
      </w:r>
      <w:r w:rsidR="00F5753A">
        <w:rPr>
          <w:w w:val="110"/>
        </w:rPr>
        <w:t>arm</w:t>
      </w:r>
      <w:r w:rsidR="00F5753A">
        <w:rPr>
          <w:w w:val="99"/>
        </w:rPr>
        <w:t>i</w:t>
      </w:r>
      <w:r w:rsidR="00F5753A">
        <w:rPr>
          <w:w w:val="105"/>
        </w:rPr>
        <w:t xml:space="preserve">ng </w:t>
      </w:r>
      <w:r w:rsidR="00F5753A">
        <w:rPr>
          <w:w w:val="116"/>
        </w:rPr>
        <w:t>treatme</w:t>
      </w:r>
      <w:r w:rsidR="00F5753A">
        <w:rPr>
          <w:spacing w:val="-6"/>
          <w:w w:val="116"/>
        </w:rPr>
        <w:t>n</w:t>
      </w:r>
      <w:r w:rsidR="00F5753A">
        <w:rPr>
          <w:w w:val="116"/>
        </w:rPr>
        <w:t>ts</w:t>
      </w:r>
      <w:r w:rsidR="00F5753A">
        <w:rPr>
          <w:spacing w:val="-25"/>
          <w:w w:val="116"/>
        </w:rPr>
        <w:t xml:space="preserve"> </w:t>
      </w:r>
      <w:del w:id="172" w:author="Ellison, Aaron" w:date="2017-01-18T19:58:00Z">
        <w:r w:rsidR="00F5753A" w:rsidDel="00443641">
          <w:rPr>
            <w:w w:val="116"/>
          </w:rPr>
          <w:delText>that</w:delText>
        </w:r>
        <w:r w:rsidR="00F5753A" w:rsidDel="00443641">
          <w:rPr>
            <w:spacing w:val="16"/>
            <w:w w:val="116"/>
          </w:rPr>
          <w:delText xml:space="preserve"> </w:delText>
        </w:r>
        <w:r w:rsidR="00F5753A" w:rsidDel="00443641">
          <w:rPr>
            <w:spacing w:val="-11"/>
          </w:rPr>
          <w:delText>v</w:delText>
        </w:r>
        <w:r w:rsidR="00F5753A" w:rsidDel="00443641">
          <w:delText>aried</w:delText>
        </w:r>
        <w:r w:rsidR="00F5753A" w:rsidDel="00443641">
          <w:rPr>
            <w:spacing w:val="44"/>
          </w:rPr>
          <w:delText xml:space="preserve"> </w:delText>
        </w:r>
        <w:r w:rsidR="00F5753A" w:rsidDel="00443641">
          <w:rPr>
            <w:w w:val="107"/>
          </w:rPr>
          <w:delText>al</w:delText>
        </w:r>
        <w:r w:rsidR="00F5753A" w:rsidDel="00443641">
          <w:rPr>
            <w:w w:val="103"/>
          </w:rPr>
          <w:delText>mos</w:delText>
        </w:r>
        <w:r w:rsidR="00F5753A" w:rsidDel="00443641">
          <w:rPr>
            <w:w w:val="139"/>
          </w:rPr>
          <w:delText>t</w:delText>
        </w:r>
      </w:del>
      <w:ins w:id="173" w:author="Ellison, Aaron" w:date="2017-01-18T19:58:00Z">
        <w:r w:rsidR="00443641">
          <w:rPr>
            <w:w w:val="116"/>
          </w:rPr>
          <w:t>differing by up to</w:t>
        </w:r>
      </w:ins>
      <w:r w:rsidR="00F5753A">
        <w:rPr>
          <w:spacing w:val="9"/>
        </w:rPr>
        <w:t xml:space="preserve"> </w:t>
      </w:r>
      <w:r w:rsidR="00F5753A">
        <w:t>100%</w:t>
      </w:r>
      <w:r w:rsidR="00F5753A">
        <w:rPr>
          <w:spacing w:val="4"/>
        </w:rPr>
        <w:t xml:space="preserve"> </w:t>
      </w:r>
      <w:r w:rsidR="00F5753A">
        <w:t>of</w:t>
      </w:r>
      <w:r w:rsidR="00F5753A">
        <w:rPr>
          <w:spacing w:val="2"/>
        </w:rPr>
        <w:t xml:space="preserve"> </w:t>
      </w:r>
      <w:r w:rsidR="00F5753A">
        <w:rPr>
          <w:w w:val="139"/>
        </w:rPr>
        <w:t>t</w:t>
      </w:r>
      <w:r w:rsidR="00F5753A">
        <w:rPr>
          <w:w w:val="105"/>
        </w:rPr>
        <w:t>he</w:t>
      </w:r>
      <w:r w:rsidR="00F5753A">
        <w:rPr>
          <w:w w:val="109"/>
        </w:rPr>
        <w:t>ir</w:t>
      </w:r>
      <w:r w:rsidR="00F5753A">
        <w:rPr>
          <w:spacing w:val="9"/>
        </w:rPr>
        <w:t xml:space="preserve"> </w:t>
      </w:r>
      <w:r w:rsidR="00F5753A">
        <w:rPr>
          <w:w w:val="113"/>
        </w:rPr>
        <w:t>target</w:t>
      </w:r>
      <w:r w:rsidR="00F5753A">
        <w:rPr>
          <w:spacing w:val="6"/>
          <w:w w:val="113"/>
        </w:rPr>
        <w:t xml:space="preserve"> </w:t>
      </w:r>
      <w:r w:rsidR="00F5753A">
        <w:rPr>
          <w:w w:val="139"/>
        </w:rPr>
        <w:t>t</w:t>
      </w:r>
      <w:r w:rsidR="00F5753A">
        <w:rPr>
          <w:w w:val="104"/>
        </w:rPr>
        <w:t>em</w:t>
      </w:r>
      <w:r w:rsidR="00F5753A">
        <w:rPr>
          <w:spacing w:val="5"/>
          <w:w w:val="110"/>
        </w:rPr>
        <w:t>p</w:t>
      </w:r>
      <w:r w:rsidR="00F5753A">
        <w:rPr>
          <w:w w:val="99"/>
        </w:rPr>
        <w:t>e</w:t>
      </w:r>
      <w:r w:rsidR="00F5753A">
        <w:rPr>
          <w:w w:val="121"/>
        </w:rPr>
        <w:t>rat</w:t>
      </w:r>
      <w:r w:rsidR="00F5753A">
        <w:rPr>
          <w:w w:val="110"/>
        </w:rPr>
        <w:t>u</w:t>
      </w:r>
      <w:r w:rsidR="00F5753A">
        <w:rPr>
          <w:w w:val="116"/>
        </w:rPr>
        <w:t>r</w:t>
      </w:r>
      <w:r w:rsidR="00F5753A">
        <w:rPr>
          <w:w w:val="99"/>
        </w:rPr>
        <w:t>e</w:t>
      </w:r>
      <w:r w:rsidR="00F5753A">
        <w:rPr>
          <w:spacing w:val="9"/>
        </w:rPr>
        <w:t xml:space="preserve"> </w:t>
      </w:r>
      <w:r w:rsidR="00F5753A">
        <w:t>and</w:t>
      </w:r>
      <w:r w:rsidR="00F5753A">
        <w:rPr>
          <w:spacing w:val="40"/>
        </w:rPr>
        <w:t xml:space="preserve"> </w:t>
      </w:r>
      <w:r w:rsidR="00F5753A">
        <w:t>higher</w:t>
      </w:r>
      <w:r w:rsidR="00F5753A">
        <w:rPr>
          <w:spacing w:val="38"/>
        </w:rPr>
        <w:t xml:space="preserve"> </w:t>
      </w:r>
      <w:r w:rsidR="00F5753A">
        <w:rPr>
          <w:spacing w:val="-5"/>
        </w:rPr>
        <w:t>w</w:t>
      </w:r>
      <w:r w:rsidR="00F5753A">
        <w:t>arming</w:t>
      </w:r>
      <w:r w:rsidR="00F5753A">
        <w:rPr>
          <w:spacing w:val="48"/>
        </w:rPr>
        <w:t xml:space="preserve"> </w:t>
      </w:r>
      <w:r w:rsidR="00F5753A">
        <w:rPr>
          <w:w w:val="112"/>
        </w:rPr>
        <w:t>treatme</w:t>
      </w:r>
      <w:r w:rsidR="00F5753A">
        <w:rPr>
          <w:spacing w:val="-6"/>
          <w:w w:val="112"/>
        </w:rPr>
        <w:t>n</w:t>
      </w:r>
      <w:r w:rsidR="00F5753A">
        <w:rPr>
          <w:w w:val="112"/>
        </w:rPr>
        <w:t>ts</w:t>
      </w:r>
      <w:r w:rsidR="00F5753A">
        <w:rPr>
          <w:spacing w:val="10"/>
          <w:w w:val="112"/>
        </w:rPr>
        <w:t xml:space="preserve"> </w:t>
      </w:r>
      <w:del w:id="174" w:author="Ellison, Aaron" w:date="2017-01-18T19:59:00Z">
        <w:r w:rsidR="00F5753A" w:rsidDel="00443641">
          <w:rPr>
            <w:spacing w:val="-11"/>
          </w:rPr>
          <w:delText>v</w:delText>
        </w:r>
        <w:r w:rsidR="00F5753A" w:rsidDel="00443641">
          <w:delText>arying</w:delText>
        </w:r>
        <w:r w:rsidR="00F5753A" w:rsidDel="00443641">
          <w:rPr>
            <w:spacing w:val="49"/>
          </w:rPr>
          <w:delText xml:space="preserve"> </w:delText>
        </w:r>
      </w:del>
      <w:ins w:id="175" w:author="Ellison, Aaron" w:date="2017-01-18T19:59:00Z">
        <w:r w:rsidR="00443641">
          <w:rPr>
            <w:spacing w:val="-11"/>
          </w:rPr>
          <w:t xml:space="preserve">differing by </w:t>
        </w:r>
        <w:r w:rsidR="00443641">
          <w:rPr>
            <w:spacing w:val="49"/>
          </w:rPr>
          <w:t xml:space="preserve"> </w:t>
        </w:r>
      </w:ins>
      <w:r w:rsidR="00F5753A">
        <w:t>20%</w:t>
      </w:r>
      <w:ins w:id="176" w:author="Ellison, Aaron" w:date="2017-01-18T19:59:00Z">
        <w:r w:rsidR="00443641">
          <w:t>.</w:t>
        </w:r>
      </w:ins>
    </w:p>
    <w:p w14:paraId="0EA3D5C9" w14:textId="77777777" w:rsidR="005B53EE" w:rsidRDefault="005B53EE" w:rsidP="00F9389F">
      <w:pPr>
        <w:spacing w:before="4" w:line="140" w:lineRule="exact"/>
        <w:rPr>
          <w:sz w:val="14"/>
          <w:szCs w:val="14"/>
        </w:rPr>
      </w:pPr>
    </w:p>
    <w:p w14:paraId="3E4D397D" w14:textId="1C0EFD55" w:rsidR="005B53EE" w:rsidDel="00F214CB" w:rsidRDefault="00F5753A" w:rsidP="00F9389F">
      <w:pPr>
        <w:spacing w:line="249" w:lineRule="auto"/>
        <w:ind w:left="117" w:right="83"/>
        <w:rPr>
          <w:del w:id="177" w:author="Ellison, Aaron" w:date="2017-01-18T20:00:00Z"/>
        </w:rPr>
      </w:pPr>
      <w:r>
        <w:t>There</w:t>
      </w:r>
      <w:r w:rsidR="00F9389F">
        <w:t xml:space="preserve"> </w:t>
      </w:r>
      <w:r>
        <w:t>are</w:t>
      </w:r>
      <w:r>
        <w:rPr>
          <w:spacing w:val="41"/>
        </w:rPr>
        <w:t xml:space="preserve"> </w:t>
      </w:r>
      <w:r>
        <w:rPr>
          <w:spacing w:val="-5"/>
        </w:rPr>
        <w:t>n</w:t>
      </w:r>
      <w:r>
        <w:t>umerous</w:t>
      </w:r>
      <w:r w:rsidR="00F9389F">
        <w:t xml:space="preserve"> </w:t>
      </w:r>
      <w:r>
        <w:rPr>
          <w:spacing w:val="5"/>
          <w:w w:val="110"/>
        </w:rPr>
        <w:t>p</w:t>
      </w:r>
      <w:r>
        <w:rPr>
          <w:w w:val="108"/>
        </w:rPr>
        <w:t>ote</w:t>
      </w:r>
      <w:r>
        <w:rPr>
          <w:spacing w:val="-5"/>
          <w:w w:val="110"/>
        </w:rPr>
        <w:t>n</w:t>
      </w:r>
      <w:r>
        <w:rPr>
          <w:w w:val="139"/>
        </w:rPr>
        <w:t>t</w:t>
      </w:r>
      <w:r>
        <w:rPr>
          <w:w w:val="99"/>
        </w:rPr>
        <w:t>i</w:t>
      </w:r>
      <w:r>
        <w:rPr>
          <w:w w:val="107"/>
        </w:rPr>
        <w:t>al</w:t>
      </w:r>
      <w:r>
        <w:rPr>
          <w:spacing w:val="19"/>
          <w:w w:val="107"/>
        </w:rPr>
        <w:t xml:space="preserve"> </w:t>
      </w:r>
      <w:r>
        <w:t>causes</w:t>
      </w:r>
      <w:r>
        <w:rPr>
          <w:spacing w:val="39"/>
        </w:rPr>
        <w:t xml:space="preserve"> </w:t>
      </w:r>
      <w:r>
        <w:t>for</w:t>
      </w:r>
      <w:r>
        <w:rPr>
          <w:spacing w:val="25"/>
        </w:rPr>
        <w:t xml:space="preserve"> </w:t>
      </w:r>
      <w:r>
        <w:t>these</w:t>
      </w:r>
      <w:r w:rsidR="00F9389F">
        <w:t xml:space="preserve"> </w:t>
      </w:r>
      <w:r>
        <w:t>differences</w:t>
      </w:r>
      <w:r>
        <w:rPr>
          <w:spacing w:val="30"/>
        </w:rPr>
        <w:t xml:space="preserve"> </w:t>
      </w:r>
      <w:r>
        <w:t>in</w:t>
      </w:r>
      <w:r>
        <w:rPr>
          <w:spacing w:val="29"/>
        </w:rPr>
        <w:t xml:space="preserve"> </w:t>
      </w:r>
      <w:r>
        <w:rPr>
          <w:spacing w:val="-5"/>
        </w:rPr>
        <w:t>w</w:t>
      </w:r>
      <w:r>
        <w:t>arming</w:t>
      </w:r>
      <w:r w:rsidR="00F9389F">
        <w:t xml:space="preserve"> </w:t>
      </w:r>
      <w:r>
        <w:t>le</w:t>
      </w:r>
      <w:r>
        <w:rPr>
          <w:spacing w:val="-5"/>
        </w:rPr>
        <w:t>v</w:t>
      </w:r>
      <w:r>
        <w:t>els</w:t>
      </w:r>
      <w:r>
        <w:rPr>
          <w:spacing w:val="22"/>
        </w:rPr>
        <w:t xml:space="preserve"> </w:t>
      </w:r>
      <w:r>
        <w:t>among</w:t>
      </w:r>
      <w:r w:rsidR="00F9389F">
        <w:t xml:space="preserve"> </w:t>
      </w:r>
      <w:r>
        <w:t>bl</w:t>
      </w:r>
      <w:r>
        <w:rPr>
          <w:spacing w:val="5"/>
        </w:rPr>
        <w:t>o</w:t>
      </w:r>
      <w:r>
        <w:rPr>
          <w:spacing w:val="-5"/>
        </w:rPr>
        <w:t>c</w:t>
      </w:r>
      <w:r>
        <w:t>ks</w:t>
      </w:r>
      <w:del w:id="178" w:author="Ellison, Aaron" w:date="2017-01-18T19:59:00Z">
        <w:r w:rsidDel="00F214CB">
          <w:delText>,</w:delText>
        </w:r>
        <w:r w:rsidDel="00F214CB">
          <w:rPr>
            <w:spacing w:val="41"/>
          </w:rPr>
          <w:delText xml:space="preserve"> </w:delText>
        </w:r>
        <w:r w:rsidDel="00F214CB">
          <w:delText>gi</w:delText>
        </w:r>
        <w:r w:rsidDel="00F214CB">
          <w:rPr>
            <w:spacing w:val="-5"/>
          </w:rPr>
          <w:delText>v</w:delText>
        </w:r>
        <w:r w:rsidDel="00F214CB">
          <w:delText>en</w:delText>
        </w:r>
        <w:r w:rsidDel="00F214CB">
          <w:rPr>
            <w:spacing w:val="32"/>
          </w:rPr>
          <w:delText xml:space="preserve"> </w:delText>
        </w:r>
        <w:r w:rsidDel="00F214CB">
          <w:rPr>
            <w:w w:val="112"/>
          </w:rPr>
          <w:delText>the</w:delText>
        </w:r>
        <w:r w:rsidDel="00F214CB">
          <w:rPr>
            <w:spacing w:val="15"/>
            <w:w w:val="112"/>
          </w:rPr>
          <w:delText xml:space="preserve"> </w:delText>
        </w:r>
        <w:r w:rsidDel="00F214CB">
          <w:rPr>
            <w:w w:val="112"/>
          </w:rPr>
          <w:delText xml:space="preserve">same </w:delText>
        </w:r>
        <w:r w:rsidDel="00F214CB">
          <w:rPr>
            <w:spacing w:val="-5"/>
          </w:rPr>
          <w:delText>w</w:delText>
        </w:r>
        <w:r w:rsidDel="00F214CB">
          <w:delText>arming</w:delText>
        </w:r>
        <w:r w:rsidR="00F9389F" w:rsidDel="00F214CB">
          <w:delText xml:space="preserve"> </w:delText>
        </w:r>
        <w:r w:rsidDel="00F214CB">
          <w:rPr>
            <w:w w:val="113"/>
          </w:rPr>
          <w:delText>treatme</w:delText>
        </w:r>
        <w:r w:rsidDel="00F214CB">
          <w:rPr>
            <w:spacing w:val="-6"/>
            <w:w w:val="113"/>
          </w:rPr>
          <w:delText>n</w:delText>
        </w:r>
        <w:r w:rsidDel="00F214CB">
          <w:rPr>
            <w:w w:val="113"/>
          </w:rPr>
          <w:delText>t</w:delText>
        </w:r>
      </w:del>
      <w:ins w:id="179" w:author="Ellison, Aaron" w:date="2017-01-18T19:59:00Z">
        <w:r w:rsidR="00F214CB">
          <w:rPr>
            <w:w w:val="113"/>
          </w:rPr>
          <w:t>, including</w:t>
        </w:r>
      </w:ins>
      <w:del w:id="180" w:author="Ellison, Aaron" w:date="2017-01-18T19:59:00Z">
        <w:r w:rsidDel="00F214CB">
          <w:rPr>
            <w:w w:val="113"/>
          </w:rPr>
          <w:delText>.</w:delText>
        </w:r>
        <w:r w:rsidR="00F9389F" w:rsidDel="00F214CB">
          <w:rPr>
            <w:w w:val="113"/>
          </w:rPr>
          <w:delText xml:space="preserve"> </w:delText>
        </w:r>
        <w:r w:rsidDel="00F214CB">
          <w:delText>It</w:delText>
        </w:r>
        <w:r w:rsidR="00F9389F" w:rsidDel="00F214CB">
          <w:delText xml:space="preserve"> </w:delText>
        </w:r>
        <w:r w:rsidDel="00F214CB">
          <w:delText>is</w:delText>
        </w:r>
        <w:r w:rsidDel="00F214CB">
          <w:rPr>
            <w:spacing w:val="31"/>
          </w:rPr>
          <w:delText xml:space="preserve"> </w:delText>
        </w:r>
        <w:r w:rsidDel="00F214CB">
          <w:rPr>
            <w:spacing w:val="5"/>
          </w:rPr>
          <w:delText>p</w:delText>
        </w:r>
        <w:r w:rsidDel="00F214CB">
          <w:delText>ossible</w:delText>
        </w:r>
        <w:r w:rsidDel="00F214CB">
          <w:rPr>
            <w:spacing w:val="50"/>
          </w:rPr>
          <w:delText xml:space="preserve"> </w:delText>
        </w:r>
        <w:r w:rsidDel="00F214CB">
          <w:rPr>
            <w:w w:val="121"/>
          </w:rPr>
          <w:delText>that</w:delText>
        </w:r>
        <w:r w:rsidDel="00F214CB">
          <w:rPr>
            <w:spacing w:val="22"/>
            <w:w w:val="121"/>
          </w:rPr>
          <w:delText xml:space="preserve"> </w:delText>
        </w:r>
      </w:del>
      <w:ins w:id="181" w:author="Ellison, Aaron" w:date="2017-01-18T19:59:00Z">
        <w:r w:rsidR="00F214CB">
          <w:rPr>
            <w:w w:val="113"/>
          </w:rPr>
          <w:t xml:space="preserve"> </w:t>
        </w:r>
      </w:ins>
      <w:r>
        <w:t>fine-scale</w:t>
      </w:r>
      <w:r>
        <w:rPr>
          <w:spacing w:val="38"/>
        </w:rPr>
        <w:t xml:space="preserve"> </w:t>
      </w:r>
      <w:r>
        <w:rPr>
          <w:spacing w:val="-12"/>
          <w:w w:val="109"/>
        </w:rPr>
        <w:t>v</w:t>
      </w:r>
      <w:r>
        <w:rPr>
          <w:w w:val="109"/>
        </w:rPr>
        <w:t>ariation</w:t>
      </w:r>
      <w:r>
        <w:rPr>
          <w:spacing w:val="30"/>
          <w:w w:val="109"/>
        </w:rPr>
        <w:t xml:space="preserve"> </w:t>
      </w:r>
      <w:r>
        <w:t>in</w:t>
      </w:r>
      <w:r>
        <w:rPr>
          <w:spacing w:val="41"/>
        </w:rPr>
        <w:t xml:space="preserve"> </w:t>
      </w:r>
      <w:r>
        <w:rPr>
          <w:spacing w:val="-5"/>
          <w:w w:val="105"/>
        </w:rPr>
        <w:t>v</w:t>
      </w:r>
      <w:r>
        <w:rPr>
          <w:w w:val="99"/>
        </w:rPr>
        <w:t>ege</w:t>
      </w:r>
      <w:r>
        <w:rPr>
          <w:w w:val="139"/>
        </w:rPr>
        <w:t>t</w:t>
      </w:r>
      <w:r>
        <w:rPr>
          <w:w w:val="122"/>
        </w:rPr>
        <w:t>at</w:t>
      </w:r>
      <w:r>
        <w:rPr>
          <w:w w:val="103"/>
        </w:rPr>
        <w:t>ion</w:t>
      </w:r>
      <w:r>
        <w:rPr>
          <w:w w:val="110"/>
        </w:rPr>
        <w:t>,</w:t>
      </w:r>
      <w:r w:rsidR="00F9389F">
        <w:t xml:space="preserve"> </w:t>
      </w:r>
      <w:r>
        <w:t>slo</w:t>
      </w:r>
      <w:r>
        <w:rPr>
          <w:spacing w:val="5"/>
        </w:rPr>
        <w:t>p</w:t>
      </w:r>
      <w:r>
        <w:t>e,</w:t>
      </w:r>
      <w:r>
        <w:rPr>
          <w:spacing w:val="49"/>
        </w:rPr>
        <w:t xml:space="preserve"> </w:t>
      </w:r>
      <w:r>
        <w:t>as</w:t>
      </w:r>
      <w:r>
        <w:rPr>
          <w:spacing w:val="5"/>
        </w:rPr>
        <w:t>p</w:t>
      </w:r>
      <w:r>
        <w:t>ect,</w:t>
      </w:r>
      <w:r w:rsidR="00F9389F">
        <w:t xml:space="preserve"> </w:t>
      </w:r>
      <w:r>
        <w:t>soil</w:t>
      </w:r>
      <w:r>
        <w:rPr>
          <w:spacing w:val="30"/>
        </w:rPr>
        <w:t xml:space="preserve"> </w:t>
      </w:r>
      <w:r>
        <w:rPr>
          <w:spacing w:val="-5"/>
          <w:w w:val="139"/>
        </w:rPr>
        <w:t>t</w:t>
      </w:r>
      <w:r>
        <w:rPr>
          <w:w w:val="105"/>
        </w:rPr>
        <w:t>y</w:t>
      </w:r>
      <w:r>
        <w:rPr>
          <w:spacing w:val="5"/>
          <w:w w:val="110"/>
        </w:rPr>
        <w:t>p</w:t>
      </w:r>
      <w:r>
        <w:rPr>
          <w:w w:val="99"/>
        </w:rPr>
        <w:t>e</w:t>
      </w:r>
      <w:r>
        <w:rPr>
          <w:w w:val="110"/>
        </w:rPr>
        <w:t>,</w:t>
      </w:r>
      <w:r w:rsidR="00F9389F">
        <w:t xml:space="preserve"> </w:t>
      </w:r>
      <w:r>
        <w:t>or</w:t>
      </w:r>
      <w:r>
        <w:rPr>
          <w:spacing w:val="41"/>
        </w:rPr>
        <w:t xml:space="preserve"> </w:t>
      </w:r>
      <w:r>
        <w:rPr>
          <w:w w:val="113"/>
        </w:rPr>
        <w:t>ot</w:t>
      </w:r>
      <w:r>
        <w:rPr>
          <w:w w:val="105"/>
        </w:rPr>
        <w:t>he</w:t>
      </w:r>
      <w:r>
        <w:rPr>
          <w:w w:val="116"/>
        </w:rPr>
        <w:t xml:space="preserve">r </w:t>
      </w:r>
      <w:r>
        <w:t>factors</w:t>
      </w:r>
      <w:r>
        <w:rPr>
          <w:spacing w:val="39"/>
        </w:rPr>
        <w:t xml:space="preserve"> </w:t>
      </w:r>
      <w:ins w:id="182" w:author="Ellison, Aaron" w:date="2017-01-18T19:59:00Z">
        <w:r w:rsidR="00F214CB">
          <w:rPr>
            <w:spacing w:val="39"/>
          </w:rPr>
          <w:t xml:space="preserve">that </w:t>
        </w:r>
      </w:ins>
      <w:r>
        <w:t>alter</w:t>
      </w:r>
      <w:r>
        <w:rPr>
          <w:spacing w:val="44"/>
        </w:rPr>
        <w:t xml:space="preserve"> </w:t>
      </w:r>
      <w:r>
        <w:t>wind</w:t>
      </w:r>
      <w:r>
        <w:rPr>
          <w:spacing w:val="20"/>
        </w:rPr>
        <w:t xml:space="preserve"> </w:t>
      </w:r>
      <w:r>
        <w:t>or</w:t>
      </w:r>
      <w:r>
        <w:rPr>
          <w:spacing w:val="12"/>
        </w:rPr>
        <w:t xml:space="preserve"> </w:t>
      </w:r>
      <w:r>
        <w:t>soil</w:t>
      </w:r>
      <w:r>
        <w:rPr>
          <w:spacing w:val="1"/>
        </w:rPr>
        <w:t xml:space="preserve"> </w:t>
      </w:r>
      <w:r>
        <w:rPr>
          <w:w w:val="106"/>
        </w:rPr>
        <w:t>m</w:t>
      </w:r>
      <w:r>
        <w:t>ois</w:t>
      </w:r>
      <w:r>
        <w:rPr>
          <w:w w:val="139"/>
        </w:rPr>
        <w:t>t</w:t>
      </w:r>
      <w:r>
        <w:rPr>
          <w:w w:val="113"/>
        </w:rPr>
        <w:t>ur</w:t>
      </w:r>
      <w:r>
        <w:rPr>
          <w:w w:val="99"/>
        </w:rPr>
        <w:t>e</w:t>
      </w:r>
      <w:ins w:id="183" w:author="Ellison, Aaron" w:date="2017-01-18T19:59:00Z">
        <w:r w:rsidR="00F214CB">
          <w:rPr>
            <w:w w:val="99"/>
          </w:rPr>
          <w:t>,</w:t>
        </w:r>
      </w:ins>
      <w:r>
        <w:rPr>
          <w:spacing w:val="2"/>
        </w:rPr>
        <w:t xml:space="preserve"> </w:t>
      </w:r>
      <w:r>
        <w:t>whi</w:t>
      </w:r>
      <w:r>
        <w:rPr>
          <w:spacing w:val="-5"/>
        </w:rPr>
        <w:t>c</w:t>
      </w:r>
      <w:r>
        <w:t>h</w:t>
      </w:r>
      <w:r>
        <w:rPr>
          <w:spacing w:val="20"/>
        </w:rPr>
        <w:t xml:space="preserve"> </w:t>
      </w:r>
      <w:r>
        <w:t>in</w:t>
      </w:r>
      <w:r>
        <w:rPr>
          <w:spacing w:val="11"/>
        </w:rPr>
        <w:t xml:space="preserve"> </w:t>
      </w:r>
      <w:r>
        <w:t>turn</w:t>
      </w:r>
      <w:r w:rsidR="00F9389F">
        <w:t xml:space="preserve"> </w:t>
      </w:r>
      <w:r>
        <w:t>affect</w:t>
      </w:r>
      <w:r>
        <w:rPr>
          <w:spacing w:val="17"/>
        </w:rPr>
        <w:t xml:space="preserve"> </w:t>
      </w:r>
      <w:r>
        <w:rPr>
          <w:w w:val="112"/>
        </w:rPr>
        <w:t>the</w:t>
      </w:r>
      <w:r>
        <w:rPr>
          <w:spacing w:val="-2"/>
          <w:w w:val="112"/>
        </w:rPr>
        <w:t xml:space="preserve"> </w:t>
      </w:r>
      <w:r>
        <w:rPr>
          <w:w w:val="139"/>
        </w:rPr>
        <w:t>t</w:t>
      </w:r>
      <w:r>
        <w:rPr>
          <w:w w:val="110"/>
        </w:rPr>
        <w:t>h</w:t>
      </w:r>
      <w:r>
        <w:rPr>
          <w:w w:val="107"/>
        </w:rPr>
        <w:t>ermal</w:t>
      </w:r>
      <w:r>
        <w:rPr>
          <w:spacing w:val="2"/>
        </w:rPr>
        <w:t xml:space="preserve"> </w:t>
      </w:r>
      <w:r>
        <w:t>efficiency</w:t>
      </w:r>
      <w:r>
        <w:rPr>
          <w:spacing w:val="-11"/>
        </w:rPr>
        <w:t xml:space="preserve"> </w:t>
      </w:r>
      <w:r>
        <w:t>of</w:t>
      </w:r>
      <w:r>
        <w:rPr>
          <w:spacing w:val="-5"/>
        </w:rPr>
        <w:t xml:space="preserve"> </w:t>
      </w:r>
      <w:r>
        <w:t>heaters</w:t>
      </w:r>
      <w:del w:id="184" w:author="Ellison, Aaron" w:date="2017-01-18T20:00:00Z">
        <w:r w:rsidDel="00F214CB">
          <w:delText>,</w:delText>
        </w:r>
      </w:del>
      <w:r w:rsidR="00F9389F">
        <w:t xml:space="preserve"> </w:t>
      </w:r>
      <w:r>
        <w:t>or</w:t>
      </w:r>
      <w:r>
        <w:rPr>
          <w:spacing w:val="12"/>
        </w:rPr>
        <w:t xml:space="preserve"> </w:t>
      </w:r>
      <w:r>
        <w:t>other</w:t>
      </w:r>
      <w:r>
        <w:rPr>
          <w:spacing w:val="43"/>
        </w:rPr>
        <w:t xml:space="preserve"> </w:t>
      </w:r>
      <w:r>
        <w:t>as</w:t>
      </w:r>
      <w:r>
        <w:rPr>
          <w:spacing w:val="5"/>
        </w:rPr>
        <w:t>p</w:t>
      </w:r>
      <w:r>
        <w:t>ects</w:t>
      </w:r>
      <w:r>
        <w:rPr>
          <w:spacing w:val="44"/>
        </w:rPr>
        <w:t xml:space="preserve"> </w:t>
      </w:r>
      <w:r>
        <w:t>of</w:t>
      </w:r>
      <w:r>
        <w:rPr>
          <w:spacing w:val="-5"/>
        </w:rPr>
        <w:t xml:space="preserve"> </w:t>
      </w:r>
      <w:r>
        <w:rPr>
          <w:w w:val="139"/>
        </w:rPr>
        <w:t>t</w:t>
      </w:r>
      <w:r>
        <w:rPr>
          <w:w w:val="105"/>
        </w:rPr>
        <w:t xml:space="preserve">he </w:t>
      </w:r>
      <w:r>
        <w:rPr>
          <w:spacing w:val="-5"/>
        </w:rPr>
        <w:t>w</w:t>
      </w:r>
      <w:r>
        <w:t>arming</w:t>
      </w:r>
      <w:r>
        <w:rPr>
          <w:spacing w:val="48"/>
        </w:rPr>
        <w:t xml:space="preserve"> </w:t>
      </w:r>
      <w:r>
        <w:rPr>
          <w:w w:val="113"/>
        </w:rPr>
        <w:t>treatme</w:t>
      </w:r>
      <w:r>
        <w:rPr>
          <w:spacing w:val="-6"/>
          <w:w w:val="113"/>
        </w:rPr>
        <w:t>n</w:t>
      </w:r>
      <w:r>
        <w:rPr>
          <w:w w:val="113"/>
        </w:rPr>
        <w:t>t</w:t>
      </w:r>
      <w:del w:id="185" w:author="Ellison, Aaron" w:date="2017-01-18T20:00:00Z">
        <w:r w:rsidDel="00F214CB">
          <w:rPr>
            <w:w w:val="113"/>
          </w:rPr>
          <w:delText>,</w:delText>
        </w:r>
        <w:r w:rsidDel="00F214CB">
          <w:rPr>
            <w:spacing w:val="13"/>
            <w:w w:val="113"/>
          </w:rPr>
          <w:delText xml:space="preserve"> </w:delText>
        </w:r>
        <w:r w:rsidDel="00F214CB">
          <w:delText>as</w:delText>
        </w:r>
        <w:r w:rsidDel="00F214CB">
          <w:rPr>
            <w:spacing w:val="22"/>
          </w:rPr>
          <w:delText xml:space="preserve"> </w:delText>
        </w:r>
        <w:r w:rsidDel="00F214CB">
          <w:delText>discussed</w:delText>
        </w:r>
        <w:r w:rsidDel="00F214CB">
          <w:rPr>
            <w:spacing w:val="39"/>
          </w:rPr>
          <w:delText xml:space="preserve"> </w:delText>
        </w:r>
        <w:r w:rsidDel="00F214CB">
          <w:rPr>
            <w:w w:val="108"/>
          </w:rPr>
          <w:delText>a</w:delText>
        </w:r>
        <w:r w:rsidDel="00F214CB">
          <w:rPr>
            <w:spacing w:val="5"/>
            <w:w w:val="108"/>
          </w:rPr>
          <w:delText>b</w:delText>
        </w:r>
        <w:r w:rsidDel="00F214CB">
          <w:rPr>
            <w:spacing w:val="-5"/>
            <w:w w:val="108"/>
          </w:rPr>
          <w:delText>ov</w:delText>
        </w:r>
        <w:r w:rsidDel="00F214CB">
          <w:rPr>
            <w:w w:val="108"/>
          </w:rPr>
          <w:delText>e</w:delText>
        </w:r>
      </w:del>
      <w:ins w:id="186" w:author="Ellison, Aaron" w:date="2017-01-18T20:00:00Z">
        <w:r w:rsidR="00F214CB">
          <w:rPr>
            <w:w w:val="113"/>
          </w:rPr>
          <w:t xml:space="preserve"> </w:t>
        </w:r>
      </w:ins>
      <w:r>
        <w:rPr>
          <w:w w:val="108"/>
        </w:rPr>
        <w:t>(</w:t>
      </w:r>
      <w:proofErr w:type="spellStart"/>
      <w:r>
        <w:rPr>
          <w:spacing w:val="-5"/>
          <w:w w:val="108"/>
        </w:rPr>
        <w:t>P</w:t>
      </w:r>
      <w:r>
        <w:rPr>
          <w:w w:val="108"/>
        </w:rPr>
        <w:t>eterjohn</w:t>
      </w:r>
      <w:proofErr w:type="spellEnd"/>
      <w:r>
        <w:rPr>
          <w:spacing w:val="16"/>
          <w:w w:val="108"/>
        </w:rPr>
        <w:t xml:space="preserve"> </w:t>
      </w:r>
      <w:r>
        <w:t>et</w:t>
      </w:r>
      <w:r>
        <w:rPr>
          <w:spacing w:val="29"/>
        </w:rPr>
        <w:t xml:space="preserve"> </w:t>
      </w:r>
      <w:r>
        <w:t>al.,</w:t>
      </w:r>
      <w:r>
        <w:rPr>
          <w:spacing w:val="33"/>
        </w:rPr>
        <w:t xml:space="preserve"> </w:t>
      </w:r>
      <w:r>
        <w:t>1993;</w:t>
      </w:r>
      <w:r>
        <w:rPr>
          <w:spacing w:val="5"/>
        </w:rPr>
        <w:t xml:space="preserve"> </w:t>
      </w:r>
      <w:r>
        <w:t>Ki</w:t>
      </w:r>
      <w:r>
        <w:rPr>
          <w:spacing w:val="-5"/>
        </w:rPr>
        <w:t>m</w:t>
      </w:r>
      <w:r>
        <w:t>ball,</w:t>
      </w:r>
      <w:r w:rsidR="00F9389F">
        <w:t xml:space="preserve"> </w:t>
      </w:r>
      <w:r>
        <w:t>2005;</w:t>
      </w:r>
      <w:r>
        <w:rPr>
          <w:spacing w:val="5"/>
        </w:rPr>
        <w:t xml:space="preserve"> </w:t>
      </w:r>
      <w:r>
        <w:t>Ki</w:t>
      </w:r>
      <w:r>
        <w:rPr>
          <w:spacing w:val="-6"/>
        </w:rPr>
        <w:t>m</w:t>
      </w:r>
      <w:r>
        <w:t>ball</w:t>
      </w:r>
      <w:r>
        <w:rPr>
          <w:spacing w:val="48"/>
        </w:rPr>
        <w:t xml:space="preserve"> </w:t>
      </w:r>
      <w:r>
        <w:t>et</w:t>
      </w:r>
      <w:r>
        <w:rPr>
          <w:spacing w:val="29"/>
        </w:rPr>
        <w:t xml:space="preserve"> </w:t>
      </w:r>
      <w:r>
        <w:t>al.,</w:t>
      </w:r>
      <w:r>
        <w:rPr>
          <w:spacing w:val="33"/>
        </w:rPr>
        <w:t xml:space="preserve"> </w:t>
      </w:r>
      <w:r>
        <w:t>2008;</w:t>
      </w:r>
      <w:r>
        <w:rPr>
          <w:spacing w:val="5"/>
        </w:rPr>
        <w:t xml:space="preserve"> </w:t>
      </w:r>
      <w:proofErr w:type="spellStart"/>
      <w:r>
        <w:rPr>
          <w:w w:val="101"/>
        </w:rPr>
        <w:t>H</w:t>
      </w:r>
      <w:r>
        <w:rPr>
          <w:spacing w:val="5"/>
          <w:w w:val="101"/>
        </w:rPr>
        <w:t>o</w:t>
      </w:r>
      <w:r>
        <w:rPr>
          <w:w w:val="99"/>
        </w:rPr>
        <w:t>e</w:t>
      </w:r>
      <w:r>
        <w:rPr>
          <w:w w:val="110"/>
        </w:rPr>
        <w:t>pp</w:t>
      </w:r>
      <w:r>
        <w:rPr>
          <w:w w:val="105"/>
        </w:rPr>
        <w:t>ne</w:t>
      </w:r>
      <w:r>
        <w:rPr>
          <w:w w:val="116"/>
        </w:rPr>
        <w:t>r</w:t>
      </w:r>
      <w:proofErr w:type="spellEnd"/>
      <w:ins w:id="187" w:author="Ellison, Aaron" w:date="2017-01-18T20:00:00Z">
        <w:r w:rsidR="00F214CB">
          <w:rPr>
            <w:w w:val="116"/>
          </w:rPr>
          <w:t xml:space="preserve"> </w:t>
        </w:r>
      </w:ins>
    </w:p>
    <w:p w14:paraId="33A35677" w14:textId="7AD1284C" w:rsidR="005B53EE" w:rsidRDefault="00F5753A" w:rsidP="00F9389F">
      <w:pPr>
        <w:spacing w:line="249" w:lineRule="auto"/>
        <w:ind w:left="117" w:right="83"/>
      </w:pPr>
      <w:r>
        <w:t>&amp;</w:t>
      </w:r>
      <w:r>
        <w:rPr>
          <w:spacing w:val="28"/>
        </w:rPr>
        <w:t xml:space="preserve"> </w:t>
      </w:r>
      <w:r>
        <w:t>Du</w:t>
      </w:r>
      <w:r>
        <w:rPr>
          <w:spacing w:val="-5"/>
        </w:rPr>
        <w:t>k</w:t>
      </w:r>
      <w:r>
        <w:t>es,</w:t>
      </w:r>
      <w:r w:rsidR="00F9389F">
        <w:t xml:space="preserve"> </w:t>
      </w:r>
      <w:r>
        <w:t>2012</w:t>
      </w:r>
      <w:del w:id="188" w:author="Ellison, Aaron" w:date="2017-01-18T20:00:00Z">
        <w:r w:rsidDel="00F214CB">
          <w:delText>).</w:delText>
        </w:r>
        <w:r w:rsidR="00F9389F" w:rsidDel="00F214CB">
          <w:delText xml:space="preserve"> </w:delText>
        </w:r>
        <w:r w:rsidDel="00F214CB">
          <w:delText>In</w:delText>
        </w:r>
        <w:r w:rsidDel="00F214CB">
          <w:rPr>
            <w:spacing w:val="44"/>
          </w:rPr>
          <w:delText xml:space="preserve"> </w:delText>
        </w:r>
        <w:r w:rsidDel="00F214CB">
          <w:rPr>
            <w:w w:val="111"/>
          </w:rPr>
          <w:delText>add</w:delText>
        </w:r>
        <w:r w:rsidDel="00F214CB">
          <w:rPr>
            <w:w w:val="99"/>
          </w:rPr>
          <w:delText>i</w:delText>
        </w:r>
        <w:r w:rsidDel="00F214CB">
          <w:rPr>
            <w:w w:val="139"/>
          </w:rPr>
          <w:delText>t</w:delText>
        </w:r>
        <w:r w:rsidDel="00F214CB">
          <w:rPr>
            <w:w w:val="103"/>
          </w:rPr>
          <w:delText>ion</w:delText>
        </w:r>
        <w:r w:rsidDel="00F214CB">
          <w:rPr>
            <w:w w:val="110"/>
          </w:rPr>
          <w:delText>,</w:delText>
        </w:r>
        <w:r w:rsidDel="00F214CB">
          <w:rPr>
            <w:spacing w:val="32"/>
            <w:w w:val="110"/>
          </w:rPr>
          <w:delText xml:space="preserve"> </w:delText>
        </w:r>
        <w:r w:rsidDel="00F214CB">
          <w:delText>fine-scale</w:delText>
        </w:r>
        <w:r w:rsidDel="00F214CB">
          <w:rPr>
            <w:spacing w:val="36"/>
          </w:rPr>
          <w:delText xml:space="preserve"> </w:delText>
        </w:r>
        <w:r w:rsidDel="00F214CB">
          <w:rPr>
            <w:spacing w:val="-12"/>
            <w:w w:val="109"/>
          </w:rPr>
          <w:delText>v</w:delText>
        </w:r>
        <w:r w:rsidDel="00F214CB">
          <w:rPr>
            <w:w w:val="109"/>
          </w:rPr>
          <w:delText>ariation</w:delText>
        </w:r>
        <w:r w:rsidDel="00F214CB">
          <w:rPr>
            <w:spacing w:val="30"/>
            <w:w w:val="109"/>
          </w:rPr>
          <w:delText xml:space="preserve"> </w:delText>
        </w:r>
        <w:r w:rsidDel="00F214CB">
          <w:delText>in</w:delText>
        </w:r>
        <w:r w:rsidDel="00F214CB">
          <w:rPr>
            <w:spacing w:val="39"/>
          </w:rPr>
          <w:delText xml:space="preserve"> </w:delText>
        </w:r>
        <w:r w:rsidDel="00F214CB">
          <w:rPr>
            <w:w w:val="112"/>
          </w:rPr>
          <w:delText>the</w:delText>
        </w:r>
        <w:r w:rsidDel="00F214CB">
          <w:rPr>
            <w:spacing w:val="25"/>
            <w:w w:val="112"/>
          </w:rPr>
          <w:delText xml:space="preserve"> </w:delText>
        </w:r>
        <w:r w:rsidDel="00F214CB">
          <w:rPr>
            <w:w w:val="108"/>
          </w:rPr>
          <w:delText>am</w:delText>
        </w:r>
        <w:r w:rsidDel="00F214CB">
          <w:rPr>
            <w:w w:val="106"/>
          </w:rPr>
          <w:delText>ou</w:delText>
        </w:r>
        <w:r w:rsidDel="00F214CB">
          <w:rPr>
            <w:spacing w:val="-5"/>
            <w:w w:val="106"/>
          </w:rPr>
          <w:delText>n</w:delText>
        </w:r>
        <w:r w:rsidDel="00F214CB">
          <w:rPr>
            <w:w w:val="139"/>
          </w:rPr>
          <w:delText>t</w:delText>
        </w:r>
        <w:r w:rsidDel="00F214CB">
          <w:rPr>
            <w:spacing w:val="29"/>
            <w:w w:val="139"/>
          </w:rPr>
          <w:delText xml:space="preserve"> </w:delText>
        </w:r>
        <w:r w:rsidDel="00F214CB">
          <w:delText>of</w:delText>
        </w:r>
        <w:r w:rsidDel="00F214CB">
          <w:rPr>
            <w:spacing w:val="23"/>
          </w:rPr>
          <w:delText xml:space="preserve"> </w:delText>
        </w:r>
        <w:r w:rsidDel="00F214CB">
          <w:delText>sun</w:delText>
        </w:r>
        <w:r w:rsidR="00F9389F" w:rsidDel="00F214CB">
          <w:delText xml:space="preserve"> </w:delText>
        </w:r>
        <w:r w:rsidDel="00F214CB">
          <w:delText>recei</w:delText>
        </w:r>
        <w:r w:rsidDel="00F214CB">
          <w:rPr>
            <w:spacing w:val="-5"/>
          </w:rPr>
          <w:delText>v</w:delText>
        </w:r>
        <w:r w:rsidDel="00F214CB">
          <w:delText>ed</w:delText>
        </w:r>
        <w:r w:rsidR="00F9389F" w:rsidDel="00F214CB">
          <w:delText xml:space="preserve"> </w:delText>
        </w:r>
        <w:r w:rsidDel="00F214CB">
          <w:rPr>
            <w:spacing w:val="-5"/>
          </w:rPr>
          <w:delText>b</w:delText>
        </w:r>
        <w:r w:rsidDel="00F214CB">
          <w:delText>y</w:delText>
        </w:r>
        <w:r w:rsidDel="00F214CB">
          <w:rPr>
            <w:spacing w:val="44"/>
          </w:rPr>
          <w:delText xml:space="preserve"> </w:delText>
        </w:r>
        <w:r w:rsidDel="00F214CB">
          <w:delText>a</w:delText>
        </w:r>
        <w:r w:rsidDel="00F214CB">
          <w:rPr>
            <w:spacing w:val="40"/>
          </w:rPr>
          <w:delText xml:space="preserve"> </w:delText>
        </w:r>
        <w:r w:rsidDel="00F214CB">
          <w:delText>plot,</w:delText>
        </w:r>
        <w:r w:rsidR="00F9389F" w:rsidDel="00F214CB">
          <w:delText xml:space="preserve"> </w:delText>
        </w:r>
        <w:r w:rsidDel="00F214CB">
          <w:rPr>
            <w:spacing w:val="5"/>
          </w:rPr>
          <w:delText>p</w:delText>
        </w:r>
        <w:r w:rsidDel="00F214CB">
          <w:delText>erhaps</w:delText>
        </w:r>
        <w:r w:rsidR="00F9389F" w:rsidDel="00F214CB">
          <w:delText xml:space="preserve"> </w:delText>
        </w:r>
        <w:r w:rsidDel="00F214CB">
          <w:delText>due</w:delText>
        </w:r>
        <w:r w:rsidDel="00F214CB">
          <w:rPr>
            <w:spacing w:val="48"/>
          </w:rPr>
          <w:delText xml:space="preserve"> </w:delText>
        </w:r>
        <w:r w:rsidDel="00F214CB">
          <w:rPr>
            <w:w w:val="139"/>
          </w:rPr>
          <w:delText>t</w:delText>
        </w:r>
        <w:r w:rsidDel="00F214CB">
          <w:rPr>
            <w:w w:val="99"/>
          </w:rPr>
          <w:delText xml:space="preserve">o </w:delText>
        </w:r>
        <w:r w:rsidDel="00F214CB">
          <w:rPr>
            <w:spacing w:val="-5"/>
            <w:w w:val="107"/>
          </w:rPr>
          <w:delText>v</w:delText>
        </w:r>
        <w:r w:rsidDel="00F214CB">
          <w:rPr>
            <w:w w:val="107"/>
          </w:rPr>
          <w:delText>egetation</w:delText>
        </w:r>
        <w:r w:rsidDel="00F214CB">
          <w:rPr>
            <w:spacing w:val="29"/>
            <w:w w:val="107"/>
          </w:rPr>
          <w:delText xml:space="preserve"> </w:delText>
        </w:r>
        <w:r w:rsidDel="00F214CB">
          <w:delText>c</w:delText>
        </w:r>
        <w:r w:rsidDel="00F214CB">
          <w:rPr>
            <w:spacing w:val="-5"/>
          </w:rPr>
          <w:delText>ov</w:delText>
        </w:r>
        <w:r w:rsidDel="00F214CB">
          <w:delText>er</w:delText>
        </w:r>
        <w:r w:rsidDel="00F214CB">
          <w:rPr>
            <w:spacing w:val="39"/>
          </w:rPr>
          <w:delText xml:space="preserve"> </w:delText>
        </w:r>
        <w:r w:rsidDel="00F214CB">
          <w:delText>or</w:delText>
        </w:r>
        <w:r w:rsidDel="00F214CB">
          <w:rPr>
            <w:spacing w:val="35"/>
          </w:rPr>
          <w:delText xml:space="preserve"> </w:delText>
        </w:r>
        <w:r w:rsidDel="00F214CB">
          <w:delText>slo</w:delText>
        </w:r>
        <w:r w:rsidDel="00F214CB">
          <w:rPr>
            <w:spacing w:val="5"/>
          </w:rPr>
          <w:delText>p</w:delText>
        </w:r>
        <w:r w:rsidDel="00F214CB">
          <w:delText>e,</w:delText>
        </w:r>
        <w:r w:rsidDel="00F214CB">
          <w:rPr>
            <w:spacing w:val="41"/>
          </w:rPr>
          <w:delText xml:space="preserve"> </w:delText>
        </w:r>
        <w:r w:rsidDel="00F214CB">
          <w:delText>m</w:delText>
        </w:r>
        <w:r w:rsidDel="00F214CB">
          <w:rPr>
            <w:spacing w:val="-5"/>
          </w:rPr>
          <w:delText>a</w:delText>
        </w:r>
        <w:r w:rsidDel="00F214CB">
          <w:delText>y</w:delText>
        </w:r>
        <w:r w:rsidDel="00F214CB">
          <w:rPr>
            <w:spacing w:val="50"/>
          </w:rPr>
          <w:delText xml:space="preserve"> </w:delText>
        </w:r>
        <w:r w:rsidDel="00F214CB">
          <w:delText>also</w:delText>
        </w:r>
        <w:r w:rsidDel="00F214CB">
          <w:rPr>
            <w:spacing w:val="35"/>
          </w:rPr>
          <w:delText xml:space="preserve"> </w:delText>
        </w:r>
        <w:r w:rsidDel="00F214CB">
          <w:rPr>
            <w:w w:val="98"/>
          </w:rPr>
          <w:delText>affec</w:delText>
        </w:r>
        <w:r w:rsidDel="00F214CB">
          <w:rPr>
            <w:w w:val="139"/>
          </w:rPr>
          <w:delText>t</w:delText>
        </w:r>
        <w:r w:rsidDel="00F214CB">
          <w:rPr>
            <w:spacing w:val="25"/>
          </w:rPr>
          <w:delText xml:space="preserve"> </w:delText>
        </w:r>
        <w:r w:rsidDel="00F214CB">
          <w:rPr>
            <w:w w:val="139"/>
          </w:rPr>
          <w:delText>t</w:delText>
        </w:r>
        <w:r w:rsidDel="00F214CB">
          <w:rPr>
            <w:w w:val="99"/>
          </w:rPr>
          <w:delText>e</w:delText>
        </w:r>
        <w:r w:rsidDel="00F214CB">
          <w:rPr>
            <w:w w:val="108"/>
          </w:rPr>
          <w:delText>m</w:delText>
        </w:r>
        <w:r w:rsidDel="00F214CB">
          <w:rPr>
            <w:spacing w:val="5"/>
            <w:w w:val="108"/>
          </w:rPr>
          <w:delText>p</w:delText>
        </w:r>
        <w:r w:rsidDel="00F214CB">
          <w:rPr>
            <w:w w:val="107"/>
          </w:rPr>
          <w:delText>er</w:delText>
        </w:r>
        <w:r w:rsidDel="00F214CB">
          <w:rPr>
            <w:w w:val="122"/>
          </w:rPr>
          <w:delText>at</w:delText>
        </w:r>
        <w:r w:rsidDel="00F214CB">
          <w:rPr>
            <w:w w:val="113"/>
          </w:rPr>
          <w:delText>ur</w:delText>
        </w:r>
        <w:r w:rsidDel="00F214CB">
          <w:rPr>
            <w:w w:val="99"/>
          </w:rPr>
          <w:delText>e</w:delText>
        </w:r>
        <w:r w:rsidDel="00F214CB">
          <w:rPr>
            <w:spacing w:val="25"/>
          </w:rPr>
          <w:delText xml:space="preserve"> </w:delText>
        </w:r>
        <w:r w:rsidDel="00F214CB">
          <w:delText>(</w:delText>
        </w:r>
      </w:del>
      <w:ins w:id="189" w:author="Ellison, Aaron" w:date="2017-01-18T20:00:00Z">
        <w:r w:rsidR="00F214CB">
          <w:t xml:space="preserve">; </w:t>
        </w:r>
      </w:ins>
      <w:proofErr w:type="spellStart"/>
      <w:r>
        <w:t>Rollinson</w:t>
      </w:r>
      <w:proofErr w:type="spellEnd"/>
      <w:r w:rsidR="00F9389F">
        <w:t xml:space="preserve"> </w:t>
      </w:r>
      <w:r>
        <w:t>&amp;</w:t>
      </w:r>
      <w:r>
        <w:rPr>
          <w:spacing w:val="23"/>
        </w:rPr>
        <w:t xml:space="preserve"> </w:t>
      </w:r>
      <w:r>
        <w:t>K</w:t>
      </w:r>
      <w:r>
        <w:rPr>
          <w:spacing w:val="-5"/>
        </w:rPr>
        <w:t>ay</w:t>
      </w:r>
      <w:r>
        <w:t>e,</w:t>
      </w:r>
      <w:r w:rsidR="00F9389F">
        <w:t xml:space="preserve"> </w:t>
      </w:r>
      <w:r>
        <w:t>2015).</w:t>
      </w:r>
      <w:r w:rsidR="00F9389F">
        <w:t xml:space="preserve"> </w:t>
      </w:r>
      <w:r>
        <w:t>The</w:t>
      </w:r>
      <w:r w:rsidR="00F9389F">
        <w:t xml:space="preserve"> </w:t>
      </w:r>
      <w:r>
        <w:t>obser</w:t>
      </w:r>
      <w:r>
        <w:rPr>
          <w:spacing w:val="-5"/>
        </w:rPr>
        <w:t>v</w:t>
      </w:r>
      <w:r>
        <w:t>ed</w:t>
      </w:r>
      <w:r w:rsidR="00F9389F">
        <w:t xml:space="preserve"> </w:t>
      </w:r>
      <w:r>
        <w:rPr>
          <w:w w:val="110"/>
        </w:rPr>
        <w:t>d</w:t>
      </w:r>
      <w:r>
        <w:rPr>
          <w:w w:val="90"/>
        </w:rPr>
        <w:t>iff</w:t>
      </w:r>
      <w:r>
        <w:rPr>
          <w:w w:val="107"/>
        </w:rPr>
        <w:t>er</w:t>
      </w:r>
      <w:r>
        <w:rPr>
          <w:w w:val="105"/>
        </w:rPr>
        <w:t>en</w:t>
      </w:r>
      <w:r>
        <w:rPr>
          <w:w w:val="99"/>
        </w:rPr>
        <w:t>ce</w:t>
      </w:r>
      <w:r>
        <w:t>s in</w:t>
      </w:r>
      <w:r>
        <w:rPr>
          <w:spacing w:val="22"/>
        </w:rPr>
        <w:t xml:space="preserve"> </w:t>
      </w:r>
      <w:r>
        <w:t>effecti</w:t>
      </w:r>
      <w:r>
        <w:rPr>
          <w:spacing w:val="-5"/>
        </w:rPr>
        <w:t>v</w:t>
      </w:r>
      <w:r>
        <w:t>e</w:t>
      </w:r>
      <w:r>
        <w:rPr>
          <w:spacing w:val="19"/>
        </w:rPr>
        <w:t xml:space="preserve"> </w:t>
      </w:r>
      <w:r>
        <w:rPr>
          <w:spacing w:val="-5"/>
        </w:rPr>
        <w:t>w</w:t>
      </w:r>
      <w:r>
        <w:t>arming</w:t>
      </w:r>
      <w:r w:rsidR="00F9389F">
        <w:t xml:space="preserve"> </w:t>
      </w:r>
      <w:r>
        <w:t>among</w:t>
      </w:r>
      <w:r>
        <w:rPr>
          <w:spacing w:val="42"/>
        </w:rPr>
        <w:t xml:space="preserve"> </w:t>
      </w:r>
      <w:r>
        <w:t>bl</w:t>
      </w:r>
      <w:r>
        <w:rPr>
          <w:spacing w:val="6"/>
        </w:rPr>
        <w:t>o</w:t>
      </w:r>
      <w:r>
        <w:rPr>
          <w:spacing w:val="-5"/>
        </w:rPr>
        <w:t>c</w:t>
      </w:r>
      <w:r>
        <w:t>ks</w:t>
      </w:r>
      <w:r>
        <w:rPr>
          <w:spacing w:val="25"/>
        </w:rPr>
        <w:t xml:space="preserve"> </w:t>
      </w:r>
      <w:r>
        <w:rPr>
          <w:w w:val="110"/>
        </w:rPr>
        <w:t>h</w:t>
      </w:r>
      <w:r>
        <w:rPr>
          <w:w w:val="99"/>
        </w:rPr>
        <w:t>i</w:t>
      </w:r>
      <w:r>
        <w:rPr>
          <w:w w:val="103"/>
        </w:rPr>
        <w:t>ghl</w:t>
      </w:r>
      <w:r>
        <w:rPr>
          <w:w w:val="99"/>
        </w:rPr>
        <w:t>i</w:t>
      </w:r>
      <w:r>
        <w:rPr>
          <w:w w:val="105"/>
        </w:rPr>
        <w:t>g</w:t>
      </w:r>
      <w:r>
        <w:rPr>
          <w:spacing w:val="-5"/>
          <w:w w:val="105"/>
        </w:rPr>
        <w:t>h</w:t>
      </w:r>
      <w:r>
        <w:rPr>
          <w:w w:val="139"/>
        </w:rPr>
        <w:t>t</w:t>
      </w:r>
      <w:r>
        <w:t>s</w:t>
      </w:r>
      <w:r>
        <w:rPr>
          <w:spacing w:val="12"/>
        </w:rPr>
        <w:t xml:space="preserve"> </w:t>
      </w:r>
      <w:r>
        <w:rPr>
          <w:w w:val="112"/>
        </w:rPr>
        <w:t>the</w:t>
      </w:r>
      <w:r>
        <w:rPr>
          <w:spacing w:val="8"/>
          <w:w w:val="112"/>
        </w:rPr>
        <w:t xml:space="preserve"> </w:t>
      </w:r>
      <w:r>
        <w:rPr>
          <w:w w:val="107"/>
        </w:rPr>
        <w:t>im</w:t>
      </w:r>
      <w:r>
        <w:rPr>
          <w:spacing w:val="5"/>
          <w:w w:val="107"/>
        </w:rPr>
        <w:t>p</w:t>
      </w:r>
      <w:r>
        <w:rPr>
          <w:w w:val="107"/>
        </w:rPr>
        <w:t>ortance</w:t>
      </w:r>
      <w:r>
        <w:rPr>
          <w:spacing w:val="15"/>
          <w:w w:val="107"/>
        </w:rPr>
        <w:t xml:space="preserve"> </w:t>
      </w:r>
      <w:r>
        <w:t>of</w:t>
      </w:r>
      <w:r>
        <w:rPr>
          <w:spacing w:val="6"/>
        </w:rPr>
        <w:t xml:space="preserve"> </w:t>
      </w:r>
      <w:r>
        <w:rPr>
          <w:w w:val="105"/>
        </w:rPr>
        <w:t>q</w:t>
      </w:r>
      <w:r>
        <w:rPr>
          <w:w w:val="111"/>
        </w:rPr>
        <w:t>ua</w:t>
      </w:r>
      <w:r>
        <w:rPr>
          <w:spacing w:val="-5"/>
          <w:w w:val="111"/>
        </w:rPr>
        <w:t>n</w:t>
      </w:r>
      <w:r>
        <w:rPr>
          <w:w w:val="139"/>
        </w:rPr>
        <w:t>t</w:t>
      </w:r>
      <w:r>
        <w:rPr>
          <w:w w:val="95"/>
        </w:rPr>
        <w:t>if</w:t>
      </w:r>
      <w:r>
        <w:rPr>
          <w:w w:val="105"/>
        </w:rPr>
        <w:t>y</w:t>
      </w:r>
      <w:r>
        <w:rPr>
          <w:w w:val="99"/>
        </w:rPr>
        <w:t>i</w:t>
      </w:r>
      <w:r>
        <w:rPr>
          <w:w w:val="105"/>
        </w:rPr>
        <w:t>ng</w:t>
      </w:r>
      <w:r>
        <w:rPr>
          <w:spacing w:val="12"/>
          <w:w w:val="10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Pr>
          <w:spacing w:val="13"/>
          <w:w w:val="103"/>
        </w:rPr>
        <w:t xml:space="preserve"> </w:t>
      </w:r>
      <w:r>
        <w:t>soil</w:t>
      </w:r>
      <w:r>
        <w:rPr>
          <w:spacing w:val="12"/>
        </w:rPr>
        <w:t xml:space="preserve"> </w:t>
      </w:r>
      <w:r>
        <w:rPr>
          <w:w w:val="103"/>
        </w:rPr>
        <w:t>moi</w:t>
      </w:r>
      <w:r>
        <w:t>s</w:t>
      </w:r>
      <w:r>
        <w:rPr>
          <w:w w:val="139"/>
        </w:rPr>
        <w:t>t</w:t>
      </w:r>
      <w:r>
        <w:rPr>
          <w:w w:val="113"/>
        </w:rPr>
        <w:t>ur</w:t>
      </w:r>
      <w:r>
        <w:rPr>
          <w:w w:val="103"/>
        </w:rPr>
        <w:t>e,</w:t>
      </w:r>
      <w:r>
        <w:rPr>
          <w:spacing w:val="13"/>
          <w:w w:val="103"/>
        </w:rPr>
        <w:t xml:space="preserve"> </w:t>
      </w:r>
      <w:r>
        <w:rPr>
          <w:w w:val="111"/>
        </w:rPr>
        <w:t xml:space="preserve">and </w:t>
      </w:r>
      <w:r>
        <w:t>other</w:t>
      </w:r>
      <w:r w:rsidR="00F9389F">
        <w:t xml:space="preserve"> </w:t>
      </w:r>
      <w:r>
        <w:t>climate</w:t>
      </w:r>
      <w:r w:rsidR="00F9389F">
        <w:t xml:space="preserve"> </w:t>
      </w:r>
      <w:r>
        <w:rPr>
          <w:spacing w:val="-11"/>
        </w:rPr>
        <w:t>v</w:t>
      </w:r>
      <w:r>
        <w:t>ariables</w:t>
      </w:r>
      <w:r w:rsidR="00F9389F">
        <w:t xml:space="preserve"> </w:t>
      </w:r>
      <w:r>
        <w:t>at</w:t>
      </w:r>
      <w:r w:rsidR="00F9389F">
        <w:t xml:space="preserve"> </w:t>
      </w:r>
      <w:r>
        <w:rPr>
          <w:w w:val="112"/>
        </w:rPr>
        <w:t>the</w:t>
      </w:r>
      <w:r>
        <w:rPr>
          <w:spacing w:val="22"/>
          <w:w w:val="112"/>
        </w:rPr>
        <w:t xml:space="preserve"> </w:t>
      </w:r>
      <w:commentRangeStart w:id="190"/>
      <w:r>
        <w:t>plot</w:t>
      </w:r>
      <w:r w:rsidR="00F9389F">
        <w:t xml:space="preserve"> </w:t>
      </w:r>
      <w:r>
        <w:t>scale</w:t>
      </w:r>
      <w:commentRangeEnd w:id="190"/>
      <w:r w:rsidR="00F214CB">
        <w:rPr>
          <w:rStyle w:val="CommentReference"/>
        </w:rPr>
        <w:commentReference w:id="190"/>
      </w:r>
      <w:del w:id="191" w:author="Ellison, Aaron" w:date="2017-01-18T20:01:00Z">
        <w:r w:rsidDel="00F214CB">
          <w:delText>,</w:delText>
        </w:r>
        <w:r w:rsidDel="00F214CB">
          <w:rPr>
            <w:spacing w:val="41"/>
          </w:rPr>
          <w:delText xml:space="preserve"> </w:delText>
        </w:r>
        <w:r w:rsidDel="00F214CB">
          <w:delText>as</w:delText>
        </w:r>
        <w:r w:rsidDel="00F214CB">
          <w:rPr>
            <w:spacing w:val="38"/>
          </w:rPr>
          <w:delText xml:space="preserve"> </w:delText>
        </w:r>
        <w:r w:rsidDel="00F214CB">
          <w:rPr>
            <w:spacing w:val="-5"/>
          </w:rPr>
          <w:delText>w</w:delText>
        </w:r>
        <w:r w:rsidDel="00F214CB">
          <w:delText>ell</w:delText>
        </w:r>
        <w:r w:rsidDel="00F214CB">
          <w:rPr>
            <w:spacing w:val="22"/>
          </w:rPr>
          <w:delText xml:space="preserve"> </w:delText>
        </w:r>
        <w:r w:rsidDel="00F214CB">
          <w:delText>as</w:delText>
        </w:r>
        <w:r w:rsidDel="00F214CB">
          <w:rPr>
            <w:spacing w:val="38"/>
          </w:rPr>
          <w:delText xml:space="preserve"> </w:delText>
        </w:r>
        <w:r w:rsidDel="00F214CB">
          <w:delText>a</w:delText>
        </w:r>
        <w:r w:rsidDel="00F214CB">
          <w:rPr>
            <w:spacing w:val="37"/>
          </w:rPr>
          <w:delText xml:space="preserve"> </w:delText>
        </w:r>
        <w:r w:rsidDel="00F214CB">
          <w:delText>need</w:delText>
        </w:r>
        <w:r w:rsidDel="00F214CB">
          <w:rPr>
            <w:spacing w:val="45"/>
          </w:rPr>
          <w:delText xml:space="preserve"> </w:delText>
        </w:r>
        <w:r w:rsidDel="00F214CB">
          <w:rPr>
            <w:w w:val="112"/>
          </w:rPr>
          <w:delText>to</w:delText>
        </w:r>
        <w:r w:rsidDel="00F214CB">
          <w:rPr>
            <w:spacing w:val="22"/>
            <w:w w:val="112"/>
          </w:rPr>
          <w:delText xml:space="preserve"> </w:delText>
        </w:r>
        <w:r w:rsidDel="00F214CB">
          <w:rPr>
            <w:spacing w:val="6"/>
            <w:w w:val="112"/>
          </w:rPr>
          <w:delText>b</w:delText>
        </w:r>
        <w:r w:rsidDel="00F214CB">
          <w:rPr>
            <w:w w:val="112"/>
          </w:rPr>
          <w:delText>etter</w:delText>
        </w:r>
        <w:r w:rsidDel="00F214CB">
          <w:rPr>
            <w:spacing w:val="29"/>
            <w:w w:val="112"/>
          </w:rPr>
          <w:delText xml:space="preserve"> </w:delText>
        </w:r>
        <w:r w:rsidDel="00F214CB">
          <w:rPr>
            <w:w w:val="112"/>
          </w:rPr>
          <w:delText>understand</w:delText>
        </w:r>
        <w:r w:rsidDel="00F214CB">
          <w:rPr>
            <w:spacing w:val="8"/>
            <w:w w:val="112"/>
          </w:rPr>
          <w:delText xml:space="preserve"> </w:delText>
        </w:r>
        <w:r w:rsidDel="00F214CB">
          <w:delText>h</w:delText>
        </w:r>
        <w:r w:rsidDel="00F214CB">
          <w:rPr>
            <w:spacing w:val="-5"/>
          </w:rPr>
          <w:delText>o</w:delText>
        </w:r>
        <w:r w:rsidDel="00F214CB">
          <w:delText>w</w:delText>
        </w:r>
        <w:r w:rsidDel="00F214CB">
          <w:rPr>
            <w:spacing w:val="34"/>
          </w:rPr>
          <w:delText xml:space="preserve"> </w:delText>
        </w:r>
        <w:r w:rsidDel="00F214CB">
          <w:delText>fine-scale</w:delText>
        </w:r>
        <w:r w:rsidDel="00F214CB">
          <w:rPr>
            <w:spacing w:val="31"/>
          </w:rPr>
          <w:delText xml:space="preserve"> </w:delText>
        </w:r>
        <w:r w:rsidDel="00F214CB">
          <w:rPr>
            <w:spacing w:val="-12"/>
            <w:w w:val="109"/>
          </w:rPr>
          <w:delText>v</w:delText>
        </w:r>
        <w:r w:rsidDel="00F214CB">
          <w:rPr>
            <w:w w:val="109"/>
          </w:rPr>
          <w:delText>ariation</w:delText>
        </w:r>
        <w:r w:rsidDel="00F214CB">
          <w:rPr>
            <w:spacing w:val="24"/>
            <w:w w:val="109"/>
          </w:rPr>
          <w:delText xml:space="preserve"> </w:delText>
        </w:r>
        <w:r w:rsidDel="00F214CB">
          <w:rPr>
            <w:w w:val="99"/>
          </w:rPr>
          <w:delText>i</w:delText>
        </w:r>
        <w:r w:rsidDel="00F214CB">
          <w:rPr>
            <w:w w:val="110"/>
          </w:rPr>
          <w:delText xml:space="preserve">n </w:delText>
        </w:r>
        <w:r w:rsidDel="00F214CB">
          <w:delText>slo</w:delText>
        </w:r>
        <w:r w:rsidDel="00F214CB">
          <w:rPr>
            <w:spacing w:val="5"/>
          </w:rPr>
          <w:delText>p</w:delText>
        </w:r>
        <w:r w:rsidDel="00F214CB">
          <w:delText>e,</w:delText>
        </w:r>
        <w:r w:rsidDel="00F214CB">
          <w:rPr>
            <w:spacing w:val="30"/>
          </w:rPr>
          <w:delText xml:space="preserve"> </w:delText>
        </w:r>
        <w:r w:rsidDel="00F214CB">
          <w:rPr>
            <w:spacing w:val="-5"/>
            <w:w w:val="105"/>
          </w:rPr>
          <w:delText>v</w:delText>
        </w:r>
        <w:r w:rsidDel="00F214CB">
          <w:rPr>
            <w:w w:val="99"/>
          </w:rPr>
          <w:delText>ege</w:delText>
        </w:r>
        <w:r w:rsidDel="00F214CB">
          <w:rPr>
            <w:w w:val="139"/>
          </w:rPr>
          <w:delText>t</w:delText>
        </w:r>
        <w:r w:rsidDel="00F214CB">
          <w:rPr>
            <w:w w:val="116"/>
          </w:rPr>
          <w:delText>ati</w:delText>
        </w:r>
        <w:r w:rsidDel="00F214CB">
          <w:rPr>
            <w:w w:val="105"/>
          </w:rPr>
          <w:delText>on</w:delText>
        </w:r>
        <w:r w:rsidDel="00F214CB">
          <w:rPr>
            <w:w w:val="110"/>
          </w:rPr>
          <w:delText>,</w:delText>
        </w:r>
        <w:r w:rsidDel="00F214CB">
          <w:rPr>
            <w:spacing w:val="16"/>
          </w:rPr>
          <w:delText xml:space="preserve"> </w:delText>
        </w:r>
        <w:r w:rsidDel="00F214CB">
          <w:delText>and</w:delText>
        </w:r>
        <w:r w:rsidDel="00F214CB">
          <w:rPr>
            <w:spacing w:val="48"/>
          </w:rPr>
          <w:delText xml:space="preserve"> </w:delText>
        </w:r>
        <w:r w:rsidDel="00F214CB">
          <w:delText>other</w:delText>
        </w:r>
        <w:r w:rsidR="00F9389F" w:rsidDel="00F214CB">
          <w:delText xml:space="preserve"> </w:delText>
        </w:r>
        <w:r w:rsidDel="00F214CB">
          <w:delText>factors</w:delText>
        </w:r>
      </w:del>
      <w:ins w:id="192" w:author="Ellison, Aaron" w:date="2017-01-18T20:01:00Z">
        <w:r w:rsidR="00F214CB">
          <w:t xml:space="preserve"> that</w:t>
        </w:r>
      </w:ins>
      <w:r w:rsidR="00F9389F">
        <w:t xml:space="preserve"> </w:t>
      </w:r>
      <w:r>
        <w:t>influence</w:t>
      </w:r>
      <w:r>
        <w:rPr>
          <w:spacing w:val="31"/>
        </w:rPr>
        <w:t xml:space="preserve"> </w:t>
      </w:r>
      <w:del w:id="193" w:author="Ellison, Aaron" w:date="2017-01-18T20:01:00Z">
        <w:r w:rsidDel="00F214CB">
          <w:rPr>
            <w:w w:val="112"/>
          </w:rPr>
          <w:delText>the</w:delText>
        </w:r>
        <w:r w:rsidDel="00F214CB">
          <w:rPr>
            <w:spacing w:val="11"/>
            <w:w w:val="112"/>
          </w:rPr>
          <w:delText xml:space="preserve"> </w:delText>
        </w:r>
        <w:r w:rsidDel="00F214CB">
          <w:delText>micr</w:delText>
        </w:r>
        <w:r w:rsidDel="00F214CB">
          <w:rPr>
            <w:spacing w:val="5"/>
          </w:rPr>
          <w:delText>o</w:delText>
        </w:r>
        <w:r w:rsidDel="00F214CB">
          <w:delText>climatic</w:delText>
        </w:r>
        <w:r w:rsidR="00F9389F" w:rsidDel="00F214CB">
          <w:delText xml:space="preserve"> </w:delText>
        </w:r>
        <w:r w:rsidDel="00F214CB">
          <w:rPr>
            <w:w w:val="103"/>
          </w:rPr>
          <w:delText>con</w:delText>
        </w:r>
        <w:r w:rsidDel="00F214CB">
          <w:rPr>
            <w:w w:val="106"/>
          </w:rPr>
          <w:delText>di</w:delText>
        </w:r>
        <w:r w:rsidDel="00F214CB">
          <w:rPr>
            <w:w w:val="139"/>
          </w:rPr>
          <w:delText>t</w:delText>
        </w:r>
        <w:r w:rsidDel="00F214CB">
          <w:rPr>
            <w:w w:val="99"/>
          </w:rPr>
          <w:delText>i</w:delText>
        </w:r>
        <w:r w:rsidDel="00F214CB">
          <w:rPr>
            <w:w w:val="103"/>
          </w:rPr>
          <w:delText>ons</w:delText>
        </w:r>
        <w:r w:rsidDel="00F214CB">
          <w:rPr>
            <w:spacing w:val="16"/>
          </w:rPr>
          <w:delText xml:space="preserve"> </w:delText>
        </w:r>
        <w:r w:rsidDel="00F214CB">
          <w:delText>ex</w:delText>
        </w:r>
        <w:r w:rsidDel="00F214CB">
          <w:rPr>
            <w:spacing w:val="5"/>
          </w:rPr>
          <w:delText>p</w:delText>
        </w:r>
        <w:r w:rsidDel="00F214CB">
          <w:delText>erienced</w:delText>
        </w:r>
        <w:r w:rsidR="00F9389F" w:rsidDel="00F214CB">
          <w:delText xml:space="preserve"> </w:delText>
        </w:r>
        <w:r w:rsidDel="00F214CB">
          <w:rPr>
            <w:spacing w:val="-5"/>
          </w:rPr>
          <w:delText>b</w:delText>
        </w:r>
        <w:r w:rsidDel="00F214CB">
          <w:delText>y</w:delText>
        </w:r>
      </w:del>
      <w:ins w:id="194" w:author="Ellison, Aaron" w:date="2017-01-18T20:01:00Z">
        <w:r w:rsidR="00F214CB">
          <w:rPr>
            <w:w w:val="112"/>
          </w:rPr>
          <w:t>responses of</w:t>
        </w:r>
      </w:ins>
      <w:r>
        <w:rPr>
          <w:spacing w:val="32"/>
        </w:rPr>
        <w:t xml:space="preserve"> </w:t>
      </w:r>
      <w:r>
        <w:rPr>
          <w:w w:val="106"/>
        </w:rPr>
        <w:t>or</w:t>
      </w:r>
      <w:r>
        <w:rPr>
          <w:w w:val="107"/>
        </w:rPr>
        <w:t>gan</w:t>
      </w:r>
      <w:r>
        <w:t>is</w:t>
      </w:r>
      <w:r>
        <w:rPr>
          <w:w w:val="104"/>
        </w:rPr>
        <w:t>ms</w:t>
      </w:r>
      <w:r>
        <w:rPr>
          <w:w w:val="110"/>
        </w:rPr>
        <w:t>.</w:t>
      </w:r>
    </w:p>
    <w:p w14:paraId="1C38D5D8" w14:textId="77777777" w:rsidR="005B53EE" w:rsidRDefault="005B53EE" w:rsidP="00F9389F">
      <w:pPr>
        <w:spacing w:before="4" w:line="140" w:lineRule="exact"/>
        <w:rPr>
          <w:sz w:val="14"/>
          <w:szCs w:val="14"/>
        </w:rPr>
      </w:pPr>
    </w:p>
    <w:p w14:paraId="4B70854D" w14:textId="4A216D69" w:rsidR="005B53EE" w:rsidDel="00F214CB" w:rsidRDefault="00F5753A" w:rsidP="00F9389F">
      <w:pPr>
        <w:spacing w:line="249" w:lineRule="auto"/>
        <w:ind w:left="117" w:right="83"/>
        <w:rPr>
          <w:del w:id="195" w:author="Ellison, Aaron" w:date="2017-01-18T20:02:00Z"/>
        </w:rPr>
      </w:pPr>
      <w:del w:id="196" w:author="Ellison, Aaron" w:date="2017-01-18T20:02:00Z">
        <w:r w:rsidDel="00F214CB">
          <w:rPr>
            <w:w w:val="108"/>
          </w:rPr>
          <w:delText>Presumabl</w:delText>
        </w:r>
        <w:r w:rsidDel="00F214CB">
          <w:rPr>
            <w:spacing w:val="-17"/>
            <w:w w:val="108"/>
          </w:rPr>
          <w:delText>y</w:delText>
        </w:r>
        <w:r w:rsidDel="00F214CB">
          <w:rPr>
            <w:w w:val="108"/>
          </w:rPr>
          <w:delText>,</w:delText>
        </w:r>
        <w:r w:rsidDel="00F214CB">
          <w:rPr>
            <w:spacing w:val="16"/>
            <w:w w:val="108"/>
          </w:rPr>
          <w:delText xml:space="preserve"> </w:delText>
        </w:r>
        <w:r w:rsidDel="00F214CB">
          <w:rPr>
            <w:w w:val="139"/>
          </w:rPr>
          <w:delText>t</w:delText>
        </w:r>
        <w:r w:rsidDel="00F214CB">
          <w:rPr>
            <w:w w:val="110"/>
          </w:rPr>
          <w:delText>h</w:delText>
        </w:r>
        <w:r w:rsidDel="00F214CB">
          <w:rPr>
            <w:w w:val="107"/>
          </w:rPr>
          <w:delText>er</w:delText>
        </w:r>
        <w:r w:rsidDel="00F214CB">
          <w:rPr>
            <w:w w:val="99"/>
          </w:rPr>
          <w:delText>e</w:delText>
        </w:r>
        <w:r w:rsidDel="00F214CB">
          <w:rPr>
            <w:spacing w:val="12"/>
            <w:w w:val="99"/>
          </w:rPr>
          <w:delText xml:space="preserve"> </w:delText>
        </w:r>
        <w:r w:rsidDel="00F214CB">
          <w:delText>will</w:delText>
        </w:r>
        <w:r w:rsidDel="00F214CB">
          <w:rPr>
            <w:spacing w:val="9"/>
          </w:rPr>
          <w:delText xml:space="preserve"> </w:delText>
        </w:r>
        <w:r w:rsidDel="00F214CB">
          <w:rPr>
            <w:spacing w:val="5"/>
          </w:rPr>
          <w:delText>b</w:delText>
        </w:r>
        <w:r w:rsidDel="00F214CB">
          <w:delText>e</w:delText>
        </w:r>
        <w:r w:rsidDel="00F214CB">
          <w:rPr>
            <w:spacing w:val="21"/>
          </w:rPr>
          <w:delText xml:space="preserve"> </w:delText>
        </w:r>
        <w:r w:rsidDel="00F214CB">
          <w:delText>spatial</w:delText>
        </w:r>
        <w:r w:rsidR="00F9389F" w:rsidDel="00F214CB">
          <w:delText xml:space="preserve"> </w:delText>
        </w:r>
        <w:r w:rsidDel="00F214CB">
          <w:rPr>
            <w:spacing w:val="-12"/>
            <w:w w:val="109"/>
          </w:rPr>
          <w:delText>v</w:delText>
        </w:r>
        <w:r w:rsidDel="00F214CB">
          <w:rPr>
            <w:w w:val="109"/>
          </w:rPr>
          <w:delText>ariation</w:delText>
        </w:r>
        <w:r w:rsidDel="00F214CB">
          <w:rPr>
            <w:spacing w:val="10"/>
            <w:w w:val="109"/>
          </w:rPr>
          <w:delText xml:space="preserve"> </w:delText>
        </w:r>
        <w:r w:rsidDel="00F214CB">
          <w:delText>in</w:delText>
        </w:r>
        <w:r w:rsidDel="00F214CB">
          <w:rPr>
            <w:spacing w:val="21"/>
          </w:rPr>
          <w:delText xml:space="preserve"> </w:delText>
        </w:r>
        <w:r w:rsidDel="00F214CB">
          <w:rPr>
            <w:w w:val="91"/>
          </w:rPr>
          <w:delText>f</w:delText>
        </w:r>
        <w:r w:rsidDel="00F214CB">
          <w:rPr>
            <w:w w:val="110"/>
          </w:rPr>
          <w:delText>u</w:delText>
        </w:r>
        <w:r w:rsidDel="00F214CB">
          <w:rPr>
            <w:w w:val="139"/>
          </w:rPr>
          <w:delText>t</w:delText>
        </w:r>
        <w:r w:rsidDel="00F214CB">
          <w:rPr>
            <w:w w:val="113"/>
          </w:rPr>
          <w:delText>ur</w:delText>
        </w:r>
        <w:r w:rsidDel="00F214CB">
          <w:rPr>
            <w:w w:val="99"/>
          </w:rPr>
          <w:delText>e</w:delText>
        </w:r>
        <w:r w:rsidDel="00F214CB">
          <w:rPr>
            <w:spacing w:val="12"/>
            <w:w w:val="99"/>
          </w:rPr>
          <w:delText xml:space="preserve"> </w:delText>
        </w:r>
        <w:r w:rsidDel="00F214CB">
          <w:delText>climate</w:delText>
        </w:r>
        <w:r w:rsidR="00F9389F" w:rsidDel="00F214CB">
          <w:delText xml:space="preserve"> </w:delText>
        </w:r>
        <w:r w:rsidDel="00F214CB">
          <w:rPr>
            <w:spacing w:val="-5"/>
          </w:rPr>
          <w:delText>c</w:delText>
        </w:r>
        <w:r w:rsidDel="00F214CB">
          <w:delText>hange</w:delText>
        </w:r>
        <w:r w:rsidDel="00F214CB">
          <w:rPr>
            <w:spacing w:val="40"/>
          </w:rPr>
          <w:delText xml:space="preserve"> </w:delText>
        </w:r>
        <w:r w:rsidDel="00F214CB">
          <w:delText>effects,</w:delText>
        </w:r>
        <w:r w:rsidDel="00F214CB">
          <w:rPr>
            <w:spacing w:val="21"/>
          </w:rPr>
          <w:delText xml:space="preserve"> </w:delText>
        </w:r>
        <w:r w:rsidDel="00F214CB">
          <w:delText>gi</w:delText>
        </w:r>
        <w:r w:rsidDel="00F214CB">
          <w:rPr>
            <w:spacing w:val="-5"/>
          </w:rPr>
          <w:delText>v</w:delText>
        </w:r>
        <w:r w:rsidDel="00F214CB">
          <w:delText>en</w:delText>
        </w:r>
        <w:r w:rsidDel="00F214CB">
          <w:rPr>
            <w:spacing w:val="24"/>
          </w:rPr>
          <w:delText xml:space="preserve"> </w:delText>
        </w:r>
        <w:r w:rsidDel="00F214CB">
          <w:rPr>
            <w:w w:val="121"/>
          </w:rPr>
          <w:delText>that</w:delText>
        </w:r>
        <w:r w:rsidDel="00F214CB">
          <w:rPr>
            <w:spacing w:val="2"/>
            <w:w w:val="121"/>
          </w:rPr>
          <w:delText xml:space="preserve"> </w:delText>
        </w:r>
        <w:r w:rsidDel="00F214CB">
          <w:rPr>
            <w:spacing w:val="-5"/>
          </w:rPr>
          <w:delText>w</w:delText>
        </w:r>
        <w:r w:rsidDel="00F214CB">
          <w:delText>arming</w:delText>
        </w:r>
        <w:r w:rsidR="00F9389F" w:rsidDel="00F214CB">
          <w:delText xml:space="preserve"> </w:delText>
        </w:r>
        <w:r w:rsidDel="00F214CB">
          <w:rPr>
            <w:w w:val="113"/>
          </w:rPr>
          <w:delText>to</w:delText>
        </w:r>
        <w:r w:rsidDel="00F214CB">
          <w:rPr>
            <w:spacing w:val="6"/>
            <w:w w:val="113"/>
          </w:rPr>
          <w:delText xml:space="preserve"> </w:delText>
        </w:r>
        <w:r w:rsidDel="00F214CB">
          <w:delText>date</w:delText>
        </w:r>
        <w:r w:rsidR="00F9389F" w:rsidDel="00F214CB">
          <w:delText xml:space="preserve"> </w:delText>
        </w:r>
        <w:r w:rsidDel="00F214CB">
          <w:rPr>
            <w:w w:val="110"/>
          </w:rPr>
          <w:delText>h</w:delText>
        </w:r>
        <w:r w:rsidDel="00F214CB">
          <w:rPr>
            <w:w w:val="107"/>
          </w:rPr>
          <w:delText xml:space="preserve">as </w:delText>
        </w:r>
        <w:r w:rsidDel="00F214CB">
          <w:rPr>
            <w:spacing w:val="-11"/>
          </w:rPr>
          <w:delText>v</w:delText>
        </w:r>
        <w:r w:rsidDel="00F214CB">
          <w:delText>aried</w:delText>
        </w:r>
        <w:r w:rsidR="00F9389F" w:rsidDel="00F214CB">
          <w:delText xml:space="preserve"> </w:delText>
        </w:r>
        <w:r w:rsidDel="00F214CB">
          <w:delText>spatially</w:delText>
        </w:r>
        <w:r w:rsidR="00F9389F" w:rsidDel="00F214CB">
          <w:delText xml:space="preserve"> </w:delText>
        </w:r>
        <w:r w:rsidDel="00F214CB">
          <w:delText>(St</w:delText>
        </w:r>
        <w:r w:rsidDel="00F214CB">
          <w:rPr>
            <w:spacing w:val="6"/>
          </w:rPr>
          <w:delText>o</w:delText>
        </w:r>
        <w:r w:rsidDel="00F214CB">
          <w:rPr>
            <w:spacing w:val="-5"/>
          </w:rPr>
          <w:delText>ck</w:delText>
        </w:r>
        <w:r w:rsidDel="00F214CB">
          <w:delText>er</w:delText>
        </w:r>
        <w:r w:rsidR="00F9389F" w:rsidDel="00F214CB">
          <w:delText xml:space="preserve"> </w:delText>
        </w:r>
        <w:r w:rsidDel="00F214CB">
          <w:delText>et</w:delText>
        </w:r>
        <w:r w:rsidDel="00F214CB">
          <w:rPr>
            <w:spacing w:val="33"/>
          </w:rPr>
          <w:delText xml:space="preserve"> </w:delText>
        </w:r>
        <w:r w:rsidDel="00F214CB">
          <w:delText>al.,</w:delText>
        </w:r>
        <w:r w:rsidDel="00F214CB">
          <w:rPr>
            <w:spacing w:val="38"/>
          </w:rPr>
          <w:delText xml:space="preserve"> </w:delText>
        </w:r>
        <w:r w:rsidDel="00F214CB">
          <w:delText>2013)</w:delText>
        </w:r>
      </w:del>
      <w:del w:id="197" w:author="Ellison, Aaron" w:date="2017-01-18T20:01:00Z">
        <w:r w:rsidDel="00F214CB">
          <w:delText>)</w:delText>
        </w:r>
      </w:del>
      <w:del w:id="198" w:author="Ellison, Aaron" w:date="2017-01-18T20:02:00Z">
        <w:r w:rsidDel="00F214CB">
          <w:delText>.</w:delText>
        </w:r>
        <w:r w:rsidR="00F9389F" w:rsidDel="00F214CB">
          <w:delText xml:space="preserve"> </w:delText>
        </w:r>
        <w:r w:rsidDel="00F214CB">
          <w:delText>Accurate</w:delText>
        </w:r>
        <w:r w:rsidR="00F9389F" w:rsidDel="00F214CB">
          <w:delText xml:space="preserve"> </w:delText>
        </w:r>
        <w:r w:rsidDel="00F214CB">
          <w:rPr>
            <w:w w:val="109"/>
          </w:rPr>
          <w:delText>extra</w:delText>
        </w:r>
        <w:r w:rsidDel="00F214CB">
          <w:rPr>
            <w:spacing w:val="5"/>
            <w:w w:val="109"/>
          </w:rPr>
          <w:delText>p</w:delText>
        </w:r>
        <w:r w:rsidDel="00F214CB">
          <w:rPr>
            <w:w w:val="109"/>
          </w:rPr>
          <w:delText>olation</w:delText>
        </w:r>
        <w:r w:rsidDel="00F214CB">
          <w:rPr>
            <w:spacing w:val="13"/>
            <w:w w:val="109"/>
          </w:rPr>
          <w:delText xml:space="preserve"> </w:delText>
        </w:r>
        <w:r w:rsidDel="00F214CB">
          <w:delText>of</w:delText>
        </w:r>
        <w:r w:rsidDel="00F214CB">
          <w:rPr>
            <w:spacing w:val="8"/>
          </w:rPr>
          <w:delText xml:space="preserve"> </w:delText>
        </w:r>
        <w:r w:rsidDel="00F214CB">
          <w:delText>climate</w:delText>
        </w:r>
        <w:r w:rsidR="00F9389F" w:rsidDel="00F214CB">
          <w:delText xml:space="preserve"> </w:delText>
        </w:r>
        <w:r w:rsidDel="00F214CB">
          <w:rPr>
            <w:spacing w:val="-5"/>
          </w:rPr>
          <w:delText>c</w:delText>
        </w:r>
        <w:r w:rsidDel="00F214CB">
          <w:delText>hange</w:delText>
        </w:r>
        <w:r w:rsidDel="00F214CB">
          <w:rPr>
            <w:spacing w:val="43"/>
          </w:rPr>
          <w:delText xml:space="preserve"> </w:delText>
        </w:r>
        <w:r w:rsidDel="00F214CB">
          <w:rPr>
            <w:w w:val="99"/>
          </w:rPr>
          <w:delText>e</w:delText>
        </w:r>
        <w:r w:rsidDel="00F214CB">
          <w:rPr>
            <w:w w:val="105"/>
          </w:rPr>
          <w:delText>x</w:delText>
        </w:r>
        <w:r w:rsidDel="00F214CB">
          <w:rPr>
            <w:spacing w:val="5"/>
            <w:w w:val="110"/>
          </w:rPr>
          <w:delText>p</w:delText>
        </w:r>
        <w:r w:rsidDel="00F214CB">
          <w:rPr>
            <w:w w:val="99"/>
          </w:rPr>
          <w:delText>e</w:delText>
        </w:r>
        <w:r w:rsidDel="00F214CB">
          <w:rPr>
            <w:w w:val="109"/>
          </w:rPr>
          <w:delText>ri</w:delText>
        </w:r>
        <w:r w:rsidDel="00F214CB">
          <w:rPr>
            <w:w w:val="104"/>
          </w:rPr>
          <w:delText>me</w:delText>
        </w:r>
        <w:r w:rsidDel="00F214CB">
          <w:rPr>
            <w:spacing w:val="-5"/>
            <w:w w:val="110"/>
          </w:rPr>
          <w:delText>n</w:delText>
        </w:r>
        <w:r w:rsidDel="00F214CB">
          <w:rPr>
            <w:w w:val="139"/>
          </w:rPr>
          <w:delText>t</w:delText>
        </w:r>
        <w:r w:rsidDel="00F214CB">
          <w:delText>s</w:delText>
        </w:r>
        <w:r w:rsidDel="00F214CB">
          <w:rPr>
            <w:spacing w:val="15"/>
          </w:rPr>
          <w:delText xml:space="preserve"> </w:delText>
        </w:r>
        <w:r w:rsidDel="00F214CB">
          <w:delText>m</w:delText>
        </w:r>
        <w:r w:rsidDel="00F214CB">
          <w:rPr>
            <w:spacing w:val="-5"/>
          </w:rPr>
          <w:delText>a</w:delText>
        </w:r>
        <w:r w:rsidDel="00F214CB">
          <w:delText>y</w:delText>
        </w:r>
        <w:r w:rsidDel="00F214CB">
          <w:rPr>
            <w:spacing w:val="39"/>
          </w:rPr>
          <w:delText xml:space="preserve"> </w:delText>
        </w:r>
        <w:r w:rsidDel="00F214CB">
          <w:rPr>
            <w:w w:val="139"/>
          </w:rPr>
          <w:delText>t</w:delText>
        </w:r>
        <w:r w:rsidDel="00F214CB">
          <w:rPr>
            <w:w w:val="110"/>
          </w:rPr>
          <w:delText>h</w:delText>
        </w:r>
        <w:r w:rsidDel="00F214CB">
          <w:rPr>
            <w:w w:val="107"/>
          </w:rPr>
          <w:delText>er</w:delText>
        </w:r>
        <w:r w:rsidDel="00F214CB">
          <w:rPr>
            <w:w w:val="96"/>
          </w:rPr>
          <w:delText>ef</w:delText>
        </w:r>
        <w:r w:rsidDel="00F214CB">
          <w:rPr>
            <w:w w:val="106"/>
          </w:rPr>
          <w:delText>or</w:delText>
        </w:r>
        <w:r w:rsidDel="00F214CB">
          <w:rPr>
            <w:w w:val="99"/>
          </w:rPr>
          <w:delText xml:space="preserve">e </w:delText>
        </w:r>
        <w:r w:rsidDel="00F214CB">
          <w:delText>de</w:delText>
        </w:r>
        <w:r w:rsidDel="00F214CB">
          <w:rPr>
            <w:spacing w:val="5"/>
          </w:rPr>
          <w:delText>p</w:delText>
        </w:r>
        <w:r w:rsidDel="00F214CB">
          <w:delText>end</w:delText>
        </w:r>
        <w:r w:rsidR="00F9389F" w:rsidDel="00F214CB">
          <w:delText xml:space="preserve"> </w:delText>
        </w:r>
        <w:r w:rsidDel="00F214CB">
          <w:delText>on</w:delText>
        </w:r>
        <w:r w:rsidDel="00F214CB">
          <w:rPr>
            <w:spacing w:val="21"/>
          </w:rPr>
          <w:delText xml:space="preserve"> </w:delText>
        </w:r>
        <w:r w:rsidDel="00F214CB">
          <w:delText>the</w:delText>
        </w:r>
        <w:r w:rsidDel="00F214CB">
          <w:rPr>
            <w:spacing w:val="43"/>
          </w:rPr>
          <w:delText xml:space="preserve"> </w:delText>
        </w:r>
        <w:r w:rsidDel="00F214CB">
          <w:rPr>
            <w:w w:val="99"/>
          </w:rPr>
          <w:delText>e</w:delText>
        </w:r>
        <w:r w:rsidDel="00F214CB">
          <w:rPr>
            <w:w w:val="105"/>
          </w:rPr>
          <w:delText>x</w:delText>
        </w:r>
        <w:r w:rsidDel="00F214CB">
          <w:rPr>
            <w:w w:val="115"/>
          </w:rPr>
          <w:delText>te</w:delText>
        </w:r>
        <w:r w:rsidDel="00F214CB">
          <w:rPr>
            <w:spacing w:val="-5"/>
            <w:w w:val="110"/>
          </w:rPr>
          <w:delText>n</w:delText>
        </w:r>
        <w:r w:rsidDel="00F214CB">
          <w:rPr>
            <w:w w:val="139"/>
          </w:rPr>
          <w:delText>t</w:delText>
        </w:r>
        <w:r w:rsidDel="00F214CB">
          <w:rPr>
            <w:spacing w:val="12"/>
            <w:w w:val="139"/>
          </w:rPr>
          <w:delText xml:space="preserve"> </w:delText>
        </w:r>
        <w:r w:rsidDel="00F214CB">
          <w:rPr>
            <w:w w:val="113"/>
          </w:rPr>
          <w:delText>to</w:delText>
        </w:r>
        <w:r w:rsidDel="00F214CB">
          <w:rPr>
            <w:spacing w:val="6"/>
            <w:w w:val="113"/>
          </w:rPr>
          <w:delText xml:space="preserve"> </w:delText>
        </w:r>
        <w:r w:rsidDel="00F214CB">
          <w:delText>whi</w:delText>
        </w:r>
        <w:r w:rsidDel="00F214CB">
          <w:rPr>
            <w:spacing w:val="-5"/>
          </w:rPr>
          <w:delText>c</w:delText>
        </w:r>
        <w:r w:rsidDel="00F214CB">
          <w:delText>h</w:delText>
        </w:r>
        <w:r w:rsidDel="00F214CB">
          <w:rPr>
            <w:spacing w:val="30"/>
          </w:rPr>
          <w:delText xml:space="preserve"> </w:delText>
        </w:r>
        <w:r w:rsidDel="00F214CB">
          <w:rPr>
            <w:w w:val="102"/>
          </w:rPr>
          <w:delText>ex</w:delText>
        </w:r>
        <w:r w:rsidDel="00F214CB">
          <w:rPr>
            <w:spacing w:val="5"/>
            <w:w w:val="110"/>
          </w:rPr>
          <w:delText>p</w:delText>
        </w:r>
        <w:r w:rsidDel="00F214CB">
          <w:rPr>
            <w:w w:val="99"/>
          </w:rPr>
          <w:delText>e</w:delText>
        </w:r>
        <w:r w:rsidDel="00F214CB">
          <w:rPr>
            <w:w w:val="109"/>
          </w:rPr>
          <w:delText>ri</w:delText>
        </w:r>
        <w:r w:rsidDel="00F214CB">
          <w:rPr>
            <w:w w:val="106"/>
          </w:rPr>
          <w:delText>m</w:delText>
        </w:r>
        <w:r w:rsidDel="00F214CB">
          <w:rPr>
            <w:w w:val="105"/>
          </w:rPr>
          <w:delText>e</w:delText>
        </w:r>
        <w:r w:rsidDel="00F214CB">
          <w:rPr>
            <w:spacing w:val="-5"/>
            <w:w w:val="105"/>
          </w:rPr>
          <w:delText>n</w:delText>
        </w:r>
        <w:r w:rsidDel="00F214CB">
          <w:rPr>
            <w:w w:val="139"/>
          </w:rPr>
          <w:delText>t</w:delText>
        </w:r>
        <w:r w:rsidDel="00F214CB">
          <w:delText>s</w:delText>
        </w:r>
        <w:r w:rsidDel="00F214CB">
          <w:rPr>
            <w:spacing w:val="12"/>
          </w:rPr>
          <w:delText xml:space="preserve"> </w:delText>
        </w:r>
        <w:r w:rsidDel="00F214CB">
          <w:delText>encompass</w:delText>
        </w:r>
        <w:r w:rsidR="00F9389F" w:rsidDel="00F214CB">
          <w:delText xml:space="preserve"> </w:delText>
        </w:r>
        <w:r w:rsidDel="00F214CB">
          <w:delText>a</w:delText>
        </w:r>
        <w:r w:rsidDel="00F214CB">
          <w:rPr>
            <w:spacing w:val="23"/>
          </w:rPr>
          <w:delText xml:space="preserve"> </w:delText>
        </w:r>
        <w:r w:rsidDel="00F214CB">
          <w:rPr>
            <w:w w:val="107"/>
          </w:rPr>
          <w:delText>re</w:delText>
        </w:r>
        <w:r w:rsidDel="00F214CB">
          <w:rPr>
            <w:w w:val="113"/>
          </w:rPr>
          <w:delText>pr</w:delText>
        </w:r>
        <w:r w:rsidDel="00F214CB">
          <w:rPr>
            <w:w w:val="99"/>
          </w:rPr>
          <w:delText>e</w:delText>
        </w:r>
        <w:r w:rsidDel="00F214CB">
          <w:rPr>
            <w:w w:val="104"/>
          </w:rPr>
          <w:delText>se</w:delText>
        </w:r>
        <w:r w:rsidDel="00F214CB">
          <w:rPr>
            <w:spacing w:val="-5"/>
            <w:w w:val="104"/>
          </w:rPr>
          <w:delText>n</w:delText>
        </w:r>
        <w:r w:rsidDel="00F214CB">
          <w:rPr>
            <w:w w:val="139"/>
          </w:rPr>
          <w:delText>t</w:delText>
        </w:r>
        <w:r w:rsidDel="00F214CB">
          <w:rPr>
            <w:w w:val="122"/>
          </w:rPr>
          <w:delText>at</w:delText>
        </w:r>
        <w:r w:rsidDel="00F214CB">
          <w:rPr>
            <w:w w:val="99"/>
          </w:rPr>
          <w:delText>i</w:delText>
        </w:r>
        <w:r w:rsidDel="00F214CB">
          <w:rPr>
            <w:spacing w:val="-5"/>
            <w:w w:val="105"/>
          </w:rPr>
          <w:delText>v</w:delText>
        </w:r>
        <w:r w:rsidDel="00F214CB">
          <w:rPr>
            <w:w w:val="99"/>
          </w:rPr>
          <w:delText>e</w:delText>
        </w:r>
        <w:r w:rsidDel="00F214CB">
          <w:rPr>
            <w:spacing w:val="11"/>
            <w:w w:val="99"/>
          </w:rPr>
          <w:delText xml:space="preserve"> </w:delText>
        </w:r>
        <w:r w:rsidDel="00F214CB">
          <w:rPr>
            <w:w w:val="107"/>
          </w:rPr>
          <w:delText>amou</w:delText>
        </w:r>
        <w:r w:rsidDel="00F214CB">
          <w:rPr>
            <w:spacing w:val="-5"/>
            <w:w w:val="110"/>
          </w:rPr>
          <w:delText>n</w:delText>
        </w:r>
        <w:r w:rsidDel="00F214CB">
          <w:rPr>
            <w:w w:val="139"/>
          </w:rPr>
          <w:delText>t</w:delText>
        </w:r>
        <w:r w:rsidDel="00F214CB">
          <w:rPr>
            <w:spacing w:val="12"/>
            <w:w w:val="139"/>
          </w:rPr>
          <w:delText xml:space="preserve"> </w:delText>
        </w:r>
        <w:r w:rsidDel="00F214CB">
          <w:delText>of</w:delText>
        </w:r>
        <w:r w:rsidDel="00F214CB">
          <w:rPr>
            <w:spacing w:val="6"/>
          </w:rPr>
          <w:delText xml:space="preserve"> </w:delText>
        </w:r>
        <w:r w:rsidDel="00F214CB">
          <w:rPr>
            <w:w w:val="99"/>
          </w:rPr>
          <w:delText>e</w:delText>
        </w:r>
        <w:r w:rsidDel="00F214CB">
          <w:rPr>
            <w:w w:val="105"/>
          </w:rPr>
          <w:delText>x</w:delText>
        </w:r>
        <w:r w:rsidDel="00F214CB">
          <w:delText>is</w:delText>
        </w:r>
        <w:r w:rsidDel="00F214CB">
          <w:rPr>
            <w:w w:val="139"/>
          </w:rPr>
          <w:delText>t</w:delText>
        </w:r>
        <w:r w:rsidDel="00F214CB">
          <w:rPr>
            <w:w w:val="99"/>
          </w:rPr>
          <w:delText>i</w:delText>
        </w:r>
        <w:r w:rsidDel="00F214CB">
          <w:rPr>
            <w:w w:val="105"/>
          </w:rPr>
          <w:delText>ng</w:delText>
        </w:r>
        <w:r w:rsidDel="00F214CB">
          <w:rPr>
            <w:spacing w:val="12"/>
            <w:w w:val="105"/>
          </w:rPr>
          <w:delText xml:space="preserve"> </w:delText>
        </w:r>
        <w:r w:rsidDel="00F214CB">
          <w:rPr>
            <w:w w:val="113"/>
          </w:rPr>
          <w:delText>natural</w:delText>
        </w:r>
        <w:r w:rsidDel="00F214CB">
          <w:rPr>
            <w:spacing w:val="7"/>
            <w:w w:val="113"/>
          </w:rPr>
          <w:delText xml:space="preserve"> </w:delText>
        </w:r>
        <w:r w:rsidDel="00F214CB">
          <w:rPr>
            <w:spacing w:val="-11"/>
            <w:w w:val="105"/>
          </w:rPr>
          <w:delText>v</w:delText>
        </w:r>
        <w:r w:rsidDel="00F214CB">
          <w:rPr>
            <w:w w:val="114"/>
          </w:rPr>
          <w:delText>ar</w:delText>
        </w:r>
        <w:r w:rsidDel="00F214CB">
          <w:rPr>
            <w:w w:val="99"/>
          </w:rPr>
          <w:delText>i</w:delText>
        </w:r>
        <w:r w:rsidDel="00F214CB">
          <w:rPr>
            <w:w w:val="122"/>
          </w:rPr>
          <w:delText>at</w:delText>
        </w:r>
        <w:r w:rsidDel="00F214CB">
          <w:rPr>
            <w:w w:val="99"/>
          </w:rPr>
          <w:delText>i</w:delText>
        </w:r>
        <w:r w:rsidDel="00F214CB">
          <w:rPr>
            <w:w w:val="105"/>
          </w:rPr>
          <w:delText xml:space="preserve">on </w:delText>
        </w:r>
        <w:r w:rsidDel="00F214CB">
          <w:delText>(e.g.</w:delText>
        </w:r>
        <w:r w:rsidR="00F9389F" w:rsidDel="00F214CB">
          <w:delText xml:space="preserve"> </w:delText>
        </w:r>
        <w:r w:rsidDel="00F214CB">
          <w:rPr>
            <w:spacing w:val="5"/>
          </w:rPr>
          <w:delText xml:space="preserve"> </w:delText>
        </w:r>
        <w:r w:rsidDel="00F214CB">
          <w:rPr>
            <w:w w:val="109"/>
          </w:rPr>
          <w:delText>grad</w:delText>
        </w:r>
        <w:r w:rsidDel="00F214CB">
          <w:rPr>
            <w:w w:val="99"/>
          </w:rPr>
          <w:delText>i</w:delText>
        </w:r>
        <w:r w:rsidDel="00F214CB">
          <w:rPr>
            <w:w w:val="105"/>
          </w:rPr>
          <w:delText>e</w:delText>
        </w:r>
        <w:r w:rsidDel="00F214CB">
          <w:rPr>
            <w:spacing w:val="-5"/>
            <w:w w:val="105"/>
          </w:rPr>
          <w:delText>n</w:delText>
        </w:r>
        <w:r w:rsidDel="00F214CB">
          <w:rPr>
            <w:w w:val="139"/>
          </w:rPr>
          <w:delText>t</w:delText>
        </w:r>
        <w:r w:rsidDel="00F214CB">
          <w:delText>s</w:delText>
        </w:r>
        <w:r w:rsidDel="00F214CB">
          <w:rPr>
            <w:spacing w:val="32"/>
          </w:rPr>
          <w:delText xml:space="preserve"> </w:delText>
        </w:r>
        <w:r w:rsidDel="00F214CB">
          <w:delText>in</w:delText>
        </w:r>
        <w:r w:rsidDel="00F214CB">
          <w:rPr>
            <w:spacing w:val="41"/>
          </w:rPr>
          <w:delText xml:space="preserve"> </w:delText>
        </w:r>
        <w:r w:rsidDel="00F214CB">
          <w:delText>slo</w:delText>
        </w:r>
        <w:r w:rsidDel="00F214CB">
          <w:rPr>
            <w:spacing w:val="5"/>
          </w:rPr>
          <w:delText>p</w:delText>
        </w:r>
        <w:r w:rsidDel="00F214CB">
          <w:delText>e</w:delText>
        </w:r>
        <w:r w:rsidDel="00F214CB">
          <w:rPr>
            <w:spacing w:val="40"/>
          </w:rPr>
          <w:delText xml:space="preserve"> </w:delText>
        </w:r>
        <w:r w:rsidDel="00F214CB">
          <w:delText>and</w:delText>
        </w:r>
        <w:r w:rsidR="00F9389F" w:rsidDel="00F214CB">
          <w:delText xml:space="preserve"> </w:delText>
        </w:r>
        <w:r w:rsidDel="00F214CB">
          <w:delText>as</w:delText>
        </w:r>
        <w:r w:rsidDel="00F214CB">
          <w:rPr>
            <w:spacing w:val="5"/>
          </w:rPr>
          <w:delText>p</w:delText>
        </w:r>
        <w:r w:rsidDel="00F214CB">
          <w:delText>ect)</w:delText>
        </w:r>
        <w:r w:rsidR="00F9389F" w:rsidDel="00F214CB">
          <w:delText xml:space="preserve"> </w:delText>
        </w:r>
        <w:r w:rsidDel="00F214CB">
          <w:rPr>
            <w:w w:val="110"/>
          </w:rPr>
          <w:delText>p</w:delText>
        </w:r>
        <w:r w:rsidDel="00F214CB">
          <w:rPr>
            <w:w w:val="107"/>
          </w:rPr>
          <w:delText>re</w:delText>
        </w:r>
        <w:r w:rsidDel="00F214CB">
          <w:delText>se</w:delText>
        </w:r>
        <w:r w:rsidDel="00F214CB">
          <w:rPr>
            <w:spacing w:val="-5"/>
            <w:w w:val="110"/>
          </w:rPr>
          <w:delText>n</w:delText>
        </w:r>
        <w:r w:rsidDel="00F214CB">
          <w:rPr>
            <w:w w:val="139"/>
          </w:rPr>
          <w:delText>t</w:delText>
        </w:r>
        <w:r w:rsidDel="00F214CB">
          <w:rPr>
            <w:spacing w:val="32"/>
            <w:w w:val="139"/>
          </w:rPr>
          <w:delText xml:space="preserve"> </w:delText>
        </w:r>
        <w:r w:rsidDel="00F214CB">
          <w:delText>at</w:delText>
        </w:r>
        <w:r w:rsidR="00F9389F" w:rsidDel="00F214CB">
          <w:delText xml:space="preserve"> </w:delText>
        </w:r>
        <w:r w:rsidDel="00F214CB">
          <w:rPr>
            <w:w w:val="112"/>
          </w:rPr>
          <w:delText>the</w:delText>
        </w:r>
        <w:r w:rsidDel="00F214CB">
          <w:rPr>
            <w:spacing w:val="28"/>
            <w:w w:val="112"/>
          </w:rPr>
          <w:delText xml:space="preserve"> </w:delText>
        </w:r>
        <w:r w:rsidDel="00F214CB">
          <w:delText>scale</w:delText>
        </w:r>
        <w:r w:rsidDel="00F214CB">
          <w:rPr>
            <w:spacing w:val="41"/>
          </w:rPr>
          <w:delText xml:space="preserve"> </w:delText>
        </w:r>
        <w:r w:rsidDel="00F214CB">
          <w:delText>at</w:delText>
        </w:r>
        <w:r w:rsidR="00F9389F" w:rsidDel="00F214CB">
          <w:delText xml:space="preserve"> </w:delText>
        </w:r>
        <w:r w:rsidDel="00F214CB">
          <w:delText>whi</w:delText>
        </w:r>
        <w:r w:rsidDel="00F214CB">
          <w:rPr>
            <w:spacing w:val="-5"/>
          </w:rPr>
          <w:delText>c</w:delText>
        </w:r>
        <w:r w:rsidDel="00F214CB">
          <w:delText>h</w:delText>
        </w:r>
        <w:r w:rsidR="00F9389F" w:rsidDel="00F214CB">
          <w:delText xml:space="preserve"> </w:delText>
        </w:r>
        <w:r w:rsidDel="00F214CB">
          <w:rPr>
            <w:w w:val="112"/>
          </w:rPr>
          <w:delText>the</w:delText>
        </w:r>
        <w:r w:rsidDel="00F214CB">
          <w:rPr>
            <w:spacing w:val="27"/>
            <w:w w:val="112"/>
          </w:rPr>
          <w:delText xml:space="preserve"> </w:delText>
        </w:r>
        <w:r w:rsidDel="00F214CB">
          <w:rPr>
            <w:w w:val="102"/>
          </w:rPr>
          <w:delText>ex</w:delText>
        </w:r>
        <w:r w:rsidDel="00F214CB">
          <w:rPr>
            <w:w w:val="139"/>
          </w:rPr>
          <w:delText>t</w:delText>
        </w:r>
        <w:r w:rsidDel="00F214CB">
          <w:rPr>
            <w:w w:val="116"/>
          </w:rPr>
          <w:delText>r</w:delText>
        </w:r>
        <w:r w:rsidDel="00F214CB">
          <w:rPr>
            <w:w w:val="111"/>
          </w:rPr>
          <w:delText>a</w:delText>
        </w:r>
        <w:r w:rsidDel="00F214CB">
          <w:rPr>
            <w:spacing w:val="5"/>
            <w:w w:val="111"/>
          </w:rPr>
          <w:delText>p</w:delText>
        </w:r>
        <w:r w:rsidDel="00F214CB">
          <w:rPr>
            <w:w w:val="99"/>
          </w:rPr>
          <w:delText>ol</w:delText>
        </w:r>
        <w:r w:rsidDel="00F214CB">
          <w:rPr>
            <w:w w:val="122"/>
          </w:rPr>
          <w:delText>at</w:delText>
        </w:r>
        <w:r w:rsidDel="00F214CB">
          <w:rPr>
            <w:w w:val="99"/>
          </w:rPr>
          <w:delText>i</w:delText>
        </w:r>
        <w:r w:rsidDel="00F214CB">
          <w:rPr>
            <w:w w:val="105"/>
          </w:rPr>
          <w:delText>on</w:delText>
        </w:r>
        <w:r w:rsidDel="00F214CB">
          <w:rPr>
            <w:spacing w:val="32"/>
            <w:w w:val="105"/>
          </w:rPr>
          <w:delText xml:space="preserve"> </w:delText>
        </w:r>
        <w:r w:rsidDel="00F214CB">
          <w:delText>is</w:delText>
        </w:r>
        <w:r w:rsidDel="00F214CB">
          <w:rPr>
            <w:spacing w:val="31"/>
          </w:rPr>
          <w:delText xml:space="preserve"> </w:delText>
        </w:r>
        <w:r w:rsidDel="00F214CB">
          <w:rPr>
            <w:spacing w:val="5"/>
          </w:rPr>
          <w:delText>b</w:delText>
        </w:r>
        <w:r w:rsidDel="00F214CB">
          <w:delText>eing</w:delText>
        </w:r>
        <w:r w:rsidDel="00F214CB">
          <w:rPr>
            <w:spacing w:val="49"/>
          </w:rPr>
          <w:delText xml:space="preserve"> </w:delText>
        </w:r>
        <w:r w:rsidDel="00F214CB">
          <w:delText>made.</w:delText>
        </w:r>
        <w:r w:rsidR="00F9389F" w:rsidDel="00F214CB">
          <w:delText xml:space="preserve"> </w:delText>
        </w:r>
        <w:r w:rsidDel="00F214CB">
          <w:rPr>
            <w:spacing w:val="21"/>
          </w:rPr>
          <w:delText xml:space="preserve"> </w:delText>
        </w:r>
        <w:r w:rsidDel="00F214CB">
          <w:rPr>
            <w:w w:val="104"/>
          </w:rPr>
          <w:delText>Mor</w:delText>
        </w:r>
        <w:r w:rsidDel="00F214CB">
          <w:rPr>
            <w:w w:val="99"/>
          </w:rPr>
          <w:delText xml:space="preserve">e </w:delText>
        </w:r>
        <w:r w:rsidDel="00F214CB">
          <w:delText>detailed,</w:delText>
        </w:r>
        <w:r w:rsidR="00F9389F" w:rsidDel="00F214CB">
          <w:delText xml:space="preserve"> </w:delText>
        </w:r>
        <w:r w:rsidDel="00F214CB">
          <w:delText>fine-scaled</w:delText>
        </w:r>
        <w:r w:rsidDel="00F214CB">
          <w:rPr>
            <w:spacing w:val="14"/>
          </w:rPr>
          <w:delText xml:space="preserve"> </w:delText>
        </w:r>
        <w:r w:rsidDel="00F214CB">
          <w:delText>comparisons</w:delText>
        </w:r>
        <w:r w:rsidDel="00F214CB">
          <w:rPr>
            <w:spacing w:val="46"/>
          </w:rPr>
          <w:delText xml:space="preserve"> </w:delText>
        </w:r>
        <w:r w:rsidDel="00F214CB">
          <w:delText>of</w:delText>
        </w:r>
        <w:r w:rsidDel="00F214CB">
          <w:rPr>
            <w:spacing w:val="-8"/>
          </w:rPr>
          <w:delText xml:space="preserve"> </w:delText>
        </w:r>
        <w:r w:rsidDel="00F214CB">
          <w:rPr>
            <w:w w:val="99"/>
          </w:rPr>
          <w:delText>e</w:delText>
        </w:r>
        <w:r w:rsidDel="00F214CB">
          <w:rPr>
            <w:w w:val="105"/>
          </w:rPr>
          <w:delText>x</w:delText>
        </w:r>
        <w:r w:rsidDel="00F214CB">
          <w:rPr>
            <w:spacing w:val="5"/>
            <w:w w:val="110"/>
          </w:rPr>
          <w:delText>p</w:delText>
        </w:r>
        <w:r w:rsidDel="00F214CB">
          <w:rPr>
            <w:w w:val="99"/>
          </w:rPr>
          <w:delText>e</w:delText>
        </w:r>
        <w:r w:rsidDel="00F214CB">
          <w:rPr>
            <w:w w:val="109"/>
          </w:rPr>
          <w:delText>ri</w:delText>
        </w:r>
        <w:r w:rsidDel="00F214CB">
          <w:rPr>
            <w:w w:val="104"/>
          </w:rPr>
          <w:delText>me</w:delText>
        </w:r>
        <w:r w:rsidDel="00F214CB">
          <w:rPr>
            <w:spacing w:val="-5"/>
            <w:w w:val="110"/>
          </w:rPr>
          <w:delText>n</w:delText>
        </w:r>
        <w:r w:rsidDel="00F214CB">
          <w:rPr>
            <w:w w:val="139"/>
          </w:rPr>
          <w:delText>t</w:delText>
        </w:r>
        <w:r w:rsidDel="00F214CB">
          <w:rPr>
            <w:w w:val="107"/>
          </w:rPr>
          <w:delText>al</w:delText>
        </w:r>
        <w:r w:rsidDel="00F214CB">
          <w:rPr>
            <w:spacing w:val="-1"/>
          </w:rPr>
          <w:delText xml:space="preserve"> </w:delText>
        </w:r>
        <w:r w:rsidDel="00F214CB">
          <w:delText>and</w:delText>
        </w:r>
        <w:r w:rsidDel="00F214CB">
          <w:rPr>
            <w:spacing w:val="31"/>
          </w:rPr>
          <w:delText xml:space="preserve"> </w:delText>
        </w:r>
        <w:r w:rsidDel="00F214CB">
          <w:rPr>
            <w:w w:val="107"/>
          </w:rPr>
          <w:delText>obser</w:delText>
        </w:r>
        <w:r w:rsidDel="00F214CB">
          <w:rPr>
            <w:spacing w:val="-12"/>
            <w:w w:val="107"/>
          </w:rPr>
          <w:delText>v</w:delText>
        </w:r>
        <w:r w:rsidDel="00F214CB">
          <w:rPr>
            <w:w w:val="107"/>
          </w:rPr>
          <w:delText>ational</w:delText>
        </w:r>
        <w:r w:rsidDel="00F214CB">
          <w:rPr>
            <w:spacing w:val="-3"/>
            <w:w w:val="107"/>
          </w:rPr>
          <w:delText xml:space="preserve"> </w:delText>
        </w:r>
        <w:r w:rsidDel="00F214CB">
          <w:delText>studies</w:delText>
        </w:r>
        <w:r w:rsidDel="00F214CB">
          <w:rPr>
            <w:spacing w:val="39"/>
          </w:rPr>
          <w:delText xml:space="preserve"> </w:delText>
        </w:r>
        <w:r w:rsidDel="00F214CB">
          <w:delText>are</w:delText>
        </w:r>
        <w:r w:rsidDel="00F214CB">
          <w:rPr>
            <w:spacing w:val="20"/>
          </w:rPr>
          <w:delText xml:space="preserve"> </w:delText>
        </w:r>
        <w:r w:rsidDel="00F214CB">
          <w:delText>necessary</w:delText>
        </w:r>
        <w:r w:rsidDel="00F214CB">
          <w:rPr>
            <w:spacing w:val="33"/>
          </w:rPr>
          <w:delText xml:space="preserve"> </w:delText>
        </w:r>
        <w:r w:rsidDel="00F214CB">
          <w:rPr>
            <w:w w:val="113"/>
          </w:rPr>
          <w:delText>to</w:delText>
        </w:r>
        <w:r w:rsidDel="00F214CB">
          <w:rPr>
            <w:spacing w:val="-7"/>
            <w:w w:val="113"/>
          </w:rPr>
          <w:delText xml:space="preserve"> </w:delText>
        </w:r>
        <w:r w:rsidDel="00F214CB">
          <w:rPr>
            <w:spacing w:val="6"/>
            <w:w w:val="113"/>
          </w:rPr>
          <w:delText>b</w:delText>
        </w:r>
        <w:r w:rsidDel="00F214CB">
          <w:rPr>
            <w:w w:val="113"/>
          </w:rPr>
          <w:delText>etter</w:delText>
        </w:r>
        <w:r w:rsidDel="00F214CB">
          <w:rPr>
            <w:spacing w:val="-4"/>
            <w:w w:val="113"/>
          </w:rPr>
          <w:delText xml:space="preserve"> </w:delText>
        </w:r>
        <w:r w:rsidDel="00F214CB">
          <w:rPr>
            <w:w w:val="110"/>
          </w:rPr>
          <w:delText>und</w:delText>
        </w:r>
        <w:r w:rsidDel="00F214CB">
          <w:rPr>
            <w:w w:val="107"/>
          </w:rPr>
          <w:delText>er</w:delText>
        </w:r>
        <w:r w:rsidDel="00F214CB">
          <w:delText>s</w:delText>
        </w:r>
        <w:r w:rsidDel="00F214CB">
          <w:rPr>
            <w:w w:val="117"/>
          </w:rPr>
          <w:delText>tan</w:delText>
        </w:r>
        <w:r w:rsidDel="00F214CB">
          <w:rPr>
            <w:w w:val="110"/>
          </w:rPr>
          <w:delText xml:space="preserve">d </w:delText>
        </w:r>
        <w:r w:rsidDel="00F214CB">
          <w:delText>h</w:delText>
        </w:r>
        <w:r w:rsidDel="00F214CB">
          <w:rPr>
            <w:spacing w:val="-5"/>
          </w:rPr>
          <w:delText>o</w:delText>
        </w:r>
        <w:r w:rsidDel="00F214CB">
          <w:delText>w</w:delText>
        </w:r>
        <w:r w:rsidDel="00F214CB">
          <w:rPr>
            <w:spacing w:val="24"/>
          </w:rPr>
          <w:delText xml:space="preserve"> </w:delText>
        </w:r>
        <w:r w:rsidDel="00F214CB">
          <w:rPr>
            <w:w w:val="139"/>
          </w:rPr>
          <w:delText>t</w:delText>
        </w:r>
        <w:r w:rsidDel="00F214CB">
          <w:rPr>
            <w:w w:val="106"/>
          </w:rPr>
          <w:delText>hi</w:delText>
        </w:r>
        <w:r w:rsidDel="00F214CB">
          <w:delText>s</w:delText>
        </w:r>
        <w:r w:rsidDel="00F214CB">
          <w:rPr>
            <w:spacing w:val="16"/>
          </w:rPr>
          <w:delText xml:space="preserve"> </w:delText>
        </w:r>
        <w:r w:rsidDel="00F214CB">
          <w:delText>spatial</w:delText>
        </w:r>
        <w:r w:rsidR="00F9389F" w:rsidDel="00F214CB">
          <w:delText xml:space="preserve"> </w:delText>
        </w:r>
        <w:r w:rsidDel="00F214CB">
          <w:rPr>
            <w:spacing w:val="-12"/>
            <w:w w:val="109"/>
          </w:rPr>
          <w:delText>v</w:delText>
        </w:r>
        <w:r w:rsidDel="00F214CB">
          <w:rPr>
            <w:w w:val="109"/>
          </w:rPr>
          <w:delText>ariation</w:delText>
        </w:r>
        <w:r w:rsidDel="00F214CB">
          <w:rPr>
            <w:spacing w:val="17"/>
            <w:w w:val="109"/>
          </w:rPr>
          <w:delText xml:space="preserve"> </w:delText>
        </w:r>
        <w:r w:rsidDel="00F214CB">
          <w:delText>in</w:delText>
        </w:r>
        <w:r w:rsidDel="00F214CB">
          <w:rPr>
            <w:spacing w:val="25"/>
          </w:rPr>
          <w:delText xml:space="preserve"> </w:delText>
        </w:r>
        <w:r w:rsidDel="00F214CB">
          <w:rPr>
            <w:spacing w:val="-5"/>
          </w:rPr>
          <w:delText>w</w:delText>
        </w:r>
        <w:r w:rsidDel="00F214CB">
          <w:delText>arming</w:delText>
        </w:r>
        <w:r w:rsidR="00F9389F" w:rsidDel="00F214CB">
          <w:delText xml:space="preserve"> </w:delText>
        </w:r>
        <w:r w:rsidDel="00F214CB">
          <w:rPr>
            <w:w w:val="98"/>
          </w:rPr>
          <w:delText>affec</w:delText>
        </w:r>
        <w:r w:rsidDel="00F214CB">
          <w:rPr>
            <w:w w:val="139"/>
          </w:rPr>
          <w:delText>t</w:delText>
        </w:r>
        <w:r w:rsidDel="00F214CB">
          <w:delText>s</w:delText>
        </w:r>
        <w:r w:rsidDel="00F214CB">
          <w:rPr>
            <w:spacing w:val="16"/>
          </w:rPr>
          <w:delText xml:space="preserve"> </w:delText>
        </w:r>
        <w:r w:rsidDel="00F214CB">
          <w:delText>our</w:delText>
        </w:r>
        <w:r w:rsidDel="00F214CB">
          <w:rPr>
            <w:spacing w:val="37"/>
          </w:rPr>
          <w:delText xml:space="preserve"> </w:delText>
        </w:r>
        <w:r w:rsidDel="00F214CB">
          <w:rPr>
            <w:w w:val="99"/>
          </w:rPr>
          <w:delText>i</w:delText>
        </w:r>
        <w:r w:rsidDel="00F214CB">
          <w:rPr>
            <w:spacing w:val="-5"/>
            <w:w w:val="110"/>
          </w:rPr>
          <w:delText>n</w:delText>
        </w:r>
        <w:r w:rsidDel="00F214CB">
          <w:rPr>
            <w:w w:val="139"/>
          </w:rPr>
          <w:delText>t</w:delText>
        </w:r>
        <w:r w:rsidDel="00F214CB">
          <w:rPr>
            <w:w w:val="107"/>
          </w:rPr>
          <w:delText>er</w:delText>
        </w:r>
        <w:r w:rsidDel="00F214CB">
          <w:rPr>
            <w:w w:val="113"/>
          </w:rPr>
          <w:delText>pr</w:delText>
        </w:r>
        <w:r w:rsidDel="00F214CB">
          <w:rPr>
            <w:w w:val="99"/>
          </w:rPr>
          <w:delText>e</w:delText>
        </w:r>
        <w:r w:rsidDel="00F214CB">
          <w:rPr>
            <w:w w:val="139"/>
          </w:rPr>
          <w:delText>t</w:delText>
        </w:r>
        <w:r w:rsidDel="00F214CB">
          <w:rPr>
            <w:w w:val="116"/>
          </w:rPr>
          <w:delText>ati</w:delText>
        </w:r>
        <w:r w:rsidDel="00F214CB">
          <w:rPr>
            <w:w w:val="105"/>
          </w:rPr>
          <w:delText>on</w:delText>
        </w:r>
        <w:r w:rsidDel="00F214CB">
          <w:rPr>
            <w:spacing w:val="16"/>
          </w:rPr>
          <w:delText xml:space="preserve"> </w:delText>
        </w:r>
        <w:r w:rsidDel="00F214CB">
          <w:delText>of</w:delText>
        </w:r>
        <w:r w:rsidDel="00F214CB">
          <w:rPr>
            <w:spacing w:val="9"/>
          </w:rPr>
          <w:delText xml:space="preserve"> </w:delText>
        </w:r>
        <w:r w:rsidDel="00F214CB">
          <w:delText>res</w:delText>
        </w:r>
        <w:r w:rsidDel="00F214CB">
          <w:rPr>
            <w:spacing w:val="5"/>
          </w:rPr>
          <w:delText>p</w:delText>
        </w:r>
        <w:r w:rsidDel="00F214CB">
          <w:delText>onses</w:delText>
        </w:r>
        <w:r w:rsidDel="00F214CB">
          <w:rPr>
            <w:spacing w:val="46"/>
          </w:rPr>
          <w:delText xml:space="preserve"> </w:delText>
        </w:r>
        <w:r w:rsidDel="00F214CB">
          <w:rPr>
            <w:w w:val="113"/>
          </w:rPr>
          <w:delText>to</w:delText>
        </w:r>
        <w:r w:rsidDel="00F214CB">
          <w:rPr>
            <w:spacing w:val="10"/>
            <w:w w:val="113"/>
          </w:rPr>
          <w:delText xml:space="preserve"> </w:delText>
        </w:r>
        <w:r w:rsidDel="00F214CB">
          <w:rPr>
            <w:spacing w:val="-6"/>
            <w:w w:val="99"/>
          </w:rPr>
          <w:delText>w</w:delText>
        </w:r>
        <w:r w:rsidDel="00F214CB">
          <w:rPr>
            <w:w w:val="110"/>
          </w:rPr>
          <w:delText>arm</w:delText>
        </w:r>
        <w:r w:rsidDel="00F214CB">
          <w:rPr>
            <w:w w:val="106"/>
          </w:rPr>
          <w:delText>in</w:delText>
        </w:r>
        <w:r w:rsidDel="00F214CB">
          <w:rPr>
            <w:w w:val="103"/>
          </w:rPr>
          <w:delText>g.</w:delText>
        </w:r>
      </w:del>
    </w:p>
    <w:p w14:paraId="36B6BFE7" w14:textId="77777777" w:rsidR="005B53EE" w:rsidRDefault="005B53EE" w:rsidP="00F9389F">
      <w:pPr>
        <w:spacing w:line="200" w:lineRule="exact"/>
      </w:pPr>
    </w:p>
    <w:p w14:paraId="1BECCE19" w14:textId="77777777" w:rsidR="005B53EE" w:rsidRDefault="005B53EE" w:rsidP="00F9389F">
      <w:pPr>
        <w:spacing w:line="220" w:lineRule="exact"/>
        <w:rPr>
          <w:sz w:val="22"/>
          <w:szCs w:val="22"/>
        </w:rPr>
      </w:pPr>
    </w:p>
    <w:p w14:paraId="66AB4C01" w14:textId="77777777" w:rsidR="005B53EE" w:rsidRDefault="00F5753A" w:rsidP="00F9389F">
      <w:pPr>
        <w:ind w:left="117" w:right="4517"/>
        <w:rPr>
          <w:sz w:val="24"/>
          <w:szCs w:val="24"/>
        </w:rPr>
      </w:pPr>
      <w:r>
        <w:rPr>
          <w:w w:val="119"/>
          <w:sz w:val="24"/>
          <w:szCs w:val="24"/>
        </w:rPr>
        <w:t>Ex</w:t>
      </w:r>
      <w:r>
        <w:rPr>
          <w:spacing w:val="7"/>
          <w:w w:val="124"/>
          <w:sz w:val="24"/>
          <w:szCs w:val="24"/>
        </w:rPr>
        <w:t>p</w:t>
      </w:r>
      <w:r>
        <w:rPr>
          <w:w w:val="124"/>
          <w:sz w:val="24"/>
          <w:szCs w:val="24"/>
        </w:rPr>
        <w:t>er</w:t>
      </w:r>
      <w:r>
        <w:rPr>
          <w:w w:val="118"/>
          <w:sz w:val="24"/>
          <w:szCs w:val="24"/>
        </w:rPr>
        <w:t>im</w:t>
      </w:r>
      <w:r>
        <w:rPr>
          <w:w w:val="120"/>
          <w:sz w:val="24"/>
          <w:szCs w:val="24"/>
        </w:rPr>
        <w:t>e</w:t>
      </w:r>
      <w:r>
        <w:rPr>
          <w:spacing w:val="-7"/>
          <w:w w:val="120"/>
          <w:sz w:val="24"/>
          <w:szCs w:val="24"/>
        </w:rPr>
        <w:t>n</w:t>
      </w:r>
      <w:r>
        <w:rPr>
          <w:w w:val="157"/>
          <w:sz w:val="24"/>
          <w:szCs w:val="24"/>
        </w:rPr>
        <w:t>t</w:t>
      </w:r>
      <w:r>
        <w:rPr>
          <w:w w:val="122"/>
          <w:sz w:val="24"/>
          <w:szCs w:val="24"/>
        </w:rPr>
        <w:t>a</w:t>
      </w:r>
      <w:r>
        <w:rPr>
          <w:w w:val="112"/>
          <w:sz w:val="24"/>
          <w:szCs w:val="24"/>
        </w:rPr>
        <w:t>l</w:t>
      </w:r>
      <w:r>
        <w:rPr>
          <w:spacing w:val="30"/>
          <w:sz w:val="24"/>
          <w:szCs w:val="24"/>
        </w:rPr>
        <w:t xml:space="preserve"> </w:t>
      </w:r>
      <w:r>
        <w:rPr>
          <w:w w:val="124"/>
          <w:sz w:val="24"/>
          <w:szCs w:val="24"/>
        </w:rPr>
        <w:t>infrastructure</w:t>
      </w:r>
      <w:r>
        <w:rPr>
          <w:spacing w:val="29"/>
          <w:w w:val="124"/>
          <w:sz w:val="24"/>
          <w:szCs w:val="24"/>
        </w:rPr>
        <w:t xml:space="preserve"> </w:t>
      </w:r>
      <w:r>
        <w:rPr>
          <w:w w:val="124"/>
          <w:sz w:val="24"/>
          <w:szCs w:val="24"/>
        </w:rPr>
        <w:t>alters</w:t>
      </w:r>
      <w:r>
        <w:rPr>
          <w:spacing w:val="16"/>
          <w:w w:val="124"/>
          <w:sz w:val="24"/>
          <w:szCs w:val="24"/>
        </w:rPr>
        <w:t xml:space="preserve"> </w:t>
      </w:r>
      <w:r>
        <w:rPr>
          <w:w w:val="112"/>
          <w:sz w:val="24"/>
          <w:szCs w:val="24"/>
        </w:rPr>
        <w:t>cl</w:t>
      </w:r>
      <w:r>
        <w:rPr>
          <w:w w:val="118"/>
          <w:sz w:val="24"/>
          <w:szCs w:val="24"/>
        </w:rPr>
        <w:t>im</w:t>
      </w:r>
      <w:r>
        <w:rPr>
          <w:w w:val="122"/>
          <w:sz w:val="24"/>
          <w:szCs w:val="24"/>
        </w:rPr>
        <w:t>a</w:t>
      </w:r>
      <w:r>
        <w:rPr>
          <w:w w:val="131"/>
          <w:sz w:val="24"/>
          <w:szCs w:val="24"/>
        </w:rPr>
        <w:t>te</w:t>
      </w:r>
    </w:p>
    <w:p w14:paraId="548FA1AC" w14:textId="77777777" w:rsidR="005B53EE" w:rsidRDefault="005B53EE" w:rsidP="00F9389F">
      <w:pPr>
        <w:spacing w:before="12" w:line="260" w:lineRule="exact"/>
        <w:rPr>
          <w:sz w:val="26"/>
          <w:szCs w:val="26"/>
        </w:rPr>
      </w:pPr>
    </w:p>
    <w:p w14:paraId="253A1F20" w14:textId="77777777" w:rsidR="005B53EE" w:rsidRDefault="00F5753A" w:rsidP="00F9389F">
      <w:pPr>
        <w:spacing w:line="249" w:lineRule="auto"/>
        <w:ind w:left="117" w:right="83"/>
      </w:pPr>
      <w:r>
        <w:t>The</w:t>
      </w:r>
      <w:r>
        <w:rPr>
          <w:spacing w:val="4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rPr>
        <w:t xml:space="preserve"> </w:t>
      </w:r>
      <w:r>
        <w:rPr>
          <w:w w:val="116"/>
        </w:rPr>
        <w:t>str</w:t>
      </w:r>
      <w:r>
        <w:rPr>
          <w:w w:val="105"/>
        </w:rPr>
        <w:t>uc</w:t>
      </w:r>
      <w:r>
        <w:rPr>
          <w:w w:val="139"/>
        </w:rPr>
        <w:t>t</w:t>
      </w:r>
      <w:r>
        <w:rPr>
          <w:w w:val="113"/>
        </w:rPr>
        <w:t>ur</w:t>
      </w:r>
      <w:r>
        <w:t>es</w:t>
      </w:r>
      <w:r>
        <w:rPr>
          <w:spacing w:val="18"/>
        </w:rPr>
        <w:t xml:space="preserve"> </w:t>
      </w:r>
      <w:r>
        <w:rPr>
          <w:w w:val="139"/>
        </w:rPr>
        <w:t>t</w:t>
      </w:r>
      <w:r>
        <w:rPr>
          <w:w w:val="105"/>
        </w:rPr>
        <w:t>he</w:t>
      </w:r>
      <w:r>
        <w:rPr>
          <w:w w:val="103"/>
        </w:rPr>
        <w:t>mse</w:t>
      </w:r>
      <w:r>
        <w:rPr>
          <w:w w:val="99"/>
        </w:rPr>
        <w:t>l</w:t>
      </w:r>
      <w:r>
        <w:rPr>
          <w:spacing w:val="-5"/>
          <w:w w:val="105"/>
        </w:rPr>
        <w:t>v</w:t>
      </w:r>
      <w:r>
        <w:rPr>
          <w:w w:val="99"/>
        </w:rPr>
        <w:t>e</w:t>
      </w:r>
      <w:r>
        <w:t>s</w:t>
      </w:r>
      <w:r>
        <w:rPr>
          <w:spacing w:val="18"/>
        </w:rPr>
        <w:t xml:space="preserve"> </w:t>
      </w:r>
      <w:r>
        <w:rPr>
          <w:w w:val="112"/>
        </w:rPr>
        <w:t>alter</w:t>
      </w:r>
      <w:r>
        <w:rPr>
          <w:spacing w:val="12"/>
          <w:w w:val="11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rPr>
        <w:t xml:space="preserve"> </w:t>
      </w:r>
      <w:r>
        <w:t>and</w:t>
      </w:r>
      <w:r>
        <w:rPr>
          <w:spacing w:val="50"/>
        </w:rPr>
        <w:t xml:space="preserve"> </w:t>
      </w:r>
      <w:r>
        <w:t>other</w:t>
      </w:r>
      <w:r w:rsidR="00F9389F">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19"/>
        </w:rPr>
        <w:t xml:space="preserve"> </w:t>
      </w:r>
      <w:r>
        <w:t>biotic</w:t>
      </w:r>
      <w:r>
        <w:rPr>
          <w:spacing w:val="46"/>
        </w:rPr>
        <w:t xml:space="preserve"> </w:t>
      </w:r>
      <w:r>
        <w:t>and</w:t>
      </w:r>
      <w:r>
        <w:rPr>
          <w:spacing w:val="50"/>
        </w:rPr>
        <w:t xml:space="preserve"> </w:t>
      </w:r>
      <w:r>
        <w:t>abiotic</w:t>
      </w:r>
      <w:r w:rsidR="00F9389F">
        <w:t xml:space="preserve"> </w:t>
      </w:r>
      <w:r>
        <w:rPr>
          <w:spacing w:val="-11"/>
          <w:w w:val="105"/>
        </w:rPr>
        <w:t>v</w:t>
      </w:r>
      <w:r>
        <w:rPr>
          <w:w w:val="114"/>
        </w:rPr>
        <w:t>ar</w:t>
      </w:r>
      <w:r>
        <w:rPr>
          <w:w w:val="99"/>
        </w:rPr>
        <w:t>i</w:t>
      </w:r>
      <w:r>
        <w:rPr>
          <w:w w:val="108"/>
        </w:rPr>
        <w:t>abl</w:t>
      </w:r>
      <w:r>
        <w:rPr>
          <w:w w:val="99"/>
        </w:rPr>
        <w:t>e</w:t>
      </w:r>
      <w:r>
        <w:rPr>
          <w:w w:val="104"/>
        </w:rPr>
        <w:t xml:space="preserve">s, </w:t>
      </w:r>
      <w:r>
        <w:t>in</w:t>
      </w:r>
      <w:r>
        <w:rPr>
          <w:spacing w:val="17"/>
        </w:rPr>
        <w:t xml:space="preserve"> </w:t>
      </w:r>
      <w:r>
        <w:rPr>
          <w:spacing w:val="-6"/>
        </w:rPr>
        <w:t>w</w:t>
      </w:r>
      <w:r>
        <w:rPr>
          <w:spacing w:val="-5"/>
        </w:rPr>
        <w:t>a</w:t>
      </w:r>
      <w:r>
        <w:t>ys</w:t>
      </w:r>
      <w:r>
        <w:rPr>
          <w:spacing w:val="23"/>
        </w:rPr>
        <w:t xml:space="preserve"> </w:t>
      </w:r>
      <w:r>
        <w:rPr>
          <w:w w:val="121"/>
        </w:rPr>
        <w:t>that</w:t>
      </w:r>
      <w:r>
        <w:rPr>
          <w:spacing w:val="-2"/>
          <w:w w:val="121"/>
        </w:rPr>
        <w:t xml:space="preserve"> </w:t>
      </w:r>
      <w:r>
        <w:t>are</w:t>
      </w:r>
      <w:r>
        <w:rPr>
          <w:spacing w:val="29"/>
        </w:rPr>
        <w:t xml:space="preserve"> </w:t>
      </w:r>
      <w:r>
        <w:t>not</w:t>
      </w:r>
      <w:r>
        <w:rPr>
          <w:spacing w:val="38"/>
        </w:rPr>
        <w:t xml:space="preserve"> </w:t>
      </w:r>
      <w:commentRangeStart w:id="199"/>
      <w:r>
        <w:t>generally</w:t>
      </w:r>
      <w:r>
        <w:rPr>
          <w:spacing w:val="42"/>
        </w:rPr>
        <w:t xml:space="preserve"> </w:t>
      </w:r>
      <w:r>
        <w:t>examined</w:t>
      </w:r>
      <w:r w:rsidR="00F9389F">
        <w:t xml:space="preserve"> </w:t>
      </w:r>
      <w:r>
        <w:t>or</w:t>
      </w:r>
      <w:r>
        <w:rPr>
          <w:spacing w:val="18"/>
        </w:rPr>
        <w:t xml:space="preserve"> </w:t>
      </w:r>
      <w:r>
        <w:rPr>
          <w:w w:val="116"/>
        </w:rPr>
        <w:t>r</w:t>
      </w:r>
      <w:r>
        <w:rPr>
          <w:w w:val="105"/>
        </w:rPr>
        <w:t>e</w:t>
      </w:r>
      <w:r>
        <w:rPr>
          <w:spacing w:val="5"/>
          <w:w w:val="105"/>
        </w:rPr>
        <w:t>p</w:t>
      </w:r>
      <w:r>
        <w:rPr>
          <w:w w:val="106"/>
        </w:rPr>
        <w:t>or</w:t>
      </w:r>
      <w:r>
        <w:rPr>
          <w:w w:val="139"/>
        </w:rPr>
        <w:t>t</w:t>
      </w:r>
      <w:r>
        <w:rPr>
          <w:w w:val="105"/>
        </w:rPr>
        <w:t>ed</w:t>
      </w:r>
      <w:r>
        <w:rPr>
          <w:spacing w:val="8"/>
        </w:rPr>
        <w:t xml:space="preserve"> </w:t>
      </w:r>
      <w:r>
        <w:t>in</w:t>
      </w:r>
      <w:r>
        <w:rPr>
          <w:spacing w:val="17"/>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8"/>
        </w:rPr>
        <w:t xml:space="preserve"> </w:t>
      </w:r>
      <w:r>
        <w:rPr>
          <w:spacing w:val="-5"/>
        </w:rPr>
        <w:t>w</w:t>
      </w:r>
      <w:r>
        <w:t>arming</w:t>
      </w:r>
      <w:r>
        <w:rPr>
          <w:spacing w:val="46"/>
        </w:rPr>
        <w:t xml:space="preserve"> </w:t>
      </w:r>
      <w:r>
        <w:t>studies.</w:t>
      </w:r>
      <w:r w:rsidR="00F9389F">
        <w:t xml:space="preserve"> </w:t>
      </w:r>
      <w:r>
        <w:t>The</w:t>
      </w:r>
      <w:r>
        <w:rPr>
          <w:spacing w:val="37"/>
        </w:rPr>
        <w:t xml:space="preserve"> </w:t>
      </w:r>
      <w:r>
        <w:rPr>
          <w:spacing w:val="5"/>
        </w:rPr>
        <w:t>p</w:t>
      </w:r>
      <w:r>
        <w:t>ossible</w:t>
      </w:r>
      <w:r>
        <w:rPr>
          <w:spacing w:val="25"/>
        </w:rPr>
        <w:t xml:space="preserve"> </w:t>
      </w:r>
      <w:r>
        <w:rPr>
          <w:w w:val="102"/>
        </w:rPr>
        <w:t>ex</w:t>
      </w:r>
      <w:r>
        <w:rPr>
          <w:w w:val="99"/>
        </w:rPr>
        <w:t>i</w:t>
      </w:r>
      <w:r>
        <w:rPr>
          <w:w w:val="116"/>
        </w:rPr>
        <w:t>st</w:t>
      </w:r>
      <w:r>
        <w:rPr>
          <w:w w:val="105"/>
        </w:rPr>
        <w:t>en</w:t>
      </w:r>
      <w:r>
        <w:rPr>
          <w:w w:val="99"/>
        </w:rPr>
        <w:t xml:space="preserve">ce </w:t>
      </w:r>
      <w:r>
        <w:t>of</w:t>
      </w:r>
      <w:r>
        <w:rPr>
          <w:spacing w:val="21"/>
        </w:rPr>
        <w:t xml:space="preserve"> </w:t>
      </w:r>
      <w:r>
        <w:rPr>
          <w:w w:val="139"/>
        </w:rPr>
        <w:t>t</w:t>
      </w:r>
      <w:r>
        <w:rPr>
          <w:w w:val="110"/>
        </w:rPr>
        <w:t>h</w:t>
      </w:r>
      <w:r>
        <w:t>es</w:t>
      </w:r>
      <w:r>
        <w:rPr>
          <w:w w:val="99"/>
        </w:rPr>
        <w:t>e</w:t>
      </w:r>
      <w:r>
        <w:rPr>
          <w:spacing w:val="28"/>
          <w:w w:val="99"/>
        </w:rPr>
        <w:t xml:space="preserve"> </w:t>
      </w:r>
      <w:r>
        <w:t>effects</w:t>
      </w:r>
      <w:r>
        <w:rPr>
          <w:spacing w:val="30"/>
        </w:rPr>
        <w:t xml:space="preserve"> </w:t>
      </w:r>
      <w:r>
        <w:t>are</w:t>
      </w:r>
      <w:r w:rsidR="00F9389F">
        <w:t xml:space="preserve"> </w:t>
      </w:r>
      <w:r>
        <w:t>widely</w:t>
      </w:r>
      <w:r>
        <w:rPr>
          <w:spacing w:val="40"/>
        </w:rPr>
        <w:t xml:space="preserve"> </w:t>
      </w:r>
      <w:r>
        <w:t>a</w:t>
      </w:r>
      <w:r>
        <w:rPr>
          <w:spacing w:val="-5"/>
        </w:rPr>
        <w:t>c</w:t>
      </w:r>
      <w:r>
        <w:t>kn</w:t>
      </w:r>
      <w:r>
        <w:rPr>
          <w:spacing w:val="-5"/>
        </w:rPr>
        <w:t>o</w:t>
      </w:r>
      <w:r>
        <w:t>wledged</w:t>
      </w:r>
      <w:commentRangeEnd w:id="199"/>
      <w:r w:rsidR="00F214CB">
        <w:rPr>
          <w:rStyle w:val="CommentReference"/>
        </w:rPr>
        <w:commentReference w:id="199"/>
      </w:r>
      <w:r>
        <w:t>,</w:t>
      </w:r>
      <w:r w:rsidR="00F9389F">
        <w:t xml:space="preserve"> </w:t>
      </w:r>
      <w:r>
        <w:t>and</w:t>
      </w:r>
      <w:r w:rsidR="00F9389F">
        <w:t xml:space="preserve"> </w:t>
      </w:r>
      <w:r>
        <w:t>some</w:t>
      </w:r>
      <w:r>
        <w:rPr>
          <w:spacing w:val="35"/>
        </w:rPr>
        <w:t xml:space="preserve"> </w:t>
      </w:r>
      <w:r>
        <w:t>s</w:t>
      </w:r>
      <w:r>
        <w:rPr>
          <w:w w:val="139"/>
        </w:rPr>
        <w:t>t</w:t>
      </w:r>
      <w:r>
        <w:rPr>
          <w:w w:val="110"/>
        </w:rPr>
        <w:t>ud</w:t>
      </w:r>
      <w:r>
        <w:rPr>
          <w:w w:val="99"/>
        </w:rPr>
        <w:t>i</w:t>
      </w:r>
      <w:r>
        <w:t>es</w:t>
      </w:r>
      <w:r>
        <w:rPr>
          <w:spacing w:val="28"/>
        </w:rPr>
        <w:t xml:space="preserve"> </w:t>
      </w:r>
      <w:r>
        <w:t>include</w:t>
      </w:r>
      <w:r w:rsidR="00F9389F">
        <w:t xml:space="preserve"> </w:t>
      </w:r>
      <w:r>
        <w:rPr>
          <w:w w:val="82"/>
        </w:rPr>
        <w:t>‘</w:t>
      </w:r>
      <w:r>
        <w:t>s</w:t>
      </w:r>
      <w:r>
        <w:rPr>
          <w:w w:val="109"/>
        </w:rPr>
        <w:t>ham</w:t>
      </w:r>
      <w:r>
        <w:rPr>
          <w:w w:val="92"/>
        </w:rPr>
        <w:t>s’</w:t>
      </w:r>
      <w:r>
        <w:rPr>
          <w:spacing w:val="28"/>
          <w:w w:val="92"/>
        </w:rPr>
        <w:t xml:space="preserve"> </w:t>
      </w:r>
      <w:r>
        <w:t>or</w:t>
      </w:r>
      <w:r>
        <w:rPr>
          <w:spacing w:val="38"/>
        </w:rPr>
        <w:t xml:space="preserve"> </w:t>
      </w:r>
      <w:r>
        <w:rPr>
          <w:w w:val="82"/>
        </w:rPr>
        <w:t>‘</w:t>
      </w:r>
      <w:r>
        <w:rPr>
          <w:w w:val="110"/>
        </w:rPr>
        <w:t>d</w:t>
      </w:r>
      <w:r>
        <w:t>is</w:t>
      </w:r>
      <w:r>
        <w:rPr>
          <w:w w:val="139"/>
        </w:rPr>
        <w:t>t</w:t>
      </w:r>
      <w:r>
        <w:rPr>
          <w:w w:val="113"/>
        </w:rPr>
        <w:t>ur</w:t>
      </w:r>
      <w:r>
        <w:rPr>
          <w:w w:val="110"/>
        </w:rPr>
        <w:t>b</w:t>
      </w:r>
      <w:r>
        <w:rPr>
          <w:w w:val="107"/>
        </w:rPr>
        <w:t>anc</w:t>
      </w:r>
      <w:r>
        <w:rPr>
          <w:w w:val="99"/>
        </w:rPr>
        <w:t>e</w:t>
      </w:r>
      <w:r>
        <w:rPr>
          <w:spacing w:val="28"/>
          <w:w w:val="99"/>
        </w:rPr>
        <w:t xml:space="preserve"> </w:t>
      </w:r>
      <w:r>
        <w:rPr>
          <w:w w:val="103"/>
        </w:rPr>
        <w:t>co</w:t>
      </w:r>
      <w:r>
        <w:rPr>
          <w:spacing w:val="-5"/>
          <w:w w:val="103"/>
        </w:rPr>
        <w:t>n</w:t>
      </w:r>
      <w:r>
        <w:rPr>
          <w:w w:val="139"/>
        </w:rPr>
        <w:t>t</w:t>
      </w:r>
      <w:r>
        <w:rPr>
          <w:w w:val="104"/>
        </w:rPr>
        <w:t>rol</w:t>
      </w:r>
      <w:r>
        <w:t>s</w:t>
      </w:r>
      <w:r>
        <w:rPr>
          <w:w w:val="82"/>
        </w:rPr>
        <w:t>’</w:t>
      </w:r>
      <w:r>
        <w:rPr>
          <w:spacing w:val="28"/>
          <w:w w:val="82"/>
        </w:rPr>
        <w:t xml:space="preserve"> </w:t>
      </w:r>
      <w:r>
        <w:t>in</w:t>
      </w:r>
      <w:r>
        <w:rPr>
          <w:spacing w:val="37"/>
        </w:rPr>
        <w:t xml:space="preserve"> </w:t>
      </w:r>
      <w:r>
        <w:rPr>
          <w:w w:val="111"/>
        </w:rPr>
        <w:t xml:space="preserve">an </w:t>
      </w:r>
      <w:r>
        <w:rPr>
          <w:w w:val="114"/>
        </w:rPr>
        <w:t>attempt</w:t>
      </w:r>
      <w:r>
        <w:rPr>
          <w:spacing w:val="24"/>
          <w:w w:val="114"/>
        </w:rPr>
        <w:t xml:space="preserve"> </w:t>
      </w:r>
      <w:r>
        <w:rPr>
          <w:w w:val="114"/>
        </w:rPr>
        <w:t>to</w:t>
      </w:r>
      <w:r>
        <w:rPr>
          <w:spacing w:val="11"/>
          <w:w w:val="114"/>
        </w:rPr>
        <w:t xml:space="preserve"> </w:t>
      </w:r>
      <w:r>
        <w:rPr>
          <w:w w:val="104"/>
        </w:rPr>
        <w:t>accou</w:t>
      </w:r>
      <w:r>
        <w:rPr>
          <w:spacing w:val="-5"/>
          <w:w w:val="110"/>
        </w:rPr>
        <w:t>n</w:t>
      </w:r>
      <w:r>
        <w:rPr>
          <w:w w:val="139"/>
        </w:rPr>
        <w:t>t</w:t>
      </w:r>
      <w:r>
        <w:rPr>
          <w:spacing w:val="19"/>
          <w:w w:val="139"/>
        </w:rPr>
        <w:t xml:space="preserve"> </w:t>
      </w:r>
      <w:r>
        <w:t>for</w:t>
      </w:r>
      <w:r>
        <w:rPr>
          <w:spacing w:val="23"/>
        </w:rPr>
        <w:t xml:space="preserve"> </w:t>
      </w:r>
      <w:r>
        <w:rPr>
          <w:w w:val="139"/>
        </w:rPr>
        <w:t>t</w:t>
      </w:r>
      <w:r>
        <w:rPr>
          <w:w w:val="110"/>
        </w:rPr>
        <w:t>h</w:t>
      </w:r>
      <w:r>
        <w:rPr>
          <w:w w:val="104"/>
        </w:rPr>
        <w:t>em</w:t>
      </w:r>
      <w:r>
        <w:rPr>
          <w:w w:val="110"/>
        </w:rPr>
        <w:t>.</w:t>
      </w:r>
      <w:r w:rsidR="00F9389F">
        <w:rPr>
          <w:w w:val="110"/>
        </w:rPr>
        <w:t xml:space="preserve"> </w:t>
      </w:r>
      <w:commentRangeStart w:id="200"/>
      <w:r>
        <w:t>H</w:t>
      </w:r>
      <w:r>
        <w:rPr>
          <w:spacing w:val="-5"/>
        </w:rPr>
        <w:t>ow</w:t>
      </w:r>
      <w:r>
        <w:t>e</w:t>
      </w:r>
      <w:r>
        <w:rPr>
          <w:spacing w:val="-5"/>
        </w:rPr>
        <w:t>v</w:t>
      </w:r>
      <w:r>
        <w:t>er,</w:t>
      </w:r>
      <w:r>
        <w:rPr>
          <w:spacing w:val="41"/>
        </w:rPr>
        <w:t xml:space="preserve"> </w:t>
      </w:r>
      <w:r>
        <w:rPr>
          <w:w w:val="112"/>
        </w:rPr>
        <w:t>the</w:t>
      </w:r>
      <w:r>
        <w:rPr>
          <w:spacing w:val="15"/>
          <w:w w:val="112"/>
        </w:rPr>
        <w:t xml:space="preserve"> </w:t>
      </w:r>
      <w:r>
        <w:rPr>
          <w:w w:val="107"/>
        </w:rPr>
        <w:t>magn</w:t>
      </w:r>
      <w:r>
        <w:rPr>
          <w:w w:val="99"/>
        </w:rPr>
        <w:t>i</w:t>
      </w:r>
      <w:r>
        <w:rPr>
          <w:w w:val="139"/>
        </w:rPr>
        <w:t>t</w:t>
      </w:r>
      <w:r>
        <w:rPr>
          <w:w w:val="110"/>
        </w:rPr>
        <w:t>ud</w:t>
      </w:r>
      <w:r>
        <w:rPr>
          <w:w w:val="99"/>
        </w:rPr>
        <w:t>e</w:t>
      </w:r>
      <w:r>
        <w:rPr>
          <w:spacing w:val="19"/>
          <w:w w:val="99"/>
        </w:rPr>
        <w:t xml:space="preserve"> </w:t>
      </w:r>
      <w:r>
        <w:t>and</w:t>
      </w:r>
      <w:r w:rsidR="00F9389F">
        <w:t xml:space="preserve"> </w:t>
      </w:r>
      <w:r>
        <w:t>implications</w:t>
      </w:r>
      <w:r w:rsidR="00F9389F">
        <w:t xml:space="preserve"> </w:t>
      </w:r>
      <w:r>
        <w:t>of</w:t>
      </w:r>
      <w:r>
        <w:rPr>
          <w:spacing w:val="13"/>
        </w:rPr>
        <w:t xml:space="preserve"> </w:t>
      </w:r>
      <w:r>
        <w:rPr>
          <w:w w:val="112"/>
        </w:rPr>
        <w:t>structural</w:t>
      </w:r>
      <w:r>
        <w:rPr>
          <w:spacing w:val="18"/>
          <w:w w:val="112"/>
        </w:rPr>
        <w:t xml:space="preserve"> </w:t>
      </w:r>
      <w:r>
        <w:t>effects</w:t>
      </w:r>
      <w:r>
        <w:rPr>
          <w:spacing w:val="22"/>
        </w:rPr>
        <w:t xml:space="preserve"> </w:t>
      </w:r>
      <w:r>
        <w:t>on</w:t>
      </w:r>
      <w:r>
        <w:rPr>
          <w:spacing w:val="29"/>
        </w:rPr>
        <w:t xml:space="preserve"> </w:t>
      </w:r>
      <w:r>
        <w:t>climate</w:t>
      </w:r>
      <w:r w:rsidR="00F9389F">
        <w:t xml:space="preserve"> </w:t>
      </w:r>
      <w:r>
        <w:rPr>
          <w:w w:val="114"/>
        </w:rPr>
        <w:t>ar</w:t>
      </w:r>
      <w:r>
        <w:rPr>
          <w:w w:val="99"/>
        </w:rPr>
        <w:t xml:space="preserve">e </w:t>
      </w:r>
      <w:r>
        <w:t>rarely</w:t>
      </w:r>
      <w:r w:rsidR="00F9389F">
        <w:t xml:space="preserve"> </w:t>
      </w:r>
      <w:r>
        <w:t>discussed</w:t>
      </w:r>
      <w:r>
        <w:rPr>
          <w:spacing w:val="47"/>
        </w:rPr>
        <w:t xml:space="preserve"> </w:t>
      </w:r>
      <w:r>
        <w:t>or</w:t>
      </w:r>
      <w:r>
        <w:rPr>
          <w:spacing w:val="26"/>
        </w:rPr>
        <w:t xml:space="preserve"> </w:t>
      </w:r>
      <w:r>
        <w:rPr>
          <w:w w:val="99"/>
        </w:rPr>
        <w:t>i</w:t>
      </w:r>
      <w:r>
        <w:rPr>
          <w:spacing w:val="-5"/>
          <w:w w:val="110"/>
        </w:rPr>
        <w:t>n</w:t>
      </w:r>
      <w:r>
        <w:rPr>
          <w:w w:val="139"/>
        </w:rPr>
        <w:t>t</w:t>
      </w:r>
      <w:r>
        <w:rPr>
          <w:w w:val="107"/>
        </w:rPr>
        <w:t>er</w:t>
      </w:r>
      <w:r>
        <w:rPr>
          <w:w w:val="110"/>
        </w:rPr>
        <w:t>p</w:t>
      </w:r>
      <w:r>
        <w:rPr>
          <w:w w:val="116"/>
        </w:rPr>
        <w:t>r</w:t>
      </w:r>
      <w:r>
        <w:rPr>
          <w:w w:val="115"/>
        </w:rPr>
        <w:t>et</w:t>
      </w:r>
      <w:r>
        <w:rPr>
          <w:w w:val="105"/>
        </w:rPr>
        <w:t>ed</w:t>
      </w:r>
      <w:r>
        <w:rPr>
          <w:spacing w:val="16"/>
        </w:rPr>
        <w:t xml:space="preserve"> </w:t>
      </w:r>
      <w:r>
        <w:t>in</w:t>
      </w:r>
      <w:r>
        <w:rPr>
          <w:spacing w:val="25"/>
        </w:rPr>
        <w:t xml:space="preserve"> </w:t>
      </w:r>
      <w:r>
        <w:t>climate</w:t>
      </w:r>
      <w:r w:rsidR="00F9389F">
        <w:t xml:space="preserve"> </w:t>
      </w:r>
      <w:r>
        <w:rPr>
          <w:spacing w:val="-5"/>
        </w:rPr>
        <w:t>c</w:t>
      </w:r>
      <w:r>
        <w:t>hange</w:t>
      </w:r>
      <w:r>
        <w:rPr>
          <w:spacing w:val="44"/>
        </w:rPr>
        <w:t xml:space="preserve"> </w:t>
      </w:r>
      <w:r>
        <w:rPr>
          <w:w w:val="116"/>
        </w:rPr>
        <w:t>st</w:t>
      </w:r>
      <w:r>
        <w:rPr>
          <w:w w:val="110"/>
        </w:rPr>
        <w:t>u</w:t>
      </w:r>
      <w:r>
        <w:rPr>
          <w:w w:val="106"/>
        </w:rPr>
        <w:t>di</w:t>
      </w:r>
      <w:r>
        <w:rPr>
          <w:w w:val="99"/>
        </w:rPr>
        <w:t>e</w:t>
      </w:r>
      <w:r>
        <w:rPr>
          <w:w w:val="104"/>
        </w:rPr>
        <w:t>s.</w:t>
      </w:r>
      <w:commentRangeEnd w:id="200"/>
      <w:r w:rsidR="00F214CB">
        <w:rPr>
          <w:rStyle w:val="CommentReference"/>
        </w:rPr>
        <w:commentReference w:id="200"/>
      </w:r>
    </w:p>
    <w:p w14:paraId="41C8C7B8" w14:textId="77777777" w:rsidR="005B53EE" w:rsidRDefault="005B53EE" w:rsidP="00F9389F">
      <w:pPr>
        <w:spacing w:before="4" w:line="140" w:lineRule="exact"/>
        <w:rPr>
          <w:sz w:val="14"/>
          <w:szCs w:val="14"/>
        </w:rPr>
      </w:pPr>
    </w:p>
    <w:p w14:paraId="4EA2C76B" w14:textId="76C58377" w:rsidR="005B53EE" w:rsidRDefault="00F5753A" w:rsidP="00F9389F">
      <w:pPr>
        <w:spacing w:line="249" w:lineRule="auto"/>
        <w:ind w:left="117" w:right="83"/>
      </w:pPr>
      <w:r>
        <w:rPr>
          <w:spacing w:val="-16"/>
        </w:rPr>
        <w:t>T</w:t>
      </w:r>
      <w:r>
        <w:t>o</w:t>
      </w:r>
      <w:r>
        <w:rPr>
          <w:spacing w:val="18"/>
        </w:rPr>
        <w:t xml:space="preserve"> </w:t>
      </w:r>
      <w:r>
        <w:rPr>
          <w:w w:val="107"/>
        </w:rPr>
        <w:t>i</w:t>
      </w:r>
      <w:r>
        <w:rPr>
          <w:spacing w:val="-5"/>
          <w:w w:val="107"/>
        </w:rPr>
        <w:t>nv</w:t>
      </w:r>
      <w:r>
        <w:rPr>
          <w:w w:val="107"/>
        </w:rPr>
        <w:t xml:space="preserve">estigate </w:t>
      </w:r>
      <w:r>
        <w:rPr>
          <w:w w:val="112"/>
        </w:rPr>
        <w:t>the</w:t>
      </w:r>
      <w:r>
        <w:rPr>
          <w:spacing w:val="-7"/>
          <w:w w:val="112"/>
        </w:rPr>
        <w:t xml:space="preserve"> </w:t>
      </w:r>
      <w:r>
        <w:rPr>
          <w:w w:val="106"/>
        </w:rPr>
        <w:t>magni</w:t>
      </w:r>
      <w:r>
        <w:rPr>
          <w:w w:val="139"/>
        </w:rPr>
        <w:t>t</w:t>
      </w:r>
      <w:r>
        <w:rPr>
          <w:w w:val="110"/>
        </w:rPr>
        <w:t>u</w:t>
      </w:r>
      <w:r>
        <w:rPr>
          <w:w w:val="105"/>
        </w:rPr>
        <w:t>de</w:t>
      </w:r>
      <w:r>
        <w:rPr>
          <w:spacing w:val="-2"/>
        </w:rPr>
        <w:t xml:space="preserve"> </w:t>
      </w:r>
      <w:r>
        <w:t>of</w:t>
      </w:r>
      <w:r>
        <w:rPr>
          <w:spacing w:val="-9"/>
        </w:rPr>
        <w:t xml:space="preserve"> </w:t>
      </w:r>
      <w:r>
        <w:rPr>
          <w:w w:val="139"/>
        </w:rPr>
        <w:t>t</w:t>
      </w:r>
      <w:r>
        <w:rPr>
          <w:w w:val="110"/>
        </w:rPr>
        <w:t>h</w:t>
      </w:r>
      <w:r>
        <w:t>es</w:t>
      </w:r>
      <w:r>
        <w:rPr>
          <w:w w:val="99"/>
        </w:rPr>
        <w:t>e</w:t>
      </w:r>
      <w:r>
        <w:rPr>
          <w:spacing w:val="-2"/>
        </w:rPr>
        <w:t xml:space="preserve"> </w:t>
      </w:r>
      <w:r>
        <w:rPr>
          <w:w w:val="99"/>
        </w:rPr>
        <w:t>e</w:t>
      </w:r>
      <w:r>
        <w:rPr>
          <w:w w:val="94"/>
        </w:rPr>
        <w:t>ffec</w:t>
      </w:r>
      <w:r>
        <w:rPr>
          <w:w w:val="139"/>
        </w:rPr>
        <w:t>t</w:t>
      </w:r>
      <w:r>
        <w:rPr>
          <w:w w:val="104"/>
        </w:rPr>
        <w:t>s,</w:t>
      </w:r>
      <w:r>
        <w:rPr>
          <w:spacing w:val="1"/>
        </w:rPr>
        <w:t xml:space="preserve"> </w:t>
      </w:r>
      <w:r>
        <w:rPr>
          <w:spacing w:val="-5"/>
        </w:rPr>
        <w:t>w</w:t>
      </w:r>
      <w:r>
        <w:t>e</w:t>
      </w:r>
      <w:r>
        <w:rPr>
          <w:spacing w:val="-4"/>
        </w:rPr>
        <w:t xml:space="preserve"> </w:t>
      </w:r>
      <w:r>
        <w:t>compared</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2"/>
        </w:rPr>
        <w:t xml:space="preserve"> </w:t>
      </w:r>
      <w:r>
        <w:t>and</w:t>
      </w:r>
      <w:r>
        <w:rPr>
          <w:spacing w:val="30"/>
        </w:rPr>
        <w:t xml:space="preserve"> </w:t>
      </w:r>
      <w:r>
        <w:t>soil</w:t>
      </w:r>
      <w:r>
        <w:rPr>
          <w:spacing w:val="-4"/>
        </w:rPr>
        <w:t xml:space="preserve"> </w:t>
      </w:r>
      <w:r>
        <w:rPr>
          <w:w w:val="106"/>
        </w:rPr>
        <w:t>m</w:t>
      </w:r>
      <w:r>
        <w:t>ois</w:t>
      </w:r>
      <w:r>
        <w:rPr>
          <w:w w:val="139"/>
        </w:rPr>
        <w:t>t</w:t>
      </w:r>
      <w:r>
        <w:rPr>
          <w:w w:val="113"/>
        </w:rPr>
        <w:t>ur</w:t>
      </w:r>
      <w:r>
        <w:rPr>
          <w:w w:val="99"/>
        </w:rPr>
        <w:t>e</w:t>
      </w:r>
      <w:r>
        <w:rPr>
          <w:spacing w:val="-2"/>
        </w:rPr>
        <w:t xml:space="preserve"> </w:t>
      </w:r>
      <w:r>
        <w:t>data</w:t>
      </w:r>
      <w:r w:rsidR="00F9389F">
        <w:t xml:space="preserve"> </w:t>
      </w:r>
      <w:r>
        <w:t>from</w:t>
      </w:r>
      <w:r>
        <w:rPr>
          <w:spacing w:val="11"/>
        </w:rPr>
        <w:t xml:space="preserve"> </w:t>
      </w:r>
      <w:r>
        <w:t>fi</w:t>
      </w:r>
      <w:r>
        <w:rPr>
          <w:spacing w:val="-5"/>
        </w:rPr>
        <w:t>v</w:t>
      </w:r>
      <w:r>
        <w:t>e</w:t>
      </w:r>
      <w:r>
        <w:rPr>
          <w:spacing w:val="-10"/>
        </w:rPr>
        <w:t xml:space="preserve"> </w:t>
      </w:r>
      <w:r>
        <w:rPr>
          <w:w w:val="114"/>
        </w:rPr>
        <w:t>act</w:t>
      </w:r>
      <w:r>
        <w:rPr>
          <w:w w:val="99"/>
        </w:rPr>
        <w:t>i</w:t>
      </w:r>
      <w:r>
        <w:rPr>
          <w:spacing w:val="-5"/>
          <w:w w:val="105"/>
        </w:rPr>
        <w:t>v</w:t>
      </w:r>
      <w:r>
        <w:rPr>
          <w:w w:val="99"/>
        </w:rPr>
        <w:t xml:space="preserve">e </w:t>
      </w:r>
      <w:r>
        <w:rPr>
          <w:spacing w:val="-5"/>
        </w:rPr>
        <w:t>w</w:t>
      </w:r>
      <w:r>
        <w:t>arming</w:t>
      </w:r>
      <w:r w:rsidR="00F9389F">
        <w:t xml:space="preserve"> </w:t>
      </w:r>
      <w:r>
        <w:t>s</w:t>
      </w:r>
      <w:r>
        <w:rPr>
          <w:w w:val="139"/>
        </w:rPr>
        <w:t>t</w:t>
      </w:r>
      <w:r>
        <w:rPr>
          <w:w w:val="110"/>
        </w:rPr>
        <w:t>ud</w:t>
      </w:r>
      <w:r>
        <w:rPr>
          <w:w w:val="99"/>
        </w:rPr>
        <w:t>i</w:t>
      </w:r>
      <w:r>
        <w:t>es</w:t>
      </w:r>
      <w:r>
        <w:rPr>
          <w:spacing w:val="22"/>
        </w:rPr>
        <w:t xml:space="preserve"> </w:t>
      </w:r>
      <w:r>
        <w:t>at</w:t>
      </w:r>
      <w:r w:rsidR="00F9389F">
        <w:t xml:space="preserve"> </w:t>
      </w:r>
      <w:r>
        <w:rPr>
          <w:spacing w:val="-5"/>
          <w:w w:val="139"/>
        </w:rPr>
        <w:t>t</w:t>
      </w:r>
      <w:r>
        <w:rPr>
          <w:spacing w:val="-6"/>
          <w:w w:val="99"/>
        </w:rPr>
        <w:t>w</w:t>
      </w:r>
      <w:r>
        <w:rPr>
          <w:w w:val="99"/>
        </w:rPr>
        <w:t>o</w:t>
      </w:r>
      <w:r>
        <w:rPr>
          <w:spacing w:val="22"/>
        </w:rPr>
        <w:t xml:space="preserve"> </w:t>
      </w:r>
      <w:r>
        <w:t>sites:</w:t>
      </w:r>
      <w:r w:rsidR="00F9389F">
        <w:t xml:space="preserve"> </w:t>
      </w:r>
      <w:r>
        <w:t>Du</w:t>
      </w:r>
      <w:r>
        <w:rPr>
          <w:spacing w:val="-5"/>
        </w:rPr>
        <w:t>k</w:t>
      </w:r>
      <w:r>
        <w:t>e</w:t>
      </w:r>
      <w:r>
        <w:rPr>
          <w:spacing w:val="43"/>
        </w:rPr>
        <w:t xml:space="preserve"> </w:t>
      </w:r>
      <w:r>
        <w:rPr>
          <w:spacing w:val="-17"/>
        </w:rPr>
        <w:t>F</w:t>
      </w:r>
      <w:r>
        <w:t>orest</w:t>
      </w:r>
      <w:r w:rsidR="00F9389F">
        <w:t xml:space="preserve"> </w:t>
      </w:r>
      <w:r>
        <w:t>and</w:t>
      </w:r>
      <w:r w:rsidR="00F9389F">
        <w:t xml:space="preserve"> </w:t>
      </w:r>
      <w:r>
        <w:rPr>
          <w:w w:val="109"/>
        </w:rPr>
        <w:t>Har</w:t>
      </w:r>
      <w:r>
        <w:rPr>
          <w:spacing w:val="-12"/>
          <w:w w:val="109"/>
        </w:rPr>
        <w:t>v</w:t>
      </w:r>
      <w:r>
        <w:rPr>
          <w:w w:val="109"/>
        </w:rPr>
        <w:t>ard</w:t>
      </w:r>
      <w:r>
        <w:rPr>
          <w:spacing w:val="23"/>
          <w:w w:val="109"/>
        </w:rPr>
        <w:t xml:space="preserve"> </w:t>
      </w:r>
      <w:r>
        <w:rPr>
          <w:spacing w:val="-19"/>
          <w:w w:val="109"/>
        </w:rPr>
        <w:t>F</w:t>
      </w:r>
      <w:r>
        <w:rPr>
          <w:w w:val="109"/>
        </w:rPr>
        <w:t>orest</w:t>
      </w:r>
      <w:ins w:id="201" w:author="Ellison, Aaron" w:date="2017-01-18T20:04:00Z">
        <w:r w:rsidR="00F214CB">
          <w:rPr>
            <w:w w:val="109"/>
          </w:rPr>
          <w:t xml:space="preserve"> </w:t>
        </w:r>
      </w:ins>
      <w:r>
        <w:rPr>
          <w:w w:val="109"/>
        </w:rPr>
        <w:t>(</w:t>
      </w:r>
      <w:r>
        <w:rPr>
          <w:spacing w:val="-19"/>
          <w:w w:val="109"/>
        </w:rPr>
        <w:t>F</w:t>
      </w:r>
      <w:r>
        <w:rPr>
          <w:w w:val="109"/>
        </w:rPr>
        <w:t>arns</w:t>
      </w:r>
      <w:r>
        <w:rPr>
          <w:spacing w:val="-5"/>
          <w:w w:val="109"/>
        </w:rPr>
        <w:t>w</w:t>
      </w:r>
      <w:r>
        <w:rPr>
          <w:w w:val="109"/>
        </w:rPr>
        <w:t>orth</w:t>
      </w:r>
      <w:r>
        <w:rPr>
          <w:spacing w:val="38"/>
          <w:w w:val="109"/>
        </w:rPr>
        <w:t xml:space="preserve"> </w:t>
      </w:r>
      <w:r>
        <w:t>et</w:t>
      </w:r>
      <w:r>
        <w:rPr>
          <w:spacing w:val="39"/>
        </w:rPr>
        <w:t xml:space="preserve"> </w:t>
      </w:r>
      <w:r>
        <w:t>al.,</w:t>
      </w:r>
      <w:r>
        <w:rPr>
          <w:spacing w:val="45"/>
        </w:rPr>
        <w:t xml:space="preserve"> </w:t>
      </w:r>
      <w:r>
        <w:t>1995;</w:t>
      </w:r>
      <w:r>
        <w:rPr>
          <w:spacing w:val="17"/>
        </w:rPr>
        <w:t xml:space="preserve"> </w:t>
      </w:r>
      <w:r>
        <w:t>Clark</w:t>
      </w:r>
      <w:r w:rsidR="00F9389F">
        <w:t xml:space="preserve"> </w:t>
      </w:r>
      <w:r>
        <w:t>et</w:t>
      </w:r>
      <w:r>
        <w:rPr>
          <w:spacing w:val="39"/>
        </w:rPr>
        <w:t xml:space="preserve"> </w:t>
      </w:r>
      <w:r>
        <w:t>al.,</w:t>
      </w:r>
      <w:r>
        <w:rPr>
          <w:spacing w:val="45"/>
        </w:rPr>
        <w:t xml:space="preserve"> </w:t>
      </w:r>
      <w:r>
        <w:rPr>
          <w:w w:val="101"/>
        </w:rPr>
        <w:t>2014a;</w:t>
      </w:r>
    </w:p>
    <w:p w14:paraId="55C92B16" w14:textId="12516910" w:rsidR="005B53EE" w:rsidRDefault="00F5753A" w:rsidP="00F9389F">
      <w:pPr>
        <w:spacing w:line="249" w:lineRule="auto"/>
        <w:ind w:left="117" w:right="83"/>
      </w:pPr>
      <w:r>
        <w:t>?;</w:t>
      </w:r>
      <w:r>
        <w:rPr>
          <w:spacing w:val="37"/>
        </w:rPr>
        <w:t xml:space="preserve"> </w:t>
      </w:r>
      <w:proofErr w:type="spellStart"/>
      <w:r>
        <w:rPr>
          <w:spacing w:val="-5"/>
        </w:rPr>
        <w:t>P</w:t>
      </w:r>
      <w:r>
        <w:t>elini</w:t>
      </w:r>
      <w:proofErr w:type="spellEnd"/>
      <w:r>
        <w:rPr>
          <w:spacing w:val="49"/>
        </w:rPr>
        <w:t xml:space="preserve"> </w:t>
      </w:r>
      <w:r>
        <w:t>et</w:t>
      </w:r>
      <w:r>
        <w:rPr>
          <w:spacing w:val="36"/>
        </w:rPr>
        <w:t xml:space="preserve"> </w:t>
      </w:r>
      <w:r>
        <w:t>al.,</w:t>
      </w:r>
      <w:r>
        <w:rPr>
          <w:spacing w:val="42"/>
        </w:rPr>
        <w:t xml:space="preserve"> </w:t>
      </w:r>
      <w:r>
        <w:t>2011).</w:t>
      </w:r>
      <w:r w:rsidR="00F9389F">
        <w:t xml:space="preserve"> </w:t>
      </w:r>
      <w:r>
        <w:t>These</w:t>
      </w:r>
      <w:r>
        <w:rPr>
          <w:spacing w:val="48"/>
        </w:rPr>
        <w:t xml:space="preserve"> </w:t>
      </w:r>
      <w:r>
        <w:rPr>
          <w:spacing w:val="-5"/>
        </w:rPr>
        <w:t>w</w:t>
      </w:r>
      <w:r>
        <w:t>ere</w:t>
      </w:r>
      <w:r>
        <w:rPr>
          <w:spacing w:val="27"/>
        </w:rPr>
        <w:t xml:space="preserve"> </w:t>
      </w:r>
      <w:r>
        <w:rPr>
          <w:w w:val="112"/>
        </w:rPr>
        <w:t>the</w:t>
      </w:r>
      <w:r>
        <w:rPr>
          <w:spacing w:val="13"/>
          <w:w w:val="112"/>
        </w:rPr>
        <w:t xml:space="preserve"> </w:t>
      </w:r>
      <w:r>
        <w:t>only</w:t>
      </w:r>
      <w:r>
        <w:rPr>
          <w:spacing w:val="32"/>
        </w:rPr>
        <w:t xml:space="preserve"> </w:t>
      </w:r>
      <w:r>
        <w:t>studies</w:t>
      </w:r>
      <w:r w:rsidR="00F9389F">
        <w:t xml:space="preserve"> </w:t>
      </w:r>
      <w:r>
        <w:t>in</w:t>
      </w:r>
      <w:r>
        <w:rPr>
          <w:spacing w:val="27"/>
        </w:rPr>
        <w:t xml:space="preserve"> </w:t>
      </w:r>
      <w:r>
        <w:t>our</w:t>
      </w:r>
      <w:r>
        <w:rPr>
          <w:spacing w:val="39"/>
        </w:rPr>
        <w:t xml:space="preserve"> </w:t>
      </w:r>
      <w:r>
        <w:rPr>
          <w:w w:val="115"/>
        </w:rPr>
        <w:t>database</w:t>
      </w:r>
      <w:r>
        <w:rPr>
          <w:spacing w:val="-20"/>
          <w:w w:val="115"/>
        </w:rPr>
        <w:t xml:space="preserve"> </w:t>
      </w:r>
      <w:r>
        <w:rPr>
          <w:w w:val="115"/>
        </w:rPr>
        <w:t>that</w:t>
      </w:r>
      <w:r>
        <w:rPr>
          <w:spacing w:val="29"/>
          <w:w w:val="115"/>
        </w:rPr>
        <w:t xml:space="preserve"> </w:t>
      </w:r>
      <w:r>
        <w:t>included</w:t>
      </w:r>
      <w:r w:rsidR="00F9389F">
        <w:t xml:space="preserve"> </w:t>
      </w:r>
      <w:r>
        <w:rPr>
          <w:spacing w:val="-5"/>
          <w:w w:val="139"/>
        </w:rPr>
        <w:t>t</w:t>
      </w:r>
      <w:r>
        <w:rPr>
          <w:spacing w:val="-5"/>
          <w:w w:val="99"/>
        </w:rPr>
        <w:t>w</w:t>
      </w:r>
      <w:r>
        <w:rPr>
          <w:w w:val="99"/>
        </w:rPr>
        <w:t>o</w:t>
      </w:r>
      <w:r>
        <w:rPr>
          <w:spacing w:val="18"/>
        </w:rPr>
        <w:t xml:space="preserve"> </w:t>
      </w:r>
      <w:r>
        <w:rPr>
          <w:spacing w:val="-5"/>
          <w:w w:val="139"/>
        </w:rPr>
        <w:t>t</w:t>
      </w:r>
      <w:r>
        <w:rPr>
          <w:w w:val="105"/>
        </w:rPr>
        <w:t>y</w:t>
      </w:r>
      <w:r>
        <w:rPr>
          <w:spacing w:val="5"/>
          <w:w w:val="110"/>
        </w:rPr>
        <w:t>p</w:t>
      </w:r>
      <w:r>
        <w:rPr>
          <w:w w:val="99"/>
        </w:rPr>
        <w:t>e</w:t>
      </w:r>
      <w:r>
        <w:t>s</w:t>
      </w:r>
      <w:r>
        <w:rPr>
          <w:spacing w:val="18"/>
        </w:rPr>
        <w:t xml:space="preserve"> </w:t>
      </w:r>
      <w:r>
        <w:t>of</w:t>
      </w:r>
      <w:r>
        <w:rPr>
          <w:spacing w:val="11"/>
        </w:rPr>
        <w:t xml:space="preserve"> </w:t>
      </w:r>
      <w:r>
        <w:rPr>
          <w:w w:val="99"/>
        </w:rPr>
        <w:t>c</w:t>
      </w:r>
      <w:r>
        <w:rPr>
          <w:w w:val="105"/>
        </w:rPr>
        <w:t>o</w:t>
      </w:r>
      <w:r>
        <w:rPr>
          <w:spacing w:val="-5"/>
          <w:w w:val="105"/>
        </w:rPr>
        <w:t>n</w:t>
      </w:r>
      <w:r>
        <w:rPr>
          <w:w w:val="139"/>
        </w:rPr>
        <w:t>t</w:t>
      </w:r>
      <w:r>
        <w:rPr>
          <w:w w:val="116"/>
        </w:rPr>
        <w:t>r</w:t>
      </w:r>
      <w:r>
        <w:rPr>
          <w:w w:val="99"/>
        </w:rPr>
        <w:t>ol</w:t>
      </w:r>
      <w:r>
        <w:rPr>
          <w:spacing w:val="18"/>
        </w:rPr>
        <w:t xml:space="preserve"> </w:t>
      </w:r>
      <w:r>
        <w:rPr>
          <w:w w:val="110"/>
        </w:rPr>
        <w:t>p</w:t>
      </w:r>
      <w:r>
        <w:rPr>
          <w:w w:val="99"/>
        </w:rPr>
        <w:t>l</w:t>
      </w:r>
      <w:r>
        <w:rPr>
          <w:w w:val="113"/>
        </w:rPr>
        <w:t>ot</w:t>
      </w:r>
      <w:r>
        <w:t xml:space="preserve">s: </w:t>
      </w:r>
      <w:r>
        <w:rPr>
          <w:w w:val="112"/>
        </w:rPr>
        <w:t>structural</w:t>
      </w:r>
      <w:r>
        <w:rPr>
          <w:spacing w:val="-4"/>
          <w:w w:val="112"/>
        </w:rPr>
        <w:t xml:space="preserve"> </w:t>
      </w:r>
      <w:r>
        <w:rPr>
          <w:w w:val="103"/>
        </w:rPr>
        <w:t>co</w:t>
      </w:r>
      <w:r>
        <w:rPr>
          <w:spacing w:val="-5"/>
          <w:w w:val="103"/>
        </w:rPr>
        <w:t>n</w:t>
      </w:r>
      <w:r>
        <w:rPr>
          <w:w w:val="139"/>
        </w:rPr>
        <w:t>t</w:t>
      </w:r>
      <w:r>
        <w:rPr>
          <w:w w:val="116"/>
        </w:rPr>
        <w:t>r</w:t>
      </w:r>
      <w:r>
        <w:t>ols</w:t>
      </w:r>
      <w:r>
        <w:rPr>
          <w:spacing w:val="-2"/>
        </w:rPr>
        <w:t xml:space="preserve"> </w:t>
      </w:r>
      <w:r>
        <w:t>(i.e.</w:t>
      </w:r>
      <w:ins w:id="202" w:author="Ellison, Aaron" w:date="2017-01-18T20:04:00Z">
        <w:r w:rsidR="00F214CB">
          <w:t>,</w:t>
        </w:r>
      </w:ins>
      <w:r w:rsidR="00F9389F">
        <w:t xml:space="preserve"> </w:t>
      </w:r>
      <w:r>
        <w:rPr>
          <w:w w:val="82"/>
        </w:rPr>
        <w:t>‘</w:t>
      </w:r>
      <w:r>
        <w:rPr>
          <w:w w:val="106"/>
        </w:rPr>
        <w:t>sh</w:t>
      </w:r>
      <w:r>
        <w:rPr>
          <w:w w:val="102"/>
        </w:rPr>
        <w:t>ams’</w:t>
      </w:r>
      <w:r>
        <w:rPr>
          <w:spacing w:val="-2"/>
        </w:rPr>
        <w:t xml:space="preserve"> </w:t>
      </w:r>
      <w:r>
        <w:t>or</w:t>
      </w:r>
      <w:r>
        <w:rPr>
          <w:spacing w:val="8"/>
        </w:rPr>
        <w:t xml:space="preserve"> </w:t>
      </w:r>
      <w:r>
        <w:rPr>
          <w:w w:val="82"/>
        </w:rPr>
        <w:t>‘</w:t>
      </w:r>
      <w:r>
        <w:rPr>
          <w:w w:val="106"/>
        </w:rPr>
        <w:t>di</w:t>
      </w:r>
      <w:r>
        <w:rPr>
          <w:w w:val="116"/>
        </w:rPr>
        <w:t>st</w:t>
      </w:r>
      <w:r>
        <w:rPr>
          <w:w w:val="110"/>
        </w:rPr>
        <w:t>u</w:t>
      </w:r>
      <w:r>
        <w:rPr>
          <w:w w:val="116"/>
        </w:rPr>
        <w:t>r</w:t>
      </w:r>
      <w:r>
        <w:rPr>
          <w:w w:val="111"/>
        </w:rPr>
        <w:t>ban</w:t>
      </w:r>
      <w:r>
        <w:rPr>
          <w:w w:val="99"/>
        </w:rPr>
        <w:t>ce</w:t>
      </w:r>
      <w:r>
        <w:rPr>
          <w:spacing w:val="-2"/>
        </w:rPr>
        <w:t xml:space="preserve"> </w:t>
      </w:r>
      <w:r>
        <w:rPr>
          <w:w w:val="103"/>
        </w:rPr>
        <w:t>co</w:t>
      </w:r>
      <w:r>
        <w:rPr>
          <w:spacing w:val="-5"/>
          <w:w w:val="103"/>
        </w:rPr>
        <w:t>n</w:t>
      </w:r>
      <w:r>
        <w:rPr>
          <w:w w:val="139"/>
        </w:rPr>
        <w:t>t</w:t>
      </w:r>
      <w:r>
        <w:rPr>
          <w:w w:val="104"/>
        </w:rPr>
        <w:t>rols,</w:t>
      </w:r>
      <w:r>
        <w:rPr>
          <w:w w:val="82"/>
        </w:rPr>
        <w:t>’</w:t>
      </w:r>
      <w:r>
        <w:rPr>
          <w:spacing w:val="1"/>
        </w:rPr>
        <w:t xml:space="preserve"> </w:t>
      </w:r>
      <w:r>
        <w:t>whi</w:t>
      </w:r>
      <w:r>
        <w:rPr>
          <w:spacing w:val="-5"/>
        </w:rPr>
        <w:t>c</w:t>
      </w:r>
      <w:r>
        <w:t>h</w:t>
      </w:r>
      <w:r>
        <w:rPr>
          <w:spacing w:val="16"/>
        </w:rPr>
        <w:t xml:space="preserve"> </w:t>
      </w:r>
      <w:r>
        <w:rPr>
          <w:w w:val="103"/>
        </w:rPr>
        <w:t>co</w:t>
      </w:r>
      <w:r>
        <w:rPr>
          <w:spacing w:val="-5"/>
          <w:w w:val="103"/>
        </w:rPr>
        <w:t>n</w:t>
      </w:r>
      <w:r>
        <w:rPr>
          <w:w w:val="139"/>
        </w:rPr>
        <w:t>t</w:t>
      </w:r>
      <w:r>
        <w:rPr>
          <w:w w:val="107"/>
        </w:rPr>
        <w:t>ai</w:t>
      </w:r>
      <w:r>
        <w:rPr>
          <w:w w:val="105"/>
        </w:rPr>
        <w:t>ne</w:t>
      </w:r>
      <w:r>
        <w:rPr>
          <w:w w:val="110"/>
        </w:rPr>
        <w:t>d</w:t>
      </w:r>
      <w:r>
        <w:rPr>
          <w:spacing w:val="-2"/>
        </w:rPr>
        <w:t xml:space="preserve"> </w:t>
      </w:r>
      <w:r>
        <w:t>all</w:t>
      </w:r>
      <w:r>
        <w:rPr>
          <w:spacing w:val="8"/>
        </w:rPr>
        <w:t xml:space="preserve"> </w:t>
      </w:r>
      <w:r>
        <w:rPr>
          <w:w w:val="112"/>
        </w:rPr>
        <w:t>the</w:t>
      </w:r>
      <w:r>
        <w:rPr>
          <w:spacing w:val="-6"/>
          <w:w w:val="112"/>
        </w:rPr>
        <w:t xml:space="preserve"> </w:t>
      </w:r>
      <w:r>
        <w:rPr>
          <w:spacing w:val="-5"/>
        </w:rPr>
        <w:t>w</w:t>
      </w:r>
      <w:r>
        <w:t>arming</w:t>
      </w:r>
      <w:r>
        <w:rPr>
          <w:spacing w:val="37"/>
        </w:rPr>
        <w:t xml:space="preserve"> </w:t>
      </w:r>
      <w:r>
        <w:rPr>
          <w:w w:val="99"/>
        </w:rPr>
        <w:t>i</w:t>
      </w:r>
      <w:r>
        <w:rPr>
          <w:w w:val="110"/>
        </w:rPr>
        <w:t>n</w:t>
      </w:r>
      <w:r>
        <w:rPr>
          <w:w w:val="104"/>
        </w:rPr>
        <w:t>fr</w:t>
      </w:r>
      <w:r>
        <w:rPr>
          <w:w w:val="115"/>
        </w:rPr>
        <w:t>ast</w:t>
      </w:r>
      <w:r>
        <w:rPr>
          <w:w w:val="116"/>
        </w:rPr>
        <w:t>r</w:t>
      </w:r>
      <w:r>
        <w:rPr>
          <w:w w:val="105"/>
        </w:rPr>
        <w:t>uc</w:t>
      </w:r>
      <w:r>
        <w:rPr>
          <w:w w:val="139"/>
        </w:rPr>
        <w:t>t</w:t>
      </w:r>
      <w:r>
        <w:rPr>
          <w:w w:val="113"/>
        </w:rPr>
        <w:t>ur</w:t>
      </w:r>
      <w:r>
        <w:rPr>
          <w:w w:val="99"/>
        </w:rPr>
        <w:t>e</w:t>
      </w:r>
      <w:r>
        <w:rPr>
          <w:w w:val="110"/>
        </w:rPr>
        <w:t>,</w:t>
      </w:r>
      <w:r>
        <w:rPr>
          <w:spacing w:val="2"/>
        </w:rPr>
        <w:t xml:space="preserve"> </w:t>
      </w:r>
      <w:r>
        <w:t>s</w:t>
      </w:r>
      <w:r>
        <w:rPr>
          <w:w w:val="105"/>
        </w:rPr>
        <w:t>u</w:t>
      </w:r>
      <w:r>
        <w:rPr>
          <w:spacing w:val="-5"/>
          <w:w w:val="105"/>
        </w:rPr>
        <w:t>c</w:t>
      </w:r>
      <w:r>
        <w:rPr>
          <w:w w:val="110"/>
        </w:rPr>
        <w:t xml:space="preserve">h </w:t>
      </w:r>
      <w:r>
        <w:t>as</w:t>
      </w:r>
      <w:r>
        <w:rPr>
          <w:spacing w:val="21"/>
        </w:rPr>
        <w:t xml:space="preserve"> </w:t>
      </w:r>
      <w:r>
        <w:t>soil</w:t>
      </w:r>
      <w:r>
        <w:rPr>
          <w:spacing w:val="8"/>
        </w:rPr>
        <w:t xml:space="preserve"> </w:t>
      </w:r>
      <w:r>
        <w:t>cables</w:t>
      </w:r>
      <w:r>
        <w:rPr>
          <w:spacing w:val="28"/>
        </w:rPr>
        <w:t xml:space="preserve"> </w:t>
      </w:r>
      <w:r>
        <w:t>or</w:t>
      </w:r>
      <w:r>
        <w:rPr>
          <w:spacing w:val="19"/>
        </w:rPr>
        <w:t xml:space="preserve"> </w:t>
      </w:r>
      <w:r>
        <w:t>infrared</w:t>
      </w:r>
      <w:r w:rsidR="00F9389F">
        <w:t xml:space="preserve"> </w:t>
      </w:r>
      <w:r>
        <w:t>heating</w:t>
      </w:r>
      <w:r w:rsidR="00F9389F">
        <w:t xml:space="preserve"> </w:t>
      </w:r>
      <w:r>
        <w:rPr>
          <w:w w:val="110"/>
        </w:rPr>
        <w:t>u</w:t>
      </w:r>
      <w:r>
        <w:rPr>
          <w:w w:val="106"/>
        </w:rPr>
        <w:t>ni</w:t>
      </w:r>
      <w:r>
        <w:rPr>
          <w:w w:val="139"/>
        </w:rPr>
        <w:t>t</w:t>
      </w:r>
      <w:r>
        <w:t>s</w:t>
      </w:r>
      <w:r>
        <w:rPr>
          <w:spacing w:val="9"/>
        </w:rPr>
        <w:t xml:space="preserve"> </w:t>
      </w:r>
      <w:r>
        <w:rPr>
          <w:w w:val="116"/>
        </w:rPr>
        <w:t>but</w:t>
      </w:r>
      <w:r>
        <w:rPr>
          <w:spacing w:val="2"/>
          <w:w w:val="116"/>
        </w:rPr>
        <w:t xml:space="preserve"> </w:t>
      </w:r>
      <w:r>
        <w:rPr>
          <w:w w:val="99"/>
        </w:rPr>
        <w:t>wi</w:t>
      </w:r>
      <w:r>
        <w:rPr>
          <w:w w:val="139"/>
        </w:rPr>
        <w:t>t</w:t>
      </w:r>
      <w:r>
        <w:rPr>
          <w:w w:val="110"/>
        </w:rPr>
        <w:t>h</w:t>
      </w:r>
      <w:r>
        <w:rPr>
          <w:spacing w:val="9"/>
          <w:w w:val="110"/>
        </w:rPr>
        <w:t xml:space="preserve"> </w:t>
      </w:r>
      <w:r>
        <w:t>no</w:t>
      </w:r>
      <w:r>
        <w:rPr>
          <w:spacing w:val="19"/>
        </w:rPr>
        <w:t xml:space="preserve"> </w:t>
      </w:r>
      <w:r>
        <w:t>heat</w:t>
      </w:r>
      <w:r w:rsidR="00F9389F">
        <w:t xml:space="preserve"> </w:t>
      </w:r>
      <w:r>
        <w:t>applied)</w:t>
      </w:r>
      <w:r w:rsidR="00F9389F">
        <w:t xml:space="preserve"> </w:t>
      </w:r>
      <w:r>
        <w:t>and</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9"/>
          <w:w w:val="139"/>
        </w:rPr>
        <w:t xml:space="preserve"> </w:t>
      </w:r>
      <w:r>
        <w:rPr>
          <w:w w:val="103"/>
        </w:rPr>
        <w:t>co</w:t>
      </w:r>
      <w:r>
        <w:rPr>
          <w:spacing w:val="-5"/>
          <w:w w:val="103"/>
        </w:rPr>
        <w:t>n</w:t>
      </w:r>
      <w:r>
        <w:rPr>
          <w:w w:val="139"/>
        </w:rPr>
        <w:t>t</w:t>
      </w:r>
      <w:r>
        <w:rPr>
          <w:w w:val="116"/>
        </w:rPr>
        <w:t>r</w:t>
      </w:r>
      <w:r>
        <w:rPr>
          <w:w w:val="99"/>
        </w:rPr>
        <w:t>ol</w:t>
      </w:r>
      <w:r>
        <w:t>s</w:t>
      </w:r>
      <w:r>
        <w:rPr>
          <w:spacing w:val="9"/>
        </w:rPr>
        <w:t xml:space="preserve"> </w:t>
      </w:r>
      <w:r>
        <w:rPr>
          <w:w w:val="99"/>
        </w:rPr>
        <w:t>wi</w:t>
      </w:r>
      <w:r>
        <w:rPr>
          <w:w w:val="139"/>
        </w:rPr>
        <w:t>t</w:t>
      </w:r>
      <w:r>
        <w:rPr>
          <w:w w:val="110"/>
        </w:rPr>
        <w:t>h</w:t>
      </w:r>
      <w:r>
        <w:rPr>
          <w:spacing w:val="9"/>
          <w:w w:val="110"/>
        </w:rPr>
        <w:t xml:space="preserve"> </w:t>
      </w:r>
      <w:r>
        <w:t>no</w:t>
      </w:r>
      <w:r>
        <w:rPr>
          <w:spacing w:val="18"/>
        </w:rPr>
        <w:t xml:space="preserve"> </w:t>
      </w:r>
      <w:r>
        <w:rPr>
          <w:w w:val="110"/>
        </w:rPr>
        <w:t xml:space="preserve">infrastructure </w:t>
      </w:r>
      <w:r>
        <w:t>added</w:t>
      </w:r>
      <w:r w:rsidR="00F9389F">
        <w:t xml:space="preserve"> </w:t>
      </w:r>
      <w:r>
        <w:t>(see</w:t>
      </w:r>
      <w:r>
        <w:rPr>
          <w:spacing w:val="31"/>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21"/>
        </w:rPr>
        <w:t xml:space="preserve"> </w:t>
      </w:r>
      <w:r>
        <w:t>Materials</w:t>
      </w:r>
      <w:r w:rsidR="00F9389F">
        <w:t xml:space="preserve"> </w:t>
      </w:r>
      <w:r>
        <w:t>for</w:t>
      </w:r>
      <w:r>
        <w:rPr>
          <w:spacing w:val="25"/>
        </w:rPr>
        <w:t xml:space="preserve"> </w:t>
      </w:r>
      <w:r>
        <w:t>details).</w:t>
      </w:r>
      <w:r w:rsidR="00F9389F">
        <w:t xml:space="preserve"> </w:t>
      </w:r>
      <w:r>
        <w:rPr>
          <w:spacing w:val="7"/>
        </w:rPr>
        <w:t xml:space="preserve"> </w:t>
      </w:r>
      <w:r>
        <w:rPr>
          <w:w w:val="107"/>
        </w:rPr>
        <w:t>O</w:t>
      </w:r>
      <w:r>
        <w:rPr>
          <w:w w:val="139"/>
        </w:rPr>
        <w:t>t</w:t>
      </w:r>
      <w:r>
        <w:rPr>
          <w:w w:val="110"/>
        </w:rPr>
        <w:t>h</w:t>
      </w:r>
      <w:r>
        <w:rPr>
          <w:w w:val="107"/>
        </w:rPr>
        <w:t>er</w:t>
      </w:r>
      <w:r>
        <w:rPr>
          <w:spacing w:val="21"/>
        </w:rPr>
        <w:t xml:space="preserve"> </w:t>
      </w:r>
      <w:r>
        <w:t>studies</w:t>
      </w:r>
      <w:r w:rsidR="00F9389F">
        <w:t xml:space="preserve"> </w:t>
      </w:r>
      <w:r>
        <w:t>include</w:t>
      </w:r>
      <w:r>
        <w:rPr>
          <w:spacing w:val="48"/>
        </w:rPr>
        <w:t xml:space="preserve"> </w:t>
      </w:r>
      <w:r>
        <w:t>only</w:t>
      </w:r>
      <w:r>
        <w:rPr>
          <w:spacing w:val="33"/>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21"/>
        </w:rPr>
        <w:t xml:space="preserve"> </w:t>
      </w:r>
      <w:r>
        <w:rPr>
          <w:w w:val="111"/>
        </w:rPr>
        <w:t>(n=3)</w:t>
      </w:r>
      <w:r>
        <w:rPr>
          <w:spacing w:val="38"/>
          <w:w w:val="111"/>
        </w:rPr>
        <w:t xml:space="preserve"> </w:t>
      </w:r>
      <w:r>
        <w:rPr>
          <w:w w:val="111"/>
        </w:rPr>
        <w:t xml:space="preserve">or </w:t>
      </w:r>
      <w:r>
        <w:t>only</w:t>
      </w:r>
      <w:r>
        <w:rPr>
          <w:spacing w:val="31"/>
        </w:rPr>
        <w:t xml:space="preserve"> </w:t>
      </w:r>
      <w:r>
        <w:rPr>
          <w:w w:val="112"/>
        </w:rPr>
        <w:t>the</w:t>
      </w:r>
      <w:r>
        <w:rPr>
          <w:spacing w:val="11"/>
          <w:w w:val="112"/>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16"/>
        </w:rPr>
        <w:t xml:space="preserve"> </w:t>
      </w:r>
      <w:r>
        <w:rPr>
          <w:w w:val="103"/>
        </w:rPr>
        <w:t>co</w:t>
      </w:r>
      <w:r>
        <w:rPr>
          <w:spacing w:val="-5"/>
          <w:w w:val="103"/>
        </w:rPr>
        <w:t>n</w:t>
      </w:r>
      <w:r>
        <w:rPr>
          <w:w w:val="139"/>
        </w:rPr>
        <w:t>t</w:t>
      </w:r>
      <w:r>
        <w:rPr>
          <w:w w:val="104"/>
        </w:rPr>
        <w:t>rol</w:t>
      </w:r>
      <w:r>
        <w:t>s</w:t>
      </w:r>
      <w:r>
        <w:rPr>
          <w:spacing w:val="16"/>
        </w:rPr>
        <w:t xml:space="preserve"> </w:t>
      </w:r>
      <w:r>
        <w:rPr>
          <w:w w:val="112"/>
        </w:rPr>
        <w:t>(n</w:t>
      </w:r>
      <w:r>
        <w:rPr>
          <w:w w:val="137"/>
        </w:rPr>
        <w:t>=</w:t>
      </w:r>
      <w:r>
        <w:rPr>
          <w:w w:val="106"/>
        </w:rPr>
        <w:t>4)</w:t>
      </w:r>
      <w:r>
        <w:rPr>
          <w:w w:val="110"/>
        </w:rPr>
        <w:t>.</w:t>
      </w:r>
    </w:p>
    <w:p w14:paraId="2186D551" w14:textId="77777777" w:rsidR="005B53EE" w:rsidRDefault="005B53EE" w:rsidP="00F9389F">
      <w:pPr>
        <w:spacing w:before="4" w:line="140" w:lineRule="exact"/>
        <w:rPr>
          <w:sz w:val="14"/>
          <w:szCs w:val="14"/>
        </w:rPr>
      </w:pPr>
    </w:p>
    <w:p w14:paraId="4CB25499" w14:textId="77777777" w:rsidR="005B53EE" w:rsidRDefault="00F5753A" w:rsidP="00F9389F">
      <w:pPr>
        <w:spacing w:line="249" w:lineRule="auto"/>
        <w:ind w:left="117" w:right="83"/>
      </w:pPr>
      <w:r>
        <w:rPr>
          <w:spacing w:val="-17"/>
        </w:rPr>
        <w:t>W</w:t>
      </w:r>
      <w:r>
        <w:t>e</w:t>
      </w:r>
      <w:r>
        <w:rPr>
          <w:spacing w:val="27"/>
        </w:rPr>
        <w:t xml:space="preserve"> </w:t>
      </w:r>
      <w:r>
        <w:t>found</w:t>
      </w:r>
      <w:r>
        <w:rPr>
          <w:spacing w:val="35"/>
        </w:rPr>
        <w:t xml:space="preserve"> </w:t>
      </w:r>
      <w:r>
        <w:rPr>
          <w:w w:val="121"/>
        </w:rPr>
        <w:t>that</w:t>
      </w:r>
      <w:r>
        <w:rPr>
          <w:spacing w:val="4"/>
          <w:w w:val="121"/>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3"/>
        </w:rPr>
        <w:t xml:space="preserve"> </w:t>
      </w:r>
      <w:r>
        <w:rPr>
          <w:w w:val="116"/>
        </w:rPr>
        <w:t>str</w:t>
      </w:r>
      <w:r>
        <w:rPr>
          <w:w w:val="105"/>
        </w:rPr>
        <w:t>uc</w:t>
      </w:r>
      <w:r>
        <w:rPr>
          <w:w w:val="139"/>
        </w:rPr>
        <w:t>t</w:t>
      </w:r>
      <w:r>
        <w:rPr>
          <w:w w:val="113"/>
        </w:rPr>
        <w:t>ur</w:t>
      </w:r>
      <w:r>
        <w:t>es</w:t>
      </w:r>
      <w:r>
        <w:rPr>
          <w:spacing w:val="13"/>
        </w:rPr>
        <w:t xml:space="preserve"> </w:t>
      </w:r>
      <w:r>
        <w:t>altered</w:t>
      </w:r>
      <w:r w:rsidR="00F9389F">
        <w:t xml:space="preserve"> </w:t>
      </w:r>
      <w:r>
        <w:t>air</w:t>
      </w:r>
      <w:r>
        <w:rPr>
          <w:spacing w:val="34"/>
        </w:rPr>
        <w:t xml:space="preserve"> </w:t>
      </w:r>
      <w:r>
        <w:t>and</w:t>
      </w:r>
      <w:r>
        <w:rPr>
          <w:spacing w:val="46"/>
        </w:rPr>
        <w:t xml:space="preserve"> </w:t>
      </w:r>
      <w:r>
        <w:t>soil</w:t>
      </w:r>
      <w:r>
        <w:rPr>
          <w:spacing w:val="12"/>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113"/>
        </w:rPr>
        <w:t>ur</w:t>
      </w:r>
      <w:r>
        <w:t>es</w:t>
      </w:r>
      <w:r>
        <w:rPr>
          <w:spacing w:val="14"/>
        </w:rPr>
        <w:t xml:space="preserve"> </w:t>
      </w:r>
      <w:r>
        <w:t>in</w:t>
      </w:r>
      <w:r>
        <w:rPr>
          <w:spacing w:val="22"/>
        </w:rPr>
        <w:t xml:space="preserve"> </w:t>
      </w:r>
      <w:r>
        <w:t>op</w:t>
      </w:r>
      <w:r>
        <w:rPr>
          <w:spacing w:val="5"/>
        </w:rPr>
        <w:t>p</w:t>
      </w:r>
      <w:r>
        <w:t>osing</w:t>
      </w:r>
      <w:r>
        <w:rPr>
          <w:spacing w:val="41"/>
        </w:rPr>
        <w:t xml:space="preserve"> </w:t>
      </w:r>
      <w:r>
        <w:rPr>
          <w:spacing w:val="-6"/>
        </w:rPr>
        <w:t>w</w:t>
      </w:r>
      <w:r>
        <w:rPr>
          <w:spacing w:val="-5"/>
        </w:rPr>
        <w:t>a</w:t>
      </w:r>
      <w:r>
        <w:t>ys:</w:t>
      </w:r>
      <w:r w:rsidR="00F9389F">
        <w:t xml:space="preserve"> </w:t>
      </w:r>
      <w:r>
        <w:t>air</w:t>
      </w:r>
      <w:r>
        <w:rPr>
          <w:spacing w:val="35"/>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 xml:space="preserve">es </w:t>
      </w:r>
      <w:r>
        <w:rPr>
          <w:spacing w:val="-5"/>
        </w:rPr>
        <w:t>w</w:t>
      </w:r>
      <w:r>
        <w:t>ere</w:t>
      </w:r>
      <w:r>
        <w:rPr>
          <w:spacing w:val="30"/>
        </w:rPr>
        <w:t xml:space="preserve"> </w:t>
      </w:r>
      <w:r>
        <w:t>higher</w:t>
      </w:r>
      <w:r>
        <w:rPr>
          <w:spacing w:val="50"/>
        </w:rPr>
        <w:t xml:space="preserve"> </w:t>
      </w:r>
      <w:r>
        <w:t>in</w:t>
      </w:r>
      <w:r>
        <w:rPr>
          <w:spacing w:val="30"/>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s,</w:t>
      </w:r>
      <w:r>
        <w:rPr>
          <w:spacing w:val="22"/>
        </w:rPr>
        <w:t xml:space="preserve"> </w:t>
      </w:r>
      <w:r>
        <w:t>compared</w:t>
      </w:r>
      <w:r w:rsidR="00F9389F">
        <w:t xml:space="preserve"> </w:t>
      </w:r>
      <w:r>
        <w:rPr>
          <w:w w:val="99"/>
        </w:rPr>
        <w:t>wi</w:t>
      </w:r>
      <w:r>
        <w:rPr>
          <w:w w:val="139"/>
        </w:rPr>
        <w:t>t</w:t>
      </w:r>
      <w:r>
        <w:rPr>
          <w:w w:val="110"/>
        </w:rPr>
        <w:t>h</w:t>
      </w:r>
      <w:r>
        <w:rPr>
          <w:spacing w:val="21"/>
        </w:rPr>
        <w:t xml:space="preserve"> </w:t>
      </w:r>
      <w:r>
        <w:rPr>
          <w:w w:val="112"/>
        </w:rPr>
        <w:t>the</w:t>
      </w:r>
      <w:r>
        <w:rPr>
          <w:spacing w:val="17"/>
          <w:w w:val="112"/>
        </w:rPr>
        <w:t xml:space="preserve"> </w:t>
      </w:r>
      <w:r>
        <w:rPr>
          <w:w w:val="108"/>
        </w:rPr>
        <w:t>a</w:t>
      </w:r>
      <w:r>
        <w:rPr>
          <w:spacing w:val="-5"/>
          <w:w w:val="108"/>
        </w:rPr>
        <w:t>m</w:t>
      </w:r>
      <w:r>
        <w:rPr>
          <w:w w:val="110"/>
        </w:rPr>
        <w:t>b</w:t>
      </w:r>
      <w:r>
        <w:rPr>
          <w:w w:val="99"/>
        </w:rPr>
        <w:t>ie</w:t>
      </w:r>
      <w:r>
        <w:rPr>
          <w:spacing w:val="-5"/>
          <w:w w:val="110"/>
        </w:rPr>
        <w:t>n</w:t>
      </w:r>
      <w:r>
        <w:rPr>
          <w:w w:val="139"/>
        </w:rPr>
        <w:t>t</w:t>
      </w:r>
      <w:r>
        <w:rPr>
          <w:spacing w:val="21"/>
        </w:rPr>
        <w:t xml:space="preserve"> </w:t>
      </w:r>
      <w:r>
        <w:t>air</w:t>
      </w:r>
      <w:r>
        <w:rPr>
          <w:spacing w:val="42"/>
        </w:rPr>
        <w:t xml:space="preserve"> </w:t>
      </w:r>
      <w:r>
        <w:t>with</w:t>
      </w:r>
      <w:r w:rsidR="00F9389F">
        <w:t xml:space="preserve"> </w:t>
      </w:r>
      <w:r>
        <w:t>no</w:t>
      </w:r>
      <w:r>
        <w:rPr>
          <w:spacing w:val="31"/>
        </w:rPr>
        <w:t xml:space="preserve"> </w:t>
      </w:r>
      <w:r>
        <w:rPr>
          <w:w w:val="110"/>
        </w:rPr>
        <w:t>structures</w:t>
      </w:r>
      <w:r>
        <w:rPr>
          <w:spacing w:val="23"/>
          <w:w w:val="110"/>
        </w:rPr>
        <w:t xml:space="preserve"> </w:t>
      </w:r>
      <w:r>
        <w:rPr>
          <w:w w:val="99"/>
        </w:rPr>
        <w:t>i</w:t>
      </w:r>
      <w:r>
        <w:rPr>
          <w:w w:val="106"/>
        </w:rPr>
        <w:t>ns</w:t>
      </w:r>
      <w:r>
        <w:rPr>
          <w:w w:val="139"/>
        </w:rPr>
        <w:t>t</w:t>
      </w:r>
      <w:r>
        <w:rPr>
          <w:w w:val="105"/>
        </w:rPr>
        <w:t>all</w:t>
      </w:r>
      <w:r>
        <w:rPr>
          <w:w w:val="99"/>
        </w:rPr>
        <w:t>e</w:t>
      </w:r>
      <w:r>
        <w:rPr>
          <w:w w:val="110"/>
        </w:rPr>
        <w:t>d,</w:t>
      </w:r>
      <w:r>
        <w:rPr>
          <w:spacing w:val="22"/>
        </w:rPr>
        <w:t xml:space="preserve"> </w:t>
      </w:r>
      <w:r>
        <w:rPr>
          <w:w w:val="104"/>
        </w:rPr>
        <w:t>wh</w:t>
      </w:r>
      <w:r>
        <w:rPr>
          <w:w w:val="107"/>
        </w:rPr>
        <w:t>er</w:t>
      </w:r>
      <w:r>
        <w:rPr>
          <w:w w:val="104"/>
        </w:rPr>
        <w:t xml:space="preserve">eas </w:t>
      </w:r>
      <w:r>
        <w:t>soil</w:t>
      </w:r>
      <w:r>
        <w:rPr>
          <w:spacing w:val="2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23"/>
        </w:rPr>
        <w:t xml:space="preserve"> </w:t>
      </w:r>
      <w:r>
        <w:rPr>
          <w:spacing w:val="-5"/>
        </w:rPr>
        <w:t>w</w:t>
      </w:r>
      <w:r>
        <w:t>ere</w:t>
      </w:r>
      <w:r>
        <w:rPr>
          <w:spacing w:val="32"/>
        </w:rPr>
        <w:t xml:space="preserve"> </w:t>
      </w:r>
      <w:r>
        <w:t>l</w:t>
      </w:r>
      <w:r>
        <w:rPr>
          <w:spacing w:val="-5"/>
        </w:rPr>
        <w:t>ow</w:t>
      </w:r>
      <w:r>
        <w:t>er</w:t>
      </w:r>
      <w:r>
        <w:rPr>
          <w:spacing w:val="30"/>
        </w:rPr>
        <w:t xml:space="preserve"> </w:t>
      </w:r>
      <w:r>
        <w:t>in</w:t>
      </w:r>
      <w:r>
        <w:rPr>
          <w:spacing w:val="32"/>
        </w:rPr>
        <w:t xml:space="preserve"> </w:t>
      </w:r>
      <w:r>
        <w:rPr>
          <w:w w:val="112"/>
        </w:rPr>
        <w:t>the</w:t>
      </w:r>
      <w:r>
        <w:rPr>
          <w:spacing w:val="18"/>
          <w:w w:val="112"/>
        </w:rPr>
        <w:t xml:space="preserve"> </w:t>
      </w:r>
      <w:r>
        <w:rPr>
          <w:w w:val="112"/>
        </w:rPr>
        <w:t>structural</w:t>
      </w:r>
      <w:r>
        <w:rPr>
          <w:spacing w:val="22"/>
          <w:w w:val="112"/>
        </w:rPr>
        <w:t xml:space="preserve"> </w:t>
      </w:r>
      <w:r>
        <w:rPr>
          <w:w w:val="112"/>
        </w:rPr>
        <w:t>co</w:t>
      </w:r>
      <w:r>
        <w:rPr>
          <w:spacing w:val="-6"/>
          <w:w w:val="112"/>
        </w:rPr>
        <w:t>n</w:t>
      </w:r>
      <w:r>
        <w:rPr>
          <w:w w:val="112"/>
        </w:rPr>
        <w:t>trols</w:t>
      </w:r>
      <w:r>
        <w:rPr>
          <w:spacing w:val="-20"/>
          <w:w w:val="112"/>
        </w:rPr>
        <w:t xml:space="preserve"> </w:t>
      </w:r>
      <w:r>
        <w:t>compared</w:t>
      </w:r>
      <w:r w:rsidR="00F9389F">
        <w:t xml:space="preserve"> </w:t>
      </w:r>
      <w:r>
        <w:rPr>
          <w:w w:val="99"/>
        </w:rPr>
        <w:t>wi</w:t>
      </w:r>
      <w:r>
        <w:rPr>
          <w:w w:val="139"/>
        </w:rPr>
        <w:t>t</w:t>
      </w:r>
      <w:r>
        <w:rPr>
          <w:w w:val="110"/>
        </w:rPr>
        <w:t>h</w:t>
      </w:r>
      <w:r>
        <w:rPr>
          <w:spacing w:val="23"/>
        </w:rPr>
        <w:t xml:space="preserve"> </w:t>
      </w:r>
      <w:r>
        <w:rPr>
          <w:w w:val="108"/>
        </w:rPr>
        <w:t>a</w:t>
      </w:r>
      <w:r>
        <w:rPr>
          <w:spacing w:val="-6"/>
          <w:w w:val="108"/>
        </w:rPr>
        <w:t>m</w:t>
      </w:r>
      <w:r>
        <w:rPr>
          <w:w w:val="106"/>
        </w:rPr>
        <w:t>bi</w:t>
      </w:r>
      <w:r>
        <w:rPr>
          <w:w w:val="99"/>
        </w:rPr>
        <w:t>e</w:t>
      </w:r>
      <w:r>
        <w:rPr>
          <w:spacing w:val="-5"/>
          <w:w w:val="110"/>
        </w:rPr>
        <w:t>n</w:t>
      </w:r>
      <w:r>
        <w:rPr>
          <w:w w:val="139"/>
        </w:rPr>
        <w:t>t</w:t>
      </w:r>
      <w:r>
        <w:rPr>
          <w:spacing w:val="23"/>
        </w:rPr>
        <w:t xml:space="preserve"> </w:t>
      </w:r>
      <w:r>
        <w:t>soil</w:t>
      </w:r>
      <w:r>
        <w:rPr>
          <w:spacing w:val="21"/>
        </w:rPr>
        <w:t xml:space="preserve"> </w:t>
      </w:r>
      <w:r>
        <w:rPr>
          <w:w w:val="107"/>
        </w:rPr>
        <w:t>(Figure5).</w:t>
      </w:r>
      <w:r w:rsidR="00F9389F">
        <w:rPr>
          <w:w w:val="107"/>
        </w:rPr>
        <w:t xml:space="preserve"> </w:t>
      </w:r>
      <w:r>
        <w:t>This</w:t>
      </w:r>
      <w:r w:rsidR="00F9389F">
        <w:t xml:space="preserve"> </w:t>
      </w:r>
      <w:r>
        <w:rPr>
          <w:w w:val="103"/>
        </w:rPr>
        <w:t>gen</w:t>
      </w:r>
      <w:r>
        <w:rPr>
          <w:w w:val="107"/>
        </w:rPr>
        <w:t xml:space="preserve">eral </w:t>
      </w:r>
      <w:r>
        <w:rPr>
          <w:w w:val="115"/>
        </w:rPr>
        <w:t>pattern</w:t>
      </w:r>
      <w:r>
        <w:rPr>
          <w:spacing w:val="33"/>
          <w:w w:val="115"/>
        </w:rPr>
        <w:t xml:space="preserve"> </w:t>
      </w:r>
      <w:r>
        <w:rPr>
          <w:spacing w:val="-5"/>
        </w:rPr>
        <w:t>w</w:t>
      </w:r>
      <w:r>
        <w:t>as</w:t>
      </w:r>
      <w:r w:rsidR="00F9389F">
        <w:t xml:space="preserve"> </w:t>
      </w:r>
      <w:r>
        <w:rPr>
          <w:w w:val="103"/>
        </w:rPr>
        <w:t>con</w:t>
      </w:r>
      <w:r>
        <w:t>sis</w:t>
      </w:r>
      <w:r>
        <w:rPr>
          <w:w w:val="139"/>
        </w:rPr>
        <w:t>t</w:t>
      </w:r>
      <w:r>
        <w:rPr>
          <w:w w:val="105"/>
        </w:rPr>
        <w:t>e</w:t>
      </w:r>
      <w:r>
        <w:rPr>
          <w:spacing w:val="-5"/>
          <w:w w:val="105"/>
        </w:rPr>
        <w:t>n</w:t>
      </w:r>
      <w:r>
        <w:rPr>
          <w:w w:val="139"/>
        </w:rPr>
        <w:t>t</w:t>
      </w:r>
      <w:r>
        <w:rPr>
          <w:spacing w:val="40"/>
          <w:w w:val="139"/>
        </w:rPr>
        <w:t xml:space="preserve"> </w:t>
      </w:r>
      <w:r>
        <w:t>across</w:t>
      </w:r>
      <w:r w:rsidR="00F9389F">
        <w:t xml:space="preserve"> </w:t>
      </w:r>
      <w:r>
        <w:rPr>
          <w:w w:val="112"/>
        </w:rPr>
        <w:t>the</w:t>
      </w:r>
      <w:r>
        <w:rPr>
          <w:spacing w:val="36"/>
          <w:w w:val="112"/>
        </w:rPr>
        <w:t xml:space="preserve"> </w:t>
      </w:r>
      <w:r>
        <w:rPr>
          <w:w w:val="106"/>
        </w:rPr>
        <w:t>di</w:t>
      </w:r>
      <w:r>
        <w:rPr>
          <w:w w:val="87"/>
        </w:rPr>
        <w:t>ff</w:t>
      </w:r>
      <w:r>
        <w:rPr>
          <w:w w:val="107"/>
        </w:rPr>
        <w:t>er</w:t>
      </w:r>
      <w:r>
        <w:rPr>
          <w:w w:val="105"/>
        </w:rPr>
        <w:t>e</w:t>
      </w:r>
      <w:r>
        <w:rPr>
          <w:spacing w:val="-5"/>
          <w:w w:val="105"/>
        </w:rPr>
        <w:t>n</w:t>
      </w:r>
      <w:r>
        <w:rPr>
          <w:w w:val="139"/>
        </w:rPr>
        <w:t>t</w:t>
      </w:r>
      <w:r>
        <w:rPr>
          <w:spacing w:val="40"/>
          <w:w w:val="139"/>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40"/>
          <w:w w:val="107"/>
        </w:rPr>
        <w:t xml:space="preserve"> </w:t>
      </w:r>
      <w:r>
        <w:t>m</w:t>
      </w:r>
      <w:r>
        <w:rPr>
          <w:spacing w:val="5"/>
        </w:rPr>
        <w:t>o</w:t>
      </w:r>
      <w:r>
        <w:t>dels</w:t>
      </w:r>
      <w:r w:rsidR="00F9389F">
        <w:t xml:space="preserve"> </w:t>
      </w:r>
      <w:r>
        <w:rPr>
          <w:spacing w:val="-5"/>
        </w:rPr>
        <w:t>w</w:t>
      </w:r>
      <w:r>
        <w:t>e</w:t>
      </w:r>
      <w:r>
        <w:rPr>
          <w:spacing w:val="37"/>
        </w:rPr>
        <w:t xml:space="preserve"> </w:t>
      </w:r>
      <w:r>
        <w:rPr>
          <w:w w:val="90"/>
        </w:rPr>
        <w:t>fi</w:t>
      </w:r>
      <w:r>
        <w:rPr>
          <w:w w:val="139"/>
        </w:rPr>
        <w:t>t</w:t>
      </w:r>
      <w:r>
        <w:rPr>
          <w:spacing w:val="40"/>
          <w:w w:val="139"/>
        </w:rPr>
        <w:t xml:space="preserve"> </w:t>
      </w:r>
      <w:r>
        <w:t>(mean,</w:t>
      </w:r>
      <w:r w:rsidR="00F9389F">
        <w:t xml:space="preserve"> </w:t>
      </w:r>
      <w:r>
        <w:t>mini</w:t>
      </w:r>
      <w:r>
        <w:rPr>
          <w:spacing w:val="-5"/>
        </w:rPr>
        <w:t>m</w:t>
      </w:r>
      <w:r>
        <w:t>um,</w:t>
      </w:r>
      <w:r w:rsidR="00F9389F">
        <w:t xml:space="preserve"> </w:t>
      </w:r>
      <w:r>
        <w:t>and</w:t>
      </w:r>
      <w:r w:rsidR="00F9389F">
        <w:t xml:space="preserve"> </w:t>
      </w:r>
      <w:r>
        <w:rPr>
          <w:w w:val="106"/>
        </w:rPr>
        <w:t>m</w:t>
      </w:r>
      <w:r>
        <w:rPr>
          <w:w w:val="108"/>
        </w:rPr>
        <w:t>ax</w:t>
      </w:r>
      <w:r>
        <w:rPr>
          <w:w w:val="104"/>
        </w:rPr>
        <w:t>i</w:t>
      </w:r>
      <w:r>
        <w:rPr>
          <w:spacing w:val="-5"/>
          <w:w w:val="104"/>
        </w:rPr>
        <w:t>m</w:t>
      </w:r>
      <w:r>
        <w:rPr>
          <w:w w:val="108"/>
        </w:rPr>
        <w:t>um</w:t>
      </w:r>
      <w:r>
        <w:rPr>
          <w:w w:val="113"/>
        </w:rPr>
        <w:t xml:space="preserve">), </w:t>
      </w:r>
      <w:r>
        <w:rPr>
          <w:w w:val="107"/>
        </w:rPr>
        <w:t>al</w:t>
      </w:r>
      <w:r>
        <w:rPr>
          <w:w w:val="139"/>
        </w:rPr>
        <w:t>t</w:t>
      </w:r>
      <w:r>
        <w:rPr>
          <w:w w:val="106"/>
        </w:rPr>
        <w:t>hou</w:t>
      </w:r>
      <w:r>
        <w:rPr>
          <w:w w:val="105"/>
        </w:rPr>
        <w:t>gh</w:t>
      </w:r>
      <w:r>
        <w:rPr>
          <w:spacing w:val="14"/>
          <w:w w:val="105"/>
        </w:rPr>
        <w:t xml:space="preserve"> </w:t>
      </w:r>
      <w:r>
        <w:rPr>
          <w:w w:val="112"/>
        </w:rPr>
        <w:t>the</w:t>
      </w:r>
      <w:r>
        <w:rPr>
          <w:spacing w:val="10"/>
          <w:w w:val="112"/>
        </w:rPr>
        <w:t xml:space="preserve"> </w:t>
      </w:r>
      <w:r>
        <w:rPr>
          <w:w w:val="107"/>
        </w:rPr>
        <w:t>magn</w:t>
      </w:r>
      <w:r>
        <w:rPr>
          <w:w w:val="99"/>
        </w:rPr>
        <w:t>i</w:t>
      </w:r>
      <w:r>
        <w:rPr>
          <w:w w:val="139"/>
        </w:rPr>
        <w:t>t</w:t>
      </w:r>
      <w:r>
        <w:rPr>
          <w:w w:val="110"/>
        </w:rPr>
        <w:t>ud</w:t>
      </w:r>
      <w:r>
        <w:rPr>
          <w:w w:val="99"/>
        </w:rPr>
        <w:t>e</w:t>
      </w:r>
      <w:r>
        <w:rPr>
          <w:spacing w:val="14"/>
          <w:w w:val="99"/>
        </w:rPr>
        <w:t xml:space="preserve"> </w:t>
      </w:r>
      <w:r>
        <w:rPr>
          <w:spacing w:val="-11"/>
        </w:rPr>
        <w:t>v</w:t>
      </w:r>
      <w:r>
        <w:t>aried</w:t>
      </w:r>
      <w:r w:rsidR="00F9389F">
        <w:t xml:space="preserve"> </w:t>
      </w:r>
      <w:r>
        <w:t>across</w:t>
      </w:r>
      <w:r>
        <w:rPr>
          <w:spacing w:val="35"/>
        </w:rPr>
        <w:t xml:space="preserve"> </w:t>
      </w:r>
      <w:r>
        <w:t>seasons</w:t>
      </w:r>
      <w:r>
        <w:rPr>
          <w:spacing w:val="33"/>
        </w:rPr>
        <w:t xml:space="preserve"> </w:t>
      </w:r>
      <w:r>
        <w:t>(Figure</w:t>
      </w:r>
      <w:r w:rsidR="00F9389F">
        <w:t xml:space="preserve"> </w:t>
      </w:r>
      <w:r>
        <w:t>5),</w:t>
      </w:r>
      <w:r>
        <w:rPr>
          <w:spacing w:val="29"/>
        </w:rPr>
        <w:t xml:space="preserve"> </w:t>
      </w:r>
      <w:r>
        <w:t>as</w:t>
      </w:r>
      <w:r>
        <w:rPr>
          <w:spacing w:val="26"/>
        </w:rPr>
        <w:t xml:space="preserve"> </w:t>
      </w:r>
      <w:r>
        <w:rPr>
          <w:spacing w:val="-5"/>
        </w:rPr>
        <w:t>w</w:t>
      </w:r>
      <w:r>
        <w:t>ell</w:t>
      </w:r>
      <w:r>
        <w:rPr>
          <w:spacing w:val="11"/>
        </w:rPr>
        <w:t xml:space="preserve"> </w:t>
      </w:r>
      <w:r>
        <w:t>as</w:t>
      </w:r>
      <w:r>
        <w:rPr>
          <w:spacing w:val="26"/>
        </w:rPr>
        <w:t xml:space="preserve"> </w:t>
      </w:r>
      <w:r>
        <w:t>among</w:t>
      </w:r>
      <w:r>
        <w:rPr>
          <w:spacing w:val="42"/>
        </w:rPr>
        <w:t xml:space="preserve"> </w:t>
      </w:r>
      <w:r>
        <w:t>studies,</w:t>
      </w:r>
      <w:r w:rsidR="00F9389F">
        <w:t xml:space="preserve"> </w:t>
      </w:r>
      <w:r>
        <w:rPr>
          <w:spacing w:val="-5"/>
        </w:rPr>
        <w:t>y</w:t>
      </w:r>
      <w:r>
        <w:t>ears,</w:t>
      </w:r>
      <w:r>
        <w:rPr>
          <w:spacing w:val="45"/>
        </w:rPr>
        <w:t xml:space="preserve"> </w:t>
      </w:r>
      <w:r>
        <w:t>and</w:t>
      </w:r>
      <w:r>
        <w:rPr>
          <w:spacing w:val="46"/>
        </w:rPr>
        <w:t xml:space="preserve"> </w:t>
      </w:r>
      <w:r>
        <w:t>with</w:t>
      </w:r>
      <w:r>
        <w:rPr>
          <w:spacing w:val="44"/>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 t</w:t>
      </w:r>
      <w:r>
        <w:rPr>
          <w:w w:val="104"/>
        </w:rPr>
        <w:t>em</w:t>
      </w:r>
      <w:r>
        <w:rPr>
          <w:spacing w:val="5"/>
          <w:w w:val="110"/>
        </w:rPr>
        <w:t>p</w:t>
      </w:r>
      <w:r>
        <w:rPr>
          <w:w w:val="99"/>
        </w:rPr>
        <w:t>e</w:t>
      </w:r>
      <w:r>
        <w:rPr>
          <w:w w:val="121"/>
        </w:rPr>
        <w:t>rat</w:t>
      </w:r>
      <w:r>
        <w:rPr>
          <w:w w:val="110"/>
        </w:rPr>
        <w:t>u</w:t>
      </w:r>
      <w:r>
        <w:rPr>
          <w:w w:val="116"/>
        </w:rPr>
        <w:t>r</w:t>
      </w:r>
      <w:r>
        <w:rPr>
          <w:w w:val="99"/>
        </w:rPr>
        <w:t>e</w:t>
      </w:r>
      <w:r>
        <w:rPr>
          <w:spacing w:val="3"/>
          <w:w w:val="99"/>
        </w:rPr>
        <w:t xml:space="preserve"> </w:t>
      </w:r>
      <w:r>
        <w:t>(</w:t>
      </w:r>
      <w:r>
        <w:rPr>
          <w:spacing w:val="-17"/>
        </w:rPr>
        <w:t>T</w:t>
      </w:r>
      <w:r>
        <w:t>able</w:t>
      </w:r>
      <w:r w:rsidR="00F9389F">
        <w:t xml:space="preserve"> </w:t>
      </w:r>
      <w:r>
        <w:t>XS).</w:t>
      </w:r>
      <w:r>
        <w:rPr>
          <w:spacing w:val="21"/>
        </w:rPr>
        <w:t xml:space="preserve"> </w:t>
      </w:r>
      <w:r>
        <w:t>Soil moisture</w:t>
      </w:r>
      <w:r w:rsidR="00F9389F">
        <w:t xml:space="preserve"> </w:t>
      </w:r>
      <w:r>
        <w:rPr>
          <w:spacing w:val="-6"/>
        </w:rPr>
        <w:t>w</w:t>
      </w:r>
      <w:r>
        <w:t>as</w:t>
      </w:r>
      <w:r>
        <w:rPr>
          <w:spacing w:val="13"/>
        </w:rPr>
        <w:t xml:space="preserve"> </w:t>
      </w:r>
      <w:r>
        <w:t>l</w:t>
      </w:r>
      <w:r>
        <w:rPr>
          <w:spacing w:val="-5"/>
        </w:rPr>
        <w:t>o</w:t>
      </w:r>
      <w:r>
        <w:rPr>
          <w:spacing w:val="-6"/>
        </w:rPr>
        <w:t>w</w:t>
      </w:r>
      <w:r>
        <w:t>er</w:t>
      </w:r>
      <w:r>
        <w:rPr>
          <w:spacing w:val="11"/>
        </w:rPr>
        <w:t xml:space="preserve"> </w:t>
      </w:r>
      <w:r>
        <w:t>in</w:t>
      </w:r>
      <w:r>
        <w:rPr>
          <w:spacing w:val="13"/>
        </w:rPr>
        <w:t xml:space="preserve"> </w:t>
      </w:r>
      <w:r>
        <w:rPr>
          <w:w w:val="112"/>
        </w:rPr>
        <w:t>structural</w:t>
      </w:r>
      <w:r>
        <w:rPr>
          <w:spacing w:val="2"/>
          <w:w w:val="112"/>
        </w:rPr>
        <w:t xml:space="preserve"> </w:t>
      </w:r>
      <w:r>
        <w:rPr>
          <w:w w:val="103"/>
        </w:rPr>
        <w:t>co</w:t>
      </w:r>
      <w:r>
        <w:rPr>
          <w:spacing w:val="-5"/>
          <w:w w:val="103"/>
        </w:rPr>
        <w:t>n</w:t>
      </w:r>
      <w:r>
        <w:rPr>
          <w:w w:val="139"/>
        </w:rPr>
        <w:t>t</w:t>
      </w:r>
      <w:r>
        <w:rPr>
          <w:w w:val="104"/>
        </w:rPr>
        <w:t>rol</w:t>
      </w:r>
      <w:r>
        <w:t>s</w:t>
      </w:r>
      <w:r>
        <w:rPr>
          <w:spacing w:val="3"/>
        </w:rPr>
        <w:t xml:space="preserve"> </w:t>
      </w:r>
      <w:r>
        <w:t>compared</w:t>
      </w:r>
      <w:r w:rsidR="00F9389F">
        <w:t xml:space="preserve"> </w:t>
      </w:r>
      <w:r>
        <w:rPr>
          <w:w w:val="99"/>
        </w:rPr>
        <w:t>wi</w:t>
      </w:r>
      <w:r>
        <w:rPr>
          <w:w w:val="139"/>
        </w:rPr>
        <w:t>t</w:t>
      </w:r>
      <w:r>
        <w:rPr>
          <w:w w:val="110"/>
        </w:rPr>
        <w:t>h</w:t>
      </w:r>
      <w:r>
        <w:rPr>
          <w:spacing w:val="3"/>
          <w:w w:val="110"/>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3"/>
          <w:w w:val="139"/>
        </w:rPr>
        <w:t xml:space="preserve"> </w:t>
      </w:r>
      <w:r>
        <w:rPr>
          <w:w w:val="103"/>
        </w:rPr>
        <w:t>con</w:t>
      </w:r>
      <w:r>
        <w:rPr>
          <w:w w:val="110"/>
        </w:rPr>
        <w:t>d</w:t>
      </w:r>
      <w:r>
        <w:rPr>
          <w:w w:val="119"/>
        </w:rPr>
        <w:t>it</w:t>
      </w:r>
      <w:r>
        <w:rPr>
          <w:w w:val="99"/>
        </w:rPr>
        <w:t>i</w:t>
      </w:r>
      <w:r>
        <w:rPr>
          <w:w w:val="105"/>
        </w:rPr>
        <w:t>on</w:t>
      </w:r>
      <w:r>
        <w:t>s (Figure</w:t>
      </w:r>
      <w:r w:rsidR="00F9389F">
        <w:t xml:space="preserve"> </w:t>
      </w:r>
      <w:r>
        <w:rPr>
          <w:w w:val="106"/>
        </w:rPr>
        <w:t>6)</w:t>
      </w:r>
      <w:r>
        <w:rPr>
          <w:w w:val="110"/>
        </w:rPr>
        <w:t>.</w:t>
      </w:r>
    </w:p>
    <w:p w14:paraId="7064590E" w14:textId="77777777" w:rsidR="005B53EE" w:rsidRDefault="005B53EE" w:rsidP="00F9389F">
      <w:pPr>
        <w:spacing w:before="4" w:line="140" w:lineRule="exact"/>
        <w:rPr>
          <w:sz w:val="14"/>
          <w:szCs w:val="14"/>
        </w:rPr>
      </w:pPr>
    </w:p>
    <w:p w14:paraId="54B9685E" w14:textId="09EDDDDF" w:rsidR="005B53EE" w:rsidRDefault="00F5753A" w:rsidP="00F9389F">
      <w:pPr>
        <w:spacing w:line="249" w:lineRule="auto"/>
        <w:ind w:left="117" w:right="83"/>
        <w:sectPr w:rsidR="005B53EE">
          <w:pgSz w:w="12240" w:h="15840"/>
          <w:pgMar w:top="620" w:right="1300" w:bottom="280" w:left="1300" w:header="429" w:footer="1426" w:gutter="0"/>
          <w:cols w:space="720"/>
        </w:sectPr>
      </w:pPr>
      <w:r>
        <w:t>There</w:t>
      </w:r>
      <w:r w:rsidR="00F9389F">
        <w:t xml:space="preserve"> </w:t>
      </w:r>
      <w:r>
        <w:t>are</w:t>
      </w:r>
      <w:r>
        <w:rPr>
          <w:spacing w:val="35"/>
        </w:rPr>
        <w:t xml:space="preserve"> </w:t>
      </w:r>
      <w:r>
        <w:t>se</w:t>
      </w:r>
      <w:r>
        <w:rPr>
          <w:spacing w:val="-5"/>
        </w:rPr>
        <w:t>v</w:t>
      </w:r>
      <w:r>
        <w:t>eral</w:t>
      </w:r>
      <w:r>
        <w:rPr>
          <w:spacing w:val="39"/>
        </w:rPr>
        <w:t xml:space="preserve"> </w:t>
      </w:r>
      <w:r>
        <w:rPr>
          <w:spacing w:val="5"/>
        </w:rPr>
        <w:t>p</w:t>
      </w:r>
      <w:r>
        <w:t>ossible</w:t>
      </w:r>
      <w:r>
        <w:rPr>
          <w:spacing w:val="32"/>
        </w:rPr>
        <w:t xml:space="preserve"> </w:t>
      </w:r>
      <w:del w:id="203" w:author="Ellison, Aaron" w:date="2017-01-18T20:05:00Z">
        <w:r w:rsidDel="00F214CB">
          <w:delText>me</w:delText>
        </w:r>
        <w:r w:rsidDel="00F214CB">
          <w:rPr>
            <w:spacing w:val="-5"/>
          </w:rPr>
          <w:delText>c</w:delText>
        </w:r>
        <w:r w:rsidDel="00F214CB">
          <w:delText>hanisms</w:delText>
        </w:r>
        <w:r w:rsidR="00F9389F" w:rsidDel="00F214CB">
          <w:delText xml:space="preserve"> </w:delText>
        </w:r>
      </w:del>
      <w:ins w:id="204" w:author="Ellison, Aaron" w:date="2017-01-18T20:05:00Z">
        <w:r w:rsidR="00F214CB">
          <w:t xml:space="preserve">reasons </w:t>
        </w:r>
      </w:ins>
      <w:r>
        <w:t>for</w:t>
      </w:r>
      <w:r>
        <w:rPr>
          <w:spacing w:val="18"/>
        </w:rPr>
        <w:t xml:space="preserve"> </w:t>
      </w:r>
      <w:r>
        <w:rPr>
          <w:w w:val="112"/>
        </w:rPr>
        <w:t>the</w:t>
      </w:r>
      <w:r>
        <w:rPr>
          <w:spacing w:val="9"/>
          <w:w w:val="112"/>
        </w:rPr>
        <w:t xml:space="preserve"> </w:t>
      </w:r>
      <w:r>
        <w:t>obser</w:t>
      </w:r>
      <w:r>
        <w:rPr>
          <w:spacing w:val="-5"/>
        </w:rPr>
        <w:t>v</w:t>
      </w:r>
      <w:r>
        <w:t>ed</w:t>
      </w:r>
      <w:r w:rsidR="00F9389F">
        <w:t xml:space="preserve"> </w:t>
      </w:r>
      <w:r>
        <w:t>differences</w:t>
      </w:r>
      <w:r>
        <w:rPr>
          <w:spacing w:val="24"/>
        </w:rPr>
        <w:t xml:space="preserve"> </w:t>
      </w:r>
      <w:r>
        <w:rPr>
          <w:spacing w:val="5"/>
        </w:rPr>
        <w:t>b</w:t>
      </w:r>
      <w:r>
        <w:t>e</w:t>
      </w:r>
      <w:r>
        <w:rPr>
          <w:spacing w:val="-5"/>
        </w:rPr>
        <w:t>tw</w:t>
      </w:r>
      <w:r>
        <w:t>een</w:t>
      </w:r>
      <w:r w:rsidR="00F9389F">
        <w:t xml:space="preserve"> </w:t>
      </w:r>
      <w:r>
        <w:rPr>
          <w:w w:val="108"/>
        </w:rPr>
        <w:t>a</w:t>
      </w:r>
      <w:r>
        <w:rPr>
          <w:spacing w:val="-6"/>
          <w:w w:val="108"/>
        </w:rPr>
        <w:t>m</w:t>
      </w:r>
      <w:r>
        <w:rPr>
          <w:w w:val="106"/>
        </w:rPr>
        <w:t>bi</w:t>
      </w:r>
      <w:r>
        <w:rPr>
          <w:w w:val="99"/>
        </w:rPr>
        <w:t>e</w:t>
      </w:r>
      <w:r>
        <w:rPr>
          <w:spacing w:val="-5"/>
          <w:w w:val="110"/>
        </w:rPr>
        <w:t>n</w:t>
      </w:r>
      <w:r>
        <w:rPr>
          <w:w w:val="139"/>
        </w:rPr>
        <w:t>t</w:t>
      </w:r>
      <w:r>
        <w:rPr>
          <w:spacing w:val="14"/>
          <w:w w:val="139"/>
        </w:rPr>
        <w:t xml:space="preserve"> </w:t>
      </w:r>
      <w:r>
        <w:t>and</w:t>
      </w:r>
      <w:r>
        <w:rPr>
          <w:spacing w:val="45"/>
        </w:rPr>
        <w:t xml:space="preserve"> </w:t>
      </w:r>
      <w:r>
        <w:rPr>
          <w:w w:val="112"/>
        </w:rPr>
        <w:t>structural</w:t>
      </w:r>
      <w:r>
        <w:rPr>
          <w:spacing w:val="13"/>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 xml:space="preserve">s. </w:t>
      </w:r>
      <w:r>
        <w:t>Ele</w:t>
      </w:r>
      <w:r>
        <w:rPr>
          <w:spacing w:val="-11"/>
        </w:rPr>
        <w:t>v</w:t>
      </w:r>
      <w:r>
        <w:t>ated</w:t>
      </w:r>
      <w:r w:rsidR="00F9389F">
        <w:t xml:space="preserve"> </w:t>
      </w:r>
      <w:r>
        <w:t>air</w:t>
      </w:r>
      <w:r>
        <w:rPr>
          <w:spacing w:val="18"/>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3"/>
        </w:rPr>
        <w:t xml:space="preserve"> </w:t>
      </w:r>
      <w:r>
        <w:t>in</w:t>
      </w:r>
      <w:r>
        <w:rPr>
          <w:spacing w:val="6"/>
        </w:rPr>
        <w:t xml:space="preserve"> </w:t>
      </w:r>
      <w:r>
        <w:rPr>
          <w:w w:val="112"/>
        </w:rPr>
        <w:t>structural</w:t>
      </w:r>
      <w:r>
        <w:rPr>
          <w:spacing w:val="-4"/>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3"/>
        </w:rPr>
        <w:t xml:space="preserve"> </w:t>
      </w:r>
      <w:r>
        <w:t>m</w:t>
      </w:r>
      <w:r>
        <w:rPr>
          <w:spacing w:val="-5"/>
        </w:rPr>
        <w:t>a</w:t>
      </w:r>
      <w:r>
        <w:t>y</w:t>
      </w:r>
      <w:r>
        <w:rPr>
          <w:spacing w:val="22"/>
        </w:rPr>
        <w:t xml:space="preserve"> </w:t>
      </w:r>
      <w:r>
        <w:rPr>
          <w:spacing w:val="5"/>
        </w:rPr>
        <w:t>b</w:t>
      </w:r>
      <w:r>
        <w:t>e</w:t>
      </w:r>
      <w:r>
        <w:rPr>
          <w:spacing w:val="6"/>
        </w:rPr>
        <w:t xml:space="preserve"> </w:t>
      </w:r>
      <w:r>
        <w:t>caused</w:t>
      </w:r>
      <w:r>
        <w:rPr>
          <w:spacing w:val="27"/>
        </w:rPr>
        <w:t xml:space="preserve"> </w:t>
      </w:r>
      <w:r>
        <w:rPr>
          <w:spacing w:val="-5"/>
        </w:rPr>
        <w:t>b</w:t>
      </w:r>
      <w:r>
        <w:t>y</w:t>
      </w:r>
      <w:r>
        <w:rPr>
          <w:spacing w:val="12"/>
        </w:rPr>
        <w:t xml:space="preserve"> </w:t>
      </w:r>
      <w:r>
        <w:rPr>
          <w:w w:val="106"/>
        </w:rPr>
        <w:t>in</w:t>
      </w:r>
      <w:r>
        <w:rPr>
          <w:w w:val="91"/>
        </w:rPr>
        <w:t>f</w:t>
      </w:r>
      <w:r>
        <w:rPr>
          <w:w w:val="109"/>
        </w:rPr>
        <w:t>ras</w:t>
      </w:r>
      <w:r>
        <w:rPr>
          <w:w w:val="139"/>
        </w:rPr>
        <w:t>t</w:t>
      </w:r>
      <w:r>
        <w:rPr>
          <w:w w:val="113"/>
        </w:rPr>
        <w:t>ru</w:t>
      </w:r>
      <w:r>
        <w:rPr>
          <w:w w:val="115"/>
        </w:rPr>
        <w:t>ct</w:t>
      </w:r>
      <w:r>
        <w:rPr>
          <w:w w:val="110"/>
        </w:rPr>
        <w:t>u</w:t>
      </w:r>
      <w:r>
        <w:rPr>
          <w:w w:val="116"/>
        </w:rPr>
        <w:t>r</w:t>
      </w:r>
      <w:r>
        <w:rPr>
          <w:w w:val="99"/>
        </w:rPr>
        <w:t>e</w:t>
      </w:r>
      <w:r>
        <w:rPr>
          <w:spacing w:val="-3"/>
        </w:rPr>
        <w:t xml:space="preserve"> </w:t>
      </w:r>
      <w:r>
        <w:t>surfaces</w:t>
      </w:r>
      <w:r>
        <w:rPr>
          <w:spacing w:val="23"/>
        </w:rPr>
        <w:t xml:space="preserve"> </w:t>
      </w:r>
      <w:r>
        <w:t>absorbing</w:t>
      </w:r>
      <w:r>
        <w:rPr>
          <w:spacing w:val="49"/>
        </w:rPr>
        <w:t xml:space="preserve"> </w:t>
      </w:r>
      <w:r>
        <w:t>more</w:t>
      </w:r>
      <w:r>
        <w:rPr>
          <w:spacing w:val="17"/>
        </w:rPr>
        <w:t xml:space="preserve"> </w:t>
      </w:r>
      <w:r>
        <w:t>sol</w:t>
      </w:r>
      <w:r>
        <w:rPr>
          <w:w w:val="114"/>
        </w:rPr>
        <w:t>ar</w:t>
      </w:r>
    </w:p>
    <w:p w14:paraId="67E5C8C5" w14:textId="77777777" w:rsidR="005B53EE" w:rsidRDefault="005B53EE" w:rsidP="00F9389F">
      <w:pPr>
        <w:spacing w:line="200" w:lineRule="exact"/>
      </w:pPr>
    </w:p>
    <w:p w14:paraId="7554199C" w14:textId="77777777" w:rsidR="005B53EE" w:rsidRDefault="005B53EE" w:rsidP="00F9389F">
      <w:pPr>
        <w:spacing w:line="200" w:lineRule="exact"/>
      </w:pPr>
    </w:p>
    <w:p w14:paraId="36677307" w14:textId="77777777" w:rsidR="005B53EE" w:rsidRDefault="005B53EE" w:rsidP="00F9389F">
      <w:pPr>
        <w:spacing w:before="8" w:line="280" w:lineRule="exact"/>
        <w:rPr>
          <w:sz w:val="28"/>
          <w:szCs w:val="28"/>
        </w:rPr>
      </w:pPr>
    </w:p>
    <w:p w14:paraId="39B4A909" w14:textId="77777777" w:rsidR="005B53EE" w:rsidRDefault="00F5753A" w:rsidP="00F9389F">
      <w:pPr>
        <w:spacing w:before="22" w:line="249" w:lineRule="auto"/>
        <w:ind w:left="117" w:right="83"/>
      </w:pPr>
      <w:r>
        <w:rPr>
          <w:w w:val="110"/>
        </w:rPr>
        <w:t>radiation.</w:t>
      </w:r>
      <w:r w:rsidR="00F9389F">
        <w:rPr>
          <w:w w:val="110"/>
        </w:rPr>
        <w:t xml:space="preserve"> </w:t>
      </w:r>
      <w:r>
        <w:rPr>
          <w:spacing w:val="-16"/>
        </w:rPr>
        <w:t>F</w:t>
      </w:r>
      <w:r>
        <w:t>or</w:t>
      </w:r>
      <w:r w:rsidR="00F9389F">
        <w:t xml:space="preserve"> </w:t>
      </w:r>
      <w:r>
        <w:t>example,</w:t>
      </w:r>
      <w:r w:rsidR="00F9389F">
        <w:t xml:space="preserve"> </w:t>
      </w:r>
      <w:r>
        <w:rPr>
          <w:w w:val="109"/>
        </w:rPr>
        <w:t>infrastructure</w:t>
      </w:r>
      <w:r>
        <w:rPr>
          <w:spacing w:val="35"/>
          <w:w w:val="109"/>
        </w:rPr>
        <w:t xml:space="preserve"> </w:t>
      </w:r>
      <w:r>
        <w:rPr>
          <w:w w:val="109"/>
        </w:rPr>
        <w:t>materials</w:t>
      </w:r>
      <w:r>
        <w:rPr>
          <w:spacing w:val="17"/>
          <w:w w:val="109"/>
        </w:rPr>
        <w:t xml:space="preserve"> </w:t>
      </w:r>
      <w:r>
        <w:t>m</w:t>
      </w:r>
      <w:r>
        <w:rPr>
          <w:spacing w:val="-5"/>
        </w:rPr>
        <w:t>a</w:t>
      </w:r>
      <w:r>
        <w:t>y</w:t>
      </w:r>
      <w:r w:rsidR="00F9389F">
        <w:t xml:space="preserve"> </w:t>
      </w:r>
      <w:r>
        <w:t>h</w:t>
      </w:r>
      <w:r>
        <w:rPr>
          <w:spacing w:val="-5"/>
        </w:rPr>
        <w:t>av</w:t>
      </w:r>
      <w:r>
        <w:t>e</w:t>
      </w:r>
      <w:r w:rsidR="00F9389F">
        <w:t xml:space="preserve"> </w:t>
      </w:r>
      <w:r>
        <w:t>higher</w:t>
      </w:r>
      <w:r w:rsidR="00F9389F">
        <w:t xml:space="preserve"> </w:t>
      </w:r>
      <w:r>
        <w:t>heat</w:t>
      </w:r>
      <w:r w:rsidR="00F9389F">
        <w:t xml:space="preserve"> </w:t>
      </w:r>
      <w:r>
        <w:rPr>
          <w:w w:val="107"/>
        </w:rPr>
        <w:t>cap</w:t>
      </w:r>
      <w:r>
        <w:rPr>
          <w:w w:val="104"/>
        </w:rPr>
        <w:t>aci</w:t>
      </w:r>
      <w:r>
        <w:rPr>
          <w:spacing w:val="-5"/>
          <w:w w:val="139"/>
        </w:rPr>
        <w:t>t</w:t>
      </w:r>
      <w:r>
        <w:rPr>
          <w:spacing w:val="-17"/>
          <w:w w:val="105"/>
        </w:rPr>
        <w:t>y</w:t>
      </w:r>
      <w:r>
        <w:rPr>
          <w:w w:val="110"/>
        </w:rPr>
        <w:t>,</w:t>
      </w:r>
      <w:r>
        <w:rPr>
          <w:spacing w:val="28"/>
          <w:w w:val="110"/>
        </w:rPr>
        <w:t xml:space="preserve"> </w:t>
      </w:r>
      <w:r>
        <w:t>higher</w:t>
      </w:r>
      <w:r w:rsidR="00F9389F">
        <w:t xml:space="preserve"> </w:t>
      </w:r>
      <w:r>
        <w:rPr>
          <w:w w:val="103"/>
        </w:rPr>
        <w:t>emi</w:t>
      </w:r>
      <w:r>
        <w:t>ssi</w:t>
      </w:r>
      <w:r>
        <w:rPr>
          <w:w w:val="105"/>
        </w:rPr>
        <w:t>v</w:t>
      </w:r>
      <w:r>
        <w:rPr>
          <w:w w:val="99"/>
        </w:rPr>
        <w:t>i</w:t>
      </w:r>
      <w:r>
        <w:rPr>
          <w:spacing w:val="-5"/>
          <w:w w:val="139"/>
        </w:rPr>
        <w:t>t</w:t>
      </w:r>
      <w:r>
        <w:rPr>
          <w:spacing w:val="-17"/>
          <w:w w:val="105"/>
        </w:rPr>
        <w:t>y</w:t>
      </w:r>
      <w:r>
        <w:rPr>
          <w:w w:val="110"/>
        </w:rPr>
        <w:t>,</w:t>
      </w:r>
      <w:r>
        <w:rPr>
          <w:spacing w:val="28"/>
          <w:w w:val="110"/>
        </w:rPr>
        <w:t xml:space="preserve"> </w:t>
      </w:r>
      <w:r>
        <w:rPr>
          <w:w w:val="111"/>
        </w:rPr>
        <w:t>an</w:t>
      </w:r>
      <w:r>
        <w:rPr>
          <w:w w:val="120"/>
        </w:rPr>
        <w:t xml:space="preserve">d/or </w:t>
      </w:r>
      <w:r>
        <w:t>l</w:t>
      </w:r>
      <w:r>
        <w:rPr>
          <w:spacing w:val="-5"/>
        </w:rPr>
        <w:t>ow</w:t>
      </w:r>
      <w:r>
        <w:t>er</w:t>
      </w:r>
      <w:r>
        <w:rPr>
          <w:spacing w:val="34"/>
        </w:rPr>
        <w:t xml:space="preserve"> </w:t>
      </w:r>
      <w:r>
        <w:t>al</w:t>
      </w:r>
      <w:r>
        <w:rPr>
          <w:spacing w:val="5"/>
        </w:rPr>
        <w:t>b</w:t>
      </w:r>
      <w:r>
        <w:t>edo</w:t>
      </w:r>
      <w:r w:rsidR="00F9389F">
        <w:t xml:space="preserve"> </w:t>
      </w:r>
      <w:r>
        <w:rPr>
          <w:w w:val="113"/>
        </w:rPr>
        <w:t>than</w:t>
      </w:r>
      <w:r>
        <w:rPr>
          <w:spacing w:val="28"/>
          <w:w w:val="113"/>
        </w:rPr>
        <w:t xml:space="preserve"> </w:t>
      </w:r>
      <w:r>
        <w:rPr>
          <w:w w:val="113"/>
        </w:rPr>
        <w:t>the</w:t>
      </w:r>
      <w:r>
        <w:rPr>
          <w:spacing w:val="19"/>
          <w:w w:val="113"/>
        </w:rPr>
        <w:t xml:space="preserve"> </w:t>
      </w:r>
      <w:r>
        <w:rPr>
          <w:w w:val="107"/>
        </w:rPr>
        <w:t>surrounding</w:t>
      </w:r>
      <w:r>
        <w:rPr>
          <w:spacing w:val="23"/>
          <w:w w:val="107"/>
        </w:rPr>
        <w:t xml:space="preserve"> </w:t>
      </w:r>
      <w:r>
        <w:t>ground</w:t>
      </w:r>
      <w:r w:rsidR="00F9389F">
        <w:t xml:space="preserve"> </w:t>
      </w:r>
      <w:r>
        <w:t>surface.</w:t>
      </w:r>
      <w:r w:rsidR="00F9389F">
        <w:t xml:space="preserve"> </w:t>
      </w:r>
      <w:r>
        <w:t>In</w:t>
      </w:r>
      <w:r>
        <w:rPr>
          <w:spacing w:val="41"/>
        </w:rPr>
        <w:t xml:space="preserve"> </w:t>
      </w:r>
      <w:r>
        <w:rPr>
          <w:w w:val="111"/>
        </w:rPr>
        <w:t>add</w:t>
      </w:r>
      <w:r>
        <w:rPr>
          <w:w w:val="99"/>
        </w:rPr>
        <w:t>i</w:t>
      </w:r>
      <w:r>
        <w:rPr>
          <w:w w:val="139"/>
        </w:rPr>
        <w:t>t</w:t>
      </w:r>
      <w:r>
        <w:rPr>
          <w:w w:val="103"/>
        </w:rPr>
        <w:t>ion</w:t>
      </w:r>
      <w:r w:rsidR="00F9389F">
        <w:t xml:space="preserve"> </w:t>
      </w:r>
      <w:r>
        <w:t>reduced</w:t>
      </w:r>
      <w:r w:rsidR="00F9389F">
        <w:t xml:space="preserve"> </w:t>
      </w:r>
      <w:r>
        <w:t>air</w:t>
      </w:r>
      <w:r>
        <w:rPr>
          <w:spacing w:val="47"/>
        </w:rPr>
        <w:t xml:space="preserve"> </w:t>
      </w:r>
      <w:r>
        <w:t>fl</w:t>
      </w:r>
      <w:r>
        <w:rPr>
          <w:spacing w:val="-5"/>
        </w:rPr>
        <w:t>o</w:t>
      </w:r>
      <w:r>
        <w:t>w</w:t>
      </w:r>
      <w:r>
        <w:rPr>
          <w:spacing w:val="11"/>
        </w:rPr>
        <w:t xml:space="preserve"> </w:t>
      </w:r>
      <w:r>
        <w:rPr>
          <w:w w:val="99"/>
        </w:rPr>
        <w:t>wi</w:t>
      </w:r>
      <w:r>
        <w:rPr>
          <w:w w:val="139"/>
        </w:rPr>
        <w:t>t</w:t>
      </w:r>
      <w:r>
        <w:rPr>
          <w:w w:val="106"/>
        </w:rPr>
        <w:t>hi</w:t>
      </w:r>
      <w:r>
        <w:rPr>
          <w:w w:val="110"/>
        </w:rPr>
        <w:t>n</w:t>
      </w:r>
      <w:r w:rsidR="00F9389F">
        <w:t xml:space="preserve"> </w:t>
      </w:r>
      <w:r>
        <w:rPr>
          <w:w w:val="112"/>
        </w:rPr>
        <w:t>the</w:t>
      </w:r>
      <w:r>
        <w:rPr>
          <w:spacing w:val="22"/>
          <w:w w:val="112"/>
        </w:rPr>
        <w:t xml:space="preserve"> </w:t>
      </w:r>
      <w:r>
        <w:rPr>
          <w:w w:val="116"/>
        </w:rPr>
        <w:t>str</w:t>
      </w:r>
      <w:r>
        <w:rPr>
          <w:w w:val="105"/>
        </w:rPr>
        <w:t>uc</w:t>
      </w:r>
      <w:r>
        <w:rPr>
          <w:w w:val="139"/>
        </w:rPr>
        <w:t>t</w:t>
      </w:r>
      <w:r>
        <w:rPr>
          <w:w w:val="113"/>
        </w:rPr>
        <w:t>ur</w:t>
      </w:r>
      <w:r>
        <w:t>es</w:t>
      </w:r>
      <w:r w:rsidR="00F9389F">
        <w:t xml:space="preserve"> </w:t>
      </w:r>
      <w:r>
        <w:rPr>
          <w:w w:val="108"/>
        </w:rPr>
        <w:t>m</w:t>
      </w:r>
      <w:r>
        <w:rPr>
          <w:spacing w:val="-5"/>
          <w:w w:val="108"/>
        </w:rPr>
        <w:t>a</w:t>
      </w:r>
      <w:r>
        <w:rPr>
          <w:w w:val="105"/>
        </w:rPr>
        <w:t xml:space="preserve">y </w:t>
      </w:r>
      <w:r>
        <w:t>l</w:t>
      </w:r>
      <w:r>
        <w:rPr>
          <w:spacing w:val="-5"/>
        </w:rPr>
        <w:t>ow</w:t>
      </w:r>
      <w:r>
        <w:t>er</w:t>
      </w:r>
      <w:r>
        <w:rPr>
          <w:spacing w:val="30"/>
        </w:rPr>
        <w:t xml:space="preserve"> </w:t>
      </w:r>
      <w:r>
        <w:rPr>
          <w:w w:val="107"/>
        </w:rPr>
        <w:t>e</w:t>
      </w:r>
      <w:r>
        <w:rPr>
          <w:spacing w:val="-12"/>
          <w:w w:val="107"/>
        </w:rPr>
        <w:t>v</w:t>
      </w:r>
      <w:r>
        <w:rPr>
          <w:w w:val="107"/>
        </w:rPr>
        <w:t>a</w:t>
      </w:r>
      <w:r>
        <w:rPr>
          <w:spacing w:val="5"/>
          <w:w w:val="107"/>
        </w:rPr>
        <w:t>p</w:t>
      </w:r>
      <w:r>
        <w:rPr>
          <w:w w:val="107"/>
        </w:rPr>
        <w:t>orati</w:t>
      </w:r>
      <w:r>
        <w:rPr>
          <w:spacing w:val="-5"/>
          <w:w w:val="107"/>
        </w:rPr>
        <w:t>v</w:t>
      </w:r>
      <w:r>
        <w:rPr>
          <w:w w:val="107"/>
        </w:rPr>
        <w:t>e</w:t>
      </w:r>
      <w:r>
        <w:rPr>
          <w:spacing w:val="24"/>
          <w:w w:val="107"/>
        </w:rPr>
        <w:t xml:space="preserve"> </w:t>
      </w:r>
      <w:r>
        <w:t>c</w:t>
      </w:r>
      <w:r>
        <w:rPr>
          <w:spacing w:val="5"/>
        </w:rPr>
        <w:t>o</w:t>
      </w:r>
      <w:r>
        <w:t>oling</w:t>
      </w:r>
      <w:r>
        <w:rPr>
          <w:spacing w:val="28"/>
        </w:rPr>
        <w:t xml:space="preserve"> </w:t>
      </w:r>
      <w:r>
        <w:t>from</w:t>
      </w:r>
      <w:r>
        <w:rPr>
          <w:spacing w:val="34"/>
        </w:rPr>
        <w:t xml:space="preserve"> </w:t>
      </w:r>
      <w:r>
        <w:rPr>
          <w:w w:val="112"/>
        </w:rPr>
        <w:t>structural</w:t>
      </w:r>
      <w:r>
        <w:rPr>
          <w:spacing w:val="20"/>
          <w:w w:val="112"/>
        </w:rPr>
        <w:t xml:space="preserve"> </w:t>
      </w:r>
      <w:r>
        <w:rPr>
          <w:w w:val="103"/>
        </w:rPr>
        <w:t>co</w:t>
      </w:r>
      <w:r>
        <w:rPr>
          <w:spacing w:val="-5"/>
          <w:w w:val="103"/>
        </w:rPr>
        <w:t>n</w:t>
      </w:r>
      <w:r>
        <w:rPr>
          <w:w w:val="139"/>
        </w:rPr>
        <w:t>t</w:t>
      </w:r>
      <w:r>
        <w:rPr>
          <w:w w:val="116"/>
        </w:rPr>
        <w:t>r</w:t>
      </w:r>
      <w:r>
        <w:rPr>
          <w:w w:val="99"/>
        </w:rPr>
        <w:t>ol</w:t>
      </w:r>
      <w:r>
        <w:rPr>
          <w:spacing w:val="22"/>
        </w:rPr>
        <w:t xml:space="preserve"> </w:t>
      </w:r>
      <w:r>
        <w:t>compared</w:t>
      </w:r>
      <w:r w:rsidR="00F9389F">
        <w:t xml:space="preserve"> </w:t>
      </w:r>
      <w:r>
        <w:t>with</w:t>
      </w:r>
      <w:r w:rsidR="00F9389F">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22"/>
        </w:rPr>
        <w:t xml:space="preserve"> </w:t>
      </w:r>
      <w:r>
        <w:rPr>
          <w:w w:val="103"/>
        </w:rPr>
        <w:t>co</w:t>
      </w:r>
      <w:r>
        <w:rPr>
          <w:spacing w:val="-5"/>
          <w:w w:val="103"/>
        </w:rPr>
        <w:t>n</w:t>
      </w:r>
      <w:r>
        <w:rPr>
          <w:w w:val="139"/>
        </w:rPr>
        <w:t>t</w:t>
      </w:r>
      <w:r>
        <w:rPr>
          <w:w w:val="104"/>
        </w:rPr>
        <w:t>rol</w:t>
      </w:r>
      <w:r>
        <w:rPr>
          <w:spacing w:val="22"/>
        </w:rPr>
        <w:t xml:space="preserve"> </w:t>
      </w:r>
      <w:r>
        <w:t>plots.</w:t>
      </w:r>
      <w:r w:rsidR="00F9389F">
        <w:t xml:space="preserve"> </w:t>
      </w:r>
      <w:r>
        <w:t>Although</w:t>
      </w:r>
      <w:r w:rsidR="00F9389F">
        <w:t xml:space="preserve"> </w:t>
      </w:r>
      <w:r>
        <w:rPr>
          <w:spacing w:val="-5"/>
        </w:rPr>
        <w:t>w</w:t>
      </w:r>
      <w:r>
        <w:t>e</w:t>
      </w:r>
      <w:r>
        <w:rPr>
          <w:spacing w:val="20"/>
        </w:rPr>
        <w:t xml:space="preserve"> </w:t>
      </w:r>
      <w:r>
        <w:rPr>
          <w:w w:val="103"/>
        </w:rPr>
        <w:t>cou</w:t>
      </w:r>
      <w:r>
        <w:rPr>
          <w:w w:val="99"/>
        </w:rPr>
        <w:t>l</w:t>
      </w:r>
      <w:r>
        <w:rPr>
          <w:w w:val="110"/>
        </w:rPr>
        <w:t xml:space="preserve">d </w:t>
      </w:r>
      <w:r>
        <w:t>find</w:t>
      </w:r>
      <w:r>
        <w:rPr>
          <w:spacing w:val="39"/>
        </w:rPr>
        <w:t xml:space="preserve"> </w:t>
      </w:r>
      <w:r>
        <w:rPr>
          <w:spacing w:val="-5"/>
        </w:rPr>
        <w:t>v</w:t>
      </w:r>
      <w:r>
        <w:t>ery</w:t>
      </w:r>
      <w:r w:rsidR="00F9389F">
        <w:t xml:space="preserve"> </w:t>
      </w:r>
      <w:r>
        <w:rPr>
          <w:w w:val="99"/>
        </w:rPr>
        <w:t>l</w:t>
      </w:r>
      <w:r>
        <w:rPr>
          <w:w w:val="119"/>
        </w:rPr>
        <w:t>it</w:t>
      </w:r>
      <w:r>
        <w:rPr>
          <w:w w:val="139"/>
        </w:rPr>
        <w:t>t</w:t>
      </w:r>
      <w:r>
        <w:rPr>
          <w:w w:val="99"/>
        </w:rPr>
        <w:t>le</w:t>
      </w:r>
      <w:r>
        <w:rPr>
          <w:spacing w:val="31"/>
          <w:w w:val="99"/>
        </w:rPr>
        <w:t xml:space="preserve"> </w:t>
      </w:r>
      <w:r>
        <w:t>discussion</w:t>
      </w:r>
      <w:r w:rsidR="00F9389F">
        <w:t xml:space="preserve"> </w:t>
      </w:r>
      <w:r>
        <w:t>of</w:t>
      </w:r>
      <w:r>
        <w:rPr>
          <w:spacing w:val="24"/>
        </w:rPr>
        <w:t xml:space="preserve"> </w:t>
      </w:r>
      <w:r>
        <w:t>measured</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1"/>
          <w:w w:val="99"/>
        </w:rPr>
        <w:t xml:space="preserve"> </w:t>
      </w:r>
      <w:r>
        <w:t>(or</w:t>
      </w:r>
      <w:r w:rsidR="00F9389F">
        <w:t xml:space="preserve"> </w:t>
      </w:r>
      <w:r>
        <w:t>other)</w:t>
      </w:r>
      <w:r w:rsidR="00F9389F">
        <w:t xml:space="preserve"> </w:t>
      </w:r>
      <w:r>
        <w:t>differences</w:t>
      </w:r>
      <w:r>
        <w:rPr>
          <w:spacing w:val="41"/>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31"/>
          <w:w w:val="110"/>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31"/>
          <w:w w:val="139"/>
        </w:rPr>
        <w:t xml:space="preserve"> </w:t>
      </w:r>
      <w:r>
        <w:t>and</w:t>
      </w:r>
      <w:r w:rsidR="00F9389F">
        <w:t xml:space="preserve"> </w:t>
      </w:r>
      <w:r>
        <w:rPr>
          <w:w w:val="116"/>
        </w:rPr>
        <w:t>str</w:t>
      </w:r>
      <w:r>
        <w:rPr>
          <w:w w:val="110"/>
        </w:rPr>
        <w:t>u</w:t>
      </w:r>
      <w:r>
        <w:rPr>
          <w:w w:val="115"/>
        </w:rPr>
        <w:t>ct</w:t>
      </w:r>
      <w:r>
        <w:rPr>
          <w:w w:val="110"/>
        </w:rPr>
        <w:t xml:space="preserve">ural </w:t>
      </w:r>
      <w:r>
        <w:rPr>
          <w:w w:val="103"/>
        </w:rPr>
        <w:t>co</w:t>
      </w:r>
      <w:r>
        <w:rPr>
          <w:spacing w:val="-5"/>
          <w:w w:val="103"/>
        </w:rPr>
        <w:t>n</w:t>
      </w:r>
      <w:r>
        <w:rPr>
          <w:w w:val="139"/>
        </w:rPr>
        <w:t>t</w:t>
      </w:r>
      <w:r>
        <w:rPr>
          <w:w w:val="116"/>
        </w:rPr>
        <w:t>r</w:t>
      </w:r>
      <w:r>
        <w:rPr>
          <w:w w:val="99"/>
        </w:rPr>
        <w:t>ol</w:t>
      </w:r>
      <w:r>
        <w:rPr>
          <w:spacing w:val="12"/>
        </w:rPr>
        <w:t xml:space="preserve"> </w:t>
      </w:r>
      <w:r>
        <w:t>plots</w:t>
      </w:r>
      <w:r>
        <w:rPr>
          <w:spacing w:val="42"/>
        </w:rPr>
        <w:t xml:space="preserve"> </w:t>
      </w:r>
      <w:r>
        <w:t>in</w:t>
      </w:r>
      <w:r>
        <w:rPr>
          <w:spacing w:val="21"/>
        </w:rPr>
        <w:t xml:space="preserve"> </w:t>
      </w:r>
      <w:r>
        <w:rPr>
          <w:w w:val="103"/>
        </w:rPr>
        <w:t>mos</w:t>
      </w:r>
      <w:r>
        <w:rPr>
          <w:w w:val="139"/>
        </w:rPr>
        <w:t>t</w:t>
      </w:r>
      <w:r>
        <w:rPr>
          <w:spacing w:val="12"/>
        </w:rPr>
        <w:t xml:space="preserve"> </w:t>
      </w:r>
      <w:r>
        <w:t>previously</w:t>
      </w:r>
      <w:r w:rsidR="00F9389F">
        <w:t xml:space="preserve"> </w:t>
      </w:r>
      <w:r>
        <w:t>published</w:t>
      </w:r>
      <w:r w:rsidR="00F9389F">
        <w:t xml:space="preserve"> </w:t>
      </w:r>
      <w:r>
        <w:rPr>
          <w:spacing w:val="-5"/>
        </w:rPr>
        <w:t>w</w:t>
      </w:r>
      <w:r>
        <w:t>ork</w:t>
      </w:r>
      <w:r>
        <w:rPr>
          <w:spacing w:val="26"/>
        </w:rPr>
        <w:t xml:space="preserve"> </w:t>
      </w:r>
      <w:r>
        <w:t>(e.g.</w:t>
      </w:r>
      <w:r>
        <w:rPr>
          <w:spacing w:val="31"/>
        </w:rPr>
        <w:t xml:space="preserve"> </w:t>
      </w:r>
      <w:r>
        <w:rPr>
          <w:spacing w:val="-17"/>
          <w:w w:val="116"/>
        </w:rPr>
        <w:t>F</w:t>
      </w:r>
      <w:r>
        <w:rPr>
          <w:w w:val="112"/>
        </w:rPr>
        <w:t>arn</w:t>
      </w:r>
      <w:r>
        <w:t>s</w:t>
      </w:r>
      <w:r>
        <w:rPr>
          <w:spacing w:val="-5"/>
        </w:rPr>
        <w:t>w</w:t>
      </w:r>
      <w:r>
        <w:rPr>
          <w:w w:val="106"/>
        </w:rPr>
        <w:t>or</w:t>
      </w:r>
      <w:r>
        <w:rPr>
          <w:w w:val="139"/>
        </w:rPr>
        <w:t>t</w:t>
      </w:r>
      <w:r>
        <w:rPr>
          <w:w w:val="110"/>
        </w:rPr>
        <w:t>h</w:t>
      </w:r>
      <w:r>
        <w:rPr>
          <w:spacing w:val="12"/>
        </w:rPr>
        <w:t xml:space="preserve"> </w:t>
      </w:r>
      <w:r>
        <w:t>et</w:t>
      </w:r>
      <w:r>
        <w:rPr>
          <w:spacing w:val="30"/>
        </w:rPr>
        <w:t xml:space="preserve"> </w:t>
      </w:r>
      <w:r>
        <w:t>al.,</w:t>
      </w:r>
      <w:r>
        <w:rPr>
          <w:spacing w:val="36"/>
        </w:rPr>
        <w:t xml:space="preserve"> </w:t>
      </w:r>
      <w:r>
        <w:t>1995;</w:t>
      </w:r>
      <w:r>
        <w:rPr>
          <w:spacing w:val="7"/>
        </w:rPr>
        <w:t xml:space="preserve"> </w:t>
      </w:r>
      <w:proofErr w:type="spellStart"/>
      <w:r>
        <w:rPr>
          <w:spacing w:val="-5"/>
        </w:rPr>
        <w:t>P</w:t>
      </w:r>
      <w:r>
        <w:t>elini</w:t>
      </w:r>
      <w:proofErr w:type="spellEnd"/>
      <w:r>
        <w:rPr>
          <w:spacing w:val="43"/>
        </w:rPr>
        <w:t xml:space="preserve"> </w:t>
      </w:r>
      <w:r>
        <w:t>et</w:t>
      </w:r>
      <w:r>
        <w:rPr>
          <w:spacing w:val="30"/>
        </w:rPr>
        <w:t xml:space="preserve"> </w:t>
      </w:r>
      <w:r>
        <w:t>al.,</w:t>
      </w:r>
      <w:r>
        <w:rPr>
          <w:spacing w:val="36"/>
        </w:rPr>
        <w:t xml:space="preserve"> </w:t>
      </w:r>
      <w:r>
        <w:t>2011;</w:t>
      </w:r>
      <w:r>
        <w:rPr>
          <w:spacing w:val="7"/>
        </w:rPr>
        <w:t xml:space="preserve"> </w:t>
      </w:r>
      <w:r>
        <w:t>Clark</w:t>
      </w:r>
      <w:r>
        <w:rPr>
          <w:spacing w:val="48"/>
        </w:rPr>
        <w:t xml:space="preserve"> </w:t>
      </w:r>
      <w:r>
        <w:t>et</w:t>
      </w:r>
      <w:r>
        <w:rPr>
          <w:spacing w:val="30"/>
        </w:rPr>
        <w:t xml:space="preserve"> </w:t>
      </w:r>
      <w:r>
        <w:rPr>
          <w:w w:val="110"/>
        </w:rPr>
        <w:t>al.,</w:t>
      </w:r>
    </w:p>
    <w:p w14:paraId="62C5A1C6" w14:textId="77777777" w:rsidR="005B53EE" w:rsidRDefault="00F5753A" w:rsidP="00F9389F">
      <w:pPr>
        <w:ind w:left="117" w:right="75"/>
      </w:pPr>
      <w:r>
        <w:t>2014a,b),</w:t>
      </w:r>
      <w:r w:rsidR="00F9389F">
        <w:t xml:space="preserve"> </w:t>
      </w:r>
      <w:r>
        <w:t>Clark</w:t>
      </w:r>
      <w:r w:rsidR="00F9389F">
        <w:t xml:space="preserve"> </w:t>
      </w:r>
      <w:r>
        <w:t>et</w:t>
      </w:r>
      <w:r>
        <w:rPr>
          <w:spacing w:val="40"/>
        </w:rPr>
        <w:t xml:space="preserve"> </w:t>
      </w:r>
      <w:r>
        <w:t>al</w:t>
      </w:r>
      <w:r>
        <w:rPr>
          <w:spacing w:val="28"/>
        </w:rPr>
        <w:t xml:space="preserve"> </w:t>
      </w:r>
      <w:r>
        <w:t>(2014)</w:t>
      </w:r>
      <w:r>
        <w:rPr>
          <w:spacing w:val="33"/>
        </w:rPr>
        <w:t xml:space="preserve"> </w:t>
      </w:r>
      <w:r>
        <w:t>do</w:t>
      </w:r>
      <w:r>
        <w:rPr>
          <w:spacing w:val="27"/>
        </w:rPr>
        <w:t xml:space="preserve"> </w:t>
      </w:r>
      <w:r>
        <w:rPr>
          <w:w w:val="106"/>
        </w:rPr>
        <w:t>m</w:t>
      </w:r>
      <w:r>
        <w:rPr>
          <w:w w:val="105"/>
        </w:rPr>
        <w:t>e</w:t>
      </w:r>
      <w:r>
        <w:rPr>
          <w:spacing w:val="-5"/>
          <w:w w:val="105"/>
        </w:rPr>
        <w:t>n</w:t>
      </w:r>
      <w:r>
        <w:rPr>
          <w:w w:val="139"/>
        </w:rPr>
        <w:t>t</w:t>
      </w:r>
      <w:r>
        <w:rPr>
          <w:w w:val="103"/>
        </w:rPr>
        <w:t>ion</w:t>
      </w:r>
      <w:r>
        <w:rPr>
          <w:spacing w:val="18"/>
        </w:rPr>
        <w:t xml:space="preserve"> </w:t>
      </w:r>
      <w:r>
        <w:rPr>
          <w:w w:val="121"/>
        </w:rPr>
        <w:t>that</w:t>
      </w:r>
      <w:r>
        <w:rPr>
          <w:spacing w:val="-17"/>
          <w:w w:val="121"/>
        </w:rPr>
        <w:t xml:space="preserve"> </w:t>
      </w:r>
      <w:r>
        <w:rPr>
          <w:w w:val="105"/>
        </w:rPr>
        <w:t>“co</w:t>
      </w:r>
      <w:r>
        <w:rPr>
          <w:spacing w:val="-5"/>
          <w:w w:val="105"/>
        </w:rPr>
        <w:t>n</w:t>
      </w:r>
      <w:r>
        <w:rPr>
          <w:w w:val="139"/>
        </w:rPr>
        <w:t>t</w:t>
      </w:r>
      <w:r>
        <w:rPr>
          <w:w w:val="116"/>
        </w:rPr>
        <w:t>r</w:t>
      </w:r>
      <w:r>
        <w:rPr>
          <w:w w:val="99"/>
        </w:rPr>
        <w:t>ol</w:t>
      </w:r>
      <w:r>
        <w:rPr>
          <w:spacing w:val="18"/>
        </w:rPr>
        <w:t xml:space="preserve"> </w:t>
      </w:r>
      <w:r>
        <w:t>of</w:t>
      </w:r>
      <w:r>
        <w:rPr>
          <w:spacing w:val="10"/>
        </w:rPr>
        <w:t xml:space="preserve"> </w:t>
      </w:r>
      <w:r>
        <w:t>the</w:t>
      </w:r>
      <w:r>
        <w:rPr>
          <w:spacing w:val="47"/>
        </w:rPr>
        <w:t xml:space="preserve"> </w:t>
      </w:r>
      <w:r>
        <w:t>air</w:t>
      </w:r>
      <w:r>
        <w:rPr>
          <w:spacing w:val="38"/>
        </w:rPr>
        <w:t xml:space="preserve"> </w:t>
      </w:r>
      <w:r>
        <w:rPr>
          <w:w w:val="110"/>
        </w:rPr>
        <w:t>tem</w:t>
      </w:r>
      <w:r>
        <w:rPr>
          <w:spacing w:val="5"/>
          <w:w w:val="110"/>
        </w:rPr>
        <w:t>p</w:t>
      </w:r>
      <w:r>
        <w:rPr>
          <w:w w:val="110"/>
        </w:rPr>
        <w:t>erature</w:t>
      </w:r>
      <w:r>
        <w:rPr>
          <w:spacing w:val="21"/>
          <w:w w:val="110"/>
        </w:rPr>
        <w:t xml:space="preserve"> </w:t>
      </w:r>
      <w:r>
        <w:rPr>
          <w:spacing w:val="-5"/>
        </w:rPr>
        <w:t>w</w:t>
      </w:r>
      <w:r>
        <w:t>as</w:t>
      </w:r>
      <w:r>
        <w:rPr>
          <w:spacing w:val="27"/>
        </w:rPr>
        <w:t xml:space="preserve"> </w:t>
      </w:r>
      <w:r>
        <w:t>less</w:t>
      </w:r>
      <w:r>
        <w:rPr>
          <w:spacing w:val="17"/>
        </w:rPr>
        <w:t xml:space="preserve"> </w:t>
      </w:r>
      <w:r>
        <w:t>precise,</w:t>
      </w:r>
      <w:r>
        <w:rPr>
          <w:spacing w:val="42"/>
        </w:rPr>
        <w:t xml:space="preserve"> </w:t>
      </w:r>
      <w:r>
        <w:t>in</w:t>
      </w:r>
      <w:r>
        <w:rPr>
          <w:spacing w:val="26"/>
        </w:rPr>
        <w:t xml:space="preserve"> </w:t>
      </w:r>
      <w:r>
        <w:t>part</w:t>
      </w:r>
      <w:r w:rsidR="00F9389F">
        <w:t xml:space="preserve"> </w:t>
      </w:r>
      <w:r>
        <w:t>due</w:t>
      </w:r>
      <w:r>
        <w:rPr>
          <w:spacing w:val="37"/>
        </w:rPr>
        <w:t xml:space="preserve"> </w:t>
      </w:r>
      <w:r>
        <w:rPr>
          <w:w w:val="139"/>
        </w:rPr>
        <w:t>t</w:t>
      </w:r>
      <w:r>
        <w:rPr>
          <w:w w:val="99"/>
        </w:rPr>
        <w:t xml:space="preserve">o </w:t>
      </w:r>
      <w:r>
        <w:t>air</w:t>
      </w:r>
      <w:r>
        <w:rPr>
          <w:spacing w:val="49"/>
        </w:rPr>
        <w:t xml:space="preserve"> </w:t>
      </w:r>
      <w:r>
        <w:t>sc</w:t>
      </w:r>
      <w:r>
        <w:rPr>
          <w:spacing w:val="5"/>
        </w:rPr>
        <w:t>o</w:t>
      </w:r>
      <w:r>
        <w:t>oping</w:t>
      </w:r>
      <w:r>
        <w:rPr>
          <w:spacing w:val="44"/>
        </w:rPr>
        <w:t xml:space="preserve"> </w:t>
      </w:r>
      <w:r>
        <w:t>on</w:t>
      </w:r>
      <w:r>
        <w:rPr>
          <w:spacing w:val="38"/>
        </w:rPr>
        <w:t xml:space="preserve"> </w:t>
      </w:r>
      <w:r>
        <w:t>windy</w:t>
      </w:r>
      <w:r w:rsidR="00F9389F">
        <w:t xml:space="preserve"> </w:t>
      </w:r>
      <w:r>
        <w:t>d</w:t>
      </w:r>
      <w:r>
        <w:rPr>
          <w:spacing w:val="-5"/>
        </w:rPr>
        <w:t>a</w:t>
      </w:r>
      <w:r>
        <w:t>ys.”</w:t>
      </w:r>
      <w:r>
        <w:rPr>
          <w:spacing w:val="44"/>
        </w:rPr>
        <w:t xml:space="preserve"> </w:t>
      </w:r>
      <w:proofErr w:type="spellStart"/>
      <w:r>
        <w:t>Mar</w:t>
      </w:r>
      <w:r>
        <w:rPr>
          <w:spacing w:val="-5"/>
        </w:rPr>
        <w:t>c</w:t>
      </w:r>
      <w:r>
        <w:t>hin</w:t>
      </w:r>
      <w:proofErr w:type="spellEnd"/>
      <w:r w:rsidR="00F9389F">
        <w:t xml:space="preserve"> </w:t>
      </w:r>
      <w:r>
        <w:rPr>
          <w:w w:val="114"/>
        </w:rPr>
        <w:t>et</w:t>
      </w:r>
      <w:r>
        <w:rPr>
          <w:spacing w:val="22"/>
          <w:w w:val="114"/>
        </w:rPr>
        <w:t xml:space="preserve"> </w:t>
      </w:r>
      <w:r>
        <w:t>al.</w:t>
      </w:r>
      <w:r w:rsidR="00F9389F">
        <w:t xml:space="preserve"> </w:t>
      </w:r>
      <w:r>
        <w:t>(2015)</w:t>
      </w:r>
      <w:r>
        <w:rPr>
          <w:spacing w:val="43"/>
        </w:rPr>
        <w:t xml:space="preserve"> </w:t>
      </w:r>
      <w:r>
        <w:t>also</w:t>
      </w:r>
      <w:r>
        <w:rPr>
          <w:spacing w:val="38"/>
        </w:rPr>
        <w:t xml:space="preserve"> </w:t>
      </w:r>
      <w:r>
        <w:t>note</w:t>
      </w:r>
      <w:r w:rsidR="00F9389F">
        <w:t xml:space="preserve"> </w:t>
      </w:r>
      <w:r>
        <w:rPr>
          <w:w w:val="116"/>
        </w:rPr>
        <w:t>that</w:t>
      </w:r>
      <w:r>
        <w:rPr>
          <w:spacing w:val="35"/>
          <w:w w:val="116"/>
        </w:rPr>
        <w:t xml:space="preserve"> </w:t>
      </w:r>
      <w:r>
        <w:rPr>
          <w:w w:val="116"/>
        </w:rPr>
        <w:t>structural</w:t>
      </w:r>
      <w:r>
        <w:rPr>
          <w:spacing w:val="-6"/>
          <w:w w:val="116"/>
        </w:rPr>
        <w:t xml:space="preserve"> </w:t>
      </w:r>
      <w:r>
        <w:rPr>
          <w:w w:val="99"/>
        </w:rPr>
        <w:t>c</w:t>
      </w:r>
      <w:r>
        <w:rPr>
          <w:w w:val="105"/>
        </w:rPr>
        <w:t>o</w:t>
      </w:r>
      <w:r>
        <w:rPr>
          <w:spacing w:val="-5"/>
          <w:w w:val="105"/>
        </w:rPr>
        <w:t>n</w:t>
      </w:r>
      <w:r>
        <w:rPr>
          <w:w w:val="139"/>
        </w:rPr>
        <w:t>t</w:t>
      </w:r>
      <w:r>
        <w:rPr>
          <w:w w:val="116"/>
        </w:rPr>
        <w:t>r</w:t>
      </w:r>
      <w:r>
        <w:rPr>
          <w:w w:val="99"/>
        </w:rPr>
        <w:t>ol</w:t>
      </w:r>
      <w:r>
        <w:t>s</w:t>
      </w:r>
      <w:r w:rsidR="00F9389F">
        <w:t xml:space="preserve"> </w:t>
      </w:r>
      <w:r>
        <w:t>had</w:t>
      </w:r>
      <w:r w:rsidR="00F9389F">
        <w:t xml:space="preserve"> </w:t>
      </w:r>
      <w:r>
        <w:t>mean</w:t>
      </w:r>
      <w:r w:rsidR="00F9389F">
        <w:t xml:space="preserve"> </w:t>
      </w:r>
      <w:r>
        <w:t>spring</w:t>
      </w:r>
      <w:r w:rsidR="00F9389F">
        <w:t xml:space="preserve"> </w:t>
      </w:r>
      <w:r>
        <w:rPr>
          <w:w w:val="110"/>
        </w:rPr>
        <w:t xml:space="preserve">air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7"/>
        </w:rPr>
        <w:t xml:space="preserve"> </w:t>
      </w:r>
      <w:r>
        <w:rPr>
          <w:w w:val="111"/>
        </w:rPr>
        <w:t>a</w:t>
      </w:r>
      <w:r>
        <w:rPr>
          <w:spacing w:val="5"/>
          <w:w w:val="111"/>
        </w:rPr>
        <w:t>b</w:t>
      </w:r>
      <w:r>
        <w:rPr>
          <w:w w:val="105"/>
        </w:rPr>
        <w:t>ou</w:t>
      </w:r>
      <w:r>
        <w:rPr>
          <w:w w:val="139"/>
        </w:rPr>
        <w:t>t</w:t>
      </w:r>
      <w:r>
        <w:rPr>
          <w:spacing w:val="7"/>
        </w:rPr>
        <w:t xml:space="preserve"> </w:t>
      </w:r>
      <w:r>
        <w:rPr>
          <w:w w:val="103"/>
        </w:rPr>
        <w:t>0.</w:t>
      </w:r>
      <w:r>
        <w:rPr>
          <w:w w:val="99"/>
        </w:rPr>
        <w:t>5</w:t>
      </w:r>
      <w:r>
        <w:rPr>
          <w:spacing w:val="-125"/>
          <w:w w:val="103"/>
        </w:rPr>
        <w:t>A</w:t>
      </w:r>
      <w:r>
        <w:rPr>
          <w:w w:val="149"/>
          <w:position w:val="5"/>
        </w:rPr>
        <w:t>ˆ</w:t>
      </w:r>
      <w:r>
        <w:rPr>
          <w:spacing w:val="-36"/>
          <w:position w:val="5"/>
        </w:rPr>
        <w:t xml:space="preserve"> </w:t>
      </w:r>
      <w:r>
        <w:rPr>
          <w:spacing w:val="-89"/>
          <w:w w:val="149"/>
        </w:rPr>
        <w:t>ˇ</w:t>
      </w:r>
      <w:proofErr w:type="spellStart"/>
      <w:r>
        <w:rPr>
          <w:w w:val="116"/>
        </w:rPr>
        <w:t>r</w:t>
      </w:r>
      <w:r>
        <w:rPr>
          <w:w w:val="108"/>
        </w:rPr>
        <w:t>C</w:t>
      </w:r>
      <w:proofErr w:type="spellEnd"/>
      <w:r>
        <w:rPr>
          <w:spacing w:val="7"/>
        </w:rPr>
        <w:t xml:space="preserve"> </w:t>
      </w:r>
      <w:r>
        <w:t>or</w:t>
      </w:r>
      <w:r>
        <w:rPr>
          <w:spacing w:val="17"/>
        </w:rPr>
        <w:t xml:space="preserve"> </w:t>
      </w:r>
      <w:r>
        <w:t>more</w:t>
      </w:r>
      <w:r>
        <w:rPr>
          <w:spacing w:val="27"/>
        </w:rPr>
        <w:t xml:space="preserve"> </w:t>
      </w:r>
      <w:r>
        <w:t>a</w:t>
      </w:r>
      <w:r>
        <w:rPr>
          <w:spacing w:val="5"/>
        </w:rPr>
        <w:t>b</w:t>
      </w:r>
      <w:r>
        <w:rPr>
          <w:spacing w:val="-5"/>
        </w:rPr>
        <w:t>ov</w:t>
      </w:r>
      <w:r>
        <w:t>e</w:t>
      </w:r>
      <w:r>
        <w:rPr>
          <w:spacing w:val="31"/>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7"/>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rsidR="00F9389F">
        <w:t xml:space="preserve"> </w:t>
      </w:r>
      <w:r>
        <w:t>As</w:t>
      </w:r>
      <w:r>
        <w:rPr>
          <w:spacing w:val="11"/>
        </w:rPr>
        <w:t xml:space="preserve"> </w:t>
      </w:r>
      <w:r>
        <w:t>for</w:t>
      </w:r>
      <w:r>
        <w:rPr>
          <w:spacing w:val="11"/>
        </w:rPr>
        <w:t xml:space="preserve"> </w:t>
      </w:r>
      <w:r>
        <w:rPr>
          <w:w w:val="112"/>
        </w:rPr>
        <w:t>the</w:t>
      </w:r>
      <w:r>
        <w:rPr>
          <w:spacing w:val="3"/>
          <w:w w:val="112"/>
        </w:rPr>
        <w:t xml:space="preserve"> </w:t>
      </w:r>
      <w:r>
        <w:t>differences</w:t>
      </w:r>
      <w:r>
        <w:rPr>
          <w:spacing w:val="17"/>
        </w:rPr>
        <w:t xml:space="preserve"> </w:t>
      </w:r>
      <w:r>
        <w:t>in</w:t>
      </w:r>
      <w:r>
        <w:rPr>
          <w:spacing w:val="16"/>
        </w:rPr>
        <w:t xml:space="preserve"> </w:t>
      </w:r>
      <w:r>
        <w:t>soil</w:t>
      </w:r>
      <w:r>
        <w:rPr>
          <w:spacing w:val="6"/>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t>es</w:t>
      </w:r>
      <w:r>
        <w:rPr>
          <w:w w:val="110"/>
        </w:rPr>
        <w:t xml:space="preserve">, </w:t>
      </w:r>
      <w:r>
        <w:rPr>
          <w:w w:val="99"/>
        </w:rPr>
        <w:t>i</w:t>
      </w:r>
      <w:r>
        <w:rPr>
          <w:w w:val="139"/>
        </w:rPr>
        <w:t>t</w:t>
      </w:r>
      <w:r>
        <w:rPr>
          <w:spacing w:val="35"/>
          <w:w w:val="139"/>
        </w:rPr>
        <w:t xml:space="preserve"> </w:t>
      </w:r>
      <w:r>
        <w:t>m</w:t>
      </w:r>
      <w:r>
        <w:rPr>
          <w:spacing w:val="-5"/>
        </w:rPr>
        <w:t>a</w:t>
      </w:r>
      <w:r>
        <w:t>y</w:t>
      </w:r>
      <w:r w:rsidR="00F9389F">
        <w:t xml:space="preserve"> </w:t>
      </w:r>
      <w:r>
        <w:rPr>
          <w:spacing w:val="5"/>
        </w:rPr>
        <w:t>b</w:t>
      </w:r>
      <w:r>
        <w:t>e</w:t>
      </w:r>
      <w:r>
        <w:rPr>
          <w:spacing w:val="44"/>
        </w:rPr>
        <w:t xml:space="preserve"> </w:t>
      </w:r>
      <w:r>
        <w:t>caused</w:t>
      </w:r>
      <w:r w:rsidR="00F9389F">
        <w:t xml:space="preserve"> </w:t>
      </w:r>
      <w:r>
        <w:rPr>
          <w:spacing w:val="-5"/>
        </w:rPr>
        <w:t>b</w:t>
      </w:r>
      <w:r>
        <w:t>y</w:t>
      </w:r>
      <w:r w:rsidR="00F9389F">
        <w:t xml:space="preserve"> </w:t>
      </w:r>
      <w:r>
        <w:rPr>
          <w:w w:val="107"/>
        </w:rPr>
        <w:t>al</w:t>
      </w:r>
      <w:r>
        <w:rPr>
          <w:w w:val="139"/>
        </w:rPr>
        <w:t>t</w:t>
      </w:r>
      <w:r>
        <w:rPr>
          <w:w w:val="107"/>
        </w:rPr>
        <w:t>er</w:t>
      </w:r>
      <w:r>
        <w:rPr>
          <w:w w:val="122"/>
        </w:rPr>
        <w:t>at</w:t>
      </w:r>
      <w:r>
        <w:rPr>
          <w:w w:val="99"/>
        </w:rPr>
        <w:t>i</w:t>
      </w:r>
      <w:r>
        <w:rPr>
          <w:w w:val="103"/>
        </w:rPr>
        <w:t>ons</w:t>
      </w:r>
      <w:r>
        <w:rPr>
          <w:spacing w:val="35"/>
          <w:w w:val="103"/>
        </w:rPr>
        <w:t xml:space="preserve"> </w:t>
      </w:r>
      <w:r>
        <w:rPr>
          <w:w w:val="113"/>
        </w:rPr>
        <w:t>to</w:t>
      </w:r>
      <w:r>
        <w:rPr>
          <w:spacing w:val="29"/>
          <w:w w:val="113"/>
        </w:rPr>
        <w:t xml:space="preserve"> </w:t>
      </w:r>
      <w:r>
        <w:t>heat</w:t>
      </w:r>
      <w:r w:rsidR="00F9389F">
        <w:t xml:space="preserve"> </w:t>
      </w:r>
      <w:r>
        <w:rPr>
          <w:w w:val="107"/>
        </w:rPr>
        <w:t>cap</w:t>
      </w:r>
      <w:r>
        <w:rPr>
          <w:w w:val="104"/>
        </w:rPr>
        <w:t>aci</w:t>
      </w:r>
      <w:r>
        <w:rPr>
          <w:spacing w:val="-5"/>
          <w:w w:val="139"/>
        </w:rPr>
        <w:t>t</w:t>
      </w:r>
      <w:r>
        <w:rPr>
          <w:w w:val="105"/>
        </w:rPr>
        <w:t>y</w:t>
      </w:r>
      <w:r>
        <w:rPr>
          <w:spacing w:val="35"/>
          <w:w w:val="105"/>
        </w:rPr>
        <w:t xml:space="preserve"> </w:t>
      </w:r>
      <w:r>
        <w:t>and</w:t>
      </w:r>
      <w:r w:rsidR="00F9389F">
        <w:t xml:space="preserve"> </w:t>
      </w:r>
      <w:r>
        <w:rPr>
          <w:w w:val="104"/>
        </w:rPr>
        <w:t>em</w:t>
      </w:r>
      <w:r>
        <w:t>issi</w:t>
      </w:r>
      <w:r>
        <w:rPr>
          <w:w w:val="105"/>
        </w:rPr>
        <w:t>v</w:t>
      </w:r>
      <w:r>
        <w:rPr>
          <w:w w:val="99"/>
        </w:rPr>
        <w:t>i</w:t>
      </w:r>
      <w:r>
        <w:rPr>
          <w:spacing w:val="-5"/>
          <w:w w:val="139"/>
        </w:rPr>
        <w:t>t</w:t>
      </w:r>
      <w:r>
        <w:rPr>
          <w:w w:val="105"/>
        </w:rPr>
        <w:t>y</w:t>
      </w:r>
      <w:r>
        <w:rPr>
          <w:spacing w:val="35"/>
          <w:w w:val="105"/>
        </w:rPr>
        <w:t xml:space="preserve"> </w:t>
      </w:r>
      <w:r>
        <w:t>in</w:t>
      </w:r>
      <w:r>
        <w:rPr>
          <w:spacing w:val="44"/>
        </w:rPr>
        <w:t xml:space="preserve"> </w:t>
      </w:r>
      <w:r>
        <w:rPr>
          <w:w w:val="112"/>
        </w:rPr>
        <w:t>the</w:t>
      </w:r>
      <w:r>
        <w:rPr>
          <w:spacing w:val="30"/>
          <w:w w:val="112"/>
        </w:rPr>
        <w:t xml:space="preserve"> </w:t>
      </w:r>
      <w:r>
        <w:rPr>
          <w:w w:val="112"/>
        </w:rPr>
        <w:t>structural</w:t>
      </w:r>
      <w:r>
        <w:rPr>
          <w:spacing w:val="33"/>
          <w:w w:val="112"/>
        </w:rPr>
        <w:t xml:space="preserve"> </w:t>
      </w:r>
      <w:r>
        <w:rPr>
          <w:w w:val="112"/>
        </w:rPr>
        <w:t>materials</w:t>
      </w:r>
      <w:r>
        <w:rPr>
          <w:spacing w:val="3"/>
          <w:w w:val="112"/>
        </w:rPr>
        <w:t xml:space="preserve"> </w:t>
      </w:r>
      <w:r>
        <w:t>compared</w:t>
      </w:r>
      <w:r w:rsidR="00F9389F">
        <w:t xml:space="preserve"> </w:t>
      </w:r>
      <w:r>
        <w:rPr>
          <w:w w:val="139"/>
        </w:rPr>
        <w:t>t</w:t>
      </w:r>
      <w:r>
        <w:rPr>
          <w:w w:val="99"/>
        </w:rPr>
        <w:t xml:space="preserve">o </w:t>
      </w:r>
      <w:r>
        <w:rPr>
          <w:w w:val="107"/>
        </w:rPr>
        <w:t>surrounding</w:t>
      </w:r>
      <w:r>
        <w:rPr>
          <w:spacing w:val="12"/>
          <w:w w:val="107"/>
        </w:rPr>
        <w:t xml:space="preserve"> </w:t>
      </w:r>
      <w:r>
        <w:t>soil.</w:t>
      </w:r>
      <w:r>
        <w:rPr>
          <w:spacing w:val="41"/>
        </w:rPr>
        <w:t xml:space="preserve"> </w:t>
      </w:r>
      <w:r>
        <w:rPr>
          <w:w w:val="99"/>
        </w:rPr>
        <w:t>S</w:t>
      </w:r>
      <w:r>
        <w:rPr>
          <w:w w:val="139"/>
        </w:rPr>
        <w:t>t</w:t>
      </w:r>
      <w:r>
        <w:rPr>
          <w:w w:val="116"/>
        </w:rPr>
        <w:t>r</w:t>
      </w:r>
      <w:r>
        <w:rPr>
          <w:w w:val="105"/>
        </w:rPr>
        <w:t>uc</w:t>
      </w:r>
      <w:r>
        <w:rPr>
          <w:w w:val="139"/>
        </w:rPr>
        <w:t>t</w:t>
      </w:r>
      <w:r>
        <w:rPr>
          <w:w w:val="113"/>
        </w:rPr>
        <w:t>ur</w:t>
      </w:r>
      <w:r>
        <w:t>es</w:t>
      </w:r>
      <w:r>
        <w:rPr>
          <w:spacing w:val="12"/>
        </w:rPr>
        <w:t xml:space="preserve"> </w:t>
      </w:r>
      <w:r>
        <w:t>could</w:t>
      </w:r>
      <w:r>
        <w:rPr>
          <w:spacing w:val="30"/>
        </w:rPr>
        <w:t xml:space="preserve"> </w:t>
      </w:r>
      <w:r>
        <w:t>also</w:t>
      </w:r>
      <w:r>
        <w:rPr>
          <w:spacing w:val="22"/>
        </w:rPr>
        <w:t xml:space="preserve"> </w:t>
      </w:r>
      <w:r>
        <w:t>i</w:t>
      </w:r>
      <w:r>
        <w:rPr>
          <w:spacing w:val="-5"/>
        </w:rPr>
        <w:t>n</w:t>
      </w:r>
      <w:r>
        <w:t>terfere</w:t>
      </w:r>
      <w:r w:rsidR="00F9389F">
        <w:t xml:space="preserve"> </w:t>
      </w:r>
      <w:r>
        <w:rPr>
          <w:w w:val="99"/>
        </w:rPr>
        <w:t>wi</w:t>
      </w:r>
      <w:r>
        <w:rPr>
          <w:w w:val="139"/>
        </w:rPr>
        <w:t>t</w:t>
      </w:r>
      <w:r>
        <w:rPr>
          <w:w w:val="110"/>
        </w:rPr>
        <w:t>h</w:t>
      </w:r>
      <w:r>
        <w:rPr>
          <w:spacing w:val="12"/>
        </w:rPr>
        <w:t xml:space="preserve"> </w:t>
      </w:r>
      <w:r>
        <w:t>sn</w:t>
      </w:r>
      <w:r>
        <w:rPr>
          <w:spacing w:val="-5"/>
        </w:rPr>
        <w:t>o</w:t>
      </w:r>
      <w:r>
        <w:t>w</w:t>
      </w:r>
      <w:r>
        <w:rPr>
          <w:spacing w:val="20"/>
        </w:rPr>
        <w:t xml:space="preserve"> </w:t>
      </w:r>
      <w:r>
        <w:rPr>
          <w:w w:val="107"/>
        </w:rPr>
        <w:t>accu</w:t>
      </w:r>
      <w:r>
        <w:rPr>
          <w:spacing w:val="-5"/>
          <w:w w:val="107"/>
        </w:rPr>
        <w:t>m</w:t>
      </w:r>
      <w:r>
        <w:rPr>
          <w:w w:val="107"/>
        </w:rPr>
        <w:t>ulation,</w:t>
      </w:r>
      <w:r>
        <w:rPr>
          <w:spacing w:val="17"/>
          <w:w w:val="107"/>
        </w:rPr>
        <w:t xml:space="preserve"> </w:t>
      </w:r>
      <w:r>
        <w:rPr>
          <w:w w:val="139"/>
        </w:rPr>
        <w:t>t</w:t>
      </w:r>
      <w:r>
        <w:rPr>
          <w:w w:val="110"/>
        </w:rPr>
        <w:t>h</w:t>
      </w:r>
      <w:r>
        <w:rPr>
          <w:w w:val="107"/>
        </w:rPr>
        <w:t>er</w:t>
      </w:r>
      <w:r>
        <w:rPr>
          <w:w w:val="105"/>
        </w:rPr>
        <w:t>e</w:t>
      </w:r>
      <w:r>
        <w:rPr>
          <w:spacing w:val="-5"/>
          <w:w w:val="105"/>
        </w:rPr>
        <w:t>b</w:t>
      </w:r>
      <w:r>
        <w:rPr>
          <w:w w:val="105"/>
        </w:rPr>
        <w:t>y</w:t>
      </w:r>
      <w:r>
        <w:rPr>
          <w:spacing w:val="12"/>
        </w:rPr>
        <w:t xml:space="preserve"> </w:t>
      </w:r>
      <w:r>
        <w:t>reducing</w:t>
      </w:r>
      <w:r>
        <w:rPr>
          <w:spacing w:val="50"/>
        </w:rPr>
        <w:t xml:space="preserve"> </w:t>
      </w:r>
      <w:r>
        <w:t>sn</w:t>
      </w:r>
      <w:r>
        <w:rPr>
          <w:spacing w:val="-5"/>
        </w:rPr>
        <w:t>o</w:t>
      </w:r>
      <w:r>
        <w:t>wpa</w:t>
      </w:r>
      <w:r>
        <w:rPr>
          <w:spacing w:val="-5"/>
        </w:rPr>
        <w:t>c</w:t>
      </w:r>
      <w:r>
        <w:t>k</w:t>
      </w:r>
      <w:r>
        <w:rPr>
          <w:spacing w:val="47"/>
        </w:rPr>
        <w:t xml:space="preserve"> </w:t>
      </w:r>
      <w:r>
        <w:t>and</w:t>
      </w:r>
      <w:r>
        <w:rPr>
          <w:spacing w:val="43"/>
        </w:rPr>
        <w:t xml:space="preserve"> </w:t>
      </w:r>
      <w:r>
        <w:rPr>
          <w:w w:val="99"/>
        </w:rPr>
        <w:t>i</w:t>
      </w:r>
      <w:r>
        <w:rPr>
          <w:w w:val="139"/>
        </w:rPr>
        <w:t>t</w:t>
      </w:r>
      <w:r>
        <w:t>s</w:t>
      </w:r>
    </w:p>
    <w:p w14:paraId="52DC0B29" w14:textId="77777777" w:rsidR="005B53EE" w:rsidRDefault="00F5753A" w:rsidP="00F9389F">
      <w:pPr>
        <w:spacing w:before="8" w:line="249" w:lineRule="auto"/>
        <w:ind w:left="117" w:right="83"/>
      </w:pPr>
      <w:r>
        <w:t>insulation;</w:t>
      </w:r>
      <w:r w:rsidR="00F9389F">
        <w:t xml:space="preserve"> </w:t>
      </w:r>
      <w:r>
        <w:rPr>
          <w:w w:val="139"/>
        </w:rPr>
        <w:t>t</w:t>
      </w:r>
      <w:r>
        <w:rPr>
          <w:w w:val="106"/>
        </w:rPr>
        <w:t>hi</w:t>
      </w:r>
      <w:r>
        <w:t>s</w:t>
      </w:r>
      <w:r>
        <w:rPr>
          <w:spacing w:val="20"/>
        </w:rPr>
        <w:t xml:space="preserve"> </w:t>
      </w:r>
      <w:r>
        <w:t>li</w:t>
      </w:r>
      <w:r>
        <w:rPr>
          <w:spacing w:val="-5"/>
        </w:rPr>
        <w:t>k</w:t>
      </w:r>
      <w:r>
        <w:t>ely</w:t>
      </w:r>
      <w:r>
        <w:rPr>
          <w:spacing w:val="27"/>
        </w:rPr>
        <w:t xml:space="preserve"> </w:t>
      </w:r>
      <w:r>
        <w:t>pl</w:t>
      </w:r>
      <w:r>
        <w:rPr>
          <w:spacing w:val="-5"/>
        </w:rPr>
        <w:t>a</w:t>
      </w:r>
      <w:r>
        <w:t>ys</w:t>
      </w:r>
      <w:r>
        <w:rPr>
          <w:spacing w:val="45"/>
        </w:rPr>
        <w:t xml:space="preserve"> </w:t>
      </w:r>
      <w:r>
        <w:t>a</w:t>
      </w:r>
      <w:r>
        <w:rPr>
          <w:spacing w:val="31"/>
        </w:rPr>
        <w:t xml:space="preserve"> </w:t>
      </w:r>
      <w:r>
        <w:t>bigger</w:t>
      </w:r>
      <w:r>
        <w:rPr>
          <w:spacing w:val="37"/>
        </w:rPr>
        <w:t xml:space="preserve"> </w:t>
      </w:r>
      <w:r>
        <w:t>role</w:t>
      </w:r>
      <w:r>
        <w:rPr>
          <w:spacing w:val="28"/>
        </w:rPr>
        <w:t xml:space="preserve"> </w:t>
      </w:r>
      <w:r>
        <w:t>at</w:t>
      </w:r>
      <w:r w:rsidR="00F9389F">
        <w:t xml:space="preserve"> </w:t>
      </w:r>
      <w:r>
        <w:rPr>
          <w:w w:val="112"/>
        </w:rPr>
        <w:t>the</w:t>
      </w:r>
      <w:r>
        <w:rPr>
          <w:spacing w:val="16"/>
          <w:w w:val="112"/>
        </w:rPr>
        <w:t xml:space="preserve"> </w:t>
      </w:r>
      <w:r>
        <w:rPr>
          <w:w w:val="112"/>
        </w:rPr>
        <w:t>Har</w:t>
      </w:r>
      <w:r>
        <w:rPr>
          <w:spacing w:val="-12"/>
          <w:w w:val="112"/>
        </w:rPr>
        <w:t>v</w:t>
      </w:r>
      <w:r>
        <w:rPr>
          <w:w w:val="112"/>
        </w:rPr>
        <w:t xml:space="preserve">ard </w:t>
      </w:r>
      <w:r>
        <w:rPr>
          <w:spacing w:val="-17"/>
          <w:w w:val="116"/>
        </w:rPr>
        <w:t>F</w:t>
      </w:r>
      <w:r>
        <w:rPr>
          <w:w w:val="106"/>
        </w:rPr>
        <w:t>or</w:t>
      </w:r>
      <w:r>
        <w:t>es</w:t>
      </w:r>
      <w:r>
        <w:rPr>
          <w:w w:val="139"/>
        </w:rPr>
        <w:t>t</w:t>
      </w:r>
      <w:r>
        <w:rPr>
          <w:spacing w:val="20"/>
        </w:rPr>
        <w:t xml:space="preserve"> </w:t>
      </w:r>
      <w:r>
        <w:t>s</w:t>
      </w:r>
      <w:r>
        <w:rPr>
          <w:w w:val="99"/>
        </w:rPr>
        <w:t>i</w:t>
      </w:r>
      <w:r>
        <w:rPr>
          <w:w w:val="139"/>
        </w:rPr>
        <w:t>t</w:t>
      </w:r>
      <w:r>
        <w:t>es</w:t>
      </w:r>
      <w:r>
        <w:rPr>
          <w:spacing w:val="20"/>
        </w:rPr>
        <w:t xml:space="preserve"> </w:t>
      </w:r>
      <w:r>
        <w:t>(exp04,</w:t>
      </w:r>
      <w:r>
        <w:rPr>
          <w:spacing w:val="46"/>
        </w:rPr>
        <w:t xml:space="preserve"> </w:t>
      </w:r>
      <w:r>
        <w:t>exp07),</w:t>
      </w:r>
      <w:r>
        <w:rPr>
          <w:spacing w:val="47"/>
        </w:rPr>
        <w:t xml:space="preserve"> </w:t>
      </w:r>
      <w:r>
        <w:t>where</w:t>
      </w:r>
      <w:r>
        <w:rPr>
          <w:spacing w:val="40"/>
        </w:rPr>
        <w:t xml:space="preserve"> </w:t>
      </w:r>
      <w:r>
        <w:rPr>
          <w:spacing w:val="-5"/>
        </w:rPr>
        <w:t>av</w:t>
      </w:r>
      <w:r>
        <w:t>erage</w:t>
      </w:r>
      <w:r w:rsidR="00F9389F">
        <w:t xml:space="preserve"> </w:t>
      </w:r>
      <w:r>
        <w:t>s</w:t>
      </w:r>
      <w:r>
        <w:rPr>
          <w:w w:val="105"/>
        </w:rPr>
        <w:t>n</w:t>
      </w:r>
      <w:r>
        <w:rPr>
          <w:spacing w:val="-5"/>
          <w:w w:val="105"/>
        </w:rPr>
        <w:t>o</w:t>
      </w:r>
      <w:r>
        <w:rPr>
          <w:w w:val="99"/>
        </w:rPr>
        <w:t>w</w:t>
      </w:r>
      <w:r>
        <w:rPr>
          <w:w w:val="102"/>
        </w:rPr>
        <w:t>fal</w:t>
      </w:r>
      <w:r>
        <w:rPr>
          <w:w w:val="99"/>
        </w:rPr>
        <w:t xml:space="preserve">l </w:t>
      </w:r>
      <w:r>
        <w:t>is</w:t>
      </w:r>
      <w:r>
        <w:rPr>
          <w:spacing w:val="18"/>
        </w:rPr>
        <w:t xml:space="preserve"> </w:t>
      </w:r>
      <w:r>
        <w:t>close</w:t>
      </w:r>
      <w:r>
        <w:rPr>
          <w:spacing w:val="17"/>
        </w:rPr>
        <w:t xml:space="preserve"> </w:t>
      </w:r>
      <w:r>
        <w:rPr>
          <w:w w:val="113"/>
        </w:rPr>
        <w:t>to</w:t>
      </w:r>
      <w:r>
        <w:rPr>
          <w:spacing w:val="12"/>
          <w:w w:val="113"/>
        </w:rPr>
        <w:t xml:space="preserve"> </w:t>
      </w:r>
      <w:commentRangeStart w:id="205"/>
      <w:r>
        <w:t>four</w:t>
      </w:r>
      <w:r>
        <w:rPr>
          <w:spacing w:val="34"/>
        </w:rPr>
        <w:t xml:space="preserve"> </w:t>
      </w:r>
      <w:r>
        <w:rPr>
          <w:w w:val="91"/>
        </w:rPr>
        <w:t>f</w:t>
      </w:r>
      <w:r>
        <w:rPr>
          <w:w w:val="99"/>
        </w:rPr>
        <w:t>ee</w:t>
      </w:r>
      <w:r>
        <w:rPr>
          <w:w w:val="139"/>
        </w:rPr>
        <w:t>t</w:t>
      </w:r>
      <w:r>
        <w:rPr>
          <w:w w:val="110"/>
        </w:rPr>
        <w:t>,</w:t>
      </w:r>
      <w:r>
        <w:rPr>
          <w:spacing w:val="19"/>
          <w:w w:val="110"/>
        </w:rPr>
        <w:t xml:space="preserve"> </w:t>
      </w:r>
      <w:r>
        <w:rPr>
          <w:w w:val="115"/>
        </w:rPr>
        <w:t>than</w:t>
      </w:r>
      <w:r>
        <w:rPr>
          <w:spacing w:val="13"/>
          <w:w w:val="115"/>
        </w:rPr>
        <w:t xml:space="preserve"> </w:t>
      </w:r>
      <w:r>
        <w:t>at</w:t>
      </w:r>
      <w:r w:rsidR="00F9389F">
        <w:t xml:space="preserve"> </w:t>
      </w:r>
      <w:r>
        <w:t>Du</w:t>
      </w:r>
      <w:r>
        <w:rPr>
          <w:spacing w:val="-5"/>
        </w:rPr>
        <w:t>k</w:t>
      </w:r>
      <w:r>
        <w:t>e</w:t>
      </w:r>
      <w:r>
        <w:rPr>
          <w:spacing w:val="40"/>
        </w:rPr>
        <w:t xml:space="preserve"> </w:t>
      </w:r>
      <w:r>
        <w:rPr>
          <w:spacing w:val="-17"/>
          <w:w w:val="116"/>
        </w:rPr>
        <w:t>F</w:t>
      </w:r>
      <w:r>
        <w:rPr>
          <w:w w:val="106"/>
        </w:rPr>
        <w:t>or</w:t>
      </w:r>
      <w:r>
        <w:t>es</w:t>
      </w:r>
      <w:r>
        <w:rPr>
          <w:w w:val="139"/>
        </w:rPr>
        <w:t>t</w:t>
      </w:r>
      <w:r>
        <w:rPr>
          <w:w w:val="110"/>
        </w:rPr>
        <w:t>,</w:t>
      </w:r>
      <w:r>
        <w:rPr>
          <w:spacing w:val="19"/>
          <w:w w:val="110"/>
        </w:rPr>
        <w:t xml:space="preserve"> </w:t>
      </w:r>
      <w:r>
        <w:t>where</w:t>
      </w:r>
      <w:r>
        <w:rPr>
          <w:spacing w:val="35"/>
        </w:rPr>
        <w:t xml:space="preserve"> </w:t>
      </w:r>
      <w:r>
        <w:rPr>
          <w:spacing w:val="-5"/>
        </w:rPr>
        <w:t>av</w:t>
      </w:r>
      <w:r>
        <w:t>erage</w:t>
      </w:r>
      <w:r w:rsidR="00F9389F">
        <w:t xml:space="preserve"> </w:t>
      </w:r>
      <w:r>
        <w:t>sn</w:t>
      </w:r>
      <w:r>
        <w:rPr>
          <w:spacing w:val="-5"/>
        </w:rPr>
        <w:t>o</w:t>
      </w:r>
      <w:r>
        <w:t>w</w:t>
      </w:r>
      <w:r>
        <w:rPr>
          <w:spacing w:val="27"/>
        </w:rPr>
        <w:t xml:space="preserve"> </w:t>
      </w:r>
      <w:r>
        <w:rPr>
          <w:w w:val="107"/>
        </w:rPr>
        <w:t>accu</w:t>
      </w:r>
      <w:r>
        <w:rPr>
          <w:spacing w:val="-5"/>
          <w:w w:val="107"/>
        </w:rPr>
        <w:t>m</w:t>
      </w:r>
      <w:r>
        <w:rPr>
          <w:w w:val="107"/>
        </w:rPr>
        <w:t>ulation</w:t>
      </w:r>
      <w:r>
        <w:rPr>
          <w:spacing w:val="21"/>
          <w:w w:val="107"/>
        </w:rPr>
        <w:t xml:space="preserve"> </w:t>
      </w:r>
      <w:r>
        <w:t>is</w:t>
      </w:r>
      <w:r>
        <w:rPr>
          <w:spacing w:val="18"/>
        </w:rPr>
        <w:t xml:space="preserve"> </w:t>
      </w:r>
      <w:r>
        <w:t>7.5</w:t>
      </w:r>
      <w:r>
        <w:rPr>
          <w:spacing w:val="22"/>
        </w:rPr>
        <w:t xml:space="preserve"> </w:t>
      </w:r>
      <w:r>
        <w:t>in</w:t>
      </w:r>
      <w:r>
        <w:rPr>
          <w:spacing w:val="-5"/>
        </w:rPr>
        <w:t>c</w:t>
      </w:r>
      <w:r>
        <w:t>hes</w:t>
      </w:r>
      <w:r>
        <w:rPr>
          <w:spacing w:val="37"/>
        </w:rPr>
        <w:t xml:space="preserve"> </w:t>
      </w:r>
      <w:commentRangeEnd w:id="205"/>
      <w:r w:rsidR="00DD4779">
        <w:rPr>
          <w:rStyle w:val="CommentReference"/>
        </w:rPr>
        <w:commentReference w:id="205"/>
      </w:r>
      <w:r>
        <w:t>or</w:t>
      </w:r>
      <w:r>
        <w:rPr>
          <w:spacing w:val="28"/>
        </w:rPr>
        <w:t xml:space="preserve"> </w:t>
      </w:r>
      <w:r>
        <w:t>less.</w:t>
      </w:r>
      <w:r w:rsidR="00F9389F">
        <w:t xml:space="preserve"> </w:t>
      </w:r>
      <w:proofErr w:type="spellStart"/>
      <w:r>
        <w:rPr>
          <w:spacing w:val="-5"/>
          <w:w w:val="121"/>
        </w:rPr>
        <w:t>P</w:t>
      </w:r>
      <w:r>
        <w:rPr>
          <w:w w:val="115"/>
        </w:rPr>
        <w:t>et</w:t>
      </w:r>
      <w:r>
        <w:rPr>
          <w:w w:val="99"/>
        </w:rPr>
        <w:t>e</w:t>
      </w:r>
      <w:r>
        <w:rPr>
          <w:w w:val="113"/>
        </w:rPr>
        <w:t>rj</w:t>
      </w:r>
      <w:r>
        <w:rPr>
          <w:w w:val="105"/>
        </w:rPr>
        <w:t>oh</w:t>
      </w:r>
      <w:r>
        <w:rPr>
          <w:w w:val="110"/>
        </w:rPr>
        <w:t>n</w:t>
      </w:r>
      <w:proofErr w:type="spellEnd"/>
      <w:r>
        <w:rPr>
          <w:w w:val="110"/>
        </w:rPr>
        <w:t xml:space="preserve"> </w:t>
      </w:r>
      <w:r>
        <w:t>(1994)</w:t>
      </w:r>
      <w:r>
        <w:rPr>
          <w:spacing w:val="30"/>
        </w:rPr>
        <w:t xml:space="preserve"> </w:t>
      </w:r>
      <w:r>
        <w:t>also</w:t>
      </w:r>
      <w:r>
        <w:rPr>
          <w:spacing w:val="23"/>
        </w:rPr>
        <w:t xml:space="preserve"> </w:t>
      </w:r>
      <w:r>
        <w:rPr>
          <w:w w:val="109"/>
        </w:rPr>
        <w:t>re</w:t>
      </w:r>
      <w:r>
        <w:rPr>
          <w:spacing w:val="5"/>
          <w:w w:val="109"/>
        </w:rPr>
        <w:t>p</w:t>
      </w:r>
      <w:r>
        <w:rPr>
          <w:w w:val="109"/>
        </w:rPr>
        <w:t>orted</w:t>
      </w:r>
      <w:r>
        <w:rPr>
          <w:spacing w:val="11"/>
          <w:w w:val="109"/>
        </w:rPr>
        <w:t xml:space="preserve"> </w:t>
      </w:r>
      <w:r>
        <w:t>c</w:t>
      </w:r>
      <w:r>
        <w:rPr>
          <w:spacing w:val="5"/>
        </w:rPr>
        <w:t>o</w:t>
      </w:r>
      <w:r>
        <w:t>oler</w:t>
      </w:r>
      <w:r>
        <w:rPr>
          <w:spacing w:val="21"/>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t>s</w:t>
      </w:r>
      <w:r>
        <w:rPr>
          <w:spacing w:val="14"/>
        </w:rPr>
        <w:t xml:space="preserve"> </w:t>
      </w:r>
      <w:r>
        <w:t>in</w:t>
      </w:r>
      <w:r>
        <w:rPr>
          <w:spacing w:val="24"/>
        </w:rPr>
        <w:t xml:space="preserve"> </w:t>
      </w:r>
      <w:r>
        <w:rPr>
          <w:w w:val="112"/>
        </w:rPr>
        <w:t>structural</w:t>
      </w:r>
      <w:r>
        <w:rPr>
          <w:spacing w:val="12"/>
          <w:w w:val="112"/>
        </w:rPr>
        <w:t xml:space="preserve"> </w:t>
      </w:r>
      <w:r>
        <w:rPr>
          <w:spacing w:val="-5"/>
        </w:rPr>
        <w:t>v</w:t>
      </w:r>
      <w:r>
        <w:t>ersus</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14"/>
          <w:w w:val="139"/>
        </w:rPr>
        <w:t xml:space="preserve"> </w:t>
      </w:r>
      <w:r>
        <w:rPr>
          <w:w w:val="99"/>
        </w:rPr>
        <w:t>c</w:t>
      </w:r>
      <w:r>
        <w:rPr>
          <w:w w:val="105"/>
        </w:rPr>
        <w:t>o</w:t>
      </w:r>
      <w:r>
        <w:rPr>
          <w:spacing w:val="-5"/>
          <w:w w:val="105"/>
        </w:rPr>
        <w:t>n</w:t>
      </w:r>
      <w:r>
        <w:rPr>
          <w:w w:val="139"/>
        </w:rPr>
        <w:t>t</w:t>
      </w:r>
      <w:r>
        <w:rPr>
          <w:w w:val="116"/>
        </w:rPr>
        <w:t>r</w:t>
      </w:r>
      <w:r>
        <w:rPr>
          <w:w w:val="99"/>
        </w:rPr>
        <w:t>ol</w:t>
      </w:r>
      <w:r>
        <w:rPr>
          <w:spacing w:val="14"/>
          <w:w w:val="99"/>
        </w:rPr>
        <w:t xml:space="preserve"> </w:t>
      </w:r>
      <w:r>
        <w:t>plots,</w:t>
      </w:r>
      <w:r w:rsidR="00F9389F">
        <w:t xml:space="preserve"> </w:t>
      </w:r>
      <w:r>
        <w:rPr>
          <w:w w:val="116"/>
        </w:rPr>
        <w:t>but</w:t>
      </w:r>
      <w:r>
        <w:rPr>
          <w:spacing w:val="7"/>
          <w:w w:val="116"/>
        </w:rPr>
        <w:t xml:space="preserve"> </w:t>
      </w:r>
      <w:r>
        <w:t>only</w:t>
      </w:r>
      <w:r>
        <w:rPr>
          <w:spacing w:val="29"/>
        </w:rPr>
        <w:t xml:space="preserve"> </w:t>
      </w:r>
      <w:r>
        <w:t>at</w:t>
      </w:r>
      <w:r>
        <w:rPr>
          <w:spacing w:val="46"/>
        </w:rPr>
        <w:t xml:space="preserve"> </w:t>
      </w:r>
      <w:r>
        <w:t>shall</w:t>
      </w:r>
      <w:r>
        <w:rPr>
          <w:spacing w:val="-5"/>
        </w:rPr>
        <w:t>o</w:t>
      </w:r>
      <w:r>
        <w:t>w</w:t>
      </w:r>
      <w:r>
        <w:rPr>
          <w:spacing w:val="31"/>
        </w:rPr>
        <w:t xml:space="preserve"> </w:t>
      </w:r>
      <w:r>
        <w:t>soil depths</w:t>
      </w:r>
      <w:r w:rsidR="00F9389F">
        <w:t xml:space="preserve"> </w:t>
      </w:r>
      <w:r>
        <w:t>(4</w:t>
      </w:r>
      <w:r>
        <w:rPr>
          <w:spacing w:val="32"/>
        </w:rPr>
        <w:t xml:space="preserve"> </w:t>
      </w:r>
      <w:r>
        <w:t>cm</w:t>
      </w:r>
      <w:r>
        <w:rPr>
          <w:spacing w:val="32"/>
        </w:rPr>
        <w:t xml:space="preserve"> </w:t>
      </w:r>
      <w:r>
        <w:t>deep,</w:t>
      </w:r>
      <w:r>
        <w:rPr>
          <w:spacing w:val="48"/>
        </w:rPr>
        <w:t xml:space="preserve"> </w:t>
      </w:r>
      <w:r>
        <w:t>in</w:t>
      </w:r>
      <w:r>
        <w:rPr>
          <w:spacing w:val="32"/>
        </w:rPr>
        <w:t xml:space="preserve"> </w:t>
      </w:r>
      <w:r>
        <w:rPr>
          <w:w w:val="139"/>
        </w:rPr>
        <w:t>t</w:t>
      </w:r>
      <w:r>
        <w:rPr>
          <w:w w:val="110"/>
        </w:rPr>
        <w:t>h</w:t>
      </w:r>
      <w:r>
        <w:rPr>
          <w:w w:val="99"/>
        </w:rPr>
        <w:t>ei</w:t>
      </w:r>
      <w:r>
        <w:rPr>
          <w:w w:val="116"/>
        </w:rPr>
        <w:t>r</w:t>
      </w:r>
      <w:r>
        <w:rPr>
          <w:spacing w:val="23"/>
          <w:w w:val="116"/>
        </w:rPr>
        <w:t xml:space="preserve"> </w:t>
      </w:r>
      <w:r>
        <w:rPr>
          <w:w w:val="111"/>
        </w:rPr>
        <w:t>study).</w:t>
      </w:r>
      <w:r w:rsidR="00F9389F">
        <w:rPr>
          <w:w w:val="111"/>
        </w:rPr>
        <w:t xml:space="preserve"> </w:t>
      </w:r>
      <w:r>
        <w:t>Similarl</w:t>
      </w:r>
      <w:r>
        <w:rPr>
          <w:spacing w:val="-17"/>
        </w:rPr>
        <w:t>y</w:t>
      </w:r>
      <w:r>
        <w:t>,</w:t>
      </w:r>
      <w:r w:rsidR="00F9389F">
        <w:t xml:space="preserve"> </w:t>
      </w:r>
      <w:r>
        <w:t>in</w:t>
      </w:r>
      <w:r>
        <w:rPr>
          <w:spacing w:val="32"/>
        </w:rPr>
        <w:t xml:space="preserve"> </w:t>
      </w:r>
      <w:r>
        <w:t>our</w:t>
      </w:r>
      <w:r>
        <w:rPr>
          <w:spacing w:val="44"/>
        </w:rPr>
        <w:t xml:space="preserve"> </w:t>
      </w:r>
      <w:r>
        <w:t>analysis</w:t>
      </w:r>
      <w:r w:rsidR="00F9389F">
        <w:t xml:space="preserve"> </w:t>
      </w:r>
      <w:r>
        <w:rPr>
          <w:spacing w:val="-6"/>
        </w:rPr>
        <w:t>w</w:t>
      </w:r>
      <w:r>
        <w:t>e</w:t>
      </w:r>
      <w:r>
        <w:rPr>
          <w:spacing w:val="20"/>
        </w:rPr>
        <w:t xml:space="preserve"> </w:t>
      </w:r>
      <w:r>
        <w:t>found</w:t>
      </w:r>
      <w:r>
        <w:rPr>
          <w:spacing w:val="45"/>
        </w:rPr>
        <w:t xml:space="preserve"> </w:t>
      </w:r>
      <w:r>
        <w:rPr>
          <w:w w:val="112"/>
        </w:rPr>
        <w:t>the</w:t>
      </w:r>
      <w:r>
        <w:rPr>
          <w:spacing w:val="18"/>
          <w:w w:val="112"/>
        </w:rPr>
        <w:t xml:space="preserve"> </w:t>
      </w:r>
      <w:r>
        <w:rPr>
          <w:w w:val="104"/>
        </w:rPr>
        <w:t>gre</w:t>
      </w:r>
      <w:r>
        <w:rPr>
          <w:w w:val="122"/>
        </w:rPr>
        <w:t>at</w:t>
      </w:r>
      <w:r>
        <w:t>es</w:t>
      </w:r>
      <w:r>
        <w:rPr>
          <w:w w:val="139"/>
        </w:rPr>
        <w:t>t</w:t>
      </w:r>
      <w:r>
        <w:rPr>
          <w:spacing w:val="23"/>
          <w:w w:val="139"/>
        </w:rPr>
        <w:t xml:space="preserve"> </w:t>
      </w:r>
      <w:r>
        <w:t>difference</w:t>
      </w:r>
      <w:r>
        <w:rPr>
          <w:spacing w:val="31"/>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23"/>
          <w:w w:val="110"/>
        </w:rPr>
        <w:t xml:space="preserve"> </w:t>
      </w:r>
      <w:r>
        <w:t xml:space="preserve">soil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23"/>
        </w:rPr>
        <w:t xml:space="preserve"> </w:t>
      </w:r>
      <w:r>
        <w:t>in</w:t>
      </w:r>
      <w:r>
        <w:rPr>
          <w:spacing w:val="32"/>
        </w:rPr>
        <w:t xml:space="preserve"> </w:t>
      </w:r>
      <w:r>
        <w:t>sham</w:t>
      </w:r>
      <w:r w:rsidR="00F9389F">
        <w:t xml:space="preserve"> </w:t>
      </w:r>
      <w:r>
        <w:t>and</w:t>
      </w:r>
      <w:r w:rsidR="00F9389F">
        <w:t xml:space="preserve"> </w:t>
      </w:r>
      <w:r>
        <w:rPr>
          <w:w w:val="108"/>
        </w:rPr>
        <w:t>a</w:t>
      </w:r>
      <w:r>
        <w:rPr>
          <w:spacing w:val="-6"/>
          <w:w w:val="108"/>
        </w:rPr>
        <w:t>m</w:t>
      </w:r>
      <w:r>
        <w:rPr>
          <w:w w:val="106"/>
        </w:rPr>
        <w:t>bi</w:t>
      </w:r>
      <w:r>
        <w:rPr>
          <w:w w:val="105"/>
        </w:rPr>
        <w:t>e</w:t>
      </w:r>
      <w:r>
        <w:rPr>
          <w:spacing w:val="-5"/>
          <w:w w:val="105"/>
        </w:rPr>
        <w:t>n</w:t>
      </w:r>
      <w:r>
        <w:rPr>
          <w:w w:val="139"/>
        </w:rPr>
        <w:t>t</w:t>
      </w:r>
      <w:r>
        <w:rPr>
          <w:spacing w:val="24"/>
        </w:rPr>
        <w:t xml:space="preserve"> </w:t>
      </w:r>
      <w:r>
        <w:rPr>
          <w:w w:val="99"/>
        </w:rPr>
        <w:t>c</w:t>
      </w:r>
      <w:r>
        <w:rPr>
          <w:w w:val="105"/>
        </w:rPr>
        <w:t>o</w:t>
      </w:r>
      <w:r>
        <w:rPr>
          <w:spacing w:val="-5"/>
          <w:w w:val="105"/>
        </w:rPr>
        <w:t>n</w:t>
      </w:r>
      <w:r>
        <w:rPr>
          <w:w w:val="139"/>
        </w:rPr>
        <w:t>t</w:t>
      </w:r>
      <w:r>
        <w:rPr>
          <w:w w:val="116"/>
        </w:rPr>
        <w:t>r</w:t>
      </w:r>
      <w:r>
        <w:rPr>
          <w:w w:val="99"/>
        </w:rPr>
        <w:t>ol</w:t>
      </w:r>
      <w:r>
        <w:t>s</w:t>
      </w:r>
      <w:r>
        <w:rPr>
          <w:spacing w:val="23"/>
        </w:rPr>
        <w:t xml:space="preserve"> </w:t>
      </w:r>
      <w:r>
        <w:rPr>
          <w:w w:val="113"/>
        </w:rPr>
        <w:t>to</w:t>
      </w:r>
      <w:r>
        <w:rPr>
          <w:spacing w:val="18"/>
          <w:w w:val="113"/>
        </w:rPr>
        <w:t xml:space="preserve"> </w:t>
      </w:r>
      <w:r>
        <w:rPr>
          <w:spacing w:val="5"/>
        </w:rPr>
        <w:t>b</w:t>
      </w:r>
      <w:r>
        <w:t>e</w:t>
      </w:r>
      <w:r>
        <w:rPr>
          <w:spacing w:val="32"/>
        </w:rPr>
        <w:t xml:space="preserve"> </w:t>
      </w:r>
      <w:r>
        <w:t>in</w:t>
      </w:r>
      <w:r>
        <w:rPr>
          <w:spacing w:val="32"/>
        </w:rPr>
        <w:t xml:space="preserve"> </w:t>
      </w:r>
      <w:r>
        <w:t>exp10,</w:t>
      </w:r>
      <w:r>
        <w:rPr>
          <w:spacing w:val="41"/>
        </w:rPr>
        <w:t xml:space="preserve"> </w:t>
      </w:r>
      <w:r>
        <w:t>one</w:t>
      </w:r>
      <w:r>
        <w:rPr>
          <w:spacing w:val="32"/>
        </w:rPr>
        <w:t xml:space="preserve"> </w:t>
      </w:r>
      <w:r>
        <w:t>of</w:t>
      </w:r>
      <w:r>
        <w:rPr>
          <w:spacing w:val="16"/>
        </w:rPr>
        <w:t xml:space="preserve"> </w:t>
      </w:r>
      <w:r>
        <w:rPr>
          <w:w w:val="112"/>
        </w:rPr>
        <w:t>the</w:t>
      </w:r>
      <w:r>
        <w:rPr>
          <w:spacing w:val="18"/>
          <w:w w:val="112"/>
        </w:rPr>
        <w:t xml:space="preserve"> </w:t>
      </w:r>
      <w:r>
        <w:rPr>
          <w:spacing w:val="-5"/>
          <w:w w:val="139"/>
        </w:rPr>
        <w:t>t</w:t>
      </w:r>
      <w:r>
        <w:rPr>
          <w:spacing w:val="-5"/>
          <w:w w:val="99"/>
        </w:rPr>
        <w:t>w</w:t>
      </w:r>
      <w:r>
        <w:rPr>
          <w:w w:val="99"/>
        </w:rPr>
        <w:t>o</w:t>
      </w:r>
      <w:r>
        <w:rPr>
          <w:spacing w:val="24"/>
        </w:rPr>
        <w:t xml:space="preserve"> </w:t>
      </w:r>
      <w:r>
        <w:t>s</w:t>
      </w:r>
      <w:r>
        <w:rPr>
          <w:w w:val="139"/>
        </w:rPr>
        <w:t>t</w:t>
      </w:r>
      <w:r>
        <w:rPr>
          <w:w w:val="110"/>
        </w:rPr>
        <w:t>ud</w:t>
      </w:r>
      <w:r>
        <w:rPr>
          <w:w w:val="99"/>
        </w:rPr>
        <w:t>i</w:t>
      </w:r>
      <w:r>
        <w:t>es</w:t>
      </w:r>
      <w:r>
        <w:rPr>
          <w:spacing w:val="23"/>
        </w:rPr>
        <w:t xml:space="preserve"> </w:t>
      </w:r>
      <w:r>
        <w:rPr>
          <w:w w:val="113"/>
        </w:rPr>
        <w:t>(the</w:t>
      </w:r>
      <w:r>
        <w:rPr>
          <w:spacing w:val="19"/>
          <w:w w:val="113"/>
        </w:rPr>
        <w:t xml:space="preserve"> </w:t>
      </w:r>
      <w:r>
        <w:t>other</w:t>
      </w:r>
      <w:r w:rsidR="00F9389F">
        <w:t xml:space="preserve"> </w:t>
      </w:r>
      <w:r>
        <w:rPr>
          <w:spacing w:val="-5"/>
        </w:rPr>
        <w:t>w</w:t>
      </w:r>
      <w:r>
        <w:t>as</w:t>
      </w:r>
      <w:r>
        <w:rPr>
          <w:spacing w:val="33"/>
        </w:rPr>
        <w:t xml:space="preserve"> </w:t>
      </w:r>
      <w:r>
        <w:t>exp07)</w:t>
      </w:r>
      <w:r>
        <w:rPr>
          <w:spacing w:val="46"/>
        </w:rPr>
        <w:t xml:space="preserve"> </w:t>
      </w:r>
      <w:r>
        <w:rPr>
          <w:w w:val="99"/>
        </w:rPr>
        <w:t>i</w:t>
      </w:r>
      <w:r>
        <w:rPr>
          <w:w w:val="110"/>
        </w:rPr>
        <w:t xml:space="preserve">n </w:t>
      </w:r>
      <w:r>
        <w:t>whi</w:t>
      </w:r>
      <w:r>
        <w:rPr>
          <w:spacing w:val="-5"/>
        </w:rPr>
        <w:t>c</w:t>
      </w:r>
      <w:r>
        <w:t>h</w:t>
      </w:r>
      <w:r>
        <w:rPr>
          <w:spacing w:val="34"/>
        </w:rPr>
        <w:t xml:space="preserve"> </w:t>
      </w:r>
      <w:r>
        <w:rPr>
          <w:w w:val="110"/>
        </w:rPr>
        <w:t>tem</w:t>
      </w:r>
      <w:r>
        <w:rPr>
          <w:spacing w:val="5"/>
          <w:w w:val="110"/>
        </w:rPr>
        <w:t>p</w:t>
      </w:r>
      <w:r>
        <w:rPr>
          <w:w w:val="110"/>
        </w:rPr>
        <w:t>erature</w:t>
      </w:r>
      <w:r>
        <w:rPr>
          <w:spacing w:val="20"/>
          <w:w w:val="110"/>
        </w:rPr>
        <w:t xml:space="preserve"> </w:t>
      </w:r>
      <w:r>
        <w:rPr>
          <w:spacing w:val="-5"/>
        </w:rPr>
        <w:t>w</w:t>
      </w:r>
      <w:r>
        <w:t>as</w:t>
      </w:r>
      <w:r>
        <w:rPr>
          <w:spacing w:val="26"/>
        </w:rPr>
        <w:t xml:space="preserve"> </w:t>
      </w:r>
      <w:r>
        <w:t>measured</w:t>
      </w:r>
      <w:r w:rsidR="00F9389F">
        <w:t xml:space="preserve"> </w:t>
      </w:r>
      <w:r>
        <w:t>at</w:t>
      </w:r>
      <w:r>
        <w:rPr>
          <w:spacing w:val="48"/>
        </w:rPr>
        <w:t xml:space="preserve"> </w:t>
      </w:r>
      <w:r>
        <w:t>depths</w:t>
      </w:r>
      <w:r w:rsidR="00F9389F">
        <w:t xml:space="preserve"> </w:t>
      </w:r>
      <w:r>
        <w:t>of</w:t>
      </w:r>
      <w:r>
        <w:rPr>
          <w:spacing w:val="9"/>
        </w:rPr>
        <w:t xml:space="preserve"> </w:t>
      </w:r>
      <w:r>
        <w:t>2</w:t>
      </w:r>
      <w:r>
        <w:rPr>
          <w:spacing w:val="15"/>
        </w:rPr>
        <w:t xml:space="preserve"> </w:t>
      </w:r>
      <w:r>
        <w:t>cm,</w:t>
      </w:r>
      <w:r>
        <w:rPr>
          <w:spacing w:val="31"/>
        </w:rPr>
        <w:t xml:space="preserve"> </w:t>
      </w:r>
      <w:r>
        <w:rPr>
          <w:w w:val="113"/>
        </w:rPr>
        <w:t>rather</w:t>
      </w:r>
      <w:r>
        <w:rPr>
          <w:spacing w:val="11"/>
          <w:w w:val="113"/>
        </w:rPr>
        <w:t xml:space="preserve"> </w:t>
      </w:r>
      <w:r>
        <w:t>than</w:t>
      </w:r>
      <w:r w:rsidR="00F9389F">
        <w:t xml:space="preserve"> </w:t>
      </w:r>
      <w:r>
        <w:t>15</w:t>
      </w:r>
      <w:r>
        <w:rPr>
          <w:spacing w:val="14"/>
        </w:rPr>
        <w:t xml:space="preserve"> </w:t>
      </w:r>
      <w:r>
        <w:t>cm</w:t>
      </w:r>
      <w:r>
        <w:rPr>
          <w:spacing w:val="26"/>
        </w:rPr>
        <w:t xml:space="preserve"> </w:t>
      </w:r>
      <w:r>
        <w:t>deep</w:t>
      </w:r>
      <w:r>
        <w:rPr>
          <w:spacing w:val="34"/>
        </w:rPr>
        <w:t xml:space="preserve"> </w:t>
      </w:r>
      <w:r>
        <w:t>(exp03</w:t>
      </w:r>
      <w:r>
        <w:rPr>
          <w:spacing w:val="40"/>
        </w:rPr>
        <w:t xml:space="preserve"> </w:t>
      </w:r>
      <w:r>
        <w:t>and</w:t>
      </w:r>
      <w:r>
        <w:rPr>
          <w:spacing w:val="47"/>
        </w:rPr>
        <w:t xml:space="preserve"> </w:t>
      </w:r>
      <w:r>
        <w:rPr>
          <w:w w:val="99"/>
        </w:rPr>
        <w:t>e</w:t>
      </w:r>
      <w:r>
        <w:rPr>
          <w:w w:val="105"/>
        </w:rPr>
        <w:t>xp04)</w:t>
      </w:r>
      <w:r>
        <w:rPr>
          <w:w w:val="110"/>
        </w:rPr>
        <w:t>.</w:t>
      </w:r>
    </w:p>
    <w:p w14:paraId="5EA502C1" w14:textId="77777777" w:rsidR="005B53EE" w:rsidRDefault="005B53EE" w:rsidP="00F9389F">
      <w:pPr>
        <w:spacing w:before="8" w:line="120" w:lineRule="exact"/>
        <w:rPr>
          <w:sz w:val="13"/>
          <w:szCs w:val="13"/>
        </w:rPr>
      </w:pPr>
    </w:p>
    <w:p w14:paraId="7B677E4D" w14:textId="0B6A1017" w:rsidR="005B53EE" w:rsidRDefault="00F5753A" w:rsidP="00F9389F">
      <w:pPr>
        <w:spacing w:line="240" w:lineRule="exact"/>
        <w:ind w:left="117" w:right="75"/>
      </w:pPr>
      <w:r>
        <w:t>In</w:t>
      </w:r>
      <w:r w:rsidR="00F9389F">
        <w:t xml:space="preserve"> </w:t>
      </w:r>
      <w:r>
        <w:rPr>
          <w:w w:val="111"/>
        </w:rPr>
        <w:t>add</w:t>
      </w:r>
      <w:r>
        <w:rPr>
          <w:w w:val="99"/>
        </w:rPr>
        <w:t>i</w:t>
      </w:r>
      <w:r>
        <w:rPr>
          <w:w w:val="139"/>
        </w:rPr>
        <w:t>t</w:t>
      </w:r>
      <w:r>
        <w:rPr>
          <w:w w:val="103"/>
        </w:rPr>
        <w:t>ion</w:t>
      </w:r>
      <w:r>
        <w:rPr>
          <w:spacing w:val="43"/>
          <w:w w:val="103"/>
        </w:rPr>
        <w:t xml:space="preserve"> </w:t>
      </w:r>
      <w:r>
        <w:rPr>
          <w:w w:val="112"/>
        </w:rPr>
        <w:t>to</w:t>
      </w:r>
      <w:r>
        <w:rPr>
          <w:spacing w:val="39"/>
          <w:w w:val="112"/>
        </w:rPr>
        <w:t xml:space="preserve"> </w:t>
      </w:r>
      <w:r>
        <w:rPr>
          <w:w w:val="112"/>
        </w:rPr>
        <w:t>the</w:t>
      </w:r>
      <w:r>
        <w:rPr>
          <w:spacing w:val="39"/>
          <w:w w:val="112"/>
        </w:rPr>
        <w:t xml:space="preserve"> </w:t>
      </w:r>
      <w:r>
        <w:rPr>
          <w:w w:val="112"/>
        </w:rPr>
        <w:t>structural</w:t>
      </w:r>
      <w:r>
        <w:rPr>
          <w:spacing w:val="41"/>
          <w:w w:val="112"/>
        </w:rPr>
        <w:t xml:space="preserve"> </w:t>
      </w:r>
      <w:r>
        <w:t>effects</w:t>
      </w:r>
      <w:r>
        <w:rPr>
          <w:spacing w:val="46"/>
        </w:rPr>
        <w:t xml:space="preserve"> </w:t>
      </w:r>
      <w:r>
        <w:rPr>
          <w:w w:val="121"/>
        </w:rPr>
        <w:t>that</w:t>
      </w:r>
      <w:r>
        <w:rPr>
          <w:spacing w:val="33"/>
          <w:w w:val="121"/>
        </w:rPr>
        <w:t xml:space="preserve"> </w:t>
      </w:r>
      <w:r>
        <w:rPr>
          <w:spacing w:val="-5"/>
        </w:rPr>
        <w:t>w</w:t>
      </w:r>
      <w:r>
        <w:t>e</w:t>
      </w:r>
      <w:r>
        <w:rPr>
          <w:spacing w:val="41"/>
        </w:rPr>
        <w:t xml:space="preserve"> </w:t>
      </w:r>
      <w:r>
        <w:rPr>
          <w:w w:val="105"/>
        </w:rPr>
        <w:t>d</w:t>
      </w:r>
      <w:r>
        <w:rPr>
          <w:spacing w:val="5"/>
          <w:w w:val="105"/>
        </w:rPr>
        <w:t>o</w:t>
      </w:r>
      <w:r>
        <w:rPr>
          <w:w w:val="99"/>
        </w:rPr>
        <w:t>c</w:t>
      </w:r>
      <w:r>
        <w:rPr>
          <w:w w:val="108"/>
        </w:rPr>
        <w:t>um</w:t>
      </w:r>
      <w:r>
        <w:rPr>
          <w:w w:val="105"/>
        </w:rPr>
        <w:t>e</w:t>
      </w:r>
      <w:r>
        <w:rPr>
          <w:spacing w:val="-5"/>
          <w:w w:val="105"/>
        </w:rPr>
        <w:t>n</w:t>
      </w:r>
      <w:r>
        <w:rPr>
          <w:w w:val="139"/>
        </w:rPr>
        <w:t>t</w:t>
      </w:r>
      <w:r>
        <w:rPr>
          <w:spacing w:val="43"/>
          <w:w w:val="139"/>
        </w:rPr>
        <w:t xml:space="preserve"> </w:t>
      </w:r>
      <w:r>
        <w:t>here</w:t>
      </w:r>
      <w:r w:rsidR="00F9389F">
        <w:t xml:space="preserve"> </w:t>
      </w:r>
      <w:r>
        <w:t>on</w:t>
      </w:r>
      <w:r w:rsidR="00F9389F">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43"/>
          <w:w w:val="99"/>
        </w:rPr>
        <w:t xml:space="preserve"> </w:t>
      </w:r>
      <w:r>
        <w:t>and</w:t>
      </w:r>
      <w:r w:rsidR="00F9389F">
        <w:t xml:space="preserve"> </w:t>
      </w:r>
      <w:r>
        <w:rPr>
          <w:w w:val="106"/>
        </w:rPr>
        <w:t>m</w:t>
      </w:r>
      <w:r>
        <w:t>ois</w:t>
      </w:r>
      <w:r>
        <w:rPr>
          <w:w w:val="139"/>
        </w:rPr>
        <w:t>t</w:t>
      </w:r>
      <w:r>
        <w:rPr>
          <w:w w:val="113"/>
        </w:rPr>
        <w:t>ur</w:t>
      </w:r>
      <w:r>
        <w:rPr>
          <w:w w:val="103"/>
        </w:rPr>
        <w:t>e,</w:t>
      </w:r>
      <w:r w:rsidR="00F9389F">
        <w:rPr>
          <w:w w:val="103"/>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 xml:space="preserve">al </w:t>
      </w:r>
      <w:r>
        <w:rPr>
          <w:w w:val="110"/>
        </w:rPr>
        <w:t>structures</w:t>
      </w:r>
      <w:r>
        <w:rPr>
          <w:spacing w:val="48"/>
          <w:w w:val="110"/>
        </w:rPr>
        <w:t xml:space="preserve"> </w:t>
      </w:r>
      <w:r>
        <w:t>m</w:t>
      </w:r>
      <w:r>
        <w:rPr>
          <w:spacing w:val="-5"/>
        </w:rPr>
        <w:t>a</w:t>
      </w:r>
      <w:r>
        <w:t>y</w:t>
      </w:r>
      <w:r w:rsidR="00F9389F">
        <w:t xml:space="preserve"> </w:t>
      </w:r>
      <w:r>
        <w:rPr>
          <w:w w:val="112"/>
        </w:rPr>
        <w:t>alter</w:t>
      </w:r>
      <w:r>
        <w:rPr>
          <w:spacing w:val="40"/>
          <w:w w:val="112"/>
        </w:rPr>
        <w:t xml:space="preserve"> </w:t>
      </w:r>
      <w:r>
        <w:rPr>
          <w:w w:val="103"/>
        </w:rPr>
        <w:t>con</w:t>
      </w:r>
      <w:r>
        <w:rPr>
          <w:w w:val="106"/>
        </w:rPr>
        <w:t>di</w:t>
      </w:r>
      <w:r>
        <w:rPr>
          <w:w w:val="139"/>
        </w:rPr>
        <w:t>t</w:t>
      </w:r>
      <w:r>
        <w:rPr>
          <w:w w:val="99"/>
        </w:rPr>
        <w:t>i</w:t>
      </w:r>
      <w:r>
        <w:rPr>
          <w:w w:val="103"/>
        </w:rPr>
        <w:t>ons</w:t>
      </w:r>
      <w:r w:rsidR="00F9389F">
        <w:t xml:space="preserve"> </w:t>
      </w:r>
      <w:r>
        <w:rPr>
          <w:spacing w:val="-5"/>
        </w:rPr>
        <w:t>b</w:t>
      </w:r>
      <w:r>
        <w:t>y</w:t>
      </w:r>
      <w:r w:rsidR="00F9389F">
        <w:t xml:space="preserve"> </w:t>
      </w:r>
      <w:r>
        <w:t>reducing</w:t>
      </w:r>
      <w:r w:rsidR="00F9389F">
        <w:t xml:space="preserve"> </w:t>
      </w:r>
      <w:r>
        <w:rPr>
          <w:w w:val="99"/>
        </w:rPr>
        <w:t>l</w:t>
      </w:r>
      <w:r>
        <w:rPr>
          <w:w w:val="103"/>
        </w:rPr>
        <w:t>ig</w:t>
      </w:r>
      <w:r>
        <w:rPr>
          <w:spacing w:val="-5"/>
          <w:w w:val="103"/>
        </w:rPr>
        <w:t>h</w:t>
      </w:r>
      <w:r>
        <w:rPr>
          <w:w w:val="139"/>
        </w:rPr>
        <w:t>t</w:t>
      </w:r>
      <w:r>
        <w:rPr>
          <w:w w:val="110"/>
        </w:rPr>
        <w:t>,</w:t>
      </w:r>
      <w:r w:rsidR="00F9389F">
        <w:t xml:space="preserve"> </w:t>
      </w:r>
      <w:r>
        <w:rPr>
          <w:w w:val="106"/>
        </w:rPr>
        <w:t>i</w:t>
      </w:r>
      <w:r>
        <w:rPr>
          <w:spacing w:val="-5"/>
          <w:w w:val="106"/>
        </w:rPr>
        <w:t>n</w:t>
      </w:r>
      <w:r>
        <w:rPr>
          <w:w w:val="139"/>
        </w:rPr>
        <w:t>t</w:t>
      </w:r>
      <w:r>
        <w:rPr>
          <w:w w:val="107"/>
        </w:rPr>
        <w:t>er</w:t>
      </w:r>
      <w:r>
        <w:rPr>
          <w:w w:val="99"/>
        </w:rPr>
        <w:t>ce</w:t>
      </w:r>
      <w:r>
        <w:rPr>
          <w:w w:val="120"/>
        </w:rPr>
        <w:t>pt</w:t>
      </w:r>
      <w:r>
        <w:rPr>
          <w:w w:val="99"/>
        </w:rPr>
        <w:t>i</w:t>
      </w:r>
      <w:r>
        <w:rPr>
          <w:w w:val="110"/>
        </w:rPr>
        <w:t>n</w:t>
      </w:r>
      <w:r>
        <w:rPr>
          <w:w w:val="99"/>
        </w:rPr>
        <w:t>g</w:t>
      </w:r>
      <w:r w:rsidR="00F9389F">
        <w:t xml:space="preserve"> </w:t>
      </w:r>
      <w:r>
        <w:rPr>
          <w:w w:val="113"/>
        </w:rPr>
        <w:t>pr</w:t>
      </w:r>
      <w:r>
        <w:rPr>
          <w:w w:val="99"/>
        </w:rPr>
        <w:t>eci</w:t>
      </w:r>
      <w:r>
        <w:rPr>
          <w:w w:val="106"/>
        </w:rPr>
        <w:t>pi</w:t>
      </w:r>
      <w:r>
        <w:rPr>
          <w:w w:val="139"/>
        </w:rPr>
        <w:t>t</w:t>
      </w:r>
      <w:r>
        <w:rPr>
          <w:w w:val="122"/>
        </w:rPr>
        <w:t>at</w:t>
      </w:r>
      <w:r>
        <w:rPr>
          <w:w w:val="99"/>
        </w:rPr>
        <w:t>i</w:t>
      </w:r>
      <w:r>
        <w:rPr>
          <w:w w:val="106"/>
        </w:rPr>
        <w:t>on,</w:t>
      </w:r>
      <w:r w:rsidR="00F9389F">
        <w:t xml:space="preserve"> </w:t>
      </w:r>
      <w:r>
        <w:t>and</w:t>
      </w:r>
      <w:r w:rsidR="00F9389F">
        <w:t xml:space="preserve"> </w:t>
      </w:r>
      <w:r>
        <w:rPr>
          <w:w w:val="107"/>
        </w:rPr>
        <w:t>al</w:t>
      </w:r>
      <w:r>
        <w:rPr>
          <w:w w:val="139"/>
        </w:rPr>
        <w:t>t</w:t>
      </w:r>
      <w:r>
        <w:rPr>
          <w:w w:val="107"/>
        </w:rPr>
        <w:t>er</w:t>
      </w:r>
      <w:r>
        <w:rPr>
          <w:w w:val="99"/>
        </w:rPr>
        <w:t>i</w:t>
      </w:r>
      <w:r>
        <w:rPr>
          <w:w w:val="105"/>
        </w:rPr>
        <w:t>ng</w:t>
      </w:r>
      <w:r w:rsidR="00F9389F">
        <w:t xml:space="preserve"> </w:t>
      </w:r>
      <w:proofErr w:type="spellStart"/>
      <w:r>
        <w:t>herbi</w:t>
      </w:r>
      <w:r>
        <w:rPr>
          <w:spacing w:val="-5"/>
        </w:rPr>
        <w:t>v</w:t>
      </w:r>
      <w:r>
        <w:t>ory</w:t>
      </w:r>
      <w:proofErr w:type="spellEnd"/>
      <w:r w:rsidR="00F9389F">
        <w:t xml:space="preserve"> </w:t>
      </w:r>
      <w:r>
        <w:rPr>
          <w:w w:val="111"/>
        </w:rPr>
        <w:t>an</w:t>
      </w:r>
      <w:r>
        <w:rPr>
          <w:w w:val="110"/>
        </w:rPr>
        <w:t xml:space="preserve">d </w:t>
      </w:r>
      <w:r>
        <w:t>other</w:t>
      </w:r>
      <w:r w:rsidR="00F9389F">
        <w:t xml:space="preserve"> </w:t>
      </w:r>
      <w:r>
        <w:t>biotic</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rPr>
          <w:w w:val="107"/>
        </w:rPr>
        <w:t>s</w:t>
      </w:r>
      <w:ins w:id="206" w:author="Yann Vitasse" w:date="2017-01-19T11:58:00Z">
        <w:r w:rsidR="005658C9">
          <w:rPr>
            <w:w w:val="107"/>
          </w:rPr>
          <w:t xml:space="preserve"> </w:t>
        </w:r>
      </w:ins>
      <w:r>
        <w:rPr>
          <w:w w:val="107"/>
        </w:rPr>
        <w:t>(K</w:t>
      </w:r>
      <w:r>
        <w:rPr>
          <w:w w:val="105"/>
        </w:rPr>
        <w:t>enne</w:t>
      </w:r>
      <w:r>
        <w:rPr>
          <w:w w:val="107"/>
        </w:rPr>
        <w:t>dy</w:t>
      </w:r>
      <w:r>
        <w:rPr>
          <w:w w:val="110"/>
        </w:rPr>
        <w:t>,</w:t>
      </w:r>
      <w:r w:rsidR="00F9389F">
        <w:t xml:space="preserve"> </w:t>
      </w:r>
      <w:r>
        <w:t>1995;</w:t>
      </w:r>
      <w:r>
        <w:rPr>
          <w:spacing w:val="26"/>
        </w:rPr>
        <w:t xml:space="preserve"> </w:t>
      </w:r>
      <w:proofErr w:type="spellStart"/>
      <w:r>
        <w:rPr>
          <w:spacing w:val="-17"/>
        </w:rPr>
        <w:t>W</w:t>
      </w:r>
      <w:r>
        <w:t>ol</w:t>
      </w:r>
      <w:r>
        <w:rPr>
          <w:spacing w:val="-5"/>
        </w:rPr>
        <w:t>ko</w:t>
      </w:r>
      <w:r>
        <w:t>vi</w:t>
      </w:r>
      <w:r>
        <w:rPr>
          <w:spacing w:val="-5"/>
        </w:rPr>
        <w:t>c</w:t>
      </w:r>
      <w:r>
        <w:t>h</w:t>
      </w:r>
      <w:proofErr w:type="spellEnd"/>
      <w:r w:rsidR="00F9389F">
        <w:t xml:space="preserve"> </w:t>
      </w:r>
      <w:r>
        <w:t>et</w:t>
      </w:r>
      <w:r>
        <w:rPr>
          <w:spacing w:val="48"/>
        </w:rPr>
        <w:t xml:space="preserve"> </w:t>
      </w:r>
      <w:r>
        <w:t>al.,</w:t>
      </w:r>
      <w:r w:rsidR="00F9389F">
        <w:t xml:space="preserve"> </w:t>
      </w:r>
      <w:r>
        <w:t>2012).</w:t>
      </w:r>
      <w:r w:rsidR="00F9389F">
        <w:t xml:space="preserve"> </w:t>
      </w:r>
      <w:r>
        <w:t>Most</w:t>
      </w:r>
      <w:r w:rsidR="00F9389F">
        <w:t xml:space="preserve"> </w:t>
      </w:r>
      <w:r>
        <w:rPr>
          <w:spacing w:val="-5"/>
        </w:rPr>
        <w:t>w</w:t>
      </w:r>
      <w:r>
        <w:t>arming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rPr>
          <w:w w:val="113"/>
        </w:rPr>
        <w:t>to</w:t>
      </w:r>
      <w:r>
        <w:rPr>
          <w:spacing w:val="25"/>
          <w:w w:val="113"/>
        </w:rPr>
        <w:t xml:space="preserve"> </w:t>
      </w:r>
      <w:r>
        <w:t>date</w:t>
      </w:r>
      <w:r w:rsidR="00F9389F">
        <w:t xml:space="preserve"> </w:t>
      </w:r>
      <w:r>
        <w:rPr>
          <w:w w:val="105"/>
        </w:rPr>
        <w:t>de</w:t>
      </w:r>
      <w:r>
        <w:rPr>
          <w:w w:val="107"/>
        </w:rPr>
        <w:t xml:space="preserve">al </w:t>
      </w:r>
      <w:r>
        <w:rPr>
          <w:w w:val="99"/>
        </w:rPr>
        <w:t>wi</w:t>
      </w:r>
      <w:r>
        <w:rPr>
          <w:w w:val="139"/>
        </w:rPr>
        <w:t>t</w:t>
      </w:r>
      <w:r>
        <w:rPr>
          <w:w w:val="110"/>
        </w:rPr>
        <w:t>h</w:t>
      </w:r>
      <w:r>
        <w:rPr>
          <w:spacing w:val="6"/>
          <w:w w:val="110"/>
        </w:rPr>
        <w:t xml:space="preserve"> </w:t>
      </w:r>
      <w:r>
        <w:rPr>
          <w:w w:val="139"/>
        </w:rPr>
        <w:t>t</w:t>
      </w:r>
      <w:r>
        <w:rPr>
          <w:w w:val="110"/>
        </w:rPr>
        <w:t>h</w:t>
      </w:r>
      <w:r>
        <w:t>is</w:t>
      </w:r>
      <w:r>
        <w:rPr>
          <w:spacing w:val="6"/>
        </w:rPr>
        <w:t xml:space="preserve"> </w:t>
      </w:r>
      <w:r>
        <w:rPr>
          <w:spacing w:val="-5"/>
        </w:rPr>
        <w:t>b</w:t>
      </w:r>
      <w:r>
        <w:t>y</w:t>
      </w:r>
      <w:r>
        <w:rPr>
          <w:spacing w:val="21"/>
        </w:rPr>
        <w:t xml:space="preserve"> </w:t>
      </w:r>
      <w:r>
        <w:t>calculating</w:t>
      </w:r>
      <w:r w:rsidR="00F9389F">
        <w:t xml:space="preserve"> </w:t>
      </w:r>
      <w:r>
        <w:t>f</w:t>
      </w:r>
      <w:r>
        <w:rPr>
          <w:spacing w:val="5"/>
        </w:rPr>
        <w:t>o</w:t>
      </w:r>
      <w:r>
        <w:t>cal</w:t>
      </w:r>
      <w:r>
        <w:rPr>
          <w:spacing w:val="8"/>
        </w:rPr>
        <w:t xml:space="preserve"> </w:t>
      </w:r>
      <w:r>
        <w:t>res</w:t>
      </w:r>
      <w:r>
        <w:rPr>
          <w:spacing w:val="5"/>
        </w:rPr>
        <w:t>p</w:t>
      </w:r>
      <w:r>
        <w:t>onse</w:t>
      </w:r>
      <w:r>
        <w:rPr>
          <w:spacing w:val="35"/>
        </w:rPr>
        <w:t xml:space="preserve"> </w:t>
      </w:r>
      <w:r>
        <w:rPr>
          <w:spacing w:val="-11"/>
        </w:rPr>
        <w:t>v</w:t>
      </w:r>
      <w:r>
        <w:t>ariables</w:t>
      </w:r>
      <w:r w:rsidR="00F9389F">
        <w:t xml:space="preserve"> </w:t>
      </w:r>
      <w:r>
        <w:t>relati</w:t>
      </w:r>
      <w:r>
        <w:rPr>
          <w:spacing w:val="-5"/>
        </w:rPr>
        <w:t>v</w:t>
      </w:r>
      <w:r>
        <w:t>e</w:t>
      </w:r>
      <w:r w:rsidR="00F9389F">
        <w:t xml:space="preserve"> </w:t>
      </w:r>
      <w:r>
        <w:rPr>
          <w:w w:val="113"/>
        </w:rPr>
        <w:t xml:space="preserve">to </w:t>
      </w:r>
      <w:r>
        <w:rPr>
          <w:w w:val="108"/>
        </w:rPr>
        <w:t>a</w:t>
      </w:r>
      <w:r>
        <w:rPr>
          <w:spacing w:val="-5"/>
          <w:w w:val="108"/>
        </w:rPr>
        <w:t>m</w:t>
      </w:r>
      <w:r>
        <w:rPr>
          <w:w w:val="110"/>
        </w:rPr>
        <w:t>b</w:t>
      </w:r>
      <w:r>
        <w:rPr>
          <w:w w:val="99"/>
        </w:rPr>
        <w:t>ie</w:t>
      </w:r>
      <w:r>
        <w:rPr>
          <w:spacing w:val="-5"/>
          <w:w w:val="110"/>
        </w:rPr>
        <w:t>n</w:t>
      </w:r>
      <w:r>
        <w:rPr>
          <w:w w:val="139"/>
        </w:rPr>
        <w:t>t</w:t>
      </w:r>
      <w:r>
        <w:rPr>
          <w:spacing w:val="6"/>
          <w:w w:val="139"/>
        </w:rPr>
        <w:t xml:space="preserve"> </w:t>
      </w:r>
      <w:r>
        <w:rPr>
          <w:w w:val="103"/>
        </w:rPr>
        <w:t>co</w:t>
      </w:r>
      <w:r>
        <w:rPr>
          <w:spacing w:val="-5"/>
          <w:w w:val="103"/>
        </w:rPr>
        <w:t>n</w:t>
      </w:r>
      <w:r>
        <w:rPr>
          <w:w w:val="139"/>
        </w:rPr>
        <w:t>t</w:t>
      </w:r>
      <w:r>
        <w:rPr>
          <w:w w:val="104"/>
        </w:rPr>
        <w:t>rol</w:t>
      </w:r>
      <w:r>
        <w:rPr>
          <w:spacing w:val="6"/>
          <w:w w:val="104"/>
        </w:rPr>
        <w:t xml:space="preserve"> </w:t>
      </w:r>
      <w:r>
        <w:rPr>
          <w:spacing w:val="-5"/>
        </w:rPr>
        <w:t>c</w:t>
      </w:r>
      <w:r>
        <w:t>ha</w:t>
      </w:r>
      <w:r>
        <w:rPr>
          <w:spacing w:val="-5"/>
        </w:rPr>
        <w:t>m</w:t>
      </w:r>
      <w:r>
        <w:rPr>
          <w:spacing w:val="5"/>
        </w:rPr>
        <w:t>b</w:t>
      </w:r>
      <w:r>
        <w:t>ers</w:t>
      </w:r>
      <w:r w:rsidR="00F9389F">
        <w:t xml:space="preserve"> </w:t>
      </w:r>
      <w:r>
        <w:rPr>
          <w:w w:val="113"/>
        </w:rPr>
        <w:t xml:space="preserve">to </w:t>
      </w:r>
      <w:r>
        <w:rPr>
          <w:w w:val="106"/>
        </w:rPr>
        <w:t>ac</w:t>
      </w:r>
      <w:r>
        <w:rPr>
          <w:w w:val="103"/>
        </w:rPr>
        <w:t>cou</w:t>
      </w:r>
      <w:r>
        <w:rPr>
          <w:spacing w:val="-5"/>
          <w:w w:val="110"/>
        </w:rPr>
        <w:t>n</w:t>
      </w:r>
      <w:r>
        <w:rPr>
          <w:w w:val="139"/>
        </w:rPr>
        <w:t>t</w:t>
      </w:r>
      <w:r>
        <w:rPr>
          <w:spacing w:val="6"/>
          <w:w w:val="139"/>
        </w:rPr>
        <w:t xml:space="preserve"> </w:t>
      </w:r>
      <w:r>
        <w:t>for</w:t>
      </w:r>
      <w:r>
        <w:rPr>
          <w:spacing w:val="11"/>
        </w:rPr>
        <w:t xml:space="preserve"> </w:t>
      </w:r>
      <w:r>
        <w:rPr>
          <w:spacing w:val="-5"/>
          <w:w w:val="99"/>
        </w:rPr>
        <w:t>c</w:t>
      </w:r>
      <w:r>
        <w:rPr>
          <w:w w:val="110"/>
        </w:rPr>
        <w:t>h</w:t>
      </w:r>
      <w:r>
        <w:rPr>
          <w:w w:val="108"/>
        </w:rPr>
        <w:t>a</w:t>
      </w:r>
      <w:r>
        <w:rPr>
          <w:spacing w:val="-5"/>
          <w:w w:val="108"/>
        </w:rPr>
        <w:t>m</w:t>
      </w:r>
      <w:r>
        <w:rPr>
          <w:spacing w:val="5"/>
          <w:w w:val="110"/>
        </w:rPr>
        <w:t>b</w:t>
      </w:r>
      <w:r>
        <w:rPr>
          <w:w w:val="99"/>
        </w:rPr>
        <w:t>e</w:t>
      </w:r>
      <w:r>
        <w:rPr>
          <w:w w:val="116"/>
        </w:rPr>
        <w:t xml:space="preserve">r </w:t>
      </w:r>
      <w:r>
        <w:t>effect</w:t>
      </w:r>
      <w:ins w:id="207" w:author="Yann Vitasse" w:date="2017-01-19T11:59:00Z">
        <w:r w:rsidR="005658C9">
          <w:t xml:space="preserve"> </w:t>
        </w:r>
      </w:ins>
      <w:r>
        <w:t>(e.g.</w:t>
      </w:r>
      <w:r w:rsidR="00F9389F">
        <w:t xml:space="preserve"> </w:t>
      </w:r>
      <w:proofErr w:type="spellStart"/>
      <w:r>
        <w:t>Mar</w:t>
      </w:r>
      <w:r>
        <w:rPr>
          <w:spacing w:val="-5"/>
        </w:rPr>
        <w:t>c</w:t>
      </w:r>
      <w:r>
        <w:t>hin</w:t>
      </w:r>
      <w:proofErr w:type="spellEnd"/>
      <w:r w:rsidR="00F9389F">
        <w:t xml:space="preserve"> </w:t>
      </w:r>
      <w:r>
        <w:t>et</w:t>
      </w:r>
      <w:r w:rsidR="00F9389F">
        <w:t xml:space="preserve"> </w:t>
      </w:r>
      <w:r>
        <w:t>al.,</w:t>
      </w:r>
      <w:r w:rsidR="00F9389F">
        <w:t xml:space="preserve"> </w:t>
      </w:r>
      <w:r>
        <w:t>2015).</w:t>
      </w:r>
      <w:r w:rsidR="00F9389F">
        <w:t xml:space="preserve"> </w:t>
      </w:r>
      <w:r>
        <w:rPr>
          <w:spacing w:val="5"/>
        </w:rPr>
        <w:t xml:space="preserve"> </w:t>
      </w:r>
      <w:r>
        <w:rPr>
          <w:spacing w:val="-19"/>
          <w:w w:val="114"/>
        </w:rPr>
        <w:t>F</w:t>
      </w:r>
      <w:r>
        <w:rPr>
          <w:w w:val="114"/>
        </w:rPr>
        <w:t>urther</w:t>
      </w:r>
      <w:r>
        <w:rPr>
          <w:spacing w:val="29"/>
          <w:w w:val="114"/>
        </w:rPr>
        <w:t xml:space="preserve"> </w:t>
      </w:r>
      <w:r>
        <w:rPr>
          <w:w w:val="110"/>
        </w:rPr>
        <w:t>d</w:t>
      </w:r>
      <w:r>
        <w:rPr>
          <w:spacing w:val="5"/>
          <w:w w:val="99"/>
        </w:rPr>
        <w:t>o</w:t>
      </w:r>
      <w:r>
        <w:rPr>
          <w:w w:val="99"/>
        </w:rPr>
        <w:t>c</w:t>
      </w:r>
      <w:r>
        <w:rPr>
          <w:w w:val="106"/>
        </w:rPr>
        <w:t>ume</w:t>
      </w:r>
      <w:r>
        <w:rPr>
          <w:spacing w:val="-5"/>
          <w:w w:val="110"/>
        </w:rPr>
        <w:t>n</w:t>
      </w:r>
      <w:r>
        <w:rPr>
          <w:w w:val="139"/>
        </w:rPr>
        <w:t>t</w:t>
      </w:r>
      <w:r>
        <w:rPr>
          <w:w w:val="122"/>
        </w:rPr>
        <w:t>at</w:t>
      </w:r>
      <w:r>
        <w:rPr>
          <w:w w:val="99"/>
        </w:rPr>
        <w:t>i</w:t>
      </w:r>
      <w:r>
        <w:rPr>
          <w:w w:val="105"/>
        </w:rPr>
        <w:t>on</w:t>
      </w:r>
      <w:r>
        <w:rPr>
          <w:spacing w:val="34"/>
          <w:w w:val="105"/>
        </w:rPr>
        <w:t xml:space="preserve"> </w:t>
      </w:r>
      <w:r>
        <w:t>and</w:t>
      </w:r>
      <w:r w:rsidR="00F9389F">
        <w:t xml:space="preserve"> </w:t>
      </w:r>
      <w:r>
        <w:t>analysis</w:t>
      </w:r>
      <w:r w:rsidR="00F9389F">
        <w:t xml:space="preserve"> </w:t>
      </w:r>
      <w:r>
        <w:t>of</w:t>
      </w:r>
      <w:r>
        <w:rPr>
          <w:spacing w:val="26"/>
        </w:rPr>
        <w:t xml:space="preserve"> </w:t>
      </w:r>
      <w:r>
        <w:rPr>
          <w:w w:val="112"/>
        </w:rPr>
        <w:t>the</w:t>
      </w:r>
      <w:r>
        <w:rPr>
          <w:spacing w:val="30"/>
          <w:w w:val="112"/>
        </w:rPr>
        <w:t xml:space="preserve"> </w:t>
      </w:r>
      <w:r>
        <w:t>effects</w:t>
      </w:r>
      <w:r>
        <w:rPr>
          <w:spacing w:val="37"/>
        </w:rPr>
        <w:t xml:space="preserve"> </w:t>
      </w:r>
      <w:r>
        <w:t>on</w:t>
      </w:r>
      <w:r>
        <w:rPr>
          <w:spacing w:val="43"/>
        </w:rPr>
        <w:t xml:space="preserve"> </w:t>
      </w:r>
      <w:r>
        <w:t>abiotic</w:t>
      </w:r>
      <w:r w:rsidR="00F9389F">
        <w:t xml:space="preserve"> </w:t>
      </w:r>
      <w:r>
        <w:t>and</w:t>
      </w:r>
      <w:r w:rsidR="00F9389F">
        <w:t xml:space="preserve"> </w:t>
      </w:r>
      <w:r>
        <w:rPr>
          <w:w w:val="110"/>
        </w:rPr>
        <w:t>biot</w:t>
      </w:r>
      <w:r>
        <w:rPr>
          <w:w w:val="99"/>
        </w:rPr>
        <w:t xml:space="preserve">ic </w:t>
      </w:r>
      <w:r>
        <w:t>factors,</w:t>
      </w:r>
      <w:r w:rsidR="00F9389F">
        <w:t xml:space="preserve"> </w:t>
      </w:r>
      <w:r>
        <w:t>as</w:t>
      </w:r>
      <w:r>
        <w:rPr>
          <w:spacing w:val="25"/>
        </w:rPr>
        <w:t xml:space="preserve"> </w:t>
      </w:r>
      <w:r>
        <w:rPr>
          <w:spacing w:val="-5"/>
        </w:rPr>
        <w:t>w</w:t>
      </w:r>
      <w:r>
        <w:t>ell</w:t>
      </w:r>
      <w:r>
        <w:rPr>
          <w:spacing w:val="10"/>
        </w:rPr>
        <w:t xml:space="preserve"> </w:t>
      </w:r>
      <w:r>
        <w:t>as</w:t>
      </w:r>
      <w:r>
        <w:rPr>
          <w:spacing w:val="25"/>
        </w:rPr>
        <w:t xml:space="preserve"> </w:t>
      </w:r>
      <w:r>
        <w:t>in</w:t>
      </w:r>
      <w:r>
        <w:rPr>
          <w:spacing w:val="22"/>
        </w:rPr>
        <w:t xml:space="preserve"> </w:t>
      </w:r>
      <w:r>
        <w:t>depth</w:t>
      </w:r>
      <w:r w:rsidR="00F9389F">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3"/>
        </w:rPr>
        <w:t xml:space="preserve"> </w:t>
      </w:r>
      <w:r>
        <w:t>of</w:t>
      </w:r>
      <w:r>
        <w:rPr>
          <w:spacing w:val="6"/>
        </w:rPr>
        <w:t xml:space="preserve"> </w:t>
      </w:r>
      <w:r>
        <w:t>h</w:t>
      </w:r>
      <w:r>
        <w:rPr>
          <w:spacing w:val="-5"/>
        </w:rPr>
        <w:t>o</w:t>
      </w:r>
      <w:r>
        <w:t>w</w:t>
      </w:r>
      <w:r>
        <w:rPr>
          <w:spacing w:val="21"/>
        </w:rPr>
        <w:t xml:space="preserve"> </w:t>
      </w:r>
      <w:r>
        <w:rPr>
          <w:w w:val="139"/>
        </w:rPr>
        <w:t>t</w:t>
      </w:r>
      <w:r>
        <w:rPr>
          <w:w w:val="110"/>
        </w:rPr>
        <w:t>h</w:t>
      </w:r>
      <w:r>
        <w:t>es</w:t>
      </w:r>
      <w:r>
        <w:rPr>
          <w:w w:val="99"/>
        </w:rPr>
        <w:t>e</w:t>
      </w:r>
      <w:r>
        <w:rPr>
          <w:spacing w:val="13"/>
        </w:rPr>
        <w:t xml:space="preserve"> </w:t>
      </w:r>
      <w:r>
        <w:rPr>
          <w:w w:val="99"/>
        </w:rPr>
        <w:t>e</w:t>
      </w:r>
      <w:r>
        <w:rPr>
          <w:w w:val="94"/>
        </w:rPr>
        <w:t>ffec</w:t>
      </w:r>
      <w:r>
        <w:rPr>
          <w:w w:val="139"/>
        </w:rPr>
        <w:t>t</w:t>
      </w:r>
      <w:r>
        <w:t>s</w:t>
      </w:r>
      <w:r>
        <w:rPr>
          <w:spacing w:val="13"/>
        </w:rPr>
        <w:t xml:space="preserve"> </w:t>
      </w:r>
      <w:r>
        <w:t>m</w:t>
      </w:r>
      <w:r>
        <w:rPr>
          <w:spacing w:val="-5"/>
        </w:rPr>
        <w:t>a</w:t>
      </w:r>
      <w:r>
        <w:t>y</w:t>
      </w:r>
      <w:r>
        <w:rPr>
          <w:spacing w:val="38"/>
        </w:rPr>
        <w:t xml:space="preserve"> </w:t>
      </w:r>
      <w:r>
        <w:rPr>
          <w:w w:val="107"/>
        </w:rPr>
        <w:t>al</w:t>
      </w:r>
      <w:r>
        <w:rPr>
          <w:w w:val="139"/>
        </w:rPr>
        <w:t>t</w:t>
      </w:r>
      <w:r>
        <w:rPr>
          <w:w w:val="99"/>
        </w:rPr>
        <w:t>e</w:t>
      </w:r>
      <w:r>
        <w:rPr>
          <w:w w:val="116"/>
        </w:rPr>
        <w:t>r</w:t>
      </w:r>
      <w:r>
        <w:rPr>
          <w:spacing w:val="13"/>
        </w:rPr>
        <w:t xml:space="preserve"> </w:t>
      </w:r>
      <w:r>
        <w:t>f</w:t>
      </w:r>
      <w:r>
        <w:rPr>
          <w:spacing w:val="5"/>
        </w:rPr>
        <w:t>o</w:t>
      </w:r>
      <w:r>
        <w:t>cal</w:t>
      </w:r>
      <w:r>
        <w:rPr>
          <w:spacing w:val="15"/>
        </w:rPr>
        <w:t xml:space="preserve"> </w:t>
      </w:r>
      <w:r>
        <w:rPr>
          <w:spacing w:val="-11"/>
        </w:rPr>
        <w:t>v</w:t>
      </w:r>
      <w:r>
        <w:t>ariables,</w:t>
      </w:r>
      <w:r w:rsidR="00F9389F">
        <w:t xml:space="preserve"> </w:t>
      </w:r>
      <w:r>
        <w:t>is</w:t>
      </w:r>
      <w:r>
        <w:rPr>
          <w:spacing w:val="13"/>
        </w:rPr>
        <w:t xml:space="preserve"> </w:t>
      </w:r>
      <w:r>
        <w:t>an</w:t>
      </w:r>
      <w:r>
        <w:rPr>
          <w:spacing w:val="34"/>
        </w:rPr>
        <w:t xml:space="preserve"> </w:t>
      </w:r>
      <w:r>
        <w:rPr>
          <w:w w:val="112"/>
        </w:rPr>
        <w:t>im</w:t>
      </w:r>
      <w:r>
        <w:rPr>
          <w:spacing w:val="7"/>
          <w:w w:val="112"/>
        </w:rPr>
        <w:t>p</w:t>
      </w:r>
      <w:r>
        <w:rPr>
          <w:w w:val="112"/>
        </w:rPr>
        <w:t>orta</w:t>
      </w:r>
      <w:r>
        <w:rPr>
          <w:spacing w:val="-6"/>
          <w:w w:val="112"/>
        </w:rPr>
        <w:t>n</w:t>
      </w:r>
      <w:r>
        <w:rPr>
          <w:w w:val="112"/>
        </w:rPr>
        <w:t>t</w:t>
      </w:r>
      <w:r>
        <w:rPr>
          <w:spacing w:val="7"/>
          <w:w w:val="112"/>
        </w:rPr>
        <w:t xml:space="preserve"> </w:t>
      </w:r>
      <w:r>
        <w:rPr>
          <w:w w:val="105"/>
        </w:rPr>
        <w:t>nex</w:t>
      </w:r>
      <w:r>
        <w:rPr>
          <w:w w:val="139"/>
        </w:rPr>
        <w:t xml:space="preserve">t </w:t>
      </w:r>
      <w:r>
        <w:t>step</w:t>
      </w:r>
      <w:r w:rsidR="00F9389F">
        <w:t xml:space="preserve"> </w:t>
      </w:r>
      <w:r>
        <w:t>for</w:t>
      </w:r>
      <w:r>
        <w:rPr>
          <w:spacing w:val="38"/>
        </w:rPr>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22"/>
        </w:rPr>
        <w:t>at</w:t>
      </w:r>
      <w:r>
        <w:rPr>
          <w:w w:val="99"/>
        </w:rPr>
        <w:t>i</w:t>
      </w:r>
      <w:r>
        <w:rPr>
          <w:w w:val="105"/>
        </w:rPr>
        <w:t>on</w:t>
      </w:r>
      <w:r>
        <w:rPr>
          <w:w w:val="110"/>
        </w:rPr>
        <w:t>,</w:t>
      </w:r>
      <w:r w:rsidR="00F9389F">
        <w:t xml:space="preserve"> </w:t>
      </w:r>
      <w:r>
        <w:rPr>
          <w:w w:val="112"/>
        </w:rPr>
        <w:t>par</w:t>
      </w:r>
      <w:r>
        <w:rPr>
          <w:w w:val="139"/>
        </w:rPr>
        <w:t>t</w:t>
      </w:r>
      <w:r>
        <w:rPr>
          <w:w w:val="99"/>
        </w:rPr>
        <w:t>i</w:t>
      </w:r>
      <w:r>
        <w:rPr>
          <w:w w:val="105"/>
        </w:rPr>
        <w:t>cu</w:t>
      </w:r>
      <w:r>
        <w:rPr>
          <w:w w:val="110"/>
        </w:rPr>
        <w:t>lar</w:t>
      </w:r>
      <w:r>
        <w:rPr>
          <w:w w:val="99"/>
        </w:rPr>
        <w:t>l</w:t>
      </w:r>
      <w:r>
        <w:rPr>
          <w:w w:val="105"/>
        </w:rPr>
        <w:t>y</w:t>
      </w:r>
      <w:r w:rsidR="00F9389F">
        <w:t xml:space="preserve"> </w:t>
      </w:r>
      <w:r>
        <w:t>if</w:t>
      </w:r>
      <w:r>
        <w:rPr>
          <w:spacing w:val="28"/>
        </w:rPr>
        <w:t xml:space="preserve"> </w:t>
      </w:r>
      <w:r>
        <w:rPr>
          <w:spacing w:val="-5"/>
        </w:rPr>
        <w:t>w</w:t>
      </w:r>
      <w:r>
        <w:t>e</w:t>
      </w:r>
      <w:r>
        <w:rPr>
          <w:spacing w:val="32"/>
        </w:rPr>
        <w:t xml:space="preserve"> </w:t>
      </w:r>
      <w:r>
        <w:t>wish</w:t>
      </w:r>
      <w:r>
        <w:rPr>
          <w:spacing w:val="43"/>
        </w:rPr>
        <w:t xml:space="preserve"> </w:t>
      </w:r>
      <w:r>
        <w:rPr>
          <w:w w:val="113"/>
        </w:rPr>
        <w:t>to</w:t>
      </w:r>
      <w:r>
        <w:rPr>
          <w:spacing w:val="28"/>
          <w:w w:val="113"/>
        </w:rPr>
        <w:t xml:space="preserve"> </w:t>
      </w:r>
      <w:r>
        <w:t>apply</w:t>
      </w:r>
      <w:r w:rsidR="00F9389F">
        <w:t xml:space="preserve"> </w:t>
      </w:r>
      <w:r>
        <w:t>results</w:t>
      </w:r>
      <w:r w:rsidR="00F9389F">
        <w:t xml:space="preserve"> </w:t>
      </w:r>
      <w:r>
        <w:rPr>
          <w:w w:val="113"/>
        </w:rPr>
        <w:t>to</w:t>
      </w:r>
      <w:r>
        <w:rPr>
          <w:spacing w:val="28"/>
          <w:w w:val="113"/>
        </w:rPr>
        <w:t xml:space="preserve"> </w:t>
      </w:r>
      <w:r>
        <w:t>forecasting.</w:t>
      </w:r>
      <w:r w:rsidR="00F9389F">
        <w:t xml:space="preserve"> </w:t>
      </w:r>
      <w:r>
        <w:rPr>
          <w:spacing w:val="43"/>
        </w:rPr>
        <w:t xml:space="preserve"> </w:t>
      </w:r>
      <w:r>
        <w:rPr>
          <w:spacing w:val="-17"/>
        </w:rPr>
        <w:t>T</w:t>
      </w:r>
      <w:r>
        <w:t>o</w:t>
      </w:r>
      <w:r w:rsidR="00F9389F">
        <w:t xml:space="preserve"> </w:t>
      </w:r>
      <w:r>
        <w:rPr>
          <w:w w:val="117"/>
        </w:rPr>
        <w:t>dat</w:t>
      </w:r>
      <w:r>
        <w:rPr>
          <w:w w:val="103"/>
        </w:rPr>
        <w:t xml:space="preserve">e, </w:t>
      </w:r>
      <w:r>
        <w:rPr>
          <w:w w:val="139"/>
        </w:rPr>
        <w:t>t</w:t>
      </w:r>
      <w:r>
        <w:rPr>
          <w:w w:val="105"/>
        </w:rPr>
        <w:t>he</w:t>
      </w:r>
      <w:r>
        <w:t>se</w:t>
      </w:r>
      <w:r>
        <w:rPr>
          <w:spacing w:val="21"/>
        </w:rPr>
        <w:t xml:space="preserve"> </w:t>
      </w:r>
      <w:r>
        <w:t>side</w:t>
      </w:r>
      <w:r>
        <w:rPr>
          <w:spacing w:val="30"/>
        </w:rPr>
        <w:t xml:space="preserve"> </w:t>
      </w:r>
      <w:r>
        <w:rPr>
          <w:w w:val="99"/>
        </w:rPr>
        <w:t>e</w:t>
      </w:r>
      <w:r>
        <w:rPr>
          <w:w w:val="94"/>
        </w:rPr>
        <w:t>ffec</w:t>
      </w:r>
      <w:r>
        <w:rPr>
          <w:w w:val="139"/>
        </w:rPr>
        <w:t>t</w:t>
      </w:r>
      <w:r>
        <w:t>s</w:t>
      </w:r>
      <w:r>
        <w:rPr>
          <w:spacing w:val="21"/>
        </w:rPr>
        <w:t xml:space="preserve"> </w:t>
      </w:r>
      <w:r>
        <w:t>are</w:t>
      </w:r>
      <w:r>
        <w:rPr>
          <w:spacing w:val="43"/>
        </w:rPr>
        <w:t xml:space="preserve"> </w:t>
      </w:r>
      <w:r>
        <w:t>rarely</w:t>
      </w:r>
      <w:r w:rsidR="00F9389F">
        <w:t xml:space="preserve"> </w:t>
      </w:r>
      <w:r>
        <w:rPr>
          <w:w w:val="116"/>
        </w:rPr>
        <w:t>r</w:t>
      </w:r>
      <w:r>
        <w:rPr>
          <w:w w:val="105"/>
        </w:rPr>
        <w:t>e</w:t>
      </w:r>
      <w:r>
        <w:rPr>
          <w:spacing w:val="5"/>
          <w:w w:val="105"/>
        </w:rPr>
        <w:t>p</w:t>
      </w:r>
      <w:r>
        <w:rPr>
          <w:w w:val="106"/>
        </w:rPr>
        <w:t>or</w:t>
      </w:r>
      <w:r>
        <w:rPr>
          <w:w w:val="139"/>
        </w:rPr>
        <w:t>t</w:t>
      </w:r>
      <w:r>
        <w:rPr>
          <w:w w:val="105"/>
        </w:rPr>
        <w:t>ed</w:t>
      </w:r>
      <w:r>
        <w:rPr>
          <w:spacing w:val="21"/>
          <w:w w:val="105"/>
        </w:rPr>
        <w:t xml:space="preserve"> </w:t>
      </w:r>
      <w:r>
        <w:t>or</w:t>
      </w:r>
      <w:r>
        <w:rPr>
          <w:spacing w:val="30"/>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05"/>
        </w:rPr>
        <w:t>ed</w:t>
      </w:r>
      <w:r>
        <w:rPr>
          <w:spacing w:val="21"/>
          <w:w w:val="105"/>
        </w:rPr>
        <w:t xml:space="preserve"> </w:t>
      </w:r>
      <w:r>
        <w:t>in</w:t>
      </w:r>
      <w:r>
        <w:rPr>
          <w:spacing w:val="30"/>
        </w:rPr>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4"/>
        </w:rPr>
        <w:t>s,</w:t>
      </w:r>
      <w:r>
        <w:rPr>
          <w:spacing w:val="23"/>
          <w:w w:val="104"/>
        </w:rPr>
        <w:t xml:space="preserve"> </w:t>
      </w:r>
      <w:r>
        <w:t>making</w:t>
      </w:r>
      <w:r w:rsidR="00F9389F">
        <w:t xml:space="preserve"> </w:t>
      </w:r>
      <w:r>
        <w:rPr>
          <w:w w:val="139"/>
        </w:rPr>
        <w:t>t</w:t>
      </w:r>
      <w:r>
        <w:rPr>
          <w:w w:val="105"/>
        </w:rPr>
        <w:t>he</w:t>
      </w:r>
      <w:r>
        <w:rPr>
          <w:w w:val="106"/>
        </w:rPr>
        <w:t>m</w:t>
      </w:r>
      <w:r>
        <w:rPr>
          <w:spacing w:val="21"/>
          <w:w w:val="106"/>
        </w:rPr>
        <w:t xml:space="preserve"> </w:t>
      </w:r>
      <w:r>
        <w:rPr>
          <w:spacing w:val="-25"/>
          <w:w w:val="112"/>
        </w:rPr>
        <w:t>”</w:t>
      </w:r>
      <w:r>
        <w:rPr>
          <w:w w:val="105"/>
        </w:rPr>
        <w:t>demon</w:t>
      </w:r>
      <w:r>
        <w:rPr>
          <w:w w:val="99"/>
        </w:rPr>
        <w:t>ic i</w:t>
      </w:r>
      <w:r>
        <w:rPr>
          <w:spacing w:val="-5"/>
          <w:w w:val="110"/>
        </w:rPr>
        <w:t>n</w:t>
      </w:r>
      <w:r>
        <w:rPr>
          <w:w w:val="139"/>
        </w:rPr>
        <w:t>t</w:t>
      </w:r>
      <w:r>
        <w:rPr>
          <w:w w:val="116"/>
        </w:rPr>
        <w:t>r</w:t>
      </w:r>
      <w:r>
        <w:rPr>
          <w:w w:val="110"/>
        </w:rPr>
        <w:t>u</w:t>
      </w:r>
      <w:r>
        <w:t>si</w:t>
      </w:r>
      <w:r>
        <w:rPr>
          <w:w w:val="103"/>
        </w:rPr>
        <w:t>ons</w:t>
      </w:r>
      <w:r>
        <w:rPr>
          <w:w w:val="112"/>
        </w:rPr>
        <w:t>”</w:t>
      </w:r>
      <w:r>
        <w:rPr>
          <w:spacing w:val="-5"/>
        </w:rPr>
        <w:t xml:space="preserve"> </w:t>
      </w:r>
      <w:r>
        <w:t>in</w:t>
      </w:r>
      <w:r>
        <w:rPr>
          <w:spacing w:val="29"/>
        </w:rPr>
        <w:t xml:space="preserve"> </w:t>
      </w:r>
      <w:r>
        <w:t>need</w:t>
      </w:r>
      <w:r>
        <w:rPr>
          <w:spacing w:val="39"/>
        </w:rPr>
        <w:t xml:space="preserve"> </w:t>
      </w:r>
      <w:r>
        <w:t>of</w:t>
      </w:r>
      <w:r>
        <w:rPr>
          <w:spacing w:val="13"/>
        </w:rPr>
        <w:t xml:space="preserve"> </w:t>
      </w:r>
      <w:r>
        <w:rPr>
          <w:spacing w:val="-100"/>
          <w:w w:val="149"/>
        </w:rPr>
        <w:t>ˆ</w:t>
      </w:r>
      <w:del w:id="208" w:author="Ellison, Aaron" w:date="2017-01-18T20:06:00Z">
        <w:r w:rsidDel="00F214CB">
          <w:rPr>
            <w:w w:val="112"/>
          </w:rPr>
          <w:delText>a</w:delText>
        </w:r>
        <w:r w:rsidDel="00F214CB">
          <w:rPr>
            <w:spacing w:val="-125"/>
            <w:w w:val="103"/>
          </w:rPr>
          <w:delText>A</w:delText>
        </w:r>
        <w:r w:rsidDel="00F214CB">
          <w:rPr>
            <w:w w:val="149"/>
            <w:position w:val="5"/>
          </w:rPr>
          <w:delText>˘</w:delText>
        </w:r>
        <w:r w:rsidDel="00F214CB">
          <w:rPr>
            <w:spacing w:val="-25"/>
            <w:position w:val="5"/>
          </w:rPr>
          <w:delText xml:space="preserve"> </w:delText>
        </w:r>
        <w:r w:rsidDel="00F214CB">
          <w:rPr>
            <w:w w:val="111"/>
          </w:rPr>
          <w:delText>IJ</w:delText>
        </w:r>
      </w:del>
      <w:ins w:id="209" w:author="Ellison, Aaron" w:date="2017-01-18T20:06:00Z">
        <w:r w:rsidR="00F214CB">
          <w:rPr>
            <w:w w:val="112"/>
          </w:rPr>
          <w:t>”</w:t>
        </w:r>
      </w:ins>
      <w:r>
        <w:rPr>
          <w:w w:val="111"/>
        </w:rPr>
        <w:t>eternal</w:t>
      </w:r>
      <w:r>
        <w:rPr>
          <w:spacing w:val="20"/>
          <w:w w:val="111"/>
        </w:rPr>
        <w:t xml:space="preserve"> </w:t>
      </w:r>
      <w:r>
        <w:t>vigilance”</w:t>
      </w:r>
      <w:r>
        <w:rPr>
          <w:spacing w:val="29"/>
        </w:rPr>
        <w:t xml:space="preserve"> </w:t>
      </w:r>
      <w:r>
        <w:rPr>
          <w:w w:val="113"/>
        </w:rPr>
        <w:t>to</w:t>
      </w:r>
      <w:r>
        <w:rPr>
          <w:spacing w:val="14"/>
          <w:w w:val="113"/>
        </w:rPr>
        <w:t xml:space="preserve"> </w:t>
      </w:r>
      <w:r>
        <w:rPr>
          <w:w w:val="116"/>
        </w:rPr>
        <w:t>r</w:t>
      </w:r>
      <w:r>
        <w:rPr>
          <w:w w:val="105"/>
        </w:rPr>
        <w:t>educ</w:t>
      </w:r>
      <w:r>
        <w:rPr>
          <w:w w:val="106"/>
        </w:rPr>
        <w:t>e</w:t>
      </w:r>
      <w:ins w:id="210" w:author="Yann Vitasse" w:date="2017-01-19T11:59:00Z">
        <w:r w:rsidR="005658C9">
          <w:rPr>
            <w:w w:val="106"/>
          </w:rPr>
          <w:t xml:space="preserve"> </w:t>
        </w:r>
      </w:ins>
      <w:r>
        <w:rPr>
          <w:w w:val="106"/>
        </w:rPr>
        <w:t>(</w:t>
      </w:r>
      <w:proofErr w:type="spellStart"/>
      <w:r>
        <w:rPr>
          <w:w w:val="106"/>
        </w:rPr>
        <w:t>Hu</w:t>
      </w:r>
      <w:r>
        <w:rPr>
          <w:w w:val="109"/>
        </w:rPr>
        <w:t>rl</w:t>
      </w:r>
      <w:r>
        <w:rPr>
          <w:spacing w:val="5"/>
          <w:w w:val="110"/>
        </w:rPr>
        <w:t>b</w:t>
      </w:r>
      <w:r>
        <w:rPr>
          <w:w w:val="107"/>
        </w:rPr>
        <w:t>er</w:t>
      </w:r>
      <w:r>
        <w:rPr>
          <w:w w:val="139"/>
        </w:rPr>
        <w:t>t</w:t>
      </w:r>
      <w:proofErr w:type="spellEnd"/>
      <w:r>
        <w:rPr>
          <w:w w:val="110"/>
        </w:rPr>
        <w:t>,</w:t>
      </w:r>
      <w:r>
        <w:rPr>
          <w:spacing w:val="20"/>
        </w:rPr>
        <w:t xml:space="preserve"> </w:t>
      </w:r>
      <w:r>
        <w:t>1984).</w:t>
      </w:r>
      <w:r w:rsidR="00F9389F">
        <w:t xml:space="preserve"> </w:t>
      </w:r>
      <w:r>
        <w:t>There</w:t>
      </w:r>
      <w:r w:rsidR="00F9389F">
        <w:t xml:space="preserve"> </w:t>
      </w:r>
      <w:r>
        <w:t>will</w:t>
      </w:r>
      <w:r>
        <w:rPr>
          <w:spacing w:val="17"/>
        </w:rPr>
        <w:t xml:space="preserve"> </w:t>
      </w:r>
      <w:r>
        <w:t>al</w:t>
      </w:r>
      <w:r>
        <w:rPr>
          <w:spacing w:val="-5"/>
        </w:rPr>
        <w:t>wa</w:t>
      </w:r>
      <w:r>
        <w:t>ys</w:t>
      </w:r>
      <w:r>
        <w:rPr>
          <w:spacing w:val="44"/>
        </w:rPr>
        <w:t xml:space="preserve"> </w:t>
      </w:r>
      <w:r>
        <w:rPr>
          <w:spacing w:val="5"/>
        </w:rPr>
        <w:t>b</w:t>
      </w:r>
      <w:r>
        <w:t>e</w:t>
      </w:r>
      <w:r>
        <w:rPr>
          <w:spacing w:val="29"/>
        </w:rPr>
        <w:t xml:space="preserve"> </w:t>
      </w:r>
      <w:r>
        <w:t>some</w:t>
      </w:r>
      <w:r>
        <w:rPr>
          <w:spacing w:val="29"/>
        </w:rPr>
        <w:t xml:space="preserve"> </w:t>
      </w:r>
      <w:r>
        <w:rPr>
          <w:w w:val="114"/>
        </w:rPr>
        <w:t>ar</w:t>
      </w:r>
      <w:r>
        <w:rPr>
          <w:w w:val="139"/>
        </w:rPr>
        <w:t>t</w:t>
      </w:r>
      <w:r>
        <w:rPr>
          <w:w w:val="95"/>
        </w:rPr>
        <w:t>if</w:t>
      </w:r>
      <w:r>
        <w:rPr>
          <w:w w:val="114"/>
        </w:rPr>
        <w:t>act</w:t>
      </w:r>
      <w:r>
        <w:t xml:space="preserve">s </w:t>
      </w:r>
      <w:r>
        <w:rPr>
          <w:w w:val="110"/>
        </w:rPr>
        <w:t>p</w:t>
      </w:r>
      <w:r>
        <w:rPr>
          <w:w w:val="107"/>
        </w:rPr>
        <w:t>re</w:t>
      </w:r>
      <w:r>
        <w:t>se</w:t>
      </w:r>
      <w:r>
        <w:rPr>
          <w:spacing w:val="-5"/>
          <w:w w:val="110"/>
        </w:rPr>
        <w:t>n</w:t>
      </w:r>
      <w:r>
        <w:rPr>
          <w:w w:val="139"/>
        </w:rPr>
        <w:t>t</w:t>
      </w:r>
      <w:r w:rsidR="00F9389F">
        <w:t xml:space="preserve"> </w:t>
      </w:r>
      <w:r>
        <w:t>in</w:t>
      </w:r>
      <w:r>
        <w:rPr>
          <w:spacing w:val="36"/>
        </w:rPr>
        <w:t xml:space="preserve"> </w:t>
      </w:r>
      <w:r>
        <w:t>a</w:t>
      </w:r>
      <w:r>
        <w:rPr>
          <w:spacing w:val="-5"/>
        </w:rPr>
        <w:t>n</w:t>
      </w:r>
      <w:r>
        <w:t>y</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10"/>
        </w:rPr>
        <w:t>,</w:t>
      </w:r>
      <w:r w:rsidR="00F9389F">
        <w:t xml:space="preserve"> </w:t>
      </w:r>
      <w:r>
        <w:t>no</w:t>
      </w:r>
      <w:r>
        <w:rPr>
          <w:spacing w:val="37"/>
        </w:rPr>
        <w:t xml:space="preserve"> </w:t>
      </w:r>
      <w:r>
        <w:rPr>
          <w:w w:val="114"/>
        </w:rPr>
        <w:t>matter</w:t>
      </w:r>
      <w:r>
        <w:rPr>
          <w:spacing w:val="24"/>
          <w:w w:val="114"/>
        </w:rPr>
        <w:t xml:space="preserve"> </w:t>
      </w:r>
      <w:r>
        <w:t>h</w:t>
      </w:r>
      <w:r>
        <w:rPr>
          <w:spacing w:val="-5"/>
        </w:rPr>
        <w:t>o</w:t>
      </w:r>
      <w:r>
        <w:t>w</w:t>
      </w:r>
      <w:r>
        <w:rPr>
          <w:spacing w:val="35"/>
        </w:rPr>
        <w:t xml:space="preserve"> </w:t>
      </w:r>
      <w:r>
        <w:rPr>
          <w:spacing w:val="5"/>
          <w:w w:val="110"/>
        </w:rPr>
        <w:t>p</w:t>
      </w:r>
      <w:r>
        <w:rPr>
          <w:w w:val="99"/>
        </w:rPr>
        <w:t>e</w:t>
      </w:r>
      <w:r>
        <w:rPr>
          <w:w w:val="104"/>
        </w:rPr>
        <w:t>rf</w:t>
      </w:r>
      <w:r>
        <w:rPr>
          <w:w w:val="99"/>
        </w:rPr>
        <w:t>ec</w:t>
      </w:r>
      <w:r>
        <w:rPr>
          <w:w w:val="139"/>
        </w:rPr>
        <w:t>t</w:t>
      </w:r>
      <w:r>
        <w:rPr>
          <w:w w:val="103"/>
        </w:rPr>
        <w:t>ly</w:t>
      </w:r>
      <w:r w:rsidR="00F9389F">
        <w:t xml:space="preserve"> </w:t>
      </w:r>
      <w:r>
        <w:t>designed;</w:t>
      </w:r>
      <w:r w:rsidR="00F9389F">
        <w:t xml:space="preserve"> </w:t>
      </w:r>
      <w:r>
        <w:rPr>
          <w:spacing w:val="-5"/>
        </w:rPr>
        <w:t>w</w:t>
      </w:r>
      <w:r>
        <w:t>e</w:t>
      </w:r>
      <w:r>
        <w:rPr>
          <w:spacing w:val="25"/>
        </w:rPr>
        <w:t xml:space="preserve"> </w:t>
      </w:r>
      <w:r>
        <w:t>argue</w:t>
      </w:r>
      <w:r w:rsidR="00F9389F">
        <w:t xml:space="preserve"> </w:t>
      </w:r>
      <w:r>
        <w:t>here</w:t>
      </w:r>
      <w:r>
        <w:rPr>
          <w:spacing w:val="48"/>
        </w:rPr>
        <w:t xml:space="preserve"> </w:t>
      </w:r>
      <w:r>
        <w:t>for</w:t>
      </w:r>
      <w:r>
        <w:rPr>
          <w:spacing w:val="31"/>
        </w:rPr>
        <w:t xml:space="preserve"> </w:t>
      </w:r>
      <w:r>
        <w:t>a</w:t>
      </w:r>
      <w:r>
        <w:rPr>
          <w:spacing w:val="39"/>
        </w:rPr>
        <w:t xml:space="preserve"> </w:t>
      </w:r>
      <w:r>
        <w:rPr>
          <w:spacing w:val="6"/>
          <w:w w:val="112"/>
        </w:rPr>
        <w:t>b</w:t>
      </w:r>
      <w:r>
        <w:rPr>
          <w:w w:val="112"/>
        </w:rPr>
        <w:t>etter</w:t>
      </w:r>
      <w:r>
        <w:rPr>
          <w:spacing w:val="31"/>
          <w:w w:val="112"/>
        </w:rPr>
        <w:t xml:space="preserve"> </w:t>
      </w:r>
      <w:r>
        <w:rPr>
          <w:w w:val="112"/>
        </w:rPr>
        <w:t>understanding</w:t>
      </w:r>
      <w:r>
        <w:rPr>
          <w:spacing w:val="-13"/>
          <w:w w:val="112"/>
        </w:rPr>
        <w:t xml:space="preserve"> </w:t>
      </w:r>
      <w:r>
        <w:t>of what</w:t>
      </w:r>
      <w:r w:rsidR="00F9389F">
        <w:t xml:space="preserve"> </w:t>
      </w:r>
      <w:r>
        <w:rPr>
          <w:w w:val="139"/>
        </w:rPr>
        <w:t>t</w:t>
      </w:r>
      <w:r>
        <w:rPr>
          <w:w w:val="103"/>
        </w:rPr>
        <w:t>hos</w:t>
      </w:r>
      <w:r>
        <w:rPr>
          <w:w w:val="99"/>
        </w:rPr>
        <w:t>e</w:t>
      </w:r>
      <w:r>
        <w:rPr>
          <w:spacing w:val="11"/>
          <w:w w:val="99"/>
        </w:rPr>
        <w:t xml:space="preserve"> </w:t>
      </w:r>
      <w:r>
        <w:rPr>
          <w:w w:val="114"/>
        </w:rPr>
        <w:t>ar</w:t>
      </w:r>
      <w:r>
        <w:rPr>
          <w:w w:val="139"/>
        </w:rPr>
        <w:t>t</w:t>
      </w:r>
      <w:r>
        <w:rPr>
          <w:w w:val="99"/>
        </w:rPr>
        <w:t>i</w:t>
      </w:r>
      <w:r>
        <w:rPr>
          <w:w w:val="102"/>
        </w:rPr>
        <w:t>fac</w:t>
      </w:r>
      <w:r>
        <w:rPr>
          <w:w w:val="116"/>
        </w:rPr>
        <w:t>ts</w:t>
      </w:r>
      <w:r>
        <w:rPr>
          <w:spacing w:val="11"/>
          <w:w w:val="116"/>
        </w:rPr>
        <w:t xml:space="preserve"> </w:t>
      </w:r>
      <w:r>
        <w:t>are</w:t>
      </w:r>
      <w:r>
        <w:rPr>
          <w:spacing w:val="32"/>
        </w:rPr>
        <w:t xml:space="preserve"> </w:t>
      </w:r>
      <w:r>
        <w:t>in</w:t>
      </w:r>
      <w:r>
        <w:rPr>
          <w:spacing w:val="20"/>
        </w:rPr>
        <w:t xml:space="preserve"> </w:t>
      </w:r>
      <w:r>
        <w:t>climate</w:t>
      </w:r>
      <w:r w:rsidR="00F9389F">
        <w:t xml:space="preserv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12"/>
          <w:w w:val="110"/>
        </w:rPr>
        <w:t xml:space="preserve"> </w:t>
      </w:r>
      <w:r>
        <w:t>and</w:t>
      </w:r>
      <w:r>
        <w:rPr>
          <w:spacing w:val="43"/>
        </w:rPr>
        <w:t xml:space="preserve"> </w:t>
      </w:r>
      <w:r>
        <w:t>a</w:t>
      </w:r>
      <w:r>
        <w:rPr>
          <w:spacing w:val="22"/>
        </w:rPr>
        <w:t xml:space="preserve"> </w:t>
      </w:r>
      <w:r>
        <w:t>fuller</w:t>
      </w:r>
      <w:r>
        <w:rPr>
          <w:spacing w:val="25"/>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1"/>
          <w:w w:val="105"/>
        </w:rPr>
        <w:t xml:space="preserve"> </w:t>
      </w:r>
      <w:r>
        <w:t>of</w:t>
      </w:r>
      <w:r>
        <w:rPr>
          <w:spacing w:val="3"/>
        </w:rPr>
        <w:t xml:space="preserve"> </w:t>
      </w:r>
      <w:r>
        <w:t>h</w:t>
      </w:r>
      <w:r>
        <w:rPr>
          <w:spacing w:val="-5"/>
        </w:rPr>
        <w:t>o</w:t>
      </w:r>
      <w:r>
        <w:t>w,</w:t>
      </w:r>
      <w:r>
        <w:rPr>
          <w:spacing w:val="25"/>
        </w:rPr>
        <w:t xml:space="preserve"> </w:t>
      </w:r>
      <w:r>
        <w:t>if</w:t>
      </w:r>
      <w:r>
        <w:rPr>
          <w:spacing w:val="4"/>
        </w:rPr>
        <w:t xml:space="preserve"> </w:t>
      </w:r>
      <w:r>
        <w:t>at</w:t>
      </w:r>
      <w:r>
        <w:rPr>
          <w:spacing w:val="43"/>
        </w:rPr>
        <w:t xml:space="preserve"> </w:t>
      </w:r>
      <w:r>
        <w:t>all,</w:t>
      </w:r>
      <w:r>
        <w:rPr>
          <w:spacing w:val="26"/>
        </w:rPr>
        <w:t xml:space="preserve"> </w:t>
      </w:r>
      <w:r>
        <w:rPr>
          <w:w w:val="139"/>
        </w:rPr>
        <w:t>t</w:t>
      </w:r>
      <w:r>
        <w:rPr>
          <w:w w:val="105"/>
        </w:rPr>
        <w:t>hey</w:t>
      </w:r>
      <w:r>
        <w:rPr>
          <w:spacing w:val="11"/>
          <w:w w:val="105"/>
        </w:rPr>
        <w:t xml:space="preserve"> </w:t>
      </w:r>
      <w:r>
        <w:rPr>
          <w:w w:val="108"/>
        </w:rPr>
        <w:t>m</w:t>
      </w:r>
      <w:r>
        <w:rPr>
          <w:spacing w:val="-5"/>
          <w:w w:val="108"/>
        </w:rPr>
        <w:t>a</w:t>
      </w:r>
      <w:r>
        <w:rPr>
          <w:w w:val="105"/>
        </w:rPr>
        <w:t xml:space="preserve">y </w:t>
      </w:r>
      <w:r>
        <w:t>affect</w:t>
      </w:r>
      <w:r>
        <w:rPr>
          <w:spacing w:val="31"/>
        </w:rPr>
        <w:t xml:space="preserve"> </w:t>
      </w:r>
      <w:r>
        <w:rPr>
          <w:w w:val="139"/>
        </w:rPr>
        <w:t>t</w:t>
      </w:r>
      <w:r>
        <w:rPr>
          <w:w w:val="116"/>
        </w:rPr>
        <w:t>r</w:t>
      </w:r>
      <w:r>
        <w:rPr>
          <w:w w:val="108"/>
        </w:rPr>
        <w:t>ans</w:t>
      </w:r>
      <w:r>
        <w:rPr>
          <w:w w:val="116"/>
        </w:rPr>
        <w:t>lat</w:t>
      </w:r>
      <w:r>
        <w:rPr>
          <w:w w:val="99"/>
        </w:rPr>
        <w:t>i</w:t>
      </w:r>
      <w:r>
        <w:rPr>
          <w:w w:val="110"/>
        </w:rPr>
        <w:t>n</w:t>
      </w:r>
      <w:r>
        <w:rPr>
          <w:w w:val="99"/>
        </w:rPr>
        <w:t>g</w:t>
      </w:r>
      <w:r>
        <w:rPr>
          <w:spacing w:val="16"/>
        </w:rPr>
        <w:t xml:space="preserve"> </w:t>
      </w:r>
      <w:r>
        <w:rPr>
          <w:w w:val="112"/>
        </w:rPr>
        <w:t>the</w:t>
      </w:r>
      <w:r>
        <w:rPr>
          <w:spacing w:val="12"/>
          <w:w w:val="112"/>
        </w:rPr>
        <w:t xml:space="preserve"> </w:t>
      </w:r>
      <w:r>
        <w:rPr>
          <w:w w:val="107"/>
        </w:rPr>
        <w:t>re</w:t>
      </w:r>
      <w:r>
        <w:rPr>
          <w:w w:val="106"/>
        </w:rPr>
        <w:t>su</w:t>
      </w:r>
      <w:r>
        <w:rPr>
          <w:w w:val="99"/>
        </w:rPr>
        <w:t>l</w:t>
      </w:r>
      <w:r>
        <w:rPr>
          <w:w w:val="139"/>
        </w:rPr>
        <w:t>t</w:t>
      </w:r>
      <w:r>
        <w:t>s</w:t>
      </w:r>
      <w:r>
        <w:rPr>
          <w:spacing w:val="16"/>
        </w:rPr>
        <w:t xml:space="preserve"> </w:t>
      </w:r>
      <w:r>
        <w:t>of</w:t>
      </w:r>
      <w:r>
        <w:rPr>
          <w:spacing w:val="9"/>
        </w:rPr>
        <w:t xml:space="preserve"> </w:t>
      </w:r>
      <w:r>
        <w:t>these</w:t>
      </w:r>
      <w:r>
        <w:rPr>
          <w:spacing w:val="46"/>
        </w:rPr>
        <w:t xml:space="preserve"> </w:t>
      </w:r>
      <w:r>
        <w:rPr>
          <w:w w:val="99"/>
        </w:rPr>
        <w:t>e</w:t>
      </w:r>
      <w:r>
        <w:rPr>
          <w:w w:val="107"/>
        </w:rPr>
        <w:t>x</w:t>
      </w:r>
      <w:r>
        <w:rPr>
          <w:spacing w:val="5"/>
          <w:w w:val="107"/>
        </w:rPr>
        <w:t>p</w:t>
      </w:r>
      <w:r>
        <w:rPr>
          <w:w w:val="99"/>
        </w:rPr>
        <w:t>e</w:t>
      </w:r>
      <w:r>
        <w:rPr>
          <w:w w:val="109"/>
        </w:rPr>
        <w:t>ri</w:t>
      </w:r>
      <w:r>
        <w:rPr>
          <w:w w:val="104"/>
        </w:rPr>
        <w:t>me</w:t>
      </w:r>
      <w:r>
        <w:rPr>
          <w:spacing w:val="-5"/>
          <w:w w:val="110"/>
        </w:rPr>
        <w:t>n</w:t>
      </w:r>
      <w:r>
        <w:rPr>
          <w:w w:val="139"/>
        </w:rPr>
        <w:t>t</w:t>
      </w:r>
      <w:r>
        <w:t>s</w:t>
      </w:r>
      <w:r>
        <w:rPr>
          <w:spacing w:val="16"/>
        </w:rPr>
        <w:t xml:space="preserve"> </w:t>
      </w:r>
      <w:r>
        <w:rPr>
          <w:w w:val="106"/>
        </w:rPr>
        <w:t>i</w:t>
      </w:r>
      <w:r>
        <w:rPr>
          <w:spacing w:val="-5"/>
          <w:w w:val="106"/>
        </w:rPr>
        <w:t>n</w:t>
      </w:r>
      <w:r>
        <w:rPr>
          <w:w w:val="139"/>
        </w:rPr>
        <w:t>t</w:t>
      </w:r>
      <w:r>
        <w:rPr>
          <w:w w:val="99"/>
        </w:rPr>
        <w:t>o</w:t>
      </w:r>
      <w:r>
        <w:rPr>
          <w:spacing w:val="16"/>
        </w:rPr>
        <w:t xml:space="preserve"> </w:t>
      </w:r>
      <w:r>
        <w:rPr>
          <w:w w:val="91"/>
        </w:rPr>
        <w:t>f</w:t>
      </w:r>
      <w:r>
        <w:rPr>
          <w:w w:val="104"/>
        </w:rPr>
        <w:t>orecas</w:t>
      </w:r>
      <w:r>
        <w:rPr>
          <w:w w:val="116"/>
        </w:rPr>
        <w:t>ts</w:t>
      </w:r>
      <w:r>
        <w:rPr>
          <w:w w:val="110"/>
        </w:rPr>
        <w:t>.</w:t>
      </w:r>
    </w:p>
    <w:p w14:paraId="4C654828" w14:textId="77777777" w:rsidR="005B53EE" w:rsidRDefault="005B53EE" w:rsidP="00F9389F">
      <w:pPr>
        <w:spacing w:line="200" w:lineRule="exact"/>
      </w:pPr>
    </w:p>
    <w:p w14:paraId="648E0DDB" w14:textId="77777777" w:rsidR="005B53EE" w:rsidRDefault="005B53EE" w:rsidP="00F9389F">
      <w:pPr>
        <w:spacing w:before="13" w:line="280" w:lineRule="exact"/>
        <w:rPr>
          <w:sz w:val="28"/>
          <w:szCs w:val="28"/>
        </w:rPr>
      </w:pPr>
    </w:p>
    <w:p w14:paraId="38B676E8" w14:textId="77777777" w:rsidR="005B53EE" w:rsidRDefault="00F5753A" w:rsidP="00F9389F">
      <w:pPr>
        <w:ind w:left="117" w:right="2395"/>
        <w:rPr>
          <w:sz w:val="28"/>
          <w:szCs w:val="28"/>
        </w:rPr>
      </w:pPr>
      <w:r>
        <w:rPr>
          <w:w w:val="119"/>
          <w:sz w:val="28"/>
          <w:szCs w:val="28"/>
        </w:rPr>
        <w:t>Secondary</w:t>
      </w:r>
      <w:r>
        <w:rPr>
          <w:spacing w:val="64"/>
          <w:w w:val="119"/>
          <w:sz w:val="28"/>
          <w:szCs w:val="28"/>
        </w:rPr>
        <w:t xml:space="preserve"> </w:t>
      </w:r>
      <w:r>
        <w:rPr>
          <w:w w:val="119"/>
          <w:sz w:val="28"/>
          <w:szCs w:val="28"/>
        </w:rPr>
        <w:t>effects</w:t>
      </w:r>
      <w:r>
        <w:rPr>
          <w:spacing w:val="15"/>
          <w:w w:val="119"/>
          <w:sz w:val="28"/>
          <w:szCs w:val="28"/>
        </w:rPr>
        <w:t xml:space="preserve"> </w:t>
      </w:r>
      <w:r>
        <w:rPr>
          <w:sz w:val="28"/>
          <w:szCs w:val="28"/>
        </w:rPr>
        <w:t>of</w:t>
      </w:r>
      <w:r>
        <w:rPr>
          <w:spacing w:val="64"/>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2"/>
          <w:w w:val="122"/>
          <w:sz w:val="28"/>
          <w:szCs w:val="28"/>
        </w:rPr>
        <w:t xml:space="preserve"> </w:t>
      </w:r>
      <w:r>
        <w:rPr>
          <w:w w:val="123"/>
          <w:sz w:val="28"/>
          <w:szCs w:val="28"/>
        </w:rPr>
        <w:t>m</w:t>
      </w:r>
      <w:r>
        <w:rPr>
          <w:w w:val="126"/>
          <w:sz w:val="28"/>
          <w:szCs w:val="28"/>
        </w:rPr>
        <w:t>a</w:t>
      </w:r>
      <w:r>
        <w:rPr>
          <w:w w:val="124"/>
          <w:sz w:val="28"/>
          <w:szCs w:val="28"/>
        </w:rPr>
        <w:t>nipul</w:t>
      </w:r>
      <w:r>
        <w:rPr>
          <w:w w:val="126"/>
          <w:sz w:val="28"/>
          <w:szCs w:val="28"/>
        </w:rPr>
        <w:t>a</w:t>
      </w:r>
      <w:r>
        <w:rPr>
          <w:w w:val="138"/>
          <w:sz w:val="28"/>
          <w:szCs w:val="28"/>
        </w:rPr>
        <w:t>ti</w:t>
      </w:r>
      <w:r>
        <w:rPr>
          <w:w w:val="120"/>
          <w:sz w:val="28"/>
          <w:szCs w:val="28"/>
        </w:rPr>
        <w:t>ons</w:t>
      </w:r>
    </w:p>
    <w:p w14:paraId="4AFC6EC8" w14:textId="77777777" w:rsidR="005B53EE" w:rsidRDefault="005B53EE" w:rsidP="00F9389F">
      <w:pPr>
        <w:spacing w:before="2" w:line="120" w:lineRule="exact"/>
        <w:rPr>
          <w:sz w:val="13"/>
          <w:szCs w:val="13"/>
        </w:rPr>
      </w:pPr>
    </w:p>
    <w:p w14:paraId="5132D9F4" w14:textId="77777777" w:rsidR="005B53EE" w:rsidRDefault="005B53EE" w:rsidP="00F9389F">
      <w:pPr>
        <w:spacing w:line="200" w:lineRule="exact"/>
      </w:pPr>
    </w:p>
    <w:p w14:paraId="26E043AD" w14:textId="77777777" w:rsidR="005B53EE" w:rsidRDefault="00F5753A" w:rsidP="00F9389F">
      <w:pPr>
        <w:spacing w:line="249" w:lineRule="auto"/>
        <w:ind w:left="117" w:right="83"/>
      </w:pPr>
      <w:r>
        <w:t>Climate</w:t>
      </w:r>
      <w:r w:rsidR="00F9389F">
        <w:t xml:space="preserve"> </w:t>
      </w:r>
      <w:r>
        <w:rPr>
          <w:spacing w:val="-5"/>
        </w:rPr>
        <w:t>c</w:t>
      </w:r>
      <w:r>
        <w:t>hange</w:t>
      </w:r>
      <w:r>
        <w:rPr>
          <w:spacing w:val="42"/>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4"/>
        </w:rPr>
        <w:t xml:space="preserve"> </w:t>
      </w:r>
      <w:r>
        <w:rPr>
          <w:w w:val="96"/>
        </w:rPr>
        <w:t>of</w:t>
      </w:r>
      <w:r>
        <w:rPr>
          <w:w w:val="139"/>
        </w:rPr>
        <w:t>t</w:t>
      </w:r>
      <w:r>
        <w:rPr>
          <w:w w:val="105"/>
        </w:rPr>
        <w:t>en</w:t>
      </w:r>
      <w:r>
        <w:rPr>
          <w:spacing w:val="14"/>
        </w:rPr>
        <w:t xml:space="preserve"> </w:t>
      </w:r>
      <w:r>
        <w:t>seek</w:t>
      </w:r>
      <w:r>
        <w:rPr>
          <w:spacing w:val="18"/>
        </w:rPr>
        <w:t xml:space="preserve"> </w:t>
      </w:r>
      <w:r>
        <w:rPr>
          <w:w w:val="112"/>
        </w:rPr>
        <w:t>to</w:t>
      </w:r>
      <w:r>
        <w:rPr>
          <w:spacing w:val="10"/>
          <w:w w:val="112"/>
        </w:rPr>
        <w:t xml:space="preserve"> </w:t>
      </w:r>
      <w:r>
        <w:rPr>
          <w:w w:val="112"/>
        </w:rPr>
        <w:t>manipulate</w:t>
      </w:r>
      <w:r>
        <w:rPr>
          <w:spacing w:val="-18"/>
          <w:w w:val="112"/>
        </w:rPr>
        <w:t xml:space="preserve"> </w:t>
      </w:r>
      <w:r>
        <w:t>one</w:t>
      </w:r>
      <w:r>
        <w:rPr>
          <w:spacing w:val="23"/>
        </w:rPr>
        <w:t xml:space="preserve"> </w:t>
      </w:r>
      <w:r>
        <w:t>or</w:t>
      </w:r>
      <w:r>
        <w:rPr>
          <w:spacing w:val="24"/>
        </w:rPr>
        <w:t xml:space="preserve"> </w:t>
      </w:r>
      <w:r>
        <w:rPr>
          <w:spacing w:val="-5"/>
          <w:w w:val="139"/>
        </w:rPr>
        <w:t>t</w:t>
      </w:r>
      <w:r>
        <w:rPr>
          <w:spacing w:val="-5"/>
          <w:w w:val="99"/>
        </w:rPr>
        <w:t>w</w:t>
      </w:r>
      <w:r>
        <w:rPr>
          <w:w w:val="99"/>
        </w:rPr>
        <w:t>o</w:t>
      </w:r>
      <w:r>
        <w:rPr>
          <w:spacing w:val="13"/>
        </w:rPr>
        <w:t xml:space="preserve"> </w:t>
      </w:r>
      <w:r>
        <w:t>climate</w:t>
      </w:r>
      <w:r w:rsidR="00F9389F">
        <w:t xml:space="preserve"> </w:t>
      </w:r>
      <w:r>
        <w:rPr>
          <w:spacing w:val="-11"/>
        </w:rPr>
        <w:t>v</w:t>
      </w:r>
      <w:r>
        <w:t>ariables,</w:t>
      </w:r>
      <w:r w:rsidR="00F9389F">
        <w:t xml:space="preserve"> </w:t>
      </w:r>
      <w:r>
        <w:t>su</w:t>
      </w:r>
      <w:r>
        <w:rPr>
          <w:spacing w:val="-5"/>
        </w:rPr>
        <w:t>c</w:t>
      </w:r>
      <w:r>
        <w:t>h</w:t>
      </w:r>
      <w:r>
        <w:rPr>
          <w:spacing w:val="33"/>
        </w:rPr>
        <w:t xml:space="preserve"> </w:t>
      </w:r>
      <w:r>
        <w:t>as</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4"/>
        </w:rPr>
        <w:t xml:space="preserve"> </w:t>
      </w:r>
      <w:r>
        <w:rPr>
          <w:w w:val="111"/>
        </w:rPr>
        <w:t xml:space="preserve">and </w:t>
      </w:r>
      <w:r>
        <w:rPr>
          <w:w w:val="109"/>
        </w:rPr>
        <w:t>precipitation.</w:t>
      </w:r>
      <w:r>
        <w:rPr>
          <w:spacing w:val="51"/>
          <w:w w:val="109"/>
        </w:rPr>
        <w:t xml:space="preserve"> </w:t>
      </w:r>
      <w:r>
        <w:t>H</w:t>
      </w:r>
      <w:r>
        <w:rPr>
          <w:spacing w:val="-5"/>
        </w:rPr>
        <w:t>ow</w:t>
      </w:r>
      <w:r>
        <w:t>e</w:t>
      </w:r>
      <w:r>
        <w:rPr>
          <w:spacing w:val="-5"/>
        </w:rPr>
        <w:t>v</w:t>
      </w:r>
      <w:r>
        <w:t>er,</w:t>
      </w:r>
      <w:r>
        <w:rPr>
          <w:spacing w:val="43"/>
        </w:rPr>
        <w:t xml:space="preserve"> </w:t>
      </w:r>
      <w:r>
        <w:rPr>
          <w:w w:val="139"/>
        </w:rPr>
        <w:t>t</w:t>
      </w:r>
      <w:r>
        <w:rPr>
          <w:w w:val="105"/>
        </w:rPr>
        <w:t>he</w:t>
      </w:r>
      <w:r>
        <w:rPr>
          <w:w w:val="107"/>
        </w:rPr>
        <w:t>re</w:t>
      </w:r>
      <w:r>
        <w:rPr>
          <w:spacing w:val="22"/>
        </w:rPr>
        <w:t xml:space="preserve"> </w:t>
      </w:r>
      <w:r>
        <w:t>are</w:t>
      </w:r>
      <w:r>
        <w:rPr>
          <w:spacing w:val="43"/>
        </w:rPr>
        <w:t xml:space="preserve"> </w:t>
      </w:r>
      <w:r>
        <w:t>li</w:t>
      </w:r>
      <w:r>
        <w:rPr>
          <w:spacing w:val="-5"/>
        </w:rPr>
        <w:t>k</w:t>
      </w:r>
      <w:r>
        <w:t>ely</w:t>
      </w:r>
      <w:r>
        <w:rPr>
          <w:spacing w:val="28"/>
        </w:rPr>
        <w:t xml:space="preserve"> </w:t>
      </w:r>
      <w:r>
        <w:rPr>
          <w:w w:val="113"/>
        </w:rPr>
        <w:t>to</w:t>
      </w:r>
      <w:r>
        <w:rPr>
          <w:spacing w:val="16"/>
          <w:w w:val="113"/>
        </w:rPr>
        <w:t xml:space="preserve"> </w:t>
      </w:r>
      <w:r>
        <w:rPr>
          <w:spacing w:val="5"/>
        </w:rPr>
        <w:t>b</w:t>
      </w:r>
      <w:r>
        <w:t>e</w:t>
      </w:r>
      <w:r>
        <w:rPr>
          <w:spacing w:val="31"/>
        </w:rPr>
        <w:t xml:space="preserve"> </w:t>
      </w:r>
      <w:r>
        <w:rPr>
          <w:w w:val="110"/>
        </w:rPr>
        <w:t>n</w:t>
      </w:r>
      <w:r>
        <w:rPr>
          <w:w w:val="103"/>
        </w:rPr>
        <w:t>on-</w:t>
      </w:r>
      <w:r>
        <w:rPr>
          <w:w w:val="139"/>
        </w:rPr>
        <w:t>t</w:t>
      </w:r>
      <w:r>
        <w:rPr>
          <w:w w:val="106"/>
        </w:rPr>
        <w:t>arge</w:t>
      </w:r>
      <w:r>
        <w:rPr>
          <w:w w:val="139"/>
        </w:rPr>
        <w:t>t</w:t>
      </w:r>
      <w:r>
        <w:rPr>
          <w:spacing w:val="22"/>
        </w:rPr>
        <w:t xml:space="preserve"> </w:t>
      </w:r>
      <w:r>
        <w:t>abiotic</w:t>
      </w:r>
      <w:r w:rsidR="00F9389F">
        <w:t xml:space="preserve"> </w:t>
      </w:r>
      <w:r>
        <w:t>and</w:t>
      </w:r>
      <w:r w:rsidR="00F9389F">
        <w:t xml:space="preserve"> </w:t>
      </w:r>
      <w:r>
        <w:t>biotic</w:t>
      </w:r>
      <w:r w:rsidR="00F9389F">
        <w:t xml:space="preserve"> </w:t>
      </w:r>
      <w:r>
        <w:t>factors</w:t>
      </w:r>
      <w:r w:rsidR="00F9389F">
        <w:t xml:space="preserve"> </w:t>
      </w:r>
      <w:r>
        <w:rPr>
          <w:w w:val="121"/>
        </w:rPr>
        <w:t>that</w:t>
      </w:r>
      <w:r>
        <w:rPr>
          <w:spacing w:val="12"/>
          <w:w w:val="121"/>
        </w:rPr>
        <w:t xml:space="preserve"> </w:t>
      </w:r>
      <w:r>
        <w:t>are</w:t>
      </w:r>
      <w:r>
        <w:rPr>
          <w:spacing w:val="43"/>
        </w:rPr>
        <w:t xml:space="preserve"> </w:t>
      </w:r>
      <w:r>
        <w:t>also</w:t>
      </w:r>
      <w:r>
        <w:rPr>
          <w:spacing w:val="31"/>
        </w:rPr>
        <w:t xml:space="preserve"> </w:t>
      </w:r>
      <w:r>
        <w:t>affected</w:t>
      </w:r>
      <w:r>
        <w:rPr>
          <w:spacing w:val="47"/>
        </w:rPr>
        <w:t xml:space="preserve"> </w:t>
      </w:r>
      <w:r>
        <w:rPr>
          <w:spacing w:val="-5"/>
          <w:w w:val="110"/>
        </w:rPr>
        <w:t>b</w:t>
      </w:r>
      <w:r>
        <w:rPr>
          <w:w w:val="105"/>
        </w:rPr>
        <w:t xml:space="preserve">y </w:t>
      </w:r>
      <w:r>
        <w:rPr>
          <w:w w:val="139"/>
        </w:rPr>
        <w:t>t</w:t>
      </w:r>
      <w:r>
        <w:rPr>
          <w:w w:val="105"/>
        </w:rPr>
        <w:t>he</w:t>
      </w:r>
      <w:r>
        <w:t>se</w:t>
      </w:r>
      <w:r>
        <w:rPr>
          <w:spacing w:val="14"/>
        </w:rPr>
        <w:t xml:space="preserve"> </w:t>
      </w:r>
      <w:r>
        <w:rPr>
          <w:w w:val="108"/>
        </w:rPr>
        <w:t>manipulations.</w:t>
      </w:r>
      <w:r>
        <w:rPr>
          <w:spacing w:val="36"/>
          <w:w w:val="108"/>
        </w:rPr>
        <w:t xml:space="preserve"> </w:t>
      </w:r>
      <w:r>
        <w:rPr>
          <w:spacing w:val="-17"/>
        </w:rPr>
        <w:t>F</w:t>
      </w:r>
      <w:r>
        <w:t>or</w:t>
      </w:r>
      <w:r>
        <w:rPr>
          <w:spacing w:val="42"/>
        </w:rPr>
        <w:t xml:space="preserve"> </w:t>
      </w:r>
      <w:r>
        <w:t>example,</w:t>
      </w:r>
      <w:r w:rsidR="00F9389F">
        <w:t xml:space="preserve"> </w:t>
      </w:r>
      <w:r>
        <w:rPr>
          <w:w w:val="112"/>
        </w:rPr>
        <w:t>precipitation</w:t>
      </w:r>
      <w:r>
        <w:rPr>
          <w:spacing w:val="-22"/>
          <w:w w:val="112"/>
        </w:rPr>
        <w:t xml:space="preserve"> </w:t>
      </w:r>
      <w:r>
        <w:rPr>
          <w:w w:val="112"/>
        </w:rPr>
        <w:t>treatme</w:t>
      </w:r>
      <w:r>
        <w:rPr>
          <w:spacing w:val="-6"/>
          <w:w w:val="112"/>
        </w:rPr>
        <w:t>n</w:t>
      </w:r>
      <w:r>
        <w:rPr>
          <w:w w:val="112"/>
        </w:rPr>
        <w:t>ts</w:t>
      </w:r>
      <w:r>
        <w:rPr>
          <w:spacing w:val="15"/>
          <w:w w:val="112"/>
        </w:rPr>
        <w:t xml:space="preserve"> </w:t>
      </w:r>
      <w:r>
        <w:rPr>
          <w:spacing w:val="-5"/>
          <w:w w:val="139"/>
        </w:rPr>
        <w:t>t</w:t>
      </w:r>
      <w:r>
        <w:rPr>
          <w:w w:val="105"/>
        </w:rPr>
        <w:t>y</w:t>
      </w:r>
      <w:r>
        <w:rPr>
          <w:w w:val="110"/>
        </w:rPr>
        <w:t>p</w:t>
      </w:r>
      <w:r>
        <w:rPr>
          <w:w w:val="99"/>
        </w:rPr>
        <w:t>i</w:t>
      </w:r>
      <w:r>
        <w:rPr>
          <w:w w:val="104"/>
        </w:rPr>
        <w:t>cal</w:t>
      </w:r>
      <w:r>
        <w:rPr>
          <w:w w:val="99"/>
        </w:rPr>
        <w:t>l</w:t>
      </w:r>
      <w:r>
        <w:rPr>
          <w:w w:val="105"/>
        </w:rPr>
        <w:t>y</w:t>
      </w:r>
      <w:r>
        <w:rPr>
          <w:spacing w:val="14"/>
        </w:rPr>
        <w:t xml:space="preserve"> </w:t>
      </w:r>
      <w:r>
        <w:t>reduce</w:t>
      </w:r>
      <w:r>
        <w:rPr>
          <w:spacing w:val="4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14"/>
        </w:rPr>
        <w:t xml:space="preserve"> </w:t>
      </w:r>
      <w:r>
        <w:t>in</w:t>
      </w:r>
      <w:r>
        <w:rPr>
          <w:spacing w:val="23"/>
        </w:rPr>
        <w:t xml:space="preserve"> </w:t>
      </w:r>
      <w:r>
        <w:t>climate</w:t>
      </w:r>
      <w:r w:rsidR="00F9389F">
        <w:t xml:space="preserve"> </w:t>
      </w:r>
      <w:r>
        <w:rPr>
          <w:spacing w:val="-5"/>
          <w:w w:val="99"/>
        </w:rPr>
        <w:t>c</w:t>
      </w:r>
      <w:r>
        <w:rPr>
          <w:w w:val="111"/>
        </w:rPr>
        <w:t>han</w:t>
      </w:r>
      <w:r>
        <w:rPr>
          <w:w w:val="99"/>
        </w:rPr>
        <w:t xml:space="preserve">ge </w:t>
      </w:r>
      <w:r>
        <w:rPr>
          <w:w w:val="107"/>
        </w:rPr>
        <w:t>manipulations(Sherry</w:t>
      </w:r>
      <w:r>
        <w:rPr>
          <w:spacing w:val="31"/>
          <w:w w:val="107"/>
        </w:rPr>
        <w:t xml:space="preserve"> </w:t>
      </w:r>
      <w:r>
        <w:t>et</w:t>
      </w:r>
      <w:r>
        <w:rPr>
          <w:spacing w:val="39"/>
        </w:rPr>
        <w:t xml:space="preserve"> </w:t>
      </w:r>
      <w:r>
        <w:t>al.,</w:t>
      </w:r>
      <w:r>
        <w:rPr>
          <w:spacing w:val="46"/>
        </w:rPr>
        <w:t xml:space="preserve"> </w:t>
      </w:r>
      <w:r>
        <w:t>2007;</w:t>
      </w:r>
      <w:r>
        <w:rPr>
          <w:spacing w:val="17"/>
        </w:rPr>
        <w:t xml:space="preserve"> </w:t>
      </w:r>
      <w:proofErr w:type="spellStart"/>
      <w:r>
        <w:t>Rollinson</w:t>
      </w:r>
      <w:proofErr w:type="spellEnd"/>
      <w:r w:rsidR="00F9389F">
        <w:t xml:space="preserve"> </w:t>
      </w:r>
      <w:r>
        <w:t>&amp;</w:t>
      </w:r>
      <w:r>
        <w:rPr>
          <w:spacing w:val="20"/>
        </w:rPr>
        <w:t xml:space="preserve"> </w:t>
      </w:r>
      <w:r>
        <w:t>K</w:t>
      </w:r>
      <w:r>
        <w:rPr>
          <w:spacing w:val="-5"/>
        </w:rPr>
        <w:t>ay</w:t>
      </w:r>
      <w:r>
        <w:t>e,</w:t>
      </w:r>
      <w:r w:rsidR="00F9389F">
        <w:t xml:space="preserve"> </w:t>
      </w:r>
      <w:r>
        <w:t>2012;</w:t>
      </w:r>
      <w:r>
        <w:rPr>
          <w:spacing w:val="16"/>
        </w:rPr>
        <w:t xml:space="preserve"> </w:t>
      </w:r>
      <w:r>
        <w:t>McDaniel</w:t>
      </w:r>
      <w:r w:rsidR="00F9389F">
        <w:t xml:space="preserve"> </w:t>
      </w:r>
      <w:r>
        <w:t>et</w:t>
      </w:r>
      <w:r>
        <w:rPr>
          <w:spacing w:val="39"/>
        </w:rPr>
        <w:t xml:space="preserve"> </w:t>
      </w:r>
      <w:r>
        <w:t>al.,</w:t>
      </w:r>
      <w:r>
        <w:rPr>
          <w:spacing w:val="46"/>
        </w:rPr>
        <w:t xml:space="preserve"> </w:t>
      </w:r>
      <w:r>
        <w:t>2014).</w:t>
      </w:r>
      <w:r w:rsidR="00F9389F">
        <w:t xml:space="preserve"> </w:t>
      </w:r>
      <w:r>
        <w:t>McDaniel</w:t>
      </w:r>
      <w:r w:rsidR="00F9389F">
        <w:t xml:space="preserve"> </w:t>
      </w:r>
      <w:r>
        <w:rPr>
          <w:w w:val="114"/>
        </w:rPr>
        <w:t>et</w:t>
      </w:r>
      <w:r>
        <w:rPr>
          <w:spacing w:val="16"/>
          <w:w w:val="114"/>
        </w:rPr>
        <w:t xml:space="preserve"> </w:t>
      </w:r>
      <w:r>
        <w:t>al.</w:t>
      </w:r>
      <w:r w:rsidR="00F9389F">
        <w:t xml:space="preserve"> </w:t>
      </w:r>
      <w:r>
        <w:rPr>
          <w:w w:val="116"/>
        </w:rPr>
        <w:t>(</w:t>
      </w:r>
      <w:r>
        <w:rPr>
          <w:w w:val="101"/>
        </w:rPr>
        <w:t xml:space="preserve">2014) </w:t>
      </w:r>
      <w:r>
        <w:t>obser</w:t>
      </w:r>
      <w:r>
        <w:rPr>
          <w:spacing w:val="-5"/>
        </w:rPr>
        <w:t>v</w:t>
      </w:r>
      <w:r>
        <w:t>ed</w:t>
      </w:r>
      <w:r w:rsidR="00F9389F">
        <w:t xml:space="preserve"> </w:t>
      </w:r>
      <w:r>
        <w:rPr>
          <w:w w:val="121"/>
        </w:rPr>
        <w:t>that</w:t>
      </w:r>
      <w:r>
        <w:rPr>
          <w:spacing w:val="11"/>
          <w:w w:val="121"/>
        </w:rPr>
        <w:t xml:space="preserve"> </w:t>
      </w:r>
      <w:r>
        <w:t>a</w:t>
      </w:r>
      <w:r>
        <w:rPr>
          <w:spacing w:val="32"/>
        </w:rPr>
        <w:t xml:space="preserve"> </w:t>
      </w:r>
      <w:r>
        <w:rPr>
          <w:spacing w:val="-5"/>
          <w:w w:val="139"/>
        </w:rPr>
        <w:t>t</w:t>
      </w:r>
      <w:r>
        <w:rPr>
          <w:spacing w:val="-6"/>
          <w:w w:val="99"/>
        </w:rPr>
        <w:t>w</w:t>
      </w:r>
      <w:r>
        <w:rPr>
          <w:w w:val="105"/>
        </w:rPr>
        <w:t>e</w:t>
      </w:r>
      <w:r>
        <w:rPr>
          <w:spacing w:val="-5"/>
          <w:w w:val="105"/>
        </w:rPr>
        <w:t>n</w:t>
      </w:r>
      <w:r>
        <w:rPr>
          <w:spacing w:val="-5"/>
          <w:w w:val="139"/>
        </w:rPr>
        <w:t>t</w:t>
      </w:r>
      <w:r>
        <w:rPr>
          <w:w w:val="105"/>
        </w:rPr>
        <w:t>y</w:t>
      </w:r>
      <w:r>
        <w:rPr>
          <w:spacing w:val="21"/>
          <w:w w:val="105"/>
        </w:rPr>
        <w:t xml:space="preserve"> </w:t>
      </w:r>
      <w:r>
        <w:rPr>
          <w:spacing w:val="5"/>
          <w:w w:val="110"/>
        </w:rPr>
        <w:t>p</w:t>
      </w:r>
      <w:r>
        <w:rPr>
          <w:w w:val="107"/>
        </w:rPr>
        <w:t>er</w:t>
      </w:r>
      <w:r>
        <w:rPr>
          <w:w w:val="99"/>
        </w:rPr>
        <w:t>ce</w:t>
      </w:r>
      <w:r>
        <w:rPr>
          <w:spacing w:val="-5"/>
          <w:w w:val="110"/>
        </w:rPr>
        <w:t>n</w:t>
      </w:r>
      <w:r>
        <w:rPr>
          <w:w w:val="139"/>
        </w:rPr>
        <w:t>t</w:t>
      </w:r>
      <w:r>
        <w:rPr>
          <w:spacing w:val="21"/>
          <w:w w:val="139"/>
        </w:rPr>
        <w:t xml:space="preserve"> </w:t>
      </w:r>
      <w:r>
        <w:t>increase</w:t>
      </w:r>
      <w:r w:rsidR="00F9389F">
        <w:t xml:space="preserve"> </w:t>
      </w:r>
      <w:r>
        <w:t>in</w:t>
      </w:r>
      <w:r>
        <w:rPr>
          <w:spacing w:val="31"/>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21"/>
          <w:w w:val="103"/>
        </w:rPr>
        <w:t xml:space="preserve"> </w:t>
      </w:r>
      <w:r>
        <w:t>reduced</w:t>
      </w:r>
      <w:r w:rsidR="00F9389F">
        <w:t xml:space="preserve"> </w:t>
      </w:r>
      <w:r>
        <w:t>mean</w:t>
      </w:r>
      <w:r w:rsidR="00F9389F">
        <w:t xml:space="preserve"> </w:t>
      </w:r>
      <w:r>
        <w:t>hourly</w:t>
      </w:r>
      <w:r w:rsidR="00F9389F">
        <w:t xml:space="preserve"> </w:t>
      </w:r>
      <w:r>
        <w:rPr>
          <w:w w:val="110"/>
        </w:rPr>
        <w:t>tem</w:t>
      </w:r>
      <w:r>
        <w:rPr>
          <w:spacing w:val="5"/>
          <w:w w:val="110"/>
        </w:rPr>
        <w:t>p</w:t>
      </w:r>
      <w:r>
        <w:rPr>
          <w:w w:val="110"/>
        </w:rPr>
        <w:t>eratures</w:t>
      </w:r>
      <w:r>
        <w:rPr>
          <w:spacing w:val="18"/>
          <w:w w:val="110"/>
        </w:rPr>
        <w:t xml:space="preserve"> </w:t>
      </w:r>
      <w:r>
        <w:rPr>
          <w:spacing w:val="-5"/>
        </w:rPr>
        <w:t>b</w:t>
      </w:r>
      <w:r>
        <w:t>y</w:t>
      </w:r>
      <w:r>
        <w:rPr>
          <w:spacing w:val="36"/>
        </w:rPr>
        <w:t xml:space="preserve"> </w:t>
      </w:r>
      <w:r>
        <w:t>0.3</w:t>
      </w:r>
      <w:r>
        <w:rPr>
          <w:spacing w:val="25"/>
        </w:rPr>
        <w:t xml:space="preserve"> </w:t>
      </w:r>
      <w:r>
        <w:rPr>
          <w:w w:val="110"/>
        </w:rPr>
        <w:t>d</w:t>
      </w:r>
      <w:r>
        <w:rPr>
          <w:w w:val="104"/>
        </w:rPr>
        <w:t>egr</w:t>
      </w:r>
      <w:r>
        <w:rPr>
          <w:w w:val="99"/>
        </w:rPr>
        <w:t>ee</w:t>
      </w:r>
      <w:r>
        <w:t>s Celsius</w:t>
      </w:r>
      <w:r w:rsidR="00F9389F">
        <w:t xml:space="preserve"> </w:t>
      </w:r>
      <w:r>
        <w:rPr>
          <w:spacing w:val="-5"/>
        </w:rPr>
        <w:t>ov</w:t>
      </w:r>
      <w:r>
        <w:t>er</w:t>
      </w:r>
      <w:r>
        <w:rPr>
          <w:spacing w:val="47"/>
        </w:rPr>
        <w:t xml:space="preserve"> </w:t>
      </w:r>
      <w:r>
        <w:rPr>
          <w:w w:val="112"/>
        </w:rPr>
        <w:t>the</w:t>
      </w:r>
      <w:r>
        <w:rPr>
          <w:spacing w:val="28"/>
          <w:w w:val="112"/>
        </w:rPr>
        <w:t xml:space="preserve"> </w:t>
      </w:r>
      <w:r>
        <w:t>course</w:t>
      </w:r>
      <w:r w:rsidR="00F9389F">
        <w:t xml:space="preserve"> </w:t>
      </w:r>
      <w:r>
        <w:t>of</w:t>
      </w:r>
      <w:r>
        <w:rPr>
          <w:spacing w:val="25"/>
        </w:rPr>
        <w:t xml:space="preserve"> </w:t>
      </w:r>
      <w:r>
        <w:t>their</w:t>
      </w:r>
      <w:r w:rsidR="00F9389F">
        <w:t xml:space="preserve"> </w:t>
      </w:r>
      <w:r>
        <w:rPr>
          <w:spacing w:val="-5"/>
          <w:w w:val="139"/>
        </w:rPr>
        <w:t>t</w:t>
      </w:r>
      <w:r>
        <w:rPr>
          <w:spacing w:val="-6"/>
          <w:w w:val="99"/>
        </w:rPr>
        <w:t>w</w:t>
      </w:r>
      <w:r>
        <w:rPr>
          <w:w w:val="101"/>
        </w:rPr>
        <w:t>o-</w:t>
      </w:r>
      <w:r>
        <w:rPr>
          <w:spacing w:val="-5"/>
          <w:w w:val="101"/>
        </w:rPr>
        <w:t>y</w:t>
      </w:r>
      <w:r>
        <w:rPr>
          <w:w w:val="109"/>
        </w:rPr>
        <w:t>ear</w:t>
      </w:r>
      <w:r w:rsidR="00F9389F">
        <w:t xml:space="preserve"> </w:t>
      </w:r>
      <w:r>
        <w:rPr>
          <w:w w:val="107"/>
        </w:rPr>
        <w:t>ex</w:t>
      </w:r>
      <w:r>
        <w:rPr>
          <w:spacing w:val="5"/>
          <w:w w:val="107"/>
        </w:rPr>
        <w:t>p</w:t>
      </w:r>
      <w:r>
        <w:rPr>
          <w:w w:val="107"/>
        </w:rPr>
        <w:t>erime</w:t>
      </w:r>
      <w:r>
        <w:rPr>
          <w:spacing w:val="-5"/>
          <w:w w:val="107"/>
        </w:rPr>
        <w:t>n</w:t>
      </w:r>
      <w:r>
        <w:rPr>
          <w:w w:val="107"/>
        </w:rPr>
        <w:t>t.</w:t>
      </w:r>
      <w:r w:rsidR="00F9389F">
        <w:rPr>
          <w:w w:val="107"/>
        </w:rPr>
        <w:t xml:space="preserve"> </w:t>
      </w:r>
      <w:r>
        <w:t>The</w:t>
      </w:r>
      <w:r w:rsidR="00F9389F">
        <w:t xml:space="preserve"> </w:t>
      </w:r>
      <w:r>
        <w:rPr>
          <w:w w:val="108"/>
        </w:rPr>
        <w:t>magnitude</w:t>
      </w:r>
      <w:r>
        <w:rPr>
          <w:spacing w:val="31"/>
          <w:w w:val="108"/>
        </w:rPr>
        <w:t xml:space="preserve"> </w:t>
      </w:r>
      <w:r>
        <w:t>of</w:t>
      </w:r>
      <w:r>
        <w:rPr>
          <w:spacing w:val="25"/>
        </w:rPr>
        <w:t xml:space="preserve"> </w:t>
      </w:r>
      <w:r>
        <w:rPr>
          <w:w w:val="139"/>
        </w:rPr>
        <w:t>t</w:t>
      </w:r>
      <w:r>
        <w:rPr>
          <w:w w:val="106"/>
        </w:rPr>
        <w:t>hi</w:t>
      </w:r>
      <w:r>
        <w:t>s</w:t>
      </w:r>
      <w:r w:rsidR="00F9389F">
        <w:t xml:space="preserve"> </w:t>
      </w:r>
      <w:r>
        <w:rPr>
          <w:w w:val="99"/>
        </w:rPr>
        <w:t>e</w:t>
      </w:r>
      <w:r>
        <w:rPr>
          <w:w w:val="94"/>
        </w:rPr>
        <w:t>ffec</w:t>
      </w:r>
      <w:r>
        <w:rPr>
          <w:w w:val="139"/>
        </w:rPr>
        <w:t>t</w:t>
      </w:r>
      <w:r w:rsidR="00F9389F">
        <w:t xml:space="preserve"> </w:t>
      </w:r>
      <w:r>
        <w:t>can</w:t>
      </w:r>
      <w:r w:rsidR="00F9389F">
        <w:t xml:space="preserve"> </w:t>
      </w:r>
      <w:r>
        <w:rPr>
          <w:spacing w:val="-11"/>
        </w:rPr>
        <w:t>v</w:t>
      </w:r>
      <w:r>
        <w:t>ary</w:t>
      </w:r>
      <w:r w:rsidR="00F9389F">
        <w:t xml:space="preserve"> </w:t>
      </w:r>
      <w:r>
        <w:t>in</w:t>
      </w:r>
      <w:r>
        <w:rPr>
          <w:spacing w:val="41"/>
        </w:rPr>
        <w:t xml:space="preserve"> </w:t>
      </w:r>
      <w:r>
        <w:t>space</w:t>
      </w:r>
      <w:r w:rsidR="00F9389F">
        <w:t xml:space="preserve"> </w:t>
      </w:r>
      <w:r>
        <w:rPr>
          <w:w w:val="111"/>
        </w:rPr>
        <w:t>an</w:t>
      </w:r>
      <w:r>
        <w:rPr>
          <w:w w:val="110"/>
        </w:rPr>
        <w:t xml:space="preserve">d </w:t>
      </w:r>
      <w:r>
        <w:rPr>
          <w:w w:val="139"/>
        </w:rPr>
        <w:t>t</w:t>
      </w:r>
      <w:r>
        <w:rPr>
          <w:w w:val="99"/>
        </w:rPr>
        <w:t>i</w:t>
      </w:r>
      <w:r>
        <w:rPr>
          <w:w w:val="105"/>
        </w:rPr>
        <w:t>me,</w:t>
      </w:r>
      <w:r>
        <w:rPr>
          <w:spacing w:val="16"/>
        </w:rPr>
        <w:t xml:space="preserve"> </w:t>
      </w:r>
      <w:r>
        <w:t>h</w:t>
      </w:r>
      <w:r>
        <w:rPr>
          <w:spacing w:val="-5"/>
        </w:rPr>
        <w:t>ow</w:t>
      </w:r>
      <w:r>
        <w:t>e</w:t>
      </w:r>
      <w:r>
        <w:rPr>
          <w:spacing w:val="-5"/>
        </w:rPr>
        <w:t>v</w:t>
      </w:r>
      <w:r>
        <w:t>er</w:t>
      </w:r>
      <w:r>
        <w:rPr>
          <w:spacing w:val="37"/>
        </w:rPr>
        <w:t xml:space="preserve"> </w:t>
      </w:r>
      <w:r>
        <w:t>(Figure</w:t>
      </w:r>
      <w:r w:rsidR="00F9389F">
        <w:t xml:space="preserve"> </w:t>
      </w:r>
      <w:r>
        <w:rPr>
          <w:w w:val="107"/>
        </w:rPr>
        <w:t>3).</w:t>
      </w:r>
    </w:p>
    <w:p w14:paraId="04911C1E" w14:textId="77777777" w:rsidR="005B53EE" w:rsidRDefault="005B53EE" w:rsidP="00F9389F">
      <w:pPr>
        <w:spacing w:before="4" w:line="140" w:lineRule="exact"/>
        <w:rPr>
          <w:sz w:val="14"/>
          <w:szCs w:val="14"/>
        </w:rPr>
      </w:pPr>
    </w:p>
    <w:p w14:paraId="4DF05D53" w14:textId="77777777" w:rsidR="005B53EE" w:rsidRDefault="00F5753A" w:rsidP="00F9389F">
      <w:pPr>
        <w:ind w:left="117" w:right="87"/>
      </w:pPr>
      <w:r>
        <w:t>In</w:t>
      </w:r>
      <w:r>
        <w:rPr>
          <w:spacing w:val="48"/>
        </w:rPr>
        <w:t xml:space="preserve"> </w:t>
      </w:r>
      <w:r>
        <w:rPr>
          <w:w w:val="111"/>
        </w:rPr>
        <w:t>add</w:t>
      </w:r>
      <w:r>
        <w:rPr>
          <w:w w:val="99"/>
        </w:rPr>
        <w:t>i</w:t>
      </w:r>
      <w:r>
        <w:rPr>
          <w:w w:val="139"/>
        </w:rPr>
        <w:t>t</w:t>
      </w:r>
      <w:r>
        <w:rPr>
          <w:w w:val="99"/>
        </w:rPr>
        <w:t>i</w:t>
      </w:r>
      <w:r>
        <w:rPr>
          <w:w w:val="106"/>
        </w:rPr>
        <w:t>on,</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rsidR="00F9389F">
        <w:t xml:space="preserve"> </w:t>
      </w:r>
      <w:r>
        <w:rPr>
          <w:spacing w:val="-5"/>
        </w:rPr>
        <w:t>w</w:t>
      </w:r>
      <w:r>
        <w:t>arming</w:t>
      </w:r>
      <w:r w:rsidR="00F9389F">
        <w:t xml:space="preserve"> </w:t>
      </w:r>
      <w:r>
        <w:rPr>
          <w:spacing w:val="-5"/>
          <w:w w:val="139"/>
        </w:rPr>
        <w:t>t</w:t>
      </w:r>
      <w:r>
        <w:rPr>
          <w:w w:val="105"/>
        </w:rPr>
        <w:t>y</w:t>
      </w:r>
      <w:r>
        <w:rPr>
          <w:w w:val="110"/>
        </w:rPr>
        <w:t>p</w:t>
      </w:r>
      <w:r>
        <w:rPr>
          <w:w w:val="99"/>
        </w:rPr>
        <w:t>ic</w:t>
      </w:r>
      <w:r>
        <w:rPr>
          <w:w w:val="107"/>
        </w:rPr>
        <w:t>al</w:t>
      </w:r>
      <w:r>
        <w:rPr>
          <w:w w:val="103"/>
        </w:rPr>
        <w:t>ly</w:t>
      </w:r>
      <w:r w:rsidR="00F9389F">
        <w:t xml:space="preserve"> </w:t>
      </w:r>
      <w:r>
        <w:t>reduces</w:t>
      </w:r>
      <w:r w:rsidR="00F9389F">
        <w:t xml:space="preserve"> </w:t>
      </w:r>
      <w:r>
        <w:rPr>
          <w:spacing w:val="-11"/>
        </w:rPr>
        <w:t>v</w:t>
      </w:r>
      <w:r>
        <w:t>a</w:t>
      </w:r>
      <w:r>
        <w:rPr>
          <w:spacing w:val="5"/>
        </w:rPr>
        <w:t>p</w:t>
      </w:r>
      <w:r>
        <w:t>or</w:t>
      </w:r>
      <w:r w:rsidR="00F9389F">
        <w:t xml:space="preserve"> </w:t>
      </w:r>
      <w:r>
        <w:t>pressure</w:t>
      </w:r>
      <w:r w:rsidR="00F9389F">
        <w:t xml:space="preserve"> </w:t>
      </w:r>
      <w:r>
        <w:t>deficit</w:t>
      </w:r>
      <w:r w:rsidR="00F9389F">
        <w:t xml:space="preserve"> </w:t>
      </w:r>
      <w:r>
        <w:t>and</w:t>
      </w:r>
      <w:r w:rsidR="00F9389F">
        <w:t xml:space="preserve"> </w:t>
      </w:r>
      <w:r>
        <w:t>soil</w:t>
      </w:r>
      <w:r>
        <w:rPr>
          <w:spacing w:val="32"/>
        </w:rPr>
        <w:t xml:space="preserve"> </w:t>
      </w:r>
      <w:r>
        <w:rPr>
          <w:spacing w:val="-5"/>
        </w:rPr>
        <w:t>w</w:t>
      </w:r>
      <w:r>
        <w:t>ater</w:t>
      </w:r>
      <w:r w:rsidR="00F9389F">
        <w:t xml:space="preserve"> </w:t>
      </w:r>
      <w:r>
        <w:rPr>
          <w:w w:val="99"/>
        </w:rPr>
        <w:t>c</w:t>
      </w:r>
      <w:r>
        <w:rPr>
          <w:w w:val="105"/>
        </w:rPr>
        <w:t>o</w:t>
      </w:r>
      <w:r>
        <w:rPr>
          <w:spacing w:val="-5"/>
          <w:w w:val="105"/>
        </w:rPr>
        <w:t>n</w:t>
      </w:r>
      <w:r>
        <w:rPr>
          <w:w w:val="139"/>
        </w:rPr>
        <w:t>t</w:t>
      </w:r>
      <w:r>
        <w:rPr>
          <w:w w:val="99"/>
        </w:rPr>
        <w:t>e</w:t>
      </w:r>
      <w:r>
        <w:rPr>
          <w:spacing w:val="-5"/>
          <w:w w:val="110"/>
        </w:rPr>
        <w:t>n</w:t>
      </w:r>
      <w:r>
        <w:rPr>
          <w:w w:val="139"/>
        </w:rPr>
        <w:t>t</w:t>
      </w:r>
      <w:r w:rsidR="00F9389F">
        <w:t xml:space="preserve"> </w:t>
      </w:r>
      <w:r>
        <w:rPr>
          <w:w w:val="116"/>
        </w:rPr>
        <w:t>(F</w:t>
      </w:r>
      <w:r>
        <w:rPr>
          <w:w w:val="99"/>
        </w:rPr>
        <w:t>i</w:t>
      </w:r>
      <w:r>
        <w:rPr>
          <w:w w:val="108"/>
        </w:rPr>
        <w:t>gur</w:t>
      </w:r>
      <w:r>
        <w:rPr>
          <w:w w:val="99"/>
        </w:rPr>
        <w:t>e</w:t>
      </w:r>
    </w:p>
    <w:p w14:paraId="19391C5C" w14:textId="77777777" w:rsidR="005B53EE" w:rsidRDefault="00F5753A" w:rsidP="00F9389F">
      <w:pPr>
        <w:spacing w:before="9" w:line="249" w:lineRule="auto"/>
        <w:ind w:left="117" w:right="83"/>
      </w:pPr>
      <w:r>
        <w:t>7),(e.g.</w:t>
      </w:r>
      <w:r w:rsidR="00F9389F">
        <w:t xml:space="preserve"> </w:t>
      </w:r>
      <w:r>
        <w:t>Sherry</w:t>
      </w:r>
      <w:r w:rsidR="00F9389F">
        <w:t xml:space="preserve"> </w:t>
      </w:r>
      <w:r>
        <w:t>et</w:t>
      </w:r>
      <w:r w:rsidR="00F9389F">
        <w:t xml:space="preserve"> </w:t>
      </w:r>
      <w:r>
        <w:t>al.,</w:t>
      </w:r>
      <w:r w:rsidR="00F9389F">
        <w:t xml:space="preserve"> </w:t>
      </w:r>
      <w:r>
        <w:t>2007;</w:t>
      </w:r>
      <w:r>
        <w:rPr>
          <w:spacing w:val="38"/>
        </w:rPr>
        <w:t xml:space="preserve"> </w:t>
      </w:r>
      <w:r>
        <w:t>Morin</w:t>
      </w:r>
      <w:r w:rsidR="00F9389F">
        <w:t xml:space="preserve"> </w:t>
      </w:r>
      <w:r>
        <w:t>et</w:t>
      </w:r>
      <w:r w:rsidR="00F9389F">
        <w:t xml:space="preserve"> </w:t>
      </w:r>
      <w:r>
        <w:t>al.,</w:t>
      </w:r>
      <w:r w:rsidR="00F9389F">
        <w:t xml:space="preserve"> </w:t>
      </w:r>
      <w:r>
        <w:t>2010;</w:t>
      </w:r>
      <w:r>
        <w:rPr>
          <w:spacing w:val="38"/>
        </w:rPr>
        <w:t xml:space="preserve"> </w:t>
      </w:r>
      <w:proofErr w:type="spellStart"/>
      <w:r>
        <w:rPr>
          <w:spacing w:val="-17"/>
        </w:rPr>
        <w:t>T</w:t>
      </w:r>
      <w:r>
        <w:t>empler</w:t>
      </w:r>
      <w:proofErr w:type="spellEnd"/>
      <w:r w:rsidR="00F9389F">
        <w:t xml:space="preserve"> </w:t>
      </w:r>
      <w:r>
        <w:t>et</w:t>
      </w:r>
      <w:r w:rsidR="00F9389F">
        <w:t xml:space="preserve"> </w:t>
      </w:r>
      <w:r>
        <w:t>al.,</w:t>
      </w:r>
      <w:r w:rsidR="00F9389F">
        <w:t xml:space="preserve"> </w:t>
      </w:r>
      <w:r>
        <w:t>2016).</w:t>
      </w:r>
      <w:r w:rsidR="00F9389F">
        <w:t xml:space="preserve"> </w:t>
      </w:r>
      <w:r>
        <w:rPr>
          <w:spacing w:val="27"/>
        </w:rPr>
        <w:t xml:space="preserve"> </w:t>
      </w:r>
      <w:r>
        <w:t>Of</w:t>
      </w:r>
      <w:r>
        <w:rPr>
          <w:spacing w:val="46"/>
        </w:rPr>
        <w:t xml:space="preserve"> </w:t>
      </w:r>
      <w:r>
        <w:t>the</w:t>
      </w:r>
      <w:r w:rsidR="00F9389F">
        <w:t xml:space="preserve"> </w:t>
      </w:r>
      <w:r>
        <w:rPr>
          <w:spacing w:val="-5"/>
          <w:w w:val="139"/>
        </w:rPr>
        <w:t>t</w:t>
      </w:r>
      <w:r>
        <w:rPr>
          <w:spacing w:val="-6"/>
          <w:w w:val="99"/>
        </w:rPr>
        <w:t>w</w:t>
      </w:r>
      <w:r>
        <w:rPr>
          <w:w w:val="99"/>
        </w:rPr>
        <w:t>el</w:t>
      </w:r>
      <w:r>
        <w:rPr>
          <w:spacing w:val="-5"/>
          <w:w w:val="105"/>
        </w:rPr>
        <w:t>v</w:t>
      </w:r>
      <w:r>
        <w:rPr>
          <w:w w:val="99"/>
        </w:rPr>
        <w:t>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sidR="00F9389F">
        <w:t xml:space="preserve"> </w:t>
      </w:r>
      <w:r>
        <w:t>in</w:t>
      </w:r>
      <w:r w:rsidR="00F9389F">
        <w:t xml:space="preserve"> </w:t>
      </w:r>
      <w:r>
        <w:rPr>
          <w:w w:val="139"/>
        </w:rPr>
        <w:t>t</w:t>
      </w:r>
      <w:r>
        <w:rPr>
          <w:w w:val="110"/>
        </w:rPr>
        <w:t>h</w:t>
      </w:r>
      <w:r>
        <w:rPr>
          <w:w w:val="99"/>
        </w:rPr>
        <w:t xml:space="preserve">e </w:t>
      </w:r>
      <w:r>
        <w:t>C3E</w:t>
      </w:r>
      <w:r w:rsidR="00F9389F">
        <w:t xml:space="preserve"> </w:t>
      </w:r>
      <w:r>
        <w:rPr>
          <w:w w:val="112"/>
        </w:rPr>
        <w:t>database,</w:t>
      </w:r>
      <w:r>
        <w:rPr>
          <w:spacing w:val="27"/>
          <w:w w:val="112"/>
        </w:rPr>
        <w:t xml:space="preserve"> </w:t>
      </w:r>
      <w:r>
        <w:rPr>
          <w:w w:val="112"/>
        </w:rPr>
        <w:t>ten</w:t>
      </w:r>
      <w:r>
        <w:rPr>
          <w:spacing w:val="33"/>
          <w:w w:val="112"/>
        </w:rPr>
        <w:t xml:space="preserve"> </w:t>
      </w:r>
      <w:r>
        <w:t>measured</w:t>
      </w:r>
      <w:r w:rsidR="00F9389F">
        <w:t xml:space="preserve"> </w:t>
      </w:r>
      <w:r>
        <w:t>and</w:t>
      </w:r>
      <w:r w:rsidR="00F9389F">
        <w:t xml:space="preserve"> </w:t>
      </w:r>
      <w:r>
        <w:rPr>
          <w:w w:val="108"/>
        </w:rPr>
        <w:t>re</w:t>
      </w:r>
      <w:r>
        <w:rPr>
          <w:spacing w:val="5"/>
          <w:w w:val="108"/>
        </w:rPr>
        <w:t>p</w:t>
      </w:r>
      <w:r>
        <w:rPr>
          <w:w w:val="108"/>
        </w:rPr>
        <w:t>orted</w:t>
      </w:r>
      <w:r>
        <w:rPr>
          <w:spacing w:val="40"/>
          <w:w w:val="108"/>
        </w:rPr>
        <w:t xml:space="preserve"> </w:t>
      </w:r>
      <w:r>
        <w:t>soil</w:t>
      </w:r>
      <w:r>
        <w:rPr>
          <w:spacing w:val="37"/>
        </w:rPr>
        <w:t xml:space="preserve"> </w:t>
      </w:r>
      <w:r>
        <w:t>moisture,</w:t>
      </w:r>
      <w:r w:rsidR="00F9389F">
        <w:t xml:space="preserve"> </w:t>
      </w:r>
      <w:r>
        <w:t xml:space="preserve"> and</w:t>
      </w:r>
      <w:r w:rsidR="00F9389F">
        <w:t xml:space="preserve"> </w:t>
      </w:r>
      <w:r>
        <w:t>fi</w:t>
      </w:r>
      <w:r>
        <w:rPr>
          <w:spacing w:val="-5"/>
        </w:rPr>
        <w:t>v</w:t>
      </w:r>
      <w:r>
        <w:t>e</w:t>
      </w:r>
      <w:r>
        <w:rPr>
          <w:spacing w:val="29"/>
        </w:rPr>
        <w:t xml:space="preserve"> </w:t>
      </w:r>
      <w:r>
        <w:t>measured</w:t>
      </w:r>
      <w:r w:rsidR="00F9389F">
        <w:t xml:space="preserve"> </w:t>
      </w:r>
      <w:r>
        <w:t>air</w:t>
      </w:r>
      <w:r w:rsidR="00F9389F">
        <w:t xml:space="preserve"> </w:t>
      </w:r>
      <w:r>
        <w:t>and</w:t>
      </w:r>
      <w:r w:rsidR="00F9389F">
        <w:t xml:space="preserve"> </w:t>
      </w:r>
      <w:r>
        <w:t>soil</w:t>
      </w:r>
      <w:r>
        <w:rPr>
          <w:spacing w:val="35"/>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8"/>
          <w:w w:val="99"/>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rsidR="00F9389F">
        <w:t xml:space="preserve"> </w:t>
      </w:r>
      <w:r>
        <w:rPr>
          <w:w w:val="113"/>
        </w:rPr>
        <w:t>to</w:t>
      </w:r>
      <w:r>
        <w:rPr>
          <w:spacing w:val="20"/>
          <w:w w:val="113"/>
        </w:rPr>
        <w:t xml:space="preserve"> </w:t>
      </w:r>
      <w:r>
        <w:t>soil</w:t>
      </w:r>
      <w:r>
        <w:rPr>
          <w:spacing w:val="24"/>
        </w:rPr>
        <w:t xml:space="preserve"> </w:t>
      </w:r>
      <w:r>
        <w:t>moisture.</w:t>
      </w:r>
      <w:r w:rsidR="00F9389F">
        <w:t xml:space="preserve"> </w:t>
      </w:r>
      <w:r>
        <w:rPr>
          <w:spacing w:val="22"/>
        </w:rPr>
        <w:t xml:space="preserve"> </w:t>
      </w:r>
      <w:r>
        <w:rPr>
          <w:spacing w:val="-16"/>
        </w:rPr>
        <w:t>W</w:t>
      </w:r>
      <w:r>
        <w:t>e</w:t>
      </w:r>
      <w:r>
        <w:rPr>
          <w:spacing w:val="40"/>
        </w:rPr>
        <w:t xml:space="preserve"> </w:t>
      </w:r>
      <w:r>
        <w:t>found</w:t>
      </w:r>
      <w:r w:rsidR="00F9389F">
        <w:t xml:space="preserve"> </w:t>
      </w:r>
      <w:r>
        <w:rPr>
          <w:w w:val="121"/>
        </w:rPr>
        <w:t>that</w:t>
      </w:r>
      <w:r>
        <w:rPr>
          <w:spacing w:val="16"/>
          <w:w w:val="121"/>
        </w:rPr>
        <w:t xml:space="preserve"> </w:t>
      </w:r>
      <w:r>
        <w:t>soil</w:t>
      </w:r>
      <w:r>
        <w:rPr>
          <w:spacing w:val="24"/>
        </w:rPr>
        <w:t xml:space="preserve"> </w:t>
      </w:r>
      <w:r>
        <w:t>moisture</w:t>
      </w:r>
      <w:r w:rsidR="00F9389F">
        <w:t xml:space="preserve"> </w:t>
      </w:r>
      <w:r>
        <w:rPr>
          <w:spacing w:val="-5"/>
        </w:rPr>
        <w:t>w</w:t>
      </w:r>
      <w:r>
        <w:t>as</w:t>
      </w:r>
      <w:r>
        <w:rPr>
          <w:spacing w:val="36"/>
        </w:rPr>
        <w:t xml:space="preserve"> </w:t>
      </w:r>
      <w:r>
        <w:t>reduced</w:t>
      </w:r>
      <w:r w:rsidR="00F9389F">
        <w:t xml:space="preserve"> </w:t>
      </w:r>
      <w:r>
        <w:rPr>
          <w:spacing w:val="-5"/>
        </w:rPr>
        <w:t>b</w:t>
      </w:r>
      <w:r>
        <w:t>y</w:t>
      </w:r>
      <w:r>
        <w:rPr>
          <w:spacing w:val="41"/>
        </w:rPr>
        <w:t xml:space="preserve"> </w:t>
      </w:r>
      <w:r>
        <w:t>0.2</w:t>
      </w:r>
      <w:r>
        <w:rPr>
          <w:spacing w:val="30"/>
        </w:rPr>
        <w:t xml:space="preserve"> </w:t>
      </w:r>
      <w:r>
        <w:rPr>
          <w:spacing w:val="5"/>
          <w:w w:val="110"/>
        </w:rPr>
        <w:t>p</w:t>
      </w:r>
      <w:r>
        <w:rPr>
          <w:w w:val="99"/>
        </w:rPr>
        <w:t>e</w:t>
      </w:r>
      <w:r>
        <w:rPr>
          <w:w w:val="107"/>
        </w:rPr>
        <w:t>rc</w:t>
      </w:r>
      <w:r>
        <w:rPr>
          <w:w w:val="105"/>
        </w:rPr>
        <w:t>e</w:t>
      </w:r>
      <w:r>
        <w:rPr>
          <w:spacing w:val="-5"/>
          <w:w w:val="105"/>
        </w:rPr>
        <w:t>n</w:t>
      </w:r>
      <w:r>
        <w:rPr>
          <w:w w:val="139"/>
        </w:rPr>
        <w:t>t</w:t>
      </w:r>
      <w:r>
        <w:rPr>
          <w:w w:val="110"/>
        </w:rPr>
        <w:t>,</w:t>
      </w:r>
      <w:r w:rsidR="00F9389F">
        <w:t xml:space="preserve"> </w:t>
      </w:r>
      <w:r>
        <w:t>on</w:t>
      </w:r>
      <w:r>
        <w:rPr>
          <w:spacing w:val="36"/>
        </w:rPr>
        <w:t xml:space="preserve"> </w:t>
      </w:r>
      <w:r>
        <w:rPr>
          <w:spacing w:val="-5"/>
        </w:rPr>
        <w:t>av</w:t>
      </w:r>
      <w:r>
        <w:t>erage,</w:t>
      </w:r>
      <w:r w:rsidR="00F9389F">
        <w:t xml:space="preserve"> </w:t>
      </w:r>
      <w:r>
        <w:rPr>
          <w:spacing w:val="5"/>
        </w:rPr>
        <w:t>p</w:t>
      </w:r>
      <w:r>
        <w:t>er</w:t>
      </w:r>
      <w:r>
        <w:rPr>
          <w:spacing w:val="47"/>
        </w:rPr>
        <w:t xml:space="preserve"> </w:t>
      </w:r>
      <w:r>
        <w:rPr>
          <w:w w:val="105"/>
        </w:rPr>
        <w:t>de</w:t>
      </w:r>
      <w:r>
        <w:rPr>
          <w:w w:val="104"/>
        </w:rPr>
        <w:t>gre</w:t>
      </w:r>
      <w:r>
        <w:rPr>
          <w:w w:val="99"/>
        </w:rPr>
        <w:t xml:space="preserve">e </w:t>
      </w:r>
      <w:r>
        <w:t>of</w:t>
      </w:r>
      <w:r>
        <w:rPr>
          <w:spacing w:val="42"/>
        </w:rPr>
        <w:t xml:space="preserve"> </w:t>
      </w:r>
      <w:r>
        <w:t>air</w:t>
      </w:r>
      <w:r w:rsidR="00F9389F">
        <w:t xml:space="preserve"> </w:t>
      </w:r>
      <w:r>
        <w:rPr>
          <w:spacing w:val="-5"/>
        </w:rPr>
        <w:t>w</w:t>
      </w:r>
      <w:r>
        <w:t>arming</w:t>
      </w:r>
      <w:r w:rsidR="00F9389F">
        <w:t xml:space="preserve"> </w:t>
      </w:r>
      <w:r>
        <w:t>(</w:t>
      </w:r>
      <w:r>
        <w:rPr>
          <w:spacing w:val="-16"/>
        </w:rPr>
        <w:t>T</w:t>
      </w:r>
      <w:r>
        <w:t>able</w:t>
      </w:r>
      <w:r w:rsidR="00F9389F">
        <w:t xml:space="preserve"> </w:t>
      </w:r>
      <w:r>
        <w:t>XS).</w:t>
      </w:r>
      <w:r w:rsidR="00F9389F">
        <w:t xml:space="preserve"> </w:t>
      </w:r>
      <w:r>
        <w:t>While</w:t>
      </w:r>
      <w:r w:rsidR="00F9389F">
        <w:t xml:space="preserve"> </w:t>
      </w:r>
      <w:r>
        <w:t>acti</w:t>
      </w:r>
      <w:r>
        <w:rPr>
          <w:spacing w:val="-5"/>
        </w:rPr>
        <w:t>v</w:t>
      </w:r>
      <w:r>
        <w:t>e</w:t>
      </w:r>
      <w:r w:rsidR="00F9389F">
        <w:t xml:space="preserve"> </w:t>
      </w:r>
      <w:r>
        <w:rPr>
          <w:spacing w:val="-5"/>
        </w:rPr>
        <w:t>w</w:t>
      </w:r>
      <w:r>
        <w:t>arming</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s</w:t>
      </w:r>
      <w:r w:rsidR="00F9389F">
        <w:t xml:space="preserve"> </w:t>
      </w:r>
      <w:r>
        <w:t>rarely</w:t>
      </w:r>
      <w:r w:rsidR="00F9389F">
        <w:t xml:space="preserve"> </w:t>
      </w:r>
      <w:r>
        <w:rPr>
          <w:w w:val="109"/>
        </w:rPr>
        <w:t>manipulate</w:t>
      </w:r>
      <w:r>
        <w:rPr>
          <w:spacing w:val="45"/>
          <w:w w:val="109"/>
        </w:rPr>
        <w:t xml:space="preserve"> </w:t>
      </w:r>
      <w:r>
        <w:t>soil</w:t>
      </w:r>
      <w:r>
        <w:rPr>
          <w:spacing w:val="48"/>
        </w:rPr>
        <w:t xml:space="preserve"> </w:t>
      </w:r>
      <w:r>
        <w:rPr>
          <w:w w:val="103"/>
        </w:rPr>
        <w:t>moi</w:t>
      </w:r>
      <w:r>
        <w:t>s</w:t>
      </w:r>
      <w:r>
        <w:rPr>
          <w:w w:val="139"/>
        </w:rPr>
        <w:t>t</w:t>
      </w:r>
      <w:r>
        <w:rPr>
          <w:w w:val="113"/>
        </w:rPr>
        <w:t>ur</w:t>
      </w:r>
      <w:r>
        <w:rPr>
          <w:w w:val="99"/>
        </w:rPr>
        <w:t>e</w:t>
      </w:r>
      <w:r w:rsidR="00F9389F">
        <w:t xml:space="preserve"> </w:t>
      </w:r>
      <w:r>
        <w:rPr>
          <w:w w:val="106"/>
        </w:rPr>
        <w:t>di</w:t>
      </w:r>
      <w:r>
        <w:rPr>
          <w:w w:val="116"/>
        </w:rPr>
        <w:t>r</w:t>
      </w:r>
      <w:r>
        <w:rPr>
          <w:w w:val="99"/>
        </w:rPr>
        <w:t>ec</w:t>
      </w:r>
      <w:r>
        <w:rPr>
          <w:w w:val="119"/>
        </w:rPr>
        <w:t>tl</w:t>
      </w:r>
      <w:r>
        <w:rPr>
          <w:spacing w:val="-17"/>
          <w:w w:val="105"/>
        </w:rPr>
        <w:t>y</w:t>
      </w:r>
      <w:r>
        <w:rPr>
          <w:w w:val="110"/>
        </w:rPr>
        <w:t xml:space="preserve">, </w:t>
      </w:r>
      <w:r>
        <w:t>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rPr>
          <w:w w:val="107"/>
        </w:rPr>
        <w:t>un</w:t>
      </w:r>
      <w:r>
        <w:rPr>
          <w:spacing w:val="-5"/>
          <w:w w:val="107"/>
        </w:rPr>
        <w:t>av</w:t>
      </w:r>
      <w:r>
        <w:rPr>
          <w:w w:val="107"/>
        </w:rPr>
        <w:t>oidably</w:t>
      </w:r>
      <w:r>
        <w:rPr>
          <w:spacing w:val="22"/>
          <w:w w:val="107"/>
        </w:rPr>
        <w:t xml:space="preserve"> </w:t>
      </w:r>
      <w:r>
        <w:t>affected</w:t>
      </w:r>
      <w:r w:rsidR="00F9389F">
        <w:t xml:space="preserve"> </w:t>
      </w:r>
      <w:r>
        <w:rPr>
          <w:spacing w:val="-5"/>
        </w:rPr>
        <w:t>b</w:t>
      </w:r>
      <w:r>
        <w:t>y</w:t>
      </w:r>
      <w:r>
        <w:rPr>
          <w:spacing w:val="40"/>
        </w:rPr>
        <w:t xml:space="preserve"> </w:t>
      </w:r>
      <w:r>
        <w:rPr>
          <w:spacing w:val="-5"/>
        </w:rPr>
        <w:t>c</w:t>
      </w:r>
      <w:r>
        <w:t>hanging</w:t>
      </w:r>
      <w:r w:rsidR="00F9389F">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w w:val="110"/>
        </w:rPr>
        <w:t>.</w:t>
      </w:r>
      <w:r w:rsidR="00F9389F">
        <w:rPr>
          <w:w w:val="110"/>
        </w:rPr>
        <w:t xml:space="preserve"> </w:t>
      </w:r>
      <w:r>
        <w:t>Because</w:t>
      </w:r>
      <w:r w:rsidR="00F9389F">
        <w:t xml:space="preserve"> </w:t>
      </w:r>
      <w:r>
        <w:t>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t>one</w:t>
      </w:r>
      <w:r>
        <w:rPr>
          <w:spacing w:val="34"/>
        </w:rPr>
        <w:t xml:space="preserve"> </w:t>
      </w:r>
      <w:r>
        <w:t>of</w:t>
      </w:r>
      <w:r>
        <w:rPr>
          <w:spacing w:val="18"/>
        </w:rPr>
        <w:t xml:space="preserve"> </w:t>
      </w:r>
      <w:r>
        <w:rPr>
          <w:w w:val="112"/>
        </w:rPr>
        <w:t>the</w:t>
      </w:r>
      <w:r>
        <w:rPr>
          <w:spacing w:val="21"/>
          <w:w w:val="112"/>
        </w:rPr>
        <w:t xml:space="preserve"> </w:t>
      </w:r>
      <w:r>
        <w:rPr>
          <w:w w:val="106"/>
        </w:rPr>
        <w:t>m</w:t>
      </w:r>
      <w:r>
        <w:rPr>
          <w:w w:val="109"/>
        </w:rPr>
        <w:t xml:space="preserve">ost </w:t>
      </w:r>
      <w:r>
        <w:rPr>
          <w:w w:val="91"/>
        </w:rPr>
        <w:t>f</w:t>
      </w:r>
      <w:r>
        <w:rPr>
          <w:w w:val="110"/>
        </w:rPr>
        <w:t>un</w:t>
      </w:r>
      <w:r>
        <w:rPr>
          <w:w w:val="109"/>
        </w:rPr>
        <w:t>dam</w:t>
      </w:r>
      <w:r>
        <w:rPr>
          <w:w w:val="105"/>
        </w:rPr>
        <w:t>e</w:t>
      </w:r>
      <w:r>
        <w:rPr>
          <w:spacing w:val="-5"/>
          <w:w w:val="105"/>
        </w:rPr>
        <w:t>n</w:t>
      </w:r>
      <w:r>
        <w:rPr>
          <w:w w:val="139"/>
        </w:rPr>
        <w:t>t</w:t>
      </w:r>
      <w:r>
        <w:rPr>
          <w:w w:val="107"/>
        </w:rPr>
        <w:t>al</w:t>
      </w:r>
      <w:r>
        <w:rPr>
          <w:spacing w:val="26"/>
          <w:w w:val="107"/>
        </w:rPr>
        <w:t xml:space="preserve"> </w:t>
      </w:r>
      <w:r>
        <w:rPr>
          <w:w w:val="105"/>
        </w:rPr>
        <w:t>q</w:t>
      </w:r>
      <w:r>
        <w:rPr>
          <w:w w:val="110"/>
        </w:rPr>
        <w:t>u</w:t>
      </w:r>
      <w:r>
        <w:rPr>
          <w:w w:val="111"/>
        </w:rPr>
        <w:t>a</w:t>
      </w:r>
      <w:r>
        <w:rPr>
          <w:spacing w:val="-5"/>
          <w:w w:val="111"/>
        </w:rPr>
        <w:t>n</w:t>
      </w:r>
      <w:r>
        <w:rPr>
          <w:w w:val="139"/>
        </w:rPr>
        <w:t>t</w:t>
      </w:r>
      <w:r>
        <w:rPr>
          <w:w w:val="99"/>
        </w:rPr>
        <w:t>i</w:t>
      </w:r>
      <w:r>
        <w:rPr>
          <w:w w:val="139"/>
        </w:rPr>
        <w:t>t</w:t>
      </w:r>
      <w:r>
        <w:rPr>
          <w:w w:val="99"/>
        </w:rPr>
        <w:t>i</w:t>
      </w:r>
      <w:r>
        <w:t>es</w:t>
      </w:r>
      <w:r>
        <w:rPr>
          <w:spacing w:val="26"/>
        </w:rPr>
        <w:t xml:space="preserve"> </w:t>
      </w:r>
      <w:r>
        <w:t>affecting</w:t>
      </w:r>
      <w:r w:rsidR="00F9389F">
        <w:t xml:space="preserve"> </w:t>
      </w:r>
      <w:r>
        <w:rPr>
          <w:w w:val="113"/>
        </w:rPr>
        <w:t>pla</w:t>
      </w:r>
      <w:r>
        <w:rPr>
          <w:spacing w:val="-6"/>
          <w:w w:val="113"/>
        </w:rPr>
        <w:t>n</w:t>
      </w:r>
      <w:r>
        <w:rPr>
          <w:w w:val="113"/>
        </w:rPr>
        <w:t>t</w:t>
      </w:r>
      <w:r>
        <w:rPr>
          <w:spacing w:val="20"/>
          <w:w w:val="113"/>
        </w:rPr>
        <w:t xml:space="preserve"> </w:t>
      </w:r>
      <w:r>
        <w:t>p</w:t>
      </w:r>
      <w:r>
        <w:rPr>
          <w:spacing w:val="-5"/>
        </w:rPr>
        <w:t>h</w:t>
      </w:r>
      <w:r>
        <w:t>ysiological</w:t>
      </w:r>
      <w:r w:rsidR="00F9389F">
        <w:t xml:space="preserve"> </w:t>
      </w:r>
      <w:r>
        <w:t>functioning</w:t>
      </w:r>
      <w:r w:rsidR="00F9389F">
        <w:t xml:space="preserve"> </w:t>
      </w:r>
      <w:r>
        <w:t>(</w:t>
      </w:r>
      <w:proofErr w:type="spellStart"/>
      <w:r>
        <w:t>La</w:t>
      </w:r>
      <w:r>
        <w:rPr>
          <w:spacing w:val="-6"/>
        </w:rPr>
        <w:t>m</w:t>
      </w:r>
      <w:r>
        <w:rPr>
          <w:spacing w:val="5"/>
        </w:rPr>
        <w:t>b</w:t>
      </w:r>
      <w:r>
        <w:t>ers</w:t>
      </w:r>
      <w:proofErr w:type="spellEnd"/>
      <w:r w:rsidR="00F9389F">
        <w:t xml:space="preserve"> </w:t>
      </w:r>
      <w:r>
        <w:t>et</w:t>
      </w:r>
      <w:r>
        <w:rPr>
          <w:spacing w:val="48"/>
        </w:rPr>
        <w:t xml:space="preserve"> </w:t>
      </w:r>
      <w:r>
        <w:t>al.</w:t>
      </w:r>
      <w:r w:rsidR="00F9389F">
        <w:t xml:space="preserve"> </w:t>
      </w:r>
      <w:r>
        <w:t>2008)</w:t>
      </w:r>
      <w:r>
        <w:rPr>
          <w:spacing w:val="31"/>
        </w:rPr>
        <w:t xml:space="preserve"> </w:t>
      </w:r>
      <w:r>
        <w:t>and</w:t>
      </w:r>
      <w:r w:rsidR="00F9389F">
        <w:t xml:space="preserve"> </w:t>
      </w:r>
      <w:r>
        <w:t>climate</w:t>
      </w:r>
      <w:r w:rsidR="00F9389F">
        <w:t xml:space="preserve"> </w:t>
      </w:r>
      <w:r>
        <w:t>s</w:t>
      </w:r>
      <w:r>
        <w:rPr>
          <w:w w:val="105"/>
        </w:rPr>
        <w:t>y</w:t>
      </w:r>
      <w:r>
        <w:rPr>
          <w:w w:val="116"/>
        </w:rPr>
        <w:t>st</w:t>
      </w:r>
      <w:r>
        <w:rPr>
          <w:w w:val="104"/>
        </w:rPr>
        <w:t xml:space="preserve">em </w:t>
      </w:r>
      <w:r>
        <w:t>cycles</w:t>
      </w:r>
      <w:r>
        <w:rPr>
          <w:spacing w:val="11"/>
        </w:rPr>
        <w:t xml:space="preserve"> </w:t>
      </w:r>
      <w:r>
        <w:t>of</w:t>
      </w:r>
      <w:r>
        <w:rPr>
          <w:spacing w:val="3"/>
        </w:rPr>
        <w:t xml:space="preserve"> </w:t>
      </w:r>
      <w:r>
        <w:rPr>
          <w:spacing w:val="-5"/>
        </w:rPr>
        <w:t>w</w:t>
      </w:r>
      <w:r>
        <w:t>ater</w:t>
      </w:r>
      <w:r w:rsidR="00F9389F">
        <w:t xml:space="preserve"> </w:t>
      </w:r>
      <w:r>
        <w:t>and</w:t>
      </w:r>
      <w:r>
        <w:rPr>
          <w:spacing w:val="42"/>
        </w:rPr>
        <w:t xml:space="preserve"> </w:t>
      </w:r>
      <w:r>
        <w:t>energy</w:t>
      </w:r>
      <w:r>
        <w:rPr>
          <w:spacing w:val="34"/>
        </w:rPr>
        <w:t xml:space="preserve"> </w:t>
      </w:r>
      <w:r>
        <w:rPr>
          <w:w w:val="107"/>
        </w:rPr>
        <w:t>(</w:t>
      </w:r>
      <w:proofErr w:type="spellStart"/>
      <w:r>
        <w:rPr>
          <w:w w:val="107"/>
        </w:rPr>
        <w:t>Seneviratne</w:t>
      </w:r>
      <w:proofErr w:type="spellEnd"/>
      <w:r>
        <w:rPr>
          <w:spacing w:val="10"/>
          <w:w w:val="107"/>
        </w:rPr>
        <w:t xml:space="preserve"> </w:t>
      </w:r>
      <w:r>
        <w:rPr>
          <w:w w:val="114"/>
        </w:rPr>
        <w:t>et</w:t>
      </w:r>
      <w:r>
        <w:rPr>
          <w:spacing w:val="4"/>
          <w:w w:val="114"/>
        </w:rPr>
        <w:t xml:space="preserve"> </w:t>
      </w:r>
      <w:r>
        <w:t>al.</w:t>
      </w:r>
      <w:r w:rsidR="00F9389F">
        <w:t xml:space="preserve"> </w:t>
      </w:r>
      <w:r>
        <w:t>2010),</w:t>
      </w:r>
      <w:r>
        <w:rPr>
          <w:spacing w:val="21"/>
        </w:rPr>
        <w:t xml:space="preserve"> </w:t>
      </w:r>
      <w:r>
        <w:rPr>
          <w:w w:val="106"/>
        </w:rPr>
        <w:t>consideration</w:t>
      </w:r>
      <w:r>
        <w:rPr>
          <w:spacing w:val="11"/>
          <w:w w:val="106"/>
        </w:rPr>
        <w:t xml:space="preserve"> </w:t>
      </w:r>
      <w:r>
        <w:t>of</w:t>
      </w:r>
      <w:r>
        <w:rPr>
          <w:spacing w:val="3"/>
        </w:rPr>
        <w:t xml:space="preserve"> </w:t>
      </w:r>
      <w:r>
        <w:t>its</w:t>
      </w:r>
      <w:r>
        <w:rPr>
          <w:spacing w:val="31"/>
        </w:rPr>
        <w:t xml:space="preserve"> </w:t>
      </w:r>
      <w:r>
        <w:rPr>
          <w:w w:val="111"/>
        </w:rPr>
        <w:t>alteration</w:t>
      </w:r>
      <w:r>
        <w:rPr>
          <w:spacing w:val="5"/>
          <w:w w:val="111"/>
        </w:rPr>
        <w:t xml:space="preserve"> </w:t>
      </w:r>
      <w:r>
        <w:rPr>
          <w:spacing w:val="-5"/>
        </w:rPr>
        <w:t>b</w:t>
      </w:r>
      <w:r>
        <w:t>y</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0"/>
        </w:rPr>
        <w:t xml:space="preserve"> </w:t>
      </w:r>
      <w:r>
        <w:rPr>
          <w:spacing w:val="-5"/>
          <w:w w:val="99"/>
        </w:rPr>
        <w:t>w</w:t>
      </w:r>
      <w:r>
        <w:rPr>
          <w:w w:val="110"/>
        </w:rPr>
        <w:t>arm</w:t>
      </w:r>
      <w:r>
        <w:rPr>
          <w:w w:val="99"/>
        </w:rPr>
        <w:t>i</w:t>
      </w:r>
      <w:r>
        <w:rPr>
          <w:w w:val="105"/>
        </w:rPr>
        <w:t xml:space="preserve">ng </w:t>
      </w:r>
      <w:r>
        <w:t>is</w:t>
      </w:r>
      <w:r>
        <w:rPr>
          <w:spacing w:val="15"/>
        </w:rPr>
        <w:t xml:space="preserve"> </w:t>
      </w:r>
      <w:r>
        <w:rPr>
          <w:w w:val="105"/>
        </w:rPr>
        <w:t>v</w:t>
      </w:r>
      <w:r>
        <w:rPr>
          <w:w w:val="99"/>
        </w:rPr>
        <w:t>i</w:t>
      </w:r>
      <w:r>
        <w:rPr>
          <w:w w:val="139"/>
        </w:rPr>
        <w:t>t</w:t>
      </w:r>
      <w:r>
        <w:rPr>
          <w:w w:val="107"/>
        </w:rPr>
        <w:t>al</w:t>
      </w:r>
      <w:r>
        <w:rPr>
          <w:w w:val="110"/>
        </w:rPr>
        <w:t>.</w:t>
      </w:r>
    </w:p>
    <w:p w14:paraId="3F01BBC8" w14:textId="77777777" w:rsidR="005B53EE" w:rsidRDefault="005B53EE" w:rsidP="00F9389F">
      <w:pPr>
        <w:spacing w:before="4" w:line="140" w:lineRule="exact"/>
        <w:rPr>
          <w:sz w:val="14"/>
          <w:szCs w:val="14"/>
        </w:rPr>
      </w:pPr>
    </w:p>
    <w:p w14:paraId="408DB0A3" w14:textId="77777777" w:rsidR="005B53EE" w:rsidRDefault="00F5753A" w:rsidP="00F9389F">
      <w:pPr>
        <w:ind w:left="117" w:right="87"/>
        <w:sectPr w:rsidR="005B53EE">
          <w:pgSz w:w="12240" w:h="15840"/>
          <w:pgMar w:top="620" w:right="1300" w:bottom="280" w:left="1300" w:header="429" w:footer="1426" w:gutter="0"/>
          <w:cols w:space="720"/>
        </w:sectPr>
      </w:pPr>
      <w:r>
        <w:t>(Miriam:</w:t>
      </w:r>
      <w:r w:rsidR="00F9389F">
        <w:t xml:space="preserve"> </w:t>
      </w:r>
      <w:r>
        <w:t>I</w:t>
      </w:r>
      <w:r>
        <w:rPr>
          <w:spacing w:val="28"/>
        </w:rPr>
        <w:t xml:space="preserve"> </w:t>
      </w:r>
      <w:r>
        <w:t>redid</w:t>
      </w:r>
      <w:r w:rsidR="00F9389F">
        <w:t xml:space="preserve"> </w:t>
      </w:r>
      <w:r>
        <w:rPr>
          <w:spacing w:val="-5"/>
        </w:rPr>
        <w:t>y</w:t>
      </w:r>
      <w:r>
        <w:t>our</w:t>
      </w:r>
      <w:r>
        <w:rPr>
          <w:spacing w:val="49"/>
        </w:rPr>
        <w:t xml:space="preserve"> </w:t>
      </w:r>
      <w:r>
        <w:t>m</w:t>
      </w:r>
      <w:r>
        <w:rPr>
          <w:spacing w:val="5"/>
        </w:rPr>
        <w:t>o</w:t>
      </w:r>
      <w:r>
        <w:t>dels,</w:t>
      </w:r>
      <w:r>
        <w:rPr>
          <w:spacing w:val="46"/>
        </w:rPr>
        <w:t xml:space="preserve"> </w:t>
      </w:r>
      <w:r>
        <w:rPr>
          <w:w w:val="113"/>
        </w:rPr>
        <w:t>to</w:t>
      </w:r>
      <w:r>
        <w:rPr>
          <w:spacing w:val="17"/>
          <w:w w:val="113"/>
        </w:rPr>
        <w:t xml:space="preserve"> </w:t>
      </w:r>
      <w:r>
        <w:t>mat</w:t>
      </w:r>
      <w:r>
        <w:rPr>
          <w:spacing w:val="-5"/>
        </w:rPr>
        <w:t>c</w:t>
      </w:r>
      <w:r>
        <w:t>h</w:t>
      </w:r>
      <w:r w:rsidR="00F9389F">
        <w:t xml:space="preserve"> </w:t>
      </w:r>
      <w:r>
        <w:rPr>
          <w:w w:val="112"/>
        </w:rPr>
        <w:t>the</w:t>
      </w:r>
      <w:r>
        <w:rPr>
          <w:spacing w:val="18"/>
          <w:w w:val="112"/>
        </w:rPr>
        <w:t xml:space="preserve"> </w:t>
      </w:r>
      <w:r>
        <w:rPr>
          <w:w w:val="112"/>
        </w:rPr>
        <w:t>structure</w:t>
      </w:r>
      <w:r>
        <w:rPr>
          <w:spacing w:val="18"/>
          <w:w w:val="112"/>
        </w:rPr>
        <w:t xml:space="preserve"> </w:t>
      </w:r>
      <w:r>
        <w:t>of</w:t>
      </w:r>
      <w:r>
        <w:rPr>
          <w:spacing w:val="16"/>
        </w:rPr>
        <w:t xml:space="preserve"> </w:t>
      </w:r>
      <w:r>
        <w:rPr>
          <w:w w:val="112"/>
        </w:rPr>
        <w:t>the</w:t>
      </w:r>
      <w:r>
        <w:rPr>
          <w:spacing w:val="18"/>
          <w:w w:val="112"/>
        </w:rPr>
        <w:t xml:space="preserve"> </w:t>
      </w:r>
      <w:r>
        <w:t>other</w:t>
      </w:r>
      <w:r w:rsidR="00F9389F">
        <w:t xml:space="preserve"> </w:t>
      </w:r>
      <w:r>
        <w:t>m</w:t>
      </w:r>
      <w:r>
        <w:rPr>
          <w:spacing w:val="5"/>
        </w:rPr>
        <w:t>o</w:t>
      </w:r>
      <w:r>
        <w:t>dels</w:t>
      </w:r>
      <w:r>
        <w:rPr>
          <w:spacing w:val="41"/>
        </w:rPr>
        <w:t xml:space="preserve"> </w:t>
      </w:r>
      <w:r>
        <w:t>in</w:t>
      </w:r>
      <w:r>
        <w:rPr>
          <w:spacing w:val="32"/>
        </w:rPr>
        <w:t xml:space="preserve"> </w:t>
      </w:r>
      <w:r>
        <w:rPr>
          <w:w w:val="112"/>
        </w:rPr>
        <w:t>the</w:t>
      </w:r>
      <w:r>
        <w:rPr>
          <w:spacing w:val="19"/>
          <w:w w:val="112"/>
        </w:rPr>
        <w:t xml:space="preserve"> </w:t>
      </w:r>
      <w:r>
        <w:t>pa</w:t>
      </w:r>
      <w:r>
        <w:rPr>
          <w:spacing w:val="5"/>
        </w:rPr>
        <w:t>p</w:t>
      </w:r>
      <w:r>
        <w:t>er:</w:t>
      </w:r>
      <w:r w:rsidR="00F9389F">
        <w:t xml:space="preserve"> </w:t>
      </w:r>
      <w:r>
        <w:t>with</w:t>
      </w:r>
      <w:r w:rsidR="00F9389F">
        <w:t xml:space="preserve"> </w:t>
      </w:r>
      <w:r>
        <w:t>si</w:t>
      </w:r>
      <w:r>
        <w:rPr>
          <w:w w:val="139"/>
        </w:rPr>
        <w:t>t</w:t>
      </w:r>
      <w:r>
        <w:rPr>
          <w:w w:val="99"/>
        </w:rPr>
        <w:t>e</w:t>
      </w:r>
      <w:r>
        <w:rPr>
          <w:spacing w:val="23"/>
        </w:rPr>
        <w:t xml:space="preserve"> </w:t>
      </w:r>
      <w:r>
        <w:t>and</w:t>
      </w:r>
      <w:r w:rsidR="00F9389F">
        <w:t xml:space="preserve"> </w:t>
      </w:r>
      <w:r>
        <w:rPr>
          <w:spacing w:val="-5"/>
          <w:w w:val="105"/>
        </w:rPr>
        <w:t>y</w:t>
      </w:r>
      <w:r>
        <w:rPr>
          <w:w w:val="109"/>
        </w:rPr>
        <w:t>ear</w:t>
      </w:r>
    </w:p>
    <w:p w14:paraId="16BE33E9" w14:textId="77777777" w:rsidR="005B53EE" w:rsidRDefault="005B53EE" w:rsidP="00F9389F">
      <w:pPr>
        <w:spacing w:line="200" w:lineRule="exact"/>
      </w:pPr>
    </w:p>
    <w:p w14:paraId="19DA2B31" w14:textId="77777777" w:rsidR="005B53EE" w:rsidRDefault="005B53EE" w:rsidP="00F9389F">
      <w:pPr>
        <w:spacing w:line="200" w:lineRule="exact"/>
      </w:pPr>
    </w:p>
    <w:p w14:paraId="61B7BD75" w14:textId="77777777" w:rsidR="005B53EE" w:rsidRDefault="005B53EE" w:rsidP="00F9389F">
      <w:pPr>
        <w:spacing w:before="8" w:line="280" w:lineRule="exact"/>
        <w:rPr>
          <w:sz w:val="28"/>
          <w:szCs w:val="28"/>
        </w:rPr>
      </w:pPr>
    </w:p>
    <w:p w14:paraId="60EC165B" w14:textId="77777777" w:rsidR="005B53EE" w:rsidRDefault="00F5753A" w:rsidP="00F9389F">
      <w:pPr>
        <w:spacing w:before="22" w:line="249" w:lineRule="auto"/>
        <w:ind w:left="117" w:right="83"/>
      </w:pPr>
      <w:r>
        <w:t>(nested</w:t>
      </w:r>
      <w:r w:rsidR="00F9389F">
        <w:t xml:space="preserve"> </w:t>
      </w:r>
      <w:r>
        <w:rPr>
          <w:w w:val="99"/>
        </w:rPr>
        <w:t>wi</w:t>
      </w:r>
      <w:r>
        <w:rPr>
          <w:w w:val="139"/>
        </w:rPr>
        <w:t>t</w:t>
      </w:r>
      <w:r>
        <w:rPr>
          <w:w w:val="110"/>
        </w:rPr>
        <w:t>h</w:t>
      </w:r>
      <w:r>
        <w:rPr>
          <w:w w:val="99"/>
        </w:rPr>
        <w:t>i</w:t>
      </w:r>
      <w:r>
        <w:rPr>
          <w:w w:val="110"/>
        </w:rPr>
        <w:t>n</w:t>
      </w:r>
      <w:r>
        <w:rPr>
          <w:spacing w:val="18"/>
        </w:rPr>
        <w:t xml:space="preserve"> </w:t>
      </w:r>
      <w:r>
        <w:t>site)</w:t>
      </w:r>
      <w:r>
        <w:rPr>
          <w:spacing w:val="49"/>
        </w:rPr>
        <w:t xml:space="preserve"> </w:t>
      </w:r>
      <w:r>
        <w:t>as</w:t>
      </w:r>
      <w:r>
        <w:rPr>
          <w:spacing w:val="30"/>
        </w:rPr>
        <w:t xml:space="preserve"> </w:t>
      </w:r>
      <w:r>
        <w:t>random</w:t>
      </w:r>
      <w:r w:rsidR="00F9389F">
        <w:t xml:space="preserve"> </w:t>
      </w:r>
      <w:r>
        <w:rPr>
          <w:w w:val="99"/>
        </w:rPr>
        <w:t>e</w:t>
      </w:r>
      <w:r>
        <w:rPr>
          <w:w w:val="94"/>
        </w:rPr>
        <w:t>ffec</w:t>
      </w:r>
      <w:r>
        <w:rPr>
          <w:w w:val="139"/>
        </w:rPr>
        <w:t>t</w:t>
      </w:r>
      <w:r>
        <w:rPr>
          <w:w w:val="104"/>
        </w:rPr>
        <w:t>s.</w:t>
      </w:r>
      <w:r w:rsidR="00F9389F">
        <w:t xml:space="preserve"> </w:t>
      </w:r>
      <w:r>
        <w:t>This</w:t>
      </w:r>
      <w:r>
        <w:rPr>
          <w:spacing w:val="48"/>
        </w:rPr>
        <w:t xml:space="preserve"> </w:t>
      </w:r>
      <w:r>
        <w:rPr>
          <w:spacing w:val="-5"/>
        </w:rPr>
        <w:t>c</w:t>
      </w:r>
      <w:r>
        <w:t>hanged</w:t>
      </w:r>
      <w:r w:rsidR="00F9389F">
        <w:t xml:space="preserve"> </w:t>
      </w:r>
      <w:r>
        <w:rPr>
          <w:w w:val="112"/>
        </w:rPr>
        <w:t>the</w:t>
      </w:r>
      <w:r>
        <w:rPr>
          <w:spacing w:val="14"/>
          <w:w w:val="112"/>
        </w:rPr>
        <w:t xml:space="preserve"> </w:t>
      </w:r>
      <w:r>
        <w:t>results</w:t>
      </w:r>
      <w:r w:rsidR="00F9389F">
        <w:t xml:space="preserve"> </w:t>
      </w:r>
      <w:r>
        <w:t>sl</w:t>
      </w:r>
      <w:r>
        <w:rPr>
          <w:w w:val="99"/>
        </w:rPr>
        <w:t>i</w:t>
      </w:r>
      <w:r>
        <w:rPr>
          <w:w w:val="105"/>
        </w:rPr>
        <w:t>g</w:t>
      </w:r>
      <w:r>
        <w:rPr>
          <w:spacing w:val="-5"/>
          <w:w w:val="105"/>
        </w:rPr>
        <w:t>h</w:t>
      </w:r>
      <w:r>
        <w:rPr>
          <w:w w:val="139"/>
        </w:rPr>
        <w:t>t</w:t>
      </w:r>
      <w:r>
        <w:rPr>
          <w:w w:val="99"/>
        </w:rPr>
        <w:t>l</w:t>
      </w:r>
      <w:r>
        <w:rPr>
          <w:spacing w:val="-17"/>
          <w:w w:val="105"/>
        </w:rPr>
        <w:t>y</w:t>
      </w:r>
      <w:r>
        <w:rPr>
          <w:w w:val="110"/>
        </w:rPr>
        <w:t>.</w:t>
      </w:r>
      <w:r w:rsidR="00F9389F">
        <w:t xml:space="preserve"> </w:t>
      </w:r>
      <w:r>
        <w:t>Could</w:t>
      </w:r>
      <w:r>
        <w:rPr>
          <w:spacing w:val="47"/>
        </w:rPr>
        <w:t xml:space="preserve"> </w:t>
      </w:r>
      <w:r>
        <w:rPr>
          <w:spacing w:val="-5"/>
        </w:rPr>
        <w:t>y</w:t>
      </w:r>
      <w:r>
        <w:t>ou</w:t>
      </w:r>
      <w:r>
        <w:rPr>
          <w:spacing w:val="33"/>
        </w:rPr>
        <w:t xml:space="preserve"> </w:t>
      </w:r>
      <w:r>
        <w:rPr>
          <w:spacing w:val="-6"/>
        </w:rPr>
        <w:t>w</w:t>
      </w:r>
      <w:r>
        <w:t>ork</w:t>
      </w:r>
      <w:r>
        <w:rPr>
          <w:spacing w:val="30"/>
        </w:rPr>
        <w:t xml:space="preserve"> </w:t>
      </w:r>
      <w:r>
        <w:t>on</w:t>
      </w:r>
      <w:r>
        <w:rPr>
          <w:spacing w:val="28"/>
        </w:rPr>
        <w:t xml:space="preserve"> </w:t>
      </w:r>
      <w:r>
        <w:rPr>
          <w:w w:val="139"/>
        </w:rPr>
        <w:t>t</w:t>
      </w:r>
      <w:r>
        <w:rPr>
          <w:w w:val="106"/>
        </w:rPr>
        <w:t>hi</w:t>
      </w:r>
      <w:r>
        <w:t>s</w:t>
      </w:r>
      <w:r>
        <w:rPr>
          <w:spacing w:val="18"/>
        </w:rPr>
        <w:t xml:space="preserve"> </w:t>
      </w:r>
      <w:r>
        <w:rPr>
          <w:w w:val="112"/>
        </w:rPr>
        <w:t>par</w:t>
      </w:r>
      <w:r>
        <w:rPr>
          <w:w w:val="108"/>
        </w:rPr>
        <w:t>agr</w:t>
      </w:r>
      <w:r>
        <w:rPr>
          <w:w w:val="111"/>
        </w:rPr>
        <w:t xml:space="preserve">aph </w:t>
      </w:r>
      <w:r>
        <w:t>a</w:t>
      </w:r>
      <w:r>
        <w:rPr>
          <w:spacing w:val="27"/>
        </w:rPr>
        <w:t xml:space="preserve"> </w:t>
      </w:r>
      <w:r>
        <w:t>bit,</w:t>
      </w:r>
      <w:r w:rsidR="00F9389F">
        <w:t xml:space="preserve"> </w:t>
      </w:r>
      <w:r>
        <w:t>and</w:t>
      </w:r>
      <w:r>
        <w:rPr>
          <w:spacing w:val="47"/>
        </w:rPr>
        <w:t xml:space="preserve"> </w:t>
      </w:r>
      <w:r>
        <w:t>add</w:t>
      </w:r>
      <w:r>
        <w:rPr>
          <w:spacing w:val="47"/>
        </w:rPr>
        <w:t xml:space="preserve"> </w:t>
      </w:r>
      <w:r>
        <w:t>some</w:t>
      </w:r>
      <w:r>
        <w:rPr>
          <w:spacing w:val="24"/>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16"/>
        </w:rPr>
        <w:t xml:space="preserve"> </w:t>
      </w:r>
      <w:r>
        <w:rPr>
          <w:w w:val="99"/>
        </w:rPr>
        <w:t>wi</w:t>
      </w:r>
      <w:r>
        <w:rPr>
          <w:w w:val="139"/>
        </w:rPr>
        <w:t>t</w:t>
      </w:r>
      <w:r>
        <w:rPr>
          <w:w w:val="110"/>
        </w:rPr>
        <w:t>h</w:t>
      </w:r>
      <w:r>
        <w:rPr>
          <w:spacing w:val="16"/>
        </w:rPr>
        <w:t xml:space="preserve"> </w:t>
      </w:r>
      <w:r>
        <w:t>the</w:t>
      </w:r>
      <w:r>
        <w:rPr>
          <w:spacing w:val="46"/>
        </w:rPr>
        <w:t xml:space="preserve"> </w:t>
      </w:r>
      <w:r>
        <w:t>new</w:t>
      </w:r>
      <w:r>
        <w:rPr>
          <w:spacing w:val="24"/>
        </w:rPr>
        <w:t xml:space="preserve"> </w:t>
      </w:r>
      <w:r>
        <w:t>m</w:t>
      </w:r>
      <w:r>
        <w:rPr>
          <w:spacing w:val="5"/>
        </w:rPr>
        <w:t>o</w:t>
      </w:r>
      <w:r>
        <w:t>del</w:t>
      </w:r>
      <w:r>
        <w:rPr>
          <w:spacing w:val="32"/>
        </w:rPr>
        <w:t xml:space="preserve"> </w:t>
      </w:r>
      <w:r>
        <w:rPr>
          <w:w w:val="116"/>
        </w:rPr>
        <w:t>str</w:t>
      </w:r>
      <w:r>
        <w:rPr>
          <w:w w:val="105"/>
        </w:rPr>
        <w:t>uc</w:t>
      </w:r>
      <w:r>
        <w:rPr>
          <w:w w:val="139"/>
        </w:rPr>
        <w:t>t</w:t>
      </w:r>
      <w:r>
        <w:rPr>
          <w:w w:val="113"/>
        </w:rPr>
        <w:t>ur</w:t>
      </w:r>
      <w:r>
        <w:rPr>
          <w:w w:val="99"/>
        </w:rPr>
        <w:t>e</w:t>
      </w:r>
      <w:r>
        <w:rPr>
          <w:spacing w:val="16"/>
        </w:rPr>
        <w:t xml:space="preserve"> </w:t>
      </w:r>
      <w:r>
        <w:t>and</w:t>
      </w:r>
      <w:r>
        <w:rPr>
          <w:spacing w:val="47"/>
        </w:rPr>
        <w:t xml:space="preserve"> </w:t>
      </w:r>
      <w:r>
        <w:rPr>
          <w:w w:val="107"/>
        </w:rPr>
        <w:t>re</w:t>
      </w:r>
      <w:r>
        <w:rPr>
          <w:w w:val="106"/>
        </w:rPr>
        <w:t>su</w:t>
      </w:r>
      <w:r>
        <w:rPr>
          <w:w w:val="99"/>
        </w:rPr>
        <w:t>l</w:t>
      </w:r>
      <w:r>
        <w:rPr>
          <w:w w:val="139"/>
        </w:rPr>
        <w:t>t</w:t>
      </w:r>
      <w:r>
        <w:rPr>
          <w:w w:val="107"/>
        </w:rPr>
        <w:t>s?)</w:t>
      </w:r>
    </w:p>
    <w:p w14:paraId="5C228DA1" w14:textId="77777777" w:rsidR="005B53EE" w:rsidRDefault="005B53EE" w:rsidP="00F9389F">
      <w:pPr>
        <w:spacing w:before="4" w:line="140" w:lineRule="exact"/>
        <w:rPr>
          <w:sz w:val="14"/>
          <w:szCs w:val="14"/>
        </w:rPr>
      </w:pPr>
    </w:p>
    <w:p w14:paraId="34A03AE5" w14:textId="77777777" w:rsidR="005B53EE" w:rsidRDefault="00F5753A" w:rsidP="00F9389F">
      <w:pPr>
        <w:spacing w:line="249" w:lineRule="auto"/>
        <w:ind w:left="117" w:right="83"/>
      </w:pPr>
      <w:r>
        <w:rPr>
          <w:spacing w:val="-17"/>
        </w:rPr>
        <w:t>W</w:t>
      </w:r>
      <w:r>
        <w:t>arming</w:t>
      </w:r>
      <w:r w:rsidR="00F9389F">
        <w:t xml:space="preserve"> </w:t>
      </w:r>
      <w:r>
        <w:t>and</w:t>
      </w:r>
      <w:r>
        <w:rPr>
          <w:spacing w:val="43"/>
        </w:rPr>
        <w:t xml:space="preserve"> </w:t>
      </w:r>
      <w:r>
        <w:rPr>
          <w:w w:val="113"/>
        </w:rPr>
        <w:t>pr</w:t>
      </w:r>
      <w:r>
        <w:rPr>
          <w:w w:val="99"/>
        </w:rPr>
        <w:t>eci</w:t>
      </w:r>
      <w:r>
        <w:rPr>
          <w:w w:val="106"/>
        </w:rPr>
        <w:t>pi</w:t>
      </w:r>
      <w:r>
        <w:rPr>
          <w:w w:val="139"/>
        </w:rPr>
        <w:t>t</w:t>
      </w:r>
      <w:r>
        <w:rPr>
          <w:w w:val="122"/>
        </w:rPr>
        <w:t>at</w:t>
      </w:r>
      <w:r>
        <w:rPr>
          <w:w w:val="99"/>
        </w:rPr>
        <w:t>i</w:t>
      </w:r>
      <w:r>
        <w:rPr>
          <w:w w:val="105"/>
        </w:rPr>
        <w:t>on</w:t>
      </w:r>
      <w:r>
        <w:rPr>
          <w:spacing w:val="11"/>
        </w:rPr>
        <w:t xml:space="preserve"> </w:t>
      </w:r>
      <w:r>
        <w:rPr>
          <w:w w:val="112"/>
        </w:rPr>
        <w:t>treatme</w:t>
      </w:r>
      <w:r>
        <w:rPr>
          <w:spacing w:val="-6"/>
          <w:w w:val="112"/>
        </w:rPr>
        <w:t>n</w:t>
      </w:r>
      <w:r>
        <w:rPr>
          <w:w w:val="112"/>
        </w:rPr>
        <w:t>ts,</w:t>
      </w:r>
      <w:r>
        <w:rPr>
          <w:spacing w:val="12"/>
          <w:w w:val="112"/>
        </w:rPr>
        <w:t xml:space="preserve"> </w:t>
      </w:r>
      <w:r>
        <w:t>and</w:t>
      </w:r>
      <w:r>
        <w:rPr>
          <w:spacing w:val="43"/>
        </w:rPr>
        <w:t xml:space="preserve"> </w:t>
      </w:r>
      <w:r>
        <w:rPr>
          <w:w w:val="139"/>
        </w:rPr>
        <w:t>t</w:t>
      </w:r>
      <w:r>
        <w:rPr>
          <w:w w:val="105"/>
        </w:rPr>
        <w:t>he</w:t>
      </w:r>
      <w:r>
        <w:rPr>
          <w:w w:val="109"/>
        </w:rPr>
        <w:t>ir</w:t>
      </w:r>
      <w:r>
        <w:rPr>
          <w:spacing w:val="11"/>
        </w:rPr>
        <w:t xml:space="preserve"> </w:t>
      </w:r>
      <w:r>
        <w:t>indirect</w:t>
      </w:r>
      <w:r w:rsidR="00F9389F">
        <w:t xml:space="preserve"> </w:t>
      </w:r>
      <w:r>
        <w:t>effects</w:t>
      </w:r>
      <w:r>
        <w:rPr>
          <w:spacing w:val="14"/>
        </w:rPr>
        <w:t xml:space="preserve"> </w:t>
      </w:r>
      <w:r>
        <w:t>on</w:t>
      </w:r>
      <w:r>
        <w:rPr>
          <w:spacing w:val="21"/>
        </w:rPr>
        <w:t xml:space="preserve"> </w:t>
      </w:r>
      <w:r>
        <w:t>abiotic</w:t>
      </w:r>
      <w:r w:rsidR="00F9389F">
        <w:t xml:space="preserve"> </w:t>
      </w:r>
      <w:r>
        <w:t>factors</w:t>
      </w:r>
      <w:r>
        <w:rPr>
          <w:spacing w:val="48"/>
        </w:rPr>
        <w:t xml:space="preserve"> </w:t>
      </w:r>
      <w:r>
        <w:t>su</w:t>
      </w:r>
      <w:r>
        <w:rPr>
          <w:spacing w:val="-5"/>
        </w:rPr>
        <w:t>c</w:t>
      </w:r>
      <w:r>
        <w:t>h</w:t>
      </w:r>
      <w:r>
        <w:rPr>
          <w:spacing w:val="31"/>
        </w:rPr>
        <w:t xml:space="preserve"> </w:t>
      </w:r>
      <w:r>
        <w:t>as</w:t>
      </w:r>
      <w:r>
        <w:rPr>
          <w:spacing w:val="23"/>
        </w:rPr>
        <w:t xml:space="preserve"> </w:t>
      </w:r>
      <w:r>
        <w:t>soil</w:t>
      </w:r>
      <w:r>
        <w:rPr>
          <w:spacing w:val="11"/>
        </w:rPr>
        <w:t xml:space="preserve"> </w:t>
      </w:r>
      <w:r>
        <w:rPr>
          <w:w w:val="106"/>
        </w:rPr>
        <w:t>m</w:t>
      </w:r>
      <w:r>
        <w:t>ois</w:t>
      </w:r>
      <w:r>
        <w:rPr>
          <w:w w:val="139"/>
        </w:rPr>
        <w:t>t</w:t>
      </w:r>
      <w:r>
        <w:rPr>
          <w:w w:val="113"/>
        </w:rPr>
        <w:t>ur</w:t>
      </w:r>
      <w:r>
        <w:rPr>
          <w:w w:val="103"/>
        </w:rPr>
        <w:t>e,</w:t>
      </w:r>
      <w:r>
        <w:rPr>
          <w:spacing w:val="12"/>
        </w:rPr>
        <w:t xml:space="preserve"> </w:t>
      </w:r>
      <w:r>
        <w:rPr>
          <w:w w:val="107"/>
        </w:rPr>
        <w:t xml:space="preserve">can </w:t>
      </w:r>
      <w:r>
        <w:t>also</w:t>
      </w:r>
      <w:r>
        <w:rPr>
          <w:spacing w:val="28"/>
        </w:rPr>
        <w:t xml:space="preserve"> </w:t>
      </w:r>
      <w:r>
        <w:rPr>
          <w:w w:val="112"/>
        </w:rPr>
        <w:t>alter</w:t>
      </w:r>
      <w:r>
        <w:rPr>
          <w:spacing w:val="12"/>
          <w:w w:val="112"/>
        </w:rPr>
        <w:t xml:space="preserve"> </w:t>
      </w:r>
      <w:r>
        <w:rPr>
          <w:w w:val="112"/>
        </w:rPr>
        <w:t>the</w:t>
      </w:r>
      <w:r>
        <w:rPr>
          <w:spacing w:val="14"/>
          <w:w w:val="112"/>
        </w:rPr>
        <w:t xml:space="preserve"> </w:t>
      </w:r>
      <w:r>
        <w:t>biotic</w:t>
      </w:r>
      <w:r>
        <w:rPr>
          <w:spacing w:val="46"/>
        </w:rPr>
        <w:t xml:space="preserve"> </w:t>
      </w:r>
      <w:r>
        <w:rPr>
          <w:w w:val="105"/>
        </w:rPr>
        <w:t>e</w:t>
      </w:r>
      <w:r>
        <w:rPr>
          <w:spacing w:val="-5"/>
          <w:w w:val="105"/>
        </w:rPr>
        <w:t>n</w:t>
      </w:r>
      <w:r>
        <w:rPr>
          <w:w w:val="105"/>
        </w:rPr>
        <w:t>v</w:t>
      </w:r>
      <w:r>
        <w:rPr>
          <w:w w:val="99"/>
        </w:rPr>
        <w:t>i</w:t>
      </w:r>
      <w:r>
        <w:rPr>
          <w:w w:val="108"/>
        </w:rPr>
        <w:t>ron</w:t>
      </w:r>
      <w:r>
        <w:rPr>
          <w:w w:val="104"/>
        </w:rPr>
        <w:t>me</w:t>
      </w:r>
      <w:r>
        <w:rPr>
          <w:spacing w:val="-5"/>
          <w:w w:val="110"/>
        </w:rPr>
        <w:t>n</w:t>
      </w:r>
      <w:r>
        <w:rPr>
          <w:w w:val="139"/>
        </w:rPr>
        <w:t>t</w:t>
      </w:r>
      <w:r>
        <w:rPr>
          <w:w w:val="110"/>
        </w:rPr>
        <w:t>,</w:t>
      </w:r>
      <w:r>
        <w:rPr>
          <w:spacing w:val="19"/>
        </w:rPr>
        <w:t xml:space="preserve"> </w:t>
      </w:r>
      <w:r>
        <w:t>whi</w:t>
      </w:r>
      <w:r>
        <w:rPr>
          <w:spacing w:val="-5"/>
        </w:rPr>
        <w:t>c</w:t>
      </w:r>
      <w:r>
        <w:t>h</w:t>
      </w:r>
      <w:r>
        <w:rPr>
          <w:spacing w:val="36"/>
        </w:rPr>
        <w:t xml:space="preserve"> </w:t>
      </w:r>
      <w:r>
        <w:t>in</w:t>
      </w:r>
      <w:r>
        <w:rPr>
          <w:spacing w:val="27"/>
        </w:rPr>
        <w:t xml:space="preserve"> </w:t>
      </w:r>
      <w:r>
        <w:rPr>
          <w:w w:val="116"/>
        </w:rPr>
        <w:t>turn</w:t>
      </w:r>
      <w:r>
        <w:rPr>
          <w:spacing w:val="11"/>
          <w:w w:val="116"/>
        </w:rPr>
        <w:t xml:space="preserve"> </w:t>
      </w:r>
      <w:r>
        <w:t>can</w:t>
      </w:r>
      <w:r>
        <w:rPr>
          <w:spacing w:val="38"/>
        </w:rPr>
        <w:t xml:space="preserve"> </w:t>
      </w:r>
      <w:r>
        <w:t>pr</w:t>
      </w:r>
      <w:r>
        <w:rPr>
          <w:spacing w:val="6"/>
        </w:rPr>
        <w:t>o</w:t>
      </w:r>
      <w:r>
        <w:t>duce</w:t>
      </w:r>
      <w:r w:rsidR="00F9389F">
        <w:t xml:space="preserve"> </w:t>
      </w:r>
      <w:r>
        <w:rPr>
          <w:w w:val="108"/>
        </w:rPr>
        <w:t>additional</w:t>
      </w:r>
      <w:r>
        <w:rPr>
          <w:spacing w:val="21"/>
          <w:w w:val="108"/>
        </w:rPr>
        <w:t xml:space="preserve"> </w:t>
      </w:r>
      <w:r>
        <w:t>secondary</w:t>
      </w:r>
      <w:r w:rsidR="00F9389F">
        <w:t xml:space="preserve"> </w:t>
      </w:r>
      <w:r>
        <w:rPr>
          <w:w w:val="99"/>
        </w:rPr>
        <w:t>e</w:t>
      </w:r>
      <w:r>
        <w:rPr>
          <w:w w:val="94"/>
        </w:rPr>
        <w:t>ffec</w:t>
      </w:r>
      <w:r>
        <w:rPr>
          <w:w w:val="139"/>
        </w:rPr>
        <w:t>t</w:t>
      </w:r>
      <w:r>
        <w:t>s</w:t>
      </w:r>
      <w:r>
        <w:rPr>
          <w:spacing w:val="18"/>
        </w:rPr>
        <w:t xml:space="preserve"> </w:t>
      </w:r>
      <w:r>
        <w:rPr>
          <w:w w:val="116"/>
        </w:rPr>
        <w:t>that</w:t>
      </w:r>
      <w:r>
        <w:rPr>
          <w:spacing w:val="25"/>
          <w:w w:val="116"/>
        </w:rPr>
        <w:t xml:space="preserve"> </w:t>
      </w:r>
      <w:r>
        <w:rPr>
          <w:w w:val="116"/>
        </w:rPr>
        <w:t>alter</w:t>
      </w:r>
      <w:r>
        <w:rPr>
          <w:spacing w:val="-4"/>
          <w:w w:val="116"/>
        </w:rPr>
        <w:t xml:space="preserve"> </w:t>
      </w:r>
      <w:r>
        <w:rPr>
          <w:w w:val="99"/>
        </w:rPr>
        <w:t>cli</w:t>
      </w:r>
      <w:r>
        <w:rPr>
          <w:w w:val="114"/>
        </w:rPr>
        <w:t>mat</w:t>
      </w:r>
      <w:r>
        <w:rPr>
          <w:w w:val="99"/>
        </w:rPr>
        <w:t>e</w:t>
      </w:r>
      <w:r>
        <w:rPr>
          <w:w w:val="110"/>
        </w:rPr>
        <w:t xml:space="preserve">. </w:t>
      </w:r>
      <w:r>
        <w:rPr>
          <w:spacing w:val="-17"/>
        </w:rPr>
        <w:t>F</w:t>
      </w:r>
      <w:r>
        <w:t>or</w:t>
      </w:r>
      <w:r w:rsidR="00F9389F">
        <w:t xml:space="preserve"> </w:t>
      </w:r>
      <w:r>
        <w:t>example,</w:t>
      </w:r>
      <w:r w:rsidR="00F9389F">
        <w:t xml:space="preserve"> </w:t>
      </w:r>
      <w:proofErr w:type="spellStart"/>
      <w:r>
        <w:t>Rollinson</w:t>
      </w:r>
      <w:proofErr w:type="spellEnd"/>
      <w:r w:rsidR="00F9389F">
        <w:t xml:space="preserve"> </w:t>
      </w:r>
      <w:r>
        <w:t>et</w:t>
      </w:r>
      <w:r w:rsidR="00F9389F">
        <w:t xml:space="preserve"> </w:t>
      </w:r>
      <w:r>
        <w:t>al</w:t>
      </w:r>
      <w:r w:rsidR="00F9389F">
        <w:t xml:space="preserve"> </w:t>
      </w:r>
      <w:r>
        <w:t>(2010)</w:t>
      </w:r>
      <w:r w:rsidR="00F9389F">
        <w:t xml:space="preserve"> </w:t>
      </w:r>
      <w:r>
        <w:rPr>
          <w:w w:val="107"/>
        </w:rPr>
        <w:t>re</w:t>
      </w:r>
      <w:r>
        <w:rPr>
          <w:spacing w:val="5"/>
          <w:w w:val="110"/>
        </w:rPr>
        <w:t>p</w:t>
      </w:r>
      <w:r>
        <w:rPr>
          <w:w w:val="106"/>
        </w:rPr>
        <w:t>or</w:t>
      </w:r>
      <w:r>
        <w:rPr>
          <w:w w:val="139"/>
        </w:rPr>
        <w:t>t</w:t>
      </w:r>
      <w:r>
        <w:rPr>
          <w:w w:val="99"/>
        </w:rPr>
        <w:t>e</w:t>
      </w:r>
      <w:r>
        <w:rPr>
          <w:w w:val="110"/>
        </w:rPr>
        <w:t>d</w:t>
      </w:r>
      <w:r w:rsidR="00F9389F">
        <w:t xml:space="preserve"> </w:t>
      </w:r>
      <w:r>
        <w:rPr>
          <w:w w:val="121"/>
        </w:rPr>
        <w:t>that</w:t>
      </w:r>
      <w:r>
        <w:rPr>
          <w:spacing w:val="33"/>
          <w:w w:val="121"/>
        </w:rPr>
        <w:t xml:space="preserve"> </w:t>
      </w:r>
      <w:r>
        <w:rPr>
          <w:w w:val="139"/>
        </w:rPr>
        <w:t>t</w:t>
      </w:r>
      <w:r>
        <w:rPr>
          <w:w w:val="116"/>
        </w:rPr>
        <w:t>r</w:t>
      </w:r>
      <w:r>
        <w:rPr>
          <w:w w:val="99"/>
        </w:rPr>
        <w:t>ee</w:t>
      </w:r>
      <w:r w:rsidR="00F9389F">
        <w:t xml:space="preserve"> </w:t>
      </w:r>
      <w:r>
        <w:rPr>
          <w:w w:val="104"/>
        </w:rPr>
        <w:t>com</w:t>
      </w:r>
      <w:r>
        <w:rPr>
          <w:spacing w:val="5"/>
          <w:w w:val="104"/>
        </w:rPr>
        <w:t>p</w:t>
      </w:r>
      <w:r>
        <w:t>osi</w:t>
      </w:r>
      <w:r>
        <w:rPr>
          <w:w w:val="139"/>
        </w:rPr>
        <w:t>t</w:t>
      </w:r>
      <w:r>
        <w:rPr>
          <w:w w:val="99"/>
        </w:rPr>
        <w:t>i</w:t>
      </w:r>
      <w:r>
        <w:rPr>
          <w:w w:val="105"/>
        </w:rPr>
        <w:t>on</w:t>
      </w:r>
      <w:r w:rsidR="00F9389F">
        <w:t xml:space="preserve"> </w:t>
      </w:r>
      <w:r>
        <w:t>shifted</w:t>
      </w:r>
      <w:r w:rsidR="00F9389F">
        <w:t xml:space="preserve"> </w:t>
      </w:r>
      <w:r>
        <w:rPr>
          <w:w w:val="103"/>
        </w:rPr>
        <w:t>af</w:t>
      </w:r>
      <w:r>
        <w:rPr>
          <w:w w:val="139"/>
        </w:rPr>
        <w:t>t</w:t>
      </w:r>
      <w:r>
        <w:rPr>
          <w:w w:val="107"/>
        </w:rPr>
        <w:t>er</w:t>
      </w:r>
      <w:r w:rsidR="00F9389F">
        <w:t xml:space="preserve"> </w:t>
      </w:r>
      <w:r>
        <w:rPr>
          <w:w w:val="139"/>
        </w:rPr>
        <w:t>t</w:t>
      </w:r>
      <w:r>
        <w:rPr>
          <w:w w:val="110"/>
        </w:rPr>
        <w:t>h</w:t>
      </w:r>
      <w:r>
        <w:rPr>
          <w:w w:val="107"/>
        </w:rPr>
        <w:t>re</w:t>
      </w:r>
      <w:r>
        <w:rPr>
          <w:w w:val="99"/>
        </w:rPr>
        <w:t>e</w:t>
      </w:r>
      <w:r w:rsidR="00F9389F">
        <w:t xml:space="preserve"> </w:t>
      </w:r>
      <w:r>
        <w:rPr>
          <w:spacing w:val="-5"/>
        </w:rPr>
        <w:t>y</w:t>
      </w:r>
      <w:r>
        <w:t>ears</w:t>
      </w:r>
      <w:r w:rsidR="00F9389F">
        <w:t xml:space="preserve"> </w:t>
      </w:r>
      <w:r>
        <w:t>of</w:t>
      </w:r>
      <w:r>
        <w:rPr>
          <w:spacing w:val="36"/>
        </w:rPr>
        <w:t xml:space="preserve"> </w:t>
      </w:r>
      <w:r>
        <w:rPr>
          <w:spacing w:val="-5"/>
          <w:w w:val="99"/>
        </w:rPr>
        <w:t>w</w:t>
      </w:r>
      <w:r>
        <w:rPr>
          <w:w w:val="114"/>
        </w:rPr>
        <w:t>ar</w:t>
      </w:r>
      <w:r>
        <w:rPr>
          <w:w w:val="104"/>
        </w:rPr>
        <w:t>mi</w:t>
      </w:r>
      <w:r>
        <w:rPr>
          <w:w w:val="110"/>
        </w:rPr>
        <w:t>n</w:t>
      </w:r>
      <w:r>
        <w:rPr>
          <w:w w:val="99"/>
        </w:rPr>
        <w:t xml:space="preserve">g </w:t>
      </w:r>
      <w:r>
        <w:t>and</w:t>
      </w:r>
      <w:r w:rsidR="00F9389F">
        <w:t xml:space="preserve"> </w:t>
      </w:r>
      <w:r>
        <w:t>m</w:t>
      </w:r>
      <w:r>
        <w:rPr>
          <w:spacing w:val="5"/>
        </w:rPr>
        <w:t>o</w:t>
      </w:r>
      <w:r>
        <w:t>dified</w:t>
      </w:r>
      <w:r>
        <w:rPr>
          <w:spacing w:val="40"/>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5"/>
          <w:w w:val="103"/>
        </w:rPr>
        <w:t xml:space="preserve"> </w:t>
      </w:r>
      <w:r>
        <w:rPr>
          <w:w w:val="112"/>
        </w:rPr>
        <w:t>treatme</w:t>
      </w:r>
      <w:r>
        <w:rPr>
          <w:spacing w:val="-6"/>
          <w:w w:val="112"/>
        </w:rPr>
        <w:t>n</w:t>
      </w:r>
      <w:r>
        <w:rPr>
          <w:w w:val="112"/>
        </w:rPr>
        <w:t>ts</w:t>
      </w:r>
      <w:r>
        <w:rPr>
          <w:spacing w:val="25"/>
          <w:w w:val="112"/>
        </w:rPr>
        <w:t xml:space="preserve"> </w:t>
      </w:r>
      <w:r>
        <w:t>(</w:t>
      </w:r>
      <w:proofErr w:type="spellStart"/>
      <w:r>
        <w:t>Rollinson</w:t>
      </w:r>
      <w:proofErr w:type="spellEnd"/>
      <w:r w:rsidR="00F9389F">
        <w:t xml:space="preserve"> </w:t>
      </w:r>
      <w:r>
        <w:t>&amp;</w:t>
      </w:r>
      <w:r>
        <w:rPr>
          <w:spacing w:val="24"/>
        </w:rPr>
        <w:t xml:space="preserve"> </w:t>
      </w:r>
      <w:r>
        <w:t>K</w:t>
      </w:r>
      <w:r>
        <w:rPr>
          <w:spacing w:val="-5"/>
        </w:rPr>
        <w:t>ay</w:t>
      </w:r>
      <w:r>
        <w:t>e,</w:t>
      </w:r>
      <w:r w:rsidR="00F9389F">
        <w:t xml:space="preserve"> </w:t>
      </w:r>
      <w:r>
        <w:t>2012).</w:t>
      </w:r>
      <w:r w:rsidR="00F9389F">
        <w:t xml:space="preserve"> </w:t>
      </w:r>
      <w:r>
        <w:t>These</w:t>
      </w:r>
      <w:r w:rsidR="00F9389F">
        <w:t xml:space="preserve"> </w:t>
      </w:r>
      <w:r>
        <w:t>shifts</w:t>
      </w:r>
      <w:r w:rsidR="00F9389F">
        <w:t xml:space="preserve"> </w:t>
      </w:r>
      <w:r>
        <w:t>in</w:t>
      </w:r>
      <w:r>
        <w:rPr>
          <w:spacing w:val="35"/>
        </w:rPr>
        <w:t xml:space="preserve"> </w:t>
      </w:r>
      <w:r>
        <w:rPr>
          <w:w w:val="104"/>
        </w:rPr>
        <w:t>com</w:t>
      </w:r>
      <w:r>
        <w:rPr>
          <w:spacing w:val="5"/>
          <w:w w:val="104"/>
        </w:rPr>
        <w:t>p</w:t>
      </w:r>
      <w:r>
        <w:t>osi</w:t>
      </w:r>
      <w:r>
        <w:rPr>
          <w:w w:val="139"/>
        </w:rPr>
        <w:t>t</w:t>
      </w:r>
      <w:r>
        <w:rPr>
          <w:w w:val="99"/>
        </w:rPr>
        <w:t>i</w:t>
      </w:r>
      <w:r>
        <w:rPr>
          <w:w w:val="105"/>
        </w:rPr>
        <w:t>on</w:t>
      </w:r>
      <w:r>
        <w:rPr>
          <w:spacing w:val="25"/>
          <w:w w:val="105"/>
        </w:rPr>
        <w:t xml:space="preserve"> </w:t>
      </w:r>
      <w:r>
        <w:t>m</w:t>
      </w:r>
      <w:r>
        <w:rPr>
          <w:spacing w:val="-5"/>
        </w:rPr>
        <w:t>a</w:t>
      </w:r>
      <w:r>
        <w:t>y</w:t>
      </w:r>
      <w:r w:rsidR="00F9389F">
        <w:t xml:space="preserve"> </w:t>
      </w:r>
      <w:r>
        <w:rPr>
          <w:spacing w:val="-5"/>
          <w:w w:val="99"/>
        </w:rPr>
        <w:t>c</w:t>
      </w:r>
      <w:r>
        <w:rPr>
          <w:w w:val="111"/>
        </w:rPr>
        <w:t>han</w:t>
      </w:r>
      <w:r>
        <w:rPr>
          <w:w w:val="99"/>
        </w:rPr>
        <w:t xml:space="preserve">ge </w:t>
      </w:r>
      <w:r>
        <w:rPr>
          <w:w w:val="102"/>
        </w:rPr>
        <w:t>com</w:t>
      </w:r>
      <w:r>
        <w:rPr>
          <w:spacing w:val="5"/>
          <w:w w:val="110"/>
        </w:rPr>
        <w:t>p</w:t>
      </w:r>
      <w:r>
        <w:rPr>
          <w:w w:val="99"/>
        </w:rPr>
        <w:t>e</w:t>
      </w:r>
      <w:r>
        <w:rPr>
          <w:w w:val="139"/>
        </w:rPr>
        <w:t>t</w:t>
      </w:r>
      <w:r>
        <w:rPr>
          <w:w w:val="119"/>
        </w:rPr>
        <w:t>it</w:t>
      </w:r>
      <w:r>
        <w:rPr>
          <w:w w:val="99"/>
        </w:rPr>
        <w:t>i</w:t>
      </w:r>
      <w:r>
        <w:rPr>
          <w:spacing w:val="-5"/>
          <w:w w:val="105"/>
        </w:rPr>
        <w:t>v</w:t>
      </w:r>
      <w:r>
        <w:rPr>
          <w:w w:val="99"/>
        </w:rPr>
        <w:t>e</w:t>
      </w:r>
      <w:r>
        <w:rPr>
          <w:spacing w:val="5"/>
          <w:w w:val="99"/>
        </w:rPr>
        <w:t xml:space="preserve"> </w:t>
      </w:r>
      <w:r>
        <w:t>dynamics</w:t>
      </w:r>
      <w:r w:rsidR="00F9389F">
        <w:t xml:space="preserve"> </w:t>
      </w:r>
      <w:r>
        <w:t>and,</w:t>
      </w:r>
      <w:r>
        <w:rPr>
          <w:spacing w:val="42"/>
        </w:rPr>
        <w:t xml:space="preserve"> </w:t>
      </w:r>
      <w:r>
        <w:t>in</w:t>
      </w:r>
      <w:r>
        <w:rPr>
          <w:spacing w:val="14"/>
        </w:rPr>
        <w:t xml:space="preserve"> </w:t>
      </w:r>
      <w:r>
        <w:rPr>
          <w:w w:val="115"/>
        </w:rPr>
        <w:t>turn,</w:t>
      </w:r>
      <w:r>
        <w:rPr>
          <w:spacing w:val="1"/>
          <w:w w:val="115"/>
        </w:rPr>
        <w:t xml:space="preserve"> </w:t>
      </w:r>
      <w:r>
        <w:rPr>
          <w:w w:val="97"/>
        </w:rPr>
        <w:t>aff</w:t>
      </w:r>
      <w:r>
        <w:rPr>
          <w:w w:val="99"/>
        </w:rPr>
        <w:t>ec</w:t>
      </w:r>
      <w:r>
        <w:rPr>
          <w:w w:val="139"/>
        </w:rPr>
        <w:t>t</w:t>
      </w:r>
      <w:r>
        <w:rPr>
          <w:spacing w:val="5"/>
          <w:w w:val="139"/>
        </w:rPr>
        <w:t xml:space="preserve"> </w:t>
      </w:r>
      <w:r>
        <w:t>resource</w:t>
      </w:r>
      <w:r>
        <w:rPr>
          <w:spacing w:val="35"/>
        </w:rPr>
        <w:t xml:space="preserve"> </w:t>
      </w:r>
      <w:r>
        <w:t>le</w:t>
      </w:r>
      <w:r>
        <w:rPr>
          <w:spacing w:val="-5"/>
        </w:rPr>
        <w:t>v</w:t>
      </w:r>
      <w:r>
        <w:t>els,</w:t>
      </w:r>
      <w:r>
        <w:rPr>
          <w:spacing w:val="13"/>
        </w:rPr>
        <w:t xml:space="preserve"> </w:t>
      </w:r>
      <w:r>
        <w:t>su</w:t>
      </w:r>
      <w:r>
        <w:rPr>
          <w:spacing w:val="-5"/>
        </w:rPr>
        <w:t>c</w:t>
      </w:r>
      <w:r>
        <w:t>h</w:t>
      </w:r>
      <w:r>
        <w:rPr>
          <w:spacing w:val="24"/>
        </w:rPr>
        <w:t xml:space="preserve"> </w:t>
      </w:r>
      <w:r>
        <w:t>as</w:t>
      </w:r>
      <w:r>
        <w:rPr>
          <w:spacing w:val="17"/>
        </w:rPr>
        <w:t xml:space="preserve"> </w:t>
      </w:r>
      <w:r>
        <w:t>moisture</w:t>
      </w:r>
      <w:r w:rsidR="00F9389F">
        <w:t xml:space="preserve"> </w:t>
      </w:r>
      <w:r>
        <w:t>in</w:t>
      </w:r>
      <w:r>
        <w:rPr>
          <w:spacing w:val="14"/>
        </w:rPr>
        <w:t xml:space="preserve"> </w:t>
      </w:r>
      <w:r>
        <w:rPr>
          <w:w w:val="112"/>
        </w:rPr>
        <w:t xml:space="preserve">the </w:t>
      </w:r>
      <w:r>
        <w:t>soil.</w:t>
      </w:r>
      <w:r>
        <w:rPr>
          <w:spacing w:val="37"/>
        </w:rPr>
        <w:t xml:space="preserve"> </w:t>
      </w:r>
      <w:r>
        <w:t>In</w:t>
      </w:r>
      <w:r>
        <w:rPr>
          <w:spacing w:val="20"/>
        </w:rPr>
        <w:t xml:space="preserve"> </w:t>
      </w:r>
      <w:r>
        <w:rPr>
          <w:w w:val="111"/>
        </w:rPr>
        <w:t>add</w:t>
      </w:r>
      <w:r>
        <w:rPr>
          <w:w w:val="99"/>
        </w:rPr>
        <w:t>i</w:t>
      </w:r>
      <w:r>
        <w:rPr>
          <w:w w:val="139"/>
        </w:rPr>
        <w:t>t</w:t>
      </w:r>
      <w:r>
        <w:rPr>
          <w:w w:val="99"/>
        </w:rPr>
        <w:t>i</w:t>
      </w:r>
      <w:r>
        <w:rPr>
          <w:w w:val="106"/>
        </w:rPr>
        <w:t>on,</w:t>
      </w:r>
      <w:r>
        <w:rPr>
          <w:spacing w:val="6"/>
          <w:w w:val="106"/>
        </w:rPr>
        <w:t xml:space="preserve"> </w:t>
      </w:r>
      <w:r>
        <w:t>gi</w:t>
      </w:r>
      <w:r>
        <w:rPr>
          <w:spacing w:val="-5"/>
        </w:rPr>
        <w:t>v</w:t>
      </w:r>
      <w:r>
        <w:t>en</w:t>
      </w:r>
      <w:r>
        <w:rPr>
          <w:spacing w:val="18"/>
        </w:rPr>
        <w:t xml:space="preserve"> </w:t>
      </w:r>
      <w:r>
        <w:rPr>
          <w:w w:val="139"/>
        </w:rPr>
        <w:t>t</w:t>
      </w:r>
      <w:r>
        <w:rPr>
          <w:w w:val="117"/>
        </w:rPr>
        <w:t xml:space="preserve">hat </w:t>
      </w:r>
      <w:r>
        <w:rPr>
          <w:spacing w:val="-5"/>
        </w:rPr>
        <w:t>w</w:t>
      </w:r>
      <w:r>
        <w:t>arming</w:t>
      </w:r>
      <w:r w:rsidR="00F9389F">
        <w:t xml:space="preserve"> </w:t>
      </w:r>
      <w:r>
        <w:t>reduces</w:t>
      </w:r>
      <w:r w:rsidR="00F9389F">
        <w:t xml:space="preserve"> </w:t>
      </w:r>
      <w:r>
        <w:t>soil</w:t>
      </w:r>
      <w:r>
        <w:rPr>
          <w:spacing w:val="20"/>
        </w:rPr>
        <w:t xml:space="preserve"> </w:t>
      </w:r>
      <w:r>
        <w:rPr>
          <w:spacing w:val="-5"/>
        </w:rPr>
        <w:t>w</w:t>
      </w:r>
      <w:r>
        <w:t>ater</w:t>
      </w:r>
      <w:r w:rsidR="00F9389F">
        <w:t xml:space="preserve"> </w:t>
      </w:r>
      <w:r>
        <w:rPr>
          <w:w w:val="103"/>
        </w:rPr>
        <w:t>co</w:t>
      </w:r>
      <w:r>
        <w:rPr>
          <w:spacing w:val="-5"/>
          <w:w w:val="103"/>
        </w:rPr>
        <w:t>n</w:t>
      </w:r>
      <w:r>
        <w:rPr>
          <w:w w:val="115"/>
        </w:rPr>
        <w:t>te</w:t>
      </w:r>
      <w:r>
        <w:rPr>
          <w:spacing w:val="-5"/>
          <w:w w:val="110"/>
        </w:rPr>
        <w:t>n</w:t>
      </w:r>
      <w:r>
        <w:rPr>
          <w:w w:val="139"/>
        </w:rPr>
        <w:t>t</w:t>
      </w:r>
      <w:r>
        <w:rPr>
          <w:w w:val="110"/>
        </w:rPr>
        <w:t>,</w:t>
      </w:r>
      <w:r>
        <w:rPr>
          <w:spacing w:val="23"/>
          <w:w w:val="110"/>
        </w:rPr>
        <w:t xml:space="preserve"> </w:t>
      </w:r>
      <w:r>
        <w:rPr>
          <w:w w:val="99"/>
        </w:rPr>
        <w:t>i</w:t>
      </w:r>
      <w:r>
        <w:rPr>
          <w:w w:val="139"/>
        </w:rPr>
        <w:t>t</w:t>
      </w:r>
      <w:r>
        <w:rPr>
          <w:spacing w:val="22"/>
          <w:w w:val="139"/>
        </w:rPr>
        <w:t xml:space="preserve"> </w:t>
      </w:r>
      <w:r>
        <w:t>is</w:t>
      </w:r>
      <w:r>
        <w:rPr>
          <w:spacing w:val="22"/>
        </w:rPr>
        <w:t xml:space="preserve"> </w:t>
      </w:r>
      <w:r>
        <w:t>li</w:t>
      </w:r>
      <w:r>
        <w:rPr>
          <w:spacing w:val="-5"/>
        </w:rPr>
        <w:t>k</w:t>
      </w:r>
      <w:r>
        <w:t>ely</w:t>
      </w:r>
      <w:r>
        <w:rPr>
          <w:spacing w:val="28"/>
        </w:rPr>
        <w:t xml:space="preserve"> </w:t>
      </w:r>
      <w:r>
        <w:rPr>
          <w:w w:val="113"/>
        </w:rPr>
        <w:t>to</w:t>
      </w:r>
      <w:r>
        <w:rPr>
          <w:spacing w:val="16"/>
          <w:w w:val="113"/>
        </w:rPr>
        <w:t xml:space="preserve"> </w:t>
      </w:r>
      <w:r>
        <w:rPr>
          <w:w w:val="98"/>
        </w:rPr>
        <w:t>affec</w:t>
      </w:r>
      <w:r>
        <w:rPr>
          <w:w w:val="139"/>
        </w:rPr>
        <w:t>t</w:t>
      </w:r>
      <w:r>
        <w:rPr>
          <w:spacing w:val="22"/>
          <w:w w:val="139"/>
        </w:rPr>
        <w:t xml:space="preserve"> </w:t>
      </w:r>
      <w:r>
        <w:t>soil</w:t>
      </w:r>
      <w:r>
        <w:rPr>
          <w:spacing w:val="20"/>
        </w:rPr>
        <w:t xml:space="preserve"> </w:t>
      </w:r>
      <w:r>
        <w:t>microbial</w:t>
      </w:r>
      <w:r w:rsidR="00F9389F">
        <w:t xml:space="preserve"> </w:t>
      </w:r>
      <w:r>
        <w:rPr>
          <w:w w:val="105"/>
        </w:rPr>
        <w:t>com</w:t>
      </w:r>
      <w:r>
        <w:rPr>
          <w:spacing w:val="-5"/>
          <w:w w:val="105"/>
        </w:rPr>
        <w:t>m</w:t>
      </w:r>
      <w:r>
        <w:rPr>
          <w:w w:val="105"/>
        </w:rPr>
        <w:t>unities,</w:t>
      </w:r>
      <w:r>
        <w:rPr>
          <w:spacing w:val="31"/>
          <w:w w:val="105"/>
        </w:rPr>
        <w:t xml:space="preserve"> </w:t>
      </w:r>
      <w:r>
        <w:t>and</w:t>
      </w:r>
      <w:r w:rsidR="00F9389F">
        <w:t xml:space="preserve"> </w:t>
      </w:r>
      <w:r>
        <w:rPr>
          <w:w w:val="139"/>
        </w:rPr>
        <w:t>t</w:t>
      </w:r>
      <w:r>
        <w:rPr>
          <w:w w:val="105"/>
        </w:rPr>
        <w:t>he</w:t>
      </w:r>
      <w:r>
        <w:rPr>
          <w:w w:val="107"/>
        </w:rPr>
        <w:t>re</w:t>
      </w:r>
      <w:r>
        <w:rPr>
          <w:w w:val="102"/>
        </w:rPr>
        <w:t>for</w:t>
      </w:r>
      <w:r>
        <w:rPr>
          <w:w w:val="99"/>
        </w:rPr>
        <w:t>e</w:t>
      </w:r>
      <w:r>
        <w:rPr>
          <w:spacing w:val="22"/>
          <w:w w:val="99"/>
        </w:rPr>
        <w:t xml:space="preserve"> </w:t>
      </w:r>
      <w:r>
        <w:rPr>
          <w:spacing w:val="-5"/>
          <w:w w:val="112"/>
        </w:rPr>
        <w:t>a</w:t>
      </w:r>
      <w:r>
        <w:rPr>
          <w:spacing w:val="-11"/>
          <w:w w:val="105"/>
        </w:rPr>
        <w:t>v</w:t>
      </w:r>
      <w:r>
        <w:rPr>
          <w:w w:val="107"/>
        </w:rPr>
        <w:t>ai</w:t>
      </w:r>
      <w:r>
        <w:rPr>
          <w:w w:val="99"/>
        </w:rPr>
        <w:t>l</w:t>
      </w:r>
      <w:r>
        <w:rPr>
          <w:w w:val="108"/>
        </w:rPr>
        <w:t>abl</w:t>
      </w:r>
      <w:r>
        <w:rPr>
          <w:w w:val="99"/>
        </w:rPr>
        <w:t xml:space="preserve">e </w:t>
      </w:r>
      <w:r>
        <w:rPr>
          <w:spacing w:val="-5"/>
          <w:w w:val="110"/>
        </w:rPr>
        <w:t>n</w:t>
      </w:r>
      <w:r>
        <w:rPr>
          <w:w w:val="120"/>
        </w:rPr>
        <w:t>ut</w:t>
      </w:r>
      <w:r>
        <w:rPr>
          <w:w w:val="116"/>
        </w:rPr>
        <w:t>r</w:t>
      </w:r>
      <w:r>
        <w:rPr>
          <w:w w:val="99"/>
        </w:rPr>
        <w:t>i</w:t>
      </w:r>
      <w:r>
        <w:rPr>
          <w:w w:val="105"/>
        </w:rPr>
        <w:t>e</w:t>
      </w:r>
      <w:r>
        <w:rPr>
          <w:spacing w:val="-5"/>
          <w:w w:val="105"/>
        </w:rPr>
        <w:t>n</w:t>
      </w:r>
      <w:r>
        <w:rPr>
          <w:w w:val="139"/>
        </w:rPr>
        <w:t>t</w:t>
      </w:r>
      <w:r>
        <w:t>s</w:t>
      </w:r>
      <w:r>
        <w:rPr>
          <w:spacing w:val="22"/>
        </w:rPr>
        <w:t xml:space="preserve"> </w:t>
      </w:r>
      <w:r>
        <w:t>as</w:t>
      </w:r>
      <w:r>
        <w:rPr>
          <w:spacing w:val="34"/>
        </w:rPr>
        <w:t xml:space="preserve"> </w:t>
      </w:r>
      <w:r>
        <w:rPr>
          <w:spacing w:val="-6"/>
        </w:rPr>
        <w:t>w</w:t>
      </w:r>
      <w:r>
        <w:t>ell.</w:t>
      </w:r>
      <w:r w:rsidR="00F9389F">
        <w:t xml:space="preserve"> </w:t>
      </w:r>
      <w:r>
        <w:t>The</w:t>
      </w:r>
      <w:r w:rsidR="00F9389F">
        <w:t xml:space="preserve"> </w:t>
      </w:r>
      <w:r>
        <w:rPr>
          <w:w w:val="107"/>
        </w:rPr>
        <w:t>magn</w:t>
      </w:r>
      <w:r>
        <w:rPr>
          <w:w w:val="99"/>
        </w:rPr>
        <w:t>i</w:t>
      </w:r>
      <w:r>
        <w:rPr>
          <w:w w:val="139"/>
        </w:rPr>
        <w:t>t</w:t>
      </w:r>
      <w:r>
        <w:rPr>
          <w:w w:val="110"/>
        </w:rPr>
        <w:t>ud</w:t>
      </w:r>
      <w:r>
        <w:rPr>
          <w:w w:val="99"/>
        </w:rPr>
        <w:t>e</w:t>
      </w:r>
      <w:r>
        <w:rPr>
          <w:spacing w:val="22"/>
        </w:rPr>
        <w:t xml:space="preserve"> </w:t>
      </w:r>
      <w:r>
        <w:t>of</w:t>
      </w:r>
      <w:r>
        <w:rPr>
          <w:spacing w:val="15"/>
        </w:rPr>
        <w:t xml:space="preserve"> </w:t>
      </w:r>
      <w:r>
        <w:t>all</w:t>
      </w:r>
      <w:r>
        <w:rPr>
          <w:spacing w:val="32"/>
        </w:rPr>
        <w:t xml:space="preserve"> </w:t>
      </w:r>
      <w:r>
        <w:t>of</w:t>
      </w:r>
      <w:r>
        <w:rPr>
          <w:spacing w:val="15"/>
        </w:rPr>
        <w:t xml:space="preserve"> </w:t>
      </w:r>
      <w:r>
        <w:rPr>
          <w:w w:val="139"/>
        </w:rPr>
        <w:t>t</w:t>
      </w:r>
      <w:r>
        <w:rPr>
          <w:w w:val="110"/>
        </w:rPr>
        <w:t>h</w:t>
      </w:r>
      <w:r>
        <w:t>es</w:t>
      </w:r>
      <w:r>
        <w:rPr>
          <w:w w:val="99"/>
        </w:rPr>
        <w:t>e</w:t>
      </w:r>
      <w:r>
        <w:rPr>
          <w:spacing w:val="22"/>
        </w:rPr>
        <w:t xml:space="preserve"> </w:t>
      </w:r>
      <w:r>
        <w:t>effects</w:t>
      </w:r>
      <w:r>
        <w:rPr>
          <w:spacing w:val="24"/>
        </w:rPr>
        <w:t xml:space="preserve"> </w:t>
      </w:r>
      <w:r>
        <w:t>are</w:t>
      </w:r>
      <w:r>
        <w:rPr>
          <w:spacing w:val="43"/>
        </w:rPr>
        <w:t xml:space="preserve"> </w:t>
      </w:r>
      <w:r>
        <w:t>also</w:t>
      </w:r>
      <w:r>
        <w:rPr>
          <w:spacing w:val="32"/>
        </w:rPr>
        <w:t xml:space="preserve"> </w:t>
      </w:r>
      <w:r>
        <w:t>li</w:t>
      </w:r>
      <w:r>
        <w:rPr>
          <w:spacing w:val="-5"/>
        </w:rPr>
        <w:t>k</w:t>
      </w:r>
      <w:r>
        <w:t>ely</w:t>
      </w:r>
      <w:r>
        <w:rPr>
          <w:spacing w:val="29"/>
        </w:rPr>
        <w:t xml:space="preserve"> </w:t>
      </w:r>
      <w:r>
        <w:rPr>
          <w:w w:val="113"/>
        </w:rPr>
        <w:t>to</w:t>
      </w:r>
      <w:r>
        <w:rPr>
          <w:spacing w:val="16"/>
          <w:w w:val="113"/>
        </w:rPr>
        <w:t xml:space="preserve"> </w:t>
      </w:r>
      <w:r>
        <w:rPr>
          <w:spacing w:val="-11"/>
        </w:rPr>
        <w:t>v</w:t>
      </w:r>
      <w:r>
        <w:t>ary</w:t>
      </w:r>
      <w:r w:rsidR="00F9389F">
        <w:t xml:space="preserve"> </w:t>
      </w:r>
      <w:r>
        <w:t>in</w:t>
      </w:r>
      <w:r>
        <w:rPr>
          <w:spacing w:val="31"/>
        </w:rPr>
        <w:t xml:space="preserve"> </w:t>
      </w:r>
      <w:r>
        <w:t>space</w:t>
      </w:r>
      <w:r>
        <w:rPr>
          <w:spacing w:val="43"/>
        </w:rPr>
        <w:t xml:space="preserve"> </w:t>
      </w:r>
      <w:r>
        <w:t>and</w:t>
      </w:r>
      <w:r w:rsidR="00F9389F">
        <w:t xml:space="preserve"> </w:t>
      </w:r>
      <w:r>
        <w:rPr>
          <w:w w:val="139"/>
        </w:rPr>
        <w:t>t</w:t>
      </w:r>
      <w:r>
        <w:rPr>
          <w:w w:val="99"/>
        </w:rPr>
        <w:t>i</w:t>
      </w:r>
      <w:r>
        <w:rPr>
          <w:w w:val="103"/>
        </w:rPr>
        <w:t>me;</w:t>
      </w:r>
      <w:r w:rsidR="00F9389F">
        <w:t xml:space="preserve"> </w:t>
      </w:r>
      <w:r>
        <w:t>some</w:t>
      </w:r>
      <w:r>
        <w:rPr>
          <w:spacing w:val="29"/>
        </w:rPr>
        <w:t xml:space="preserve"> </w:t>
      </w:r>
      <w:r>
        <w:rPr>
          <w:w w:val="106"/>
        </w:rPr>
        <w:t>m</w:t>
      </w:r>
      <w:r>
        <w:rPr>
          <w:spacing w:val="-5"/>
          <w:w w:val="112"/>
        </w:rPr>
        <w:t>a</w:t>
      </w:r>
      <w:r>
        <w:rPr>
          <w:w w:val="105"/>
        </w:rPr>
        <w:t xml:space="preserve">y </w:t>
      </w:r>
      <w:r>
        <w:rPr>
          <w:spacing w:val="5"/>
        </w:rPr>
        <w:t>b</w:t>
      </w:r>
      <w:r>
        <w:t>e</w:t>
      </w:r>
      <w:r>
        <w:rPr>
          <w:spacing w:val="25"/>
        </w:rPr>
        <w:t xml:space="preserve"> </w:t>
      </w:r>
      <w:r>
        <w:rPr>
          <w:w w:val="112"/>
        </w:rPr>
        <w:t>transie</w:t>
      </w:r>
      <w:r>
        <w:rPr>
          <w:spacing w:val="-6"/>
          <w:w w:val="112"/>
        </w:rPr>
        <w:t>n</w:t>
      </w:r>
      <w:r>
        <w:rPr>
          <w:w w:val="112"/>
        </w:rPr>
        <w:t>t</w:t>
      </w:r>
      <w:r>
        <w:rPr>
          <w:spacing w:val="12"/>
          <w:w w:val="112"/>
        </w:rPr>
        <w:t xml:space="preserve"> </w:t>
      </w:r>
      <w:r>
        <w:t>whereas</w:t>
      </w:r>
      <w:r>
        <w:rPr>
          <w:spacing w:val="46"/>
        </w:rPr>
        <w:t xml:space="preserve"> </w:t>
      </w:r>
      <w:r>
        <w:t>others</w:t>
      </w:r>
      <w:r w:rsidR="00F9389F">
        <w:t xml:space="preserve"> </w:t>
      </w:r>
      <w:r>
        <w:t>m</w:t>
      </w:r>
      <w:r>
        <w:rPr>
          <w:spacing w:val="-5"/>
        </w:rPr>
        <w:t>a</w:t>
      </w:r>
      <w:r>
        <w:t>y</w:t>
      </w:r>
      <w:r>
        <w:rPr>
          <w:spacing w:val="41"/>
        </w:rPr>
        <w:t xml:space="preserve"> </w:t>
      </w:r>
      <w:r>
        <w:rPr>
          <w:spacing w:val="5"/>
        </w:rPr>
        <w:t>b</w:t>
      </w:r>
      <w:r>
        <w:t>e</w:t>
      </w:r>
      <w:r>
        <w:rPr>
          <w:spacing w:val="25"/>
        </w:rPr>
        <w:t xml:space="preserve"> </w:t>
      </w:r>
      <w:r>
        <w:t>more</w:t>
      </w:r>
      <w:r>
        <w:rPr>
          <w:spacing w:val="36"/>
        </w:rPr>
        <w:t xml:space="preserve"> </w:t>
      </w:r>
      <w:r>
        <w:rPr>
          <w:spacing w:val="5"/>
          <w:w w:val="110"/>
        </w:rPr>
        <w:t>p</w:t>
      </w:r>
      <w:r>
        <w:rPr>
          <w:w w:val="99"/>
        </w:rPr>
        <w:t>e</w:t>
      </w:r>
      <w:r>
        <w:rPr>
          <w:w w:val="109"/>
        </w:rPr>
        <w:t>rm</w:t>
      </w:r>
      <w:r>
        <w:rPr>
          <w:w w:val="107"/>
        </w:rPr>
        <w:t>ane</w:t>
      </w:r>
      <w:r>
        <w:rPr>
          <w:spacing w:val="-5"/>
          <w:w w:val="110"/>
        </w:rPr>
        <w:t>n</w:t>
      </w:r>
      <w:r>
        <w:rPr>
          <w:w w:val="139"/>
        </w:rPr>
        <w:t>t</w:t>
      </w:r>
      <w:r>
        <w:rPr>
          <w:w w:val="110"/>
        </w:rPr>
        <w:t>.</w:t>
      </w:r>
    </w:p>
    <w:p w14:paraId="02004221" w14:textId="77777777" w:rsidR="005B53EE" w:rsidRDefault="005B53EE" w:rsidP="00F9389F">
      <w:pPr>
        <w:spacing w:before="4" w:line="140" w:lineRule="exact"/>
        <w:rPr>
          <w:sz w:val="14"/>
          <w:szCs w:val="14"/>
        </w:rPr>
      </w:pPr>
    </w:p>
    <w:p w14:paraId="5EF5A4C8" w14:textId="77777777" w:rsidR="005B53EE" w:rsidRDefault="00F5753A" w:rsidP="00F9389F">
      <w:pPr>
        <w:spacing w:line="249" w:lineRule="auto"/>
        <w:ind w:left="117" w:right="83"/>
      </w:pPr>
      <w:r>
        <w:t>It</w:t>
      </w:r>
      <w:r>
        <w:rPr>
          <w:spacing w:val="40"/>
        </w:rPr>
        <w:t xml:space="preserve"> </w:t>
      </w:r>
      <w:r>
        <w:t>can</w:t>
      </w:r>
      <w:r>
        <w:rPr>
          <w:spacing w:val="33"/>
        </w:rPr>
        <w:t xml:space="preserve"> </w:t>
      </w:r>
      <w:r>
        <w:rPr>
          <w:spacing w:val="5"/>
        </w:rPr>
        <w:t>b</w:t>
      </w:r>
      <w:r>
        <w:t>e</w:t>
      </w:r>
      <w:r>
        <w:rPr>
          <w:spacing w:val="22"/>
        </w:rPr>
        <w:t xml:space="preserve"> </w:t>
      </w:r>
      <w:r>
        <w:rPr>
          <w:w w:val="110"/>
        </w:rPr>
        <w:t>d</w:t>
      </w:r>
      <w:r>
        <w:rPr>
          <w:w w:val="99"/>
        </w:rPr>
        <w:t>i</w:t>
      </w:r>
      <w:r>
        <w:rPr>
          <w:w w:val="96"/>
        </w:rPr>
        <w:t>fficu</w:t>
      </w:r>
      <w:r>
        <w:rPr>
          <w:w w:val="99"/>
        </w:rPr>
        <w:t>l</w:t>
      </w:r>
      <w:r>
        <w:rPr>
          <w:w w:val="139"/>
        </w:rPr>
        <w:t>t</w:t>
      </w:r>
      <w:r>
        <w:rPr>
          <w:spacing w:val="13"/>
          <w:w w:val="139"/>
        </w:rPr>
        <w:t xml:space="preserve"> </w:t>
      </w:r>
      <w:r>
        <w:rPr>
          <w:w w:val="113"/>
        </w:rPr>
        <w:t>to</w:t>
      </w:r>
      <w:r>
        <w:rPr>
          <w:spacing w:val="7"/>
          <w:w w:val="113"/>
        </w:rPr>
        <w:t xml:space="preserve"> </w:t>
      </w:r>
      <w:r>
        <w:rPr>
          <w:w w:val="139"/>
        </w:rPr>
        <w:t>t</w:t>
      </w:r>
      <w:r>
        <w:rPr>
          <w:w w:val="104"/>
        </w:rPr>
        <w:t>eas</w:t>
      </w:r>
      <w:r>
        <w:rPr>
          <w:w w:val="99"/>
        </w:rPr>
        <w:t>e</w:t>
      </w:r>
      <w:r>
        <w:rPr>
          <w:spacing w:val="13"/>
          <w:w w:val="99"/>
        </w:rPr>
        <w:t xml:space="preserve"> </w:t>
      </w:r>
      <w:r>
        <w:rPr>
          <w:w w:val="113"/>
        </w:rPr>
        <w:t>apart</w:t>
      </w:r>
      <w:r>
        <w:rPr>
          <w:spacing w:val="18"/>
          <w:w w:val="113"/>
        </w:rPr>
        <w:t xml:space="preserve"> </w:t>
      </w:r>
      <w:r>
        <w:rPr>
          <w:w w:val="113"/>
        </w:rPr>
        <w:t>the</w:t>
      </w:r>
      <w:r>
        <w:rPr>
          <w:spacing w:val="6"/>
          <w:w w:val="113"/>
        </w:rPr>
        <w:t xml:space="preserve"> </w:t>
      </w:r>
      <w:r>
        <w:t>s</w:t>
      </w:r>
      <w:r>
        <w:rPr>
          <w:spacing w:val="5"/>
        </w:rPr>
        <w:t>p</w:t>
      </w:r>
      <w:r>
        <w:t>ecific</w:t>
      </w:r>
      <w:r>
        <w:rPr>
          <w:spacing w:val="8"/>
        </w:rPr>
        <w:t xml:space="preserve"> </w:t>
      </w:r>
      <w:r>
        <w:t>abiotic</w:t>
      </w:r>
      <w:r w:rsidR="00F9389F">
        <w:t xml:space="preserve"> </w:t>
      </w:r>
      <w:r>
        <w:t>and</w:t>
      </w:r>
      <w:r>
        <w:rPr>
          <w:spacing w:val="44"/>
        </w:rPr>
        <w:t xml:space="preserve"> </w:t>
      </w:r>
      <w:r>
        <w:t>biotic</w:t>
      </w:r>
      <w:r>
        <w:rPr>
          <w:spacing w:val="43"/>
        </w:rPr>
        <w:t xml:space="preserve"> </w:t>
      </w:r>
      <w:r>
        <w:t>dri</w:t>
      </w:r>
      <w:r>
        <w:rPr>
          <w:spacing w:val="-5"/>
        </w:rPr>
        <w:t>v</w:t>
      </w:r>
      <w:r>
        <w:t>ers</w:t>
      </w:r>
      <w:r w:rsidR="00F9389F">
        <w:t xml:space="preserve"> </w:t>
      </w:r>
      <w:r>
        <w:t>climatic</w:t>
      </w:r>
      <w:r w:rsidR="00F9389F">
        <w:t xml:space="preserve"> </w:t>
      </w:r>
      <w:r>
        <w:rPr>
          <w:w w:val="103"/>
        </w:rPr>
        <w:t>con</w:t>
      </w:r>
      <w:r>
        <w:rPr>
          <w:w w:val="106"/>
        </w:rPr>
        <w:t>di</w:t>
      </w:r>
      <w:r>
        <w:rPr>
          <w:w w:val="139"/>
        </w:rPr>
        <w:t>t</w:t>
      </w:r>
      <w:r>
        <w:rPr>
          <w:w w:val="99"/>
        </w:rPr>
        <w:t>i</w:t>
      </w:r>
      <w:r>
        <w:rPr>
          <w:w w:val="103"/>
        </w:rPr>
        <w:t>ons</w:t>
      </w:r>
      <w:r>
        <w:rPr>
          <w:spacing w:val="13"/>
          <w:w w:val="103"/>
        </w:rPr>
        <w:t xml:space="preserve"> </w:t>
      </w:r>
      <w:r>
        <w:t>in</w:t>
      </w:r>
      <w:r>
        <w:rPr>
          <w:spacing w:val="23"/>
        </w:rPr>
        <w:t xml:space="preserve"> </w:t>
      </w:r>
      <w:r>
        <w:t>climate</w:t>
      </w:r>
      <w:r w:rsidR="00F9389F">
        <w:t xml:space="preserve"> </w:t>
      </w:r>
      <w:r>
        <w:rPr>
          <w:spacing w:val="-5"/>
          <w:w w:val="99"/>
        </w:rPr>
        <w:t>c</w:t>
      </w:r>
      <w:r>
        <w:rPr>
          <w:w w:val="110"/>
        </w:rPr>
        <w:t>h</w:t>
      </w:r>
      <w:r>
        <w:rPr>
          <w:w w:val="105"/>
        </w:rPr>
        <w:t xml:space="preserve">ange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32"/>
          <w:w w:val="104"/>
        </w:rPr>
        <w:t xml:space="preserve"> </w:t>
      </w:r>
      <w:r>
        <w:t>but</w:t>
      </w:r>
      <w:r w:rsidR="00F9389F">
        <w:t xml:space="preserve"> </w:t>
      </w:r>
      <w:r>
        <w:rPr>
          <w:w w:val="110"/>
        </w:rPr>
        <w:t>un</w:t>
      </w:r>
      <w:r>
        <w:rPr>
          <w:w w:val="105"/>
        </w:rPr>
        <w:t>de</w:t>
      </w:r>
      <w:r>
        <w:rPr>
          <w:w w:val="108"/>
        </w:rPr>
        <w:t>rs</w:t>
      </w:r>
      <w:r>
        <w:rPr>
          <w:w w:val="139"/>
        </w:rPr>
        <w:t>t</w:t>
      </w:r>
      <w:r>
        <w:rPr>
          <w:w w:val="111"/>
        </w:rPr>
        <w:t>and</w:t>
      </w:r>
      <w:r>
        <w:rPr>
          <w:w w:val="99"/>
        </w:rPr>
        <w:t>i</w:t>
      </w:r>
      <w:r>
        <w:rPr>
          <w:w w:val="105"/>
        </w:rPr>
        <w:t>ng</w:t>
      </w:r>
      <w:r>
        <w:rPr>
          <w:spacing w:val="29"/>
          <w:w w:val="105"/>
        </w:rPr>
        <w:t xml:space="preserve"> </w:t>
      </w:r>
      <w:r>
        <w:rPr>
          <w:w w:val="112"/>
        </w:rPr>
        <w:t>the</w:t>
      </w:r>
      <w:r>
        <w:rPr>
          <w:spacing w:val="25"/>
          <w:w w:val="112"/>
        </w:rPr>
        <w:t xml:space="preserve"> </w:t>
      </w:r>
      <w:r>
        <w:t>effects</w:t>
      </w:r>
      <w:r>
        <w:rPr>
          <w:spacing w:val="32"/>
        </w:rPr>
        <w:t xml:space="preserve"> </w:t>
      </w:r>
      <w:r>
        <w:t>of</w:t>
      </w:r>
      <w:r>
        <w:rPr>
          <w:spacing w:val="23"/>
        </w:rPr>
        <w:t xml:space="preserve"> </w:t>
      </w:r>
      <w:r>
        <w:t>an</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9"/>
          <w:w w:val="107"/>
        </w:rPr>
        <w:t xml:space="preserve"> </w:t>
      </w:r>
      <w:r>
        <w:rPr>
          <w:w w:val="114"/>
        </w:rPr>
        <w:t>treatme</w:t>
      </w:r>
      <w:r>
        <w:rPr>
          <w:spacing w:val="-6"/>
          <w:w w:val="114"/>
        </w:rPr>
        <w:t>n</w:t>
      </w:r>
      <w:r>
        <w:rPr>
          <w:w w:val="114"/>
        </w:rPr>
        <w:t>t</w:t>
      </w:r>
      <w:r>
        <w:rPr>
          <w:spacing w:val="24"/>
          <w:w w:val="114"/>
        </w:rPr>
        <w:t xml:space="preserve"> </w:t>
      </w:r>
      <w:r>
        <w:t>on</w:t>
      </w:r>
      <w:r>
        <w:rPr>
          <w:spacing w:val="39"/>
        </w:rPr>
        <w:t xml:space="preserve"> </w:t>
      </w:r>
      <w:r>
        <w:t>these</w:t>
      </w:r>
      <w:r w:rsidR="00F9389F">
        <w:t xml:space="preserve"> </w:t>
      </w:r>
      <w:r>
        <w:rPr>
          <w:w w:val="99"/>
        </w:rPr>
        <w:t>i</w:t>
      </w:r>
      <w:r>
        <w:rPr>
          <w:spacing w:val="-5"/>
          <w:w w:val="110"/>
        </w:rPr>
        <w:t>n</w:t>
      </w:r>
      <w:r>
        <w:rPr>
          <w:w w:val="139"/>
        </w:rPr>
        <w:t>t</w:t>
      </w:r>
      <w:r>
        <w:rPr>
          <w:w w:val="107"/>
        </w:rPr>
        <w:t>er</w:t>
      </w:r>
      <w:r>
        <w:rPr>
          <w:w w:val="116"/>
        </w:rPr>
        <w:t>r</w:t>
      </w:r>
      <w:r>
        <w:rPr>
          <w:w w:val="99"/>
        </w:rPr>
        <w:t>el</w:t>
      </w:r>
      <w:r>
        <w:rPr>
          <w:w w:val="122"/>
        </w:rPr>
        <w:t>at</w:t>
      </w:r>
      <w:r>
        <w:rPr>
          <w:w w:val="105"/>
        </w:rPr>
        <w:t>ed</w:t>
      </w:r>
      <w:r>
        <w:rPr>
          <w:spacing w:val="29"/>
          <w:w w:val="105"/>
        </w:rPr>
        <w:t xml:space="preserve"> </w:t>
      </w:r>
      <w:r>
        <w:rPr>
          <w:spacing w:val="-11"/>
        </w:rPr>
        <w:t>v</w:t>
      </w:r>
      <w:r>
        <w:t>ariables</w:t>
      </w:r>
      <w:r w:rsidR="00F9389F">
        <w:t xml:space="preserve"> </w:t>
      </w:r>
      <w:r>
        <w:t xml:space="preserve">is </w:t>
      </w:r>
      <w:r>
        <w:rPr>
          <w:w w:val="107"/>
        </w:rPr>
        <w:t>cr</w:t>
      </w:r>
      <w:r>
        <w:rPr>
          <w:w w:val="99"/>
        </w:rPr>
        <w:t>i</w:t>
      </w:r>
      <w:r>
        <w:rPr>
          <w:w w:val="139"/>
        </w:rPr>
        <w:t>t</w:t>
      </w:r>
      <w:r>
        <w:rPr>
          <w:w w:val="99"/>
        </w:rPr>
        <w:t>i</w:t>
      </w:r>
      <w:r>
        <w:rPr>
          <w:w w:val="104"/>
        </w:rPr>
        <w:t>cal</w:t>
      </w:r>
      <w:r>
        <w:rPr>
          <w:spacing w:val="23"/>
          <w:w w:val="104"/>
        </w:rPr>
        <w:t xml:space="preserve"> </w:t>
      </w:r>
      <w:r>
        <w:t>when</w:t>
      </w:r>
      <w:r>
        <w:rPr>
          <w:spacing w:val="42"/>
        </w:rPr>
        <w:t xml:space="preserve"> </w:t>
      </w:r>
      <w:r>
        <w:rPr>
          <w:w w:val="139"/>
        </w:rPr>
        <w:t>t</w:t>
      </w:r>
      <w:r>
        <w:rPr>
          <w:w w:val="109"/>
        </w:rPr>
        <w:t>ry</w:t>
      </w:r>
      <w:r>
        <w:rPr>
          <w:w w:val="99"/>
        </w:rPr>
        <w:t>i</w:t>
      </w:r>
      <w:r>
        <w:rPr>
          <w:w w:val="110"/>
        </w:rPr>
        <w:t>n</w:t>
      </w:r>
      <w:r>
        <w:rPr>
          <w:w w:val="99"/>
        </w:rPr>
        <w:t>g</w:t>
      </w:r>
      <w:r>
        <w:rPr>
          <w:spacing w:val="23"/>
          <w:w w:val="99"/>
        </w:rPr>
        <w:t xml:space="preserve"> </w:t>
      </w:r>
      <w:r>
        <w:rPr>
          <w:w w:val="113"/>
        </w:rPr>
        <w:t>to</w:t>
      </w:r>
      <w:r>
        <w:rPr>
          <w:spacing w:val="17"/>
          <w:w w:val="113"/>
        </w:rPr>
        <w:t xml:space="preserve"> </w:t>
      </w:r>
      <w:r>
        <w:rPr>
          <w:w w:val="105"/>
        </w:rPr>
        <w:t>de</w:t>
      </w:r>
      <w:r>
        <w:rPr>
          <w:w w:val="139"/>
        </w:rPr>
        <w:t>t</w:t>
      </w:r>
      <w:r>
        <w:rPr>
          <w:w w:val="107"/>
        </w:rPr>
        <w:t>er</w:t>
      </w:r>
      <w:r>
        <w:rPr>
          <w:w w:val="104"/>
        </w:rPr>
        <w:t>mi</w:t>
      </w:r>
      <w:r>
        <w:rPr>
          <w:w w:val="105"/>
        </w:rPr>
        <w:t>ne</w:t>
      </w:r>
      <w:r>
        <w:rPr>
          <w:spacing w:val="23"/>
          <w:w w:val="105"/>
        </w:rPr>
        <w:t xml:space="preserve"> </w:t>
      </w:r>
      <w:r>
        <w:t>me</w:t>
      </w:r>
      <w:r>
        <w:rPr>
          <w:spacing w:val="-5"/>
        </w:rPr>
        <w:t>c</w:t>
      </w:r>
      <w:r>
        <w:t>hanistic</w:t>
      </w:r>
      <w:r w:rsidR="00F9389F">
        <w:t xml:space="preserve"> </w:t>
      </w:r>
      <w:r>
        <w:rPr>
          <w:w w:val="107"/>
        </w:rPr>
        <w:t>explanations</w:t>
      </w:r>
      <w:r>
        <w:rPr>
          <w:spacing w:val="22"/>
          <w:w w:val="107"/>
        </w:rPr>
        <w:t xml:space="preserve"> </w:t>
      </w:r>
      <w:r>
        <w:t>for</w:t>
      </w:r>
      <w:r>
        <w:rPr>
          <w:spacing w:val="28"/>
        </w:rPr>
        <w:t xml:space="preserve"> </w:t>
      </w:r>
      <w:r>
        <w:t>obser</w:t>
      </w:r>
      <w:r>
        <w:rPr>
          <w:spacing w:val="-5"/>
        </w:rPr>
        <w:t>v</w:t>
      </w:r>
      <w:r>
        <w:t>ed</w:t>
      </w:r>
      <w:r w:rsidR="00F9389F">
        <w:t xml:space="preserve"> </w:t>
      </w:r>
      <w:r>
        <w:t>res</w:t>
      </w:r>
      <w:r>
        <w:rPr>
          <w:spacing w:val="5"/>
        </w:rPr>
        <w:t>p</w:t>
      </w:r>
      <w:r>
        <w:t>onses</w:t>
      </w:r>
      <w:r w:rsidR="00F9389F">
        <w:t xml:space="preserve"> </w:t>
      </w:r>
      <w:r>
        <w:rPr>
          <w:w w:val="113"/>
        </w:rPr>
        <w:t>to</w:t>
      </w:r>
      <w:r>
        <w:rPr>
          <w:spacing w:val="17"/>
          <w:w w:val="113"/>
        </w:rPr>
        <w:t xml:space="preserve"> </w:t>
      </w:r>
      <w:r>
        <w:rPr>
          <w:spacing w:val="-5"/>
        </w:rPr>
        <w:t>w</w:t>
      </w:r>
      <w:r>
        <w:t>arming.</w:t>
      </w:r>
      <w:r w:rsidR="00F9389F">
        <w:t xml:space="preserve"> </w:t>
      </w:r>
      <w:r>
        <w:rPr>
          <w:spacing w:val="5"/>
        </w:rPr>
        <w:t xml:space="preserve"> </w:t>
      </w:r>
      <w:r>
        <w:t>E</w:t>
      </w:r>
      <w:r>
        <w:rPr>
          <w:spacing w:val="-5"/>
        </w:rPr>
        <w:t>v</w:t>
      </w:r>
      <w:r>
        <w:t>en</w:t>
      </w:r>
      <w:r w:rsidR="00F9389F">
        <w:t xml:space="preserve"> </w:t>
      </w:r>
      <w:r>
        <w:rPr>
          <w:w w:val="99"/>
        </w:rPr>
        <w:t>w</w:t>
      </w:r>
      <w:r>
        <w:rPr>
          <w:w w:val="105"/>
        </w:rPr>
        <w:t>he</w:t>
      </w:r>
      <w:r>
        <w:rPr>
          <w:w w:val="110"/>
        </w:rPr>
        <w:t xml:space="preserve">n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rPr>
          <w:w w:val="121"/>
        </w:rPr>
        <w:t>art</w:t>
      </w:r>
      <w:r>
        <w:rPr>
          <w:w w:val="99"/>
        </w:rPr>
        <w:t>i</w:t>
      </w:r>
      <w:r>
        <w:rPr>
          <w:w w:val="91"/>
        </w:rPr>
        <w:t>f</w:t>
      </w:r>
      <w:r>
        <w:rPr>
          <w:w w:val="114"/>
        </w:rPr>
        <w:t>act</w:t>
      </w:r>
      <w:r>
        <w:t>s</w:t>
      </w:r>
      <w:r w:rsidR="00F9389F">
        <w:t xml:space="preserve"> </w:t>
      </w:r>
      <w:r>
        <w:t>are</w:t>
      </w:r>
      <w:r w:rsidR="00F9389F">
        <w:t xml:space="preserve"> </w:t>
      </w:r>
      <w:r>
        <w:rPr>
          <w:w w:val="99"/>
        </w:rPr>
        <w:t>i</w:t>
      </w:r>
      <w:r>
        <w:rPr>
          <w:spacing w:val="-5"/>
          <w:w w:val="110"/>
        </w:rPr>
        <w:t>n</w:t>
      </w:r>
      <w:r>
        <w:rPr>
          <w:w w:val="139"/>
        </w:rPr>
        <w:t>t</w:t>
      </w:r>
      <w:r>
        <w:rPr>
          <w:w w:val="116"/>
        </w:rPr>
        <w:t>r</w:t>
      </w:r>
      <w:r>
        <w:rPr>
          <w:spacing w:val="5"/>
          <w:w w:val="99"/>
        </w:rPr>
        <w:t>o</w:t>
      </w:r>
      <w:r>
        <w:rPr>
          <w:w w:val="110"/>
        </w:rPr>
        <w:t>du</w:t>
      </w:r>
      <w:r>
        <w:rPr>
          <w:w w:val="99"/>
        </w:rPr>
        <w:t>ce</w:t>
      </w:r>
      <w:r>
        <w:rPr>
          <w:w w:val="110"/>
        </w:rPr>
        <w:t>d</w:t>
      </w:r>
      <w:r w:rsidR="00F9389F">
        <w:t xml:space="preserve"> </w:t>
      </w:r>
      <w:r>
        <w:t>(su</w:t>
      </w:r>
      <w:r>
        <w:rPr>
          <w:spacing w:val="-5"/>
        </w:rPr>
        <w:t>c</w:t>
      </w:r>
      <w:r>
        <w:t>h</w:t>
      </w:r>
      <w:r w:rsidR="00F9389F">
        <w:t xml:space="preserve"> </w:t>
      </w:r>
      <w:r>
        <w:t>as</w:t>
      </w:r>
      <w:r w:rsidR="00F9389F">
        <w:t xml:space="preserve"> </w:t>
      </w:r>
      <w:r>
        <w:t>artificial</w:t>
      </w:r>
      <w:r w:rsidR="00F9389F">
        <w:t xml:space="preserve"> </w:t>
      </w:r>
      <w:r>
        <w:t>drying</w:t>
      </w:r>
      <w:r w:rsidR="00F9389F">
        <w:t xml:space="preserve"> </w:t>
      </w:r>
      <w:r>
        <w:t>of</w:t>
      </w:r>
      <w:r>
        <w:rPr>
          <w:spacing w:val="35"/>
        </w:rPr>
        <w:t xml:space="preserve"> </w:t>
      </w:r>
      <w:r>
        <w:t>soils</w:t>
      </w:r>
      <w:r>
        <w:rPr>
          <w:spacing w:val="41"/>
        </w:rPr>
        <w:t xml:space="preserve"> </w:t>
      </w:r>
      <w:r>
        <w:t>or</w:t>
      </w:r>
      <w:r w:rsidR="00F9389F">
        <w:t xml:space="preserve"> </w:t>
      </w:r>
      <w:r>
        <w:rPr>
          <w:w w:val="107"/>
        </w:rPr>
        <w:t>al</w:t>
      </w:r>
      <w:r>
        <w:rPr>
          <w:w w:val="139"/>
        </w:rPr>
        <w:t>t</w:t>
      </w:r>
      <w:r>
        <w:rPr>
          <w:w w:val="107"/>
        </w:rPr>
        <w:t>er</w:t>
      </w:r>
      <w:r>
        <w:rPr>
          <w:w w:val="99"/>
        </w:rPr>
        <w:t>e</w:t>
      </w:r>
      <w:r>
        <w:rPr>
          <w:w w:val="110"/>
        </w:rPr>
        <w:t>d</w:t>
      </w:r>
      <w:r w:rsidR="00F9389F">
        <w:t xml:space="preserve"> </w:t>
      </w:r>
      <w:r>
        <w:rPr>
          <w:w w:val="113"/>
        </w:rPr>
        <w:t>pla</w:t>
      </w:r>
      <w:r>
        <w:rPr>
          <w:spacing w:val="-6"/>
          <w:w w:val="113"/>
        </w:rPr>
        <w:t>n</w:t>
      </w:r>
      <w:r>
        <w:rPr>
          <w:w w:val="113"/>
        </w:rPr>
        <w:t>t</w:t>
      </w:r>
      <w:r>
        <w:rPr>
          <w:spacing w:val="36"/>
          <w:w w:val="113"/>
        </w:rPr>
        <w:t xml:space="preserve"> </w:t>
      </w:r>
      <w:r>
        <w:rPr>
          <w:w w:val="99"/>
        </w:rPr>
        <w:t>c</w:t>
      </w:r>
      <w:r>
        <w:rPr>
          <w:w w:val="105"/>
        </w:rPr>
        <w:t>om</w:t>
      </w:r>
      <w:r>
        <w:rPr>
          <w:spacing w:val="6"/>
          <w:w w:val="105"/>
        </w:rPr>
        <w:t>p</w:t>
      </w:r>
      <w:r>
        <w:t>os</w:t>
      </w:r>
      <w:r>
        <w:rPr>
          <w:w w:val="99"/>
        </w:rPr>
        <w:t>i</w:t>
      </w:r>
      <w:r>
        <w:rPr>
          <w:w w:val="139"/>
        </w:rPr>
        <w:t>t</w:t>
      </w:r>
      <w:r>
        <w:rPr>
          <w:w w:val="103"/>
        </w:rPr>
        <w:t>ion</w:t>
      </w:r>
      <w:r>
        <w:rPr>
          <w:w w:val="110"/>
        </w:rPr>
        <w:t>,</w:t>
      </w:r>
      <w:r w:rsidR="00F9389F">
        <w:t xml:space="preserve"> </w:t>
      </w:r>
      <w:r>
        <w:rPr>
          <w:w w:val="110"/>
        </w:rPr>
        <w:t>du</w:t>
      </w:r>
      <w:r>
        <w:rPr>
          <w:w w:val="99"/>
        </w:rPr>
        <w:t xml:space="preserve">e </w:t>
      </w:r>
      <w:r>
        <w:rPr>
          <w:w w:val="113"/>
        </w:rPr>
        <w:t>to</w:t>
      </w:r>
      <w:r>
        <w:rPr>
          <w:spacing w:val="21"/>
          <w:w w:val="113"/>
        </w:rPr>
        <w:t xml:space="preserve"> </w:t>
      </w:r>
      <w:r>
        <w:rPr>
          <w:w w:val="99"/>
        </w:rPr>
        <w:t>e</w:t>
      </w:r>
      <w:r>
        <w:rPr>
          <w:w w:val="107"/>
        </w:rPr>
        <w:t>x</w:t>
      </w:r>
      <w:r>
        <w:rPr>
          <w:spacing w:val="5"/>
          <w:w w:val="107"/>
        </w:rPr>
        <w:t>p</w:t>
      </w:r>
      <w:r>
        <w:rPr>
          <w:w w:val="99"/>
        </w:rPr>
        <w:t>e</w:t>
      </w:r>
      <w:r>
        <w:rPr>
          <w:w w:val="109"/>
        </w:rPr>
        <w:t>ri</w:t>
      </w:r>
      <w:r>
        <w:rPr>
          <w:w w:val="104"/>
        </w:rPr>
        <w:t>me</w:t>
      </w:r>
      <w:r>
        <w:rPr>
          <w:spacing w:val="-5"/>
          <w:w w:val="110"/>
        </w:rPr>
        <w:t>n</w:t>
      </w:r>
      <w:r>
        <w:rPr>
          <w:w w:val="139"/>
        </w:rPr>
        <w:t>t</w:t>
      </w:r>
      <w:r>
        <w:rPr>
          <w:w w:val="107"/>
        </w:rPr>
        <w:t>al</w:t>
      </w:r>
      <w:r w:rsidR="00F9389F">
        <w:t xml:space="preserve"> </w:t>
      </w:r>
      <w:r>
        <w:t>s</w:t>
      </w:r>
      <w:r>
        <w:rPr>
          <w:w w:val="139"/>
        </w:rPr>
        <w:t>t</w:t>
      </w:r>
      <w:r>
        <w:rPr>
          <w:w w:val="113"/>
        </w:rPr>
        <w:t>ru</w:t>
      </w:r>
      <w:r>
        <w:rPr>
          <w:w w:val="115"/>
        </w:rPr>
        <w:t>ct</w:t>
      </w:r>
      <w:r>
        <w:rPr>
          <w:w w:val="110"/>
        </w:rPr>
        <w:t>u</w:t>
      </w:r>
      <w:r>
        <w:rPr>
          <w:w w:val="116"/>
        </w:rPr>
        <w:t>r</w:t>
      </w:r>
      <w:r>
        <w:rPr>
          <w:w w:val="104"/>
        </w:rPr>
        <w:t>es)</w:t>
      </w:r>
      <w:r>
        <w:rPr>
          <w:w w:val="110"/>
        </w:rPr>
        <w:t>,</w:t>
      </w:r>
      <w:r w:rsidR="00F9389F">
        <w:t xml:space="preserve"> </w:t>
      </w:r>
      <w:r>
        <w:t>if</w:t>
      </w:r>
      <w:r>
        <w:rPr>
          <w:spacing w:val="20"/>
        </w:rPr>
        <w:t xml:space="preserve"> </w:t>
      </w:r>
      <w:r>
        <w:rPr>
          <w:w w:val="139"/>
        </w:rPr>
        <w:t>t</w:t>
      </w:r>
      <w:r>
        <w:rPr>
          <w:w w:val="105"/>
        </w:rPr>
        <w:t>he</w:t>
      </w:r>
      <w:r>
        <w:t>se</w:t>
      </w:r>
      <w:r w:rsidR="00F9389F">
        <w:t xml:space="preserve"> </w:t>
      </w:r>
      <w:r>
        <w:t>secondary</w:t>
      </w:r>
      <w:r w:rsidR="00F9389F">
        <w:t xml:space="preserve"> </w:t>
      </w:r>
      <w:r>
        <w:rPr>
          <w:w w:val="99"/>
        </w:rPr>
        <w:t>e</w:t>
      </w:r>
      <w:r>
        <w:rPr>
          <w:w w:val="94"/>
        </w:rPr>
        <w:t>ffec</w:t>
      </w:r>
      <w:r>
        <w:rPr>
          <w:w w:val="139"/>
        </w:rPr>
        <w:t>t</w:t>
      </w:r>
      <w:r>
        <w:t>s</w:t>
      </w:r>
      <w:r w:rsidR="00F9389F">
        <w:t xml:space="preserve"> </w:t>
      </w:r>
      <w:r>
        <w:t>are</w:t>
      </w:r>
      <w:r>
        <w:rPr>
          <w:spacing w:val="48"/>
        </w:rPr>
        <w:t xml:space="preserve"> </w:t>
      </w:r>
      <w:r>
        <w:rPr>
          <w:w w:val="105"/>
        </w:rPr>
        <w:t>q</w:t>
      </w:r>
      <w:r>
        <w:rPr>
          <w:w w:val="111"/>
        </w:rPr>
        <w:t>ua</w:t>
      </w:r>
      <w:r>
        <w:rPr>
          <w:spacing w:val="-5"/>
          <w:w w:val="111"/>
        </w:rPr>
        <w:t>n</w:t>
      </w:r>
      <w:r>
        <w:rPr>
          <w:w w:val="139"/>
        </w:rPr>
        <w:t>t</w:t>
      </w:r>
      <w:r>
        <w:rPr>
          <w:w w:val="99"/>
        </w:rPr>
        <w:t>i</w:t>
      </w:r>
      <w:r>
        <w:rPr>
          <w:w w:val="94"/>
        </w:rPr>
        <w:t>fie</w:t>
      </w:r>
      <w:r>
        <w:rPr>
          <w:w w:val="110"/>
        </w:rPr>
        <w:t>d,</w:t>
      </w:r>
      <w:r w:rsidR="00F9389F">
        <w:t xml:space="preserve"> </w:t>
      </w:r>
      <w:r>
        <w:rPr>
          <w:w w:val="139"/>
        </w:rPr>
        <w:t>t</w:t>
      </w:r>
      <w:r>
        <w:rPr>
          <w:w w:val="105"/>
        </w:rPr>
        <w:t>hey</w:t>
      </w:r>
      <w:r w:rsidR="00F9389F">
        <w:t xml:space="preserve"> </w:t>
      </w:r>
      <w:r>
        <w:t>can</w:t>
      </w:r>
      <w:r>
        <w:rPr>
          <w:spacing w:val="46"/>
        </w:rPr>
        <w:t xml:space="preserve"> </w:t>
      </w:r>
      <w:r>
        <w:rPr>
          <w:spacing w:val="5"/>
        </w:rPr>
        <w:t>b</w:t>
      </w:r>
      <w:r>
        <w:t>e</w:t>
      </w:r>
      <w:r>
        <w:rPr>
          <w:spacing w:val="36"/>
        </w:rPr>
        <w:t xml:space="preserve"> </w:t>
      </w:r>
      <w:r>
        <w:t>helpful</w:t>
      </w:r>
      <w:r>
        <w:rPr>
          <w:spacing w:val="49"/>
        </w:rPr>
        <w:t xml:space="preserve"> </w:t>
      </w:r>
      <w:r>
        <w:t>in</w:t>
      </w:r>
      <w:r>
        <w:rPr>
          <w:spacing w:val="36"/>
        </w:rPr>
        <w:t xml:space="preserve"> </w:t>
      </w:r>
      <w:r>
        <w:rPr>
          <w:w w:val="110"/>
        </w:rPr>
        <w:t>un</w:t>
      </w:r>
      <w:r>
        <w:rPr>
          <w:w w:val="105"/>
        </w:rPr>
        <w:t>de</w:t>
      </w:r>
      <w:r>
        <w:rPr>
          <w:w w:val="108"/>
        </w:rPr>
        <w:t>rs</w:t>
      </w:r>
      <w:r>
        <w:rPr>
          <w:w w:val="139"/>
        </w:rPr>
        <w:t>t</w:t>
      </w:r>
      <w:r>
        <w:rPr>
          <w:w w:val="111"/>
        </w:rPr>
        <w:t>and</w:t>
      </w:r>
      <w:r>
        <w:rPr>
          <w:w w:val="99"/>
        </w:rPr>
        <w:t>i</w:t>
      </w:r>
      <w:r>
        <w:rPr>
          <w:w w:val="105"/>
        </w:rPr>
        <w:t xml:space="preserve">ng </w:t>
      </w:r>
      <w:r>
        <w:t>h</w:t>
      </w:r>
      <w:r>
        <w:rPr>
          <w:spacing w:val="-5"/>
        </w:rPr>
        <w:t>o</w:t>
      </w:r>
      <w:r>
        <w:t>w</w:t>
      </w:r>
      <w:r>
        <w:rPr>
          <w:spacing w:val="39"/>
        </w:rPr>
        <w:t xml:space="preserve"> </w:t>
      </w:r>
      <w:r>
        <w:t>abiotic</w:t>
      </w:r>
      <w:r w:rsidR="00F9389F">
        <w:t xml:space="preserve"> </w:t>
      </w:r>
      <w:r>
        <w:t>and</w:t>
      </w:r>
      <w:r w:rsidR="00F9389F">
        <w:t xml:space="preserve"> </w:t>
      </w:r>
      <w:r>
        <w:t>biotic</w:t>
      </w:r>
      <w:r w:rsidR="00F9389F">
        <w:t xml:space="preserve"> </w:t>
      </w:r>
      <w:r>
        <w:t>factors</w:t>
      </w:r>
      <w:r w:rsidR="00F9389F">
        <w:t xml:space="preserve"> </w:t>
      </w:r>
      <w:r>
        <w:rPr>
          <w:w w:val="112"/>
        </w:rPr>
        <w:t>i</w:t>
      </w:r>
      <w:r>
        <w:rPr>
          <w:spacing w:val="-6"/>
          <w:w w:val="112"/>
        </w:rPr>
        <w:t>n</w:t>
      </w:r>
      <w:r>
        <w:rPr>
          <w:w w:val="112"/>
        </w:rPr>
        <w:t>teract</w:t>
      </w:r>
      <w:r>
        <w:rPr>
          <w:spacing w:val="28"/>
          <w:w w:val="112"/>
        </w:rPr>
        <w:t xml:space="preserve"> </w:t>
      </w:r>
      <w:r>
        <w:rPr>
          <w:w w:val="112"/>
        </w:rPr>
        <w:t>to</w:t>
      </w:r>
      <w:r>
        <w:rPr>
          <w:spacing w:val="27"/>
          <w:w w:val="112"/>
        </w:rPr>
        <w:t xml:space="preserve"> </w:t>
      </w:r>
      <w:r>
        <w:t>affect</w:t>
      </w:r>
      <w:r>
        <w:rPr>
          <w:spacing w:val="46"/>
        </w:rPr>
        <w:t xml:space="preserve"> </w:t>
      </w:r>
      <w:r>
        <w:t>p</w:t>
      </w:r>
      <w:r>
        <w:rPr>
          <w:spacing w:val="-5"/>
        </w:rPr>
        <w:t>h</w:t>
      </w:r>
      <w:r>
        <w:t>ysiological</w:t>
      </w:r>
      <w:r w:rsidR="00F9389F">
        <w:t xml:space="preserve"> </w:t>
      </w:r>
      <w:r>
        <w:t>res</w:t>
      </w:r>
      <w:r>
        <w:rPr>
          <w:spacing w:val="5"/>
        </w:rPr>
        <w:t>p</w:t>
      </w:r>
      <w:r>
        <w:t>onses.</w:t>
      </w:r>
      <w:r w:rsidR="00F9389F">
        <w:t xml:space="preserve"> </w:t>
      </w:r>
      <w:r>
        <w:rPr>
          <w:spacing w:val="18"/>
        </w:rPr>
        <w:t xml:space="preserve"> </w:t>
      </w:r>
      <w:r>
        <w:rPr>
          <w:spacing w:val="-17"/>
        </w:rPr>
        <w:t>F</w:t>
      </w:r>
      <w:r>
        <w:t>or</w:t>
      </w:r>
      <w:r w:rsidR="00F9389F">
        <w:t xml:space="preserve"> </w:t>
      </w:r>
      <w:r>
        <w:t>example,</w:t>
      </w:r>
      <w:r w:rsidR="00F9389F">
        <w:t xml:space="preserve"> </w:t>
      </w:r>
      <w:r>
        <w:rPr>
          <w:spacing w:val="-5"/>
        </w:rPr>
        <w:t>w</w:t>
      </w:r>
      <w:r>
        <w:t>e</w:t>
      </w:r>
      <w:r>
        <w:rPr>
          <w:spacing w:val="29"/>
        </w:rPr>
        <w:t xml:space="preserve"> </w:t>
      </w:r>
      <w:r>
        <w:t>can</w:t>
      </w:r>
      <w:r w:rsidR="00F9389F">
        <w:t xml:space="preserve"> </w:t>
      </w:r>
      <w:r>
        <w:t>learn</w:t>
      </w:r>
      <w:r w:rsidR="00F9389F">
        <w:t xml:space="preserve"> </w:t>
      </w:r>
      <w:r>
        <w:rPr>
          <w:w w:val="111"/>
        </w:rPr>
        <w:t>a</w:t>
      </w:r>
      <w:r>
        <w:rPr>
          <w:spacing w:val="5"/>
          <w:w w:val="111"/>
        </w:rPr>
        <w:t>b</w:t>
      </w:r>
      <w:r>
        <w:rPr>
          <w:w w:val="105"/>
        </w:rPr>
        <w:t>ou</w:t>
      </w:r>
      <w:r>
        <w:rPr>
          <w:w w:val="139"/>
        </w:rPr>
        <w:t xml:space="preserve">t </w:t>
      </w:r>
      <w:r>
        <w:rPr>
          <w:w w:val="112"/>
        </w:rPr>
        <w:t>the</w:t>
      </w:r>
      <w:r>
        <w:rPr>
          <w:spacing w:val="15"/>
          <w:w w:val="112"/>
        </w:rPr>
        <w:t xml:space="preserve"> </w:t>
      </w:r>
      <w:r>
        <w:rPr>
          <w:w w:val="103"/>
        </w:rPr>
        <w:t>co</w:t>
      </w:r>
      <w:r>
        <w:rPr>
          <w:spacing w:val="-5"/>
          <w:w w:val="103"/>
        </w:rPr>
        <w:t>n</w:t>
      </w:r>
      <w:r>
        <w:rPr>
          <w:w w:val="139"/>
        </w:rPr>
        <w:t>t</w:t>
      </w:r>
      <w:r>
        <w:rPr>
          <w:w w:val="104"/>
        </w:rPr>
        <w:t>rol</w:t>
      </w:r>
      <w:r>
        <w:t>s</w:t>
      </w:r>
      <w:r>
        <w:rPr>
          <w:spacing w:val="19"/>
        </w:rPr>
        <w:t xml:space="preserve"> </w:t>
      </w:r>
      <w:r>
        <w:t>on</w:t>
      </w:r>
      <w:r>
        <w:rPr>
          <w:spacing w:val="29"/>
        </w:rPr>
        <w:t xml:space="preserve"> </w:t>
      </w:r>
      <w:proofErr w:type="spellStart"/>
      <w:r>
        <w:rPr>
          <w:w w:val="108"/>
        </w:rPr>
        <w:t>stomatal</w:t>
      </w:r>
      <w:proofErr w:type="spellEnd"/>
      <w:r>
        <w:rPr>
          <w:spacing w:val="32"/>
          <w:w w:val="108"/>
        </w:rPr>
        <w:t xml:space="preserve"> </w:t>
      </w:r>
      <w:r>
        <w:rPr>
          <w:w w:val="108"/>
        </w:rPr>
        <w:t>conductance</w:t>
      </w:r>
      <w:r>
        <w:rPr>
          <w:spacing w:val="5"/>
          <w:w w:val="108"/>
        </w:rPr>
        <w:t xml:space="preserve"> </w:t>
      </w:r>
      <w:r>
        <w:t>when</w:t>
      </w:r>
      <w:r>
        <w:rPr>
          <w:spacing w:val="38"/>
        </w:rPr>
        <w:t xml:space="preserve"> </w:t>
      </w:r>
      <w:r>
        <w:rPr>
          <w:w w:val="112"/>
        </w:rPr>
        <w:t>the</w:t>
      </w:r>
      <w:r>
        <w:rPr>
          <w:spacing w:val="15"/>
          <w:w w:val="112"/>
        </w:rPr>
        <w:t xml:space="preserve"> </w:t>
      </w:r>
      <w:r>
        <w:t>normal</w:t>
      </w:r>
      <w:r w:rsidR="00F9389F">
        <w:t xml:space="preserve"> </w:t>
      </w:r>
      <w:r>
        <w:t>c</w:t>
      </w:r>
      <w:r>
        <w:rPr>
          <w:spacing w:val="-5"/>
        </w:rPr>
        <w:t>o</w:t>
      </w:r>
      <w:r>
        <w:rPr>
          <w:spacing w:val="-11"/>
        </w:rPr>
        <w:t>v</w:t>
      </w:r>
      <w:r>
        <w:t>ariance</w:t>
      </w:r>
      <w:r w:rsidR="00F9389F">
        <w:t xml:space="preserve"> </w:t>
      </w:r>
      <w:r>
        <w:rPr>
          <w:spacing w:val="5"/>
        </w:rPr>
        <w:t>b</w:t>
      </w:r>
      <w:r>
        <w:t>e</w:t>
      </w:r>
      <w:r>
        <w:rPr>
          <w:spacing w:val="-5"/>
        </w:rPr>
        <w:t>t</w:t>
      </w:r>
      <w:r>
        <w:rPr>
          <w:spacing w:val="-6"/>
        </w:rPr>
        <w:t>w</w:t>
      </w:r>
      <w:r>
        <w:t>een</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10"/>
        </w:rPr>
        <w:t>,</w:t>
      </w:r>
      <w:r>
        <w:rPr>
          <w:spacing w:val="20"/>
          <w:w w:val="110"/>
        </w:rPr>
        <w:t xml:space="preserve"> </w:t>
      </w:r>
      <w:r>
        <w:rPr>
          <w:spacing w:val="-5"/>
          <w:w w:val="109"/>
        </w:rPr>
        <w:t>h</w:t>
      </w:r>
      <w:r>
        <w:rPr>
          <w:w w:val="109"/>
        </w:rPr>
        <w:t>umidi</w:t>
      </w:r>
      <w:r>
        <w:rPr>
          <w:spacing w:val="-5"/>
          <w:w w:val="109"/>
        </w:rPr>
        <w:t>t</w:t>
      </w:r>
      <w:r>
        <w:rPr>
          <w:spacing w:val="-19"/>
          <w:w w:val="109"/>
        </w:rPr>
        <w:t>y</w:t>
      </w:r>
      <w:r>
        <w:rPr>
          <w:w w:val="109"/>
        </w:rPr>
        <w:t>,</w:t>
      </w:r>
      <w:r>
        <w:rPr>
          <w:spacing w:val="18"/>
          <w:w w:val="109"/>
        </w:rPr>
        <w:t xml:space="preserve"> </w:t>
      </w:r>
      <w:r>
        <w:t>and</w:t>
      </w:r>
      <w:r w:rsidR="00F9389F">
        <w:t xml:space="preserve"> </w:t>
      </w:r>
      <w:r>
        <w:t>soil moisture</w:t>
      </w:r>
      <w:r w:rsidR="00F9389F">
        <w:t xml:space="preserve"> </w:t>
      </w:r>
      <w:r>
        <w:t>is</w:t>
      </w:r>
      <w:r>
        <w:rPr>
          <w:spacing w:val="15"/>
        </w:rPr>
        <w:t xml:space="preserve"> </w:t>
      </w:r>
      <w:r>
        <w:rPr>
          <w:w w:val="107"/>
        </w:rPr>
        <w:t>al</w:t>
      </w:r>
      <w:r>
        <w:rPr>
          <w:w w:val="139"/>
        </w:rPr>
        <w:t>t</w:t>
      </w:r>
      <w:r>
        <w:rPr>
          <w:w w:val="107"/>
        </w:rPr>
        <w:t>er</w:t>
      </w:r>
      <w:r>
        <w:rPr>
          <w:w w:val="99"/>
        </w:rPr>
        <w:t>e</w:t>
      </w:r>
      <w:r>
        <w:rPr>
          <w:w w:val="110"/>
        </w:rPr>
        <w:t>d.</w:t>
      </w:r>
    </w:p>
    <w:p w14:paraId="10BF80BA" w14:textId="77777777" w:rsidR="005B53EE" w:rsidRDefault="005B53EE" w:rsidP="00F9389F">
      <w:pPr>
        <w:spacing w:before="4" w:line="140" w:lineRule="exact"/>
        <w:rPr>
          <w:sz w:val="14"/>
          <w:szCs w:val="14"/>
        </w:rPr>
      </w:pPr>
    </w:p>
    <w:p w14:paraId="1DBA118D" w14:textId="77777777" w:rsidR="005B53EE" w:rsidRDefault="00F5753A" w:rsidP="00F9389F">
      <w:pPr>
        <w:spacing w:line="249" w:lineRule="auto"/>
        <w:ind w:left="117" w:right="83"/>
      </w:pPr>
      <w:r>
        <w:t>The</w:t>
      </w:r>
      <w:r w:rsidR="00F9389F">
        <w:t xml:space="preserve"> </w:t>
      </w:r>
      <w:r>
        <w:t>widespread</w:t>
      </w:r>
      <w:r w:rsidR="00F9389F">
        <w:t xml:space="preserve"> </w:t>
      </w:r>
      <w:r>
        <w:t>presence</w:t>
      </w:r>
      <w:r w:rsidR="00F9389F">
        <w:t xml:space="preserve"> </w:t>
      </w:r>
      <w:r>
        <w:t>of</w:t>
      </w:r>
      <w:r>
        <w:rPr>
          <w:spacing w:val="40"/>
        </w:rPr>
        <w:t xml:space="preserve"> </w:t>
      </w:r>
      <w:r>
        <w:rPr>
          <w:w w:val="110"/>
        </w:rPr>
        <w:t>un</w:t>
      </w:r>
      <w:r>
        <w:rPr>
          <w:w w:val="99"/>
        </w:rPr>
        <w:t>i</w:t>
      </w:r>
      <w:r>
        <w:rPr>
          <w:spacing w:val="-5"/>
          <w:w w:val="110"/>
        </w:rPr>
        <w:t>n</w:t>
      </w:r>
      <w:r>
        <w:rPr>
          <w:w w:val="139"/>
        </w:rPr>
        <w:t>t</w:t>
      </w:r>
      <w:r>
        <w:rPr>
          <w:w w:val="99"/>
        </w:rPr>
        <w:t>e</w:t>
      </w:r>
      <w:r>
        <w:rPr>
          <w:w w:val="110"/>
        </w:rPr>
        <w:t>nd</w:t>
      </w:r>
      <w:r>
        <w:rPr>
          <w:w w:val="105"/>
        </w:rPr>
        <w:t>ed</w:t>
      </w:r>
      <w:r>
        <w:rPr>
          <w:spacing w:val="47"/>
          <w:w w:val="105"/>
        </w:rPr>
        <w:t xml:space="preserve"> </w:t>
      </w:r>
      <w:r>
        <w:t>secondary</w:t>
      </w:r>
      <w:r w:rsidR="00F9389F">
        <w:t xml:space="preserve"> </w:t>
      </w:r>
      <w:r>
        <w:t>effects</w:t>
      </w:r>
      <w:r w:rsidR="00F9389F">
        <w:t xml:space="preserve"> </w:t>
      </w:r>
      <w:r>
        <w:t>of</w:t>
      </w:r>
      <w:r>
        <w:rPr>
          <w:spacing w:val="40"/>
        </w:rPr>
        <w:t xml:space="preserve"> </w:t>
      </w:r>
      <w:r>
        <w:t>climate</w:t>
      </w:r>
      <w:r w:rsidR="00F9389F">
        <w:t xml:space="preserve"> </w:t>
      </w:r>
      <w:r>
        <w:rPr>
          <w:spacing w:val="-5"/>
        </w:rPr>
        <w:t>c</w:t>
      </w:r>
      <w:r>
        <w:t>hange</w:t>
      </w:r>
      <w:r w:rsidR="00F9389F">
        <w:t xml:space="preserve"> </w:t>
      </w:r>
      <w:r>
        <w:rPr>
          <w:w w:val="107"/>
        </w:rPr>
        <w:t>manipulations</w:t>
      </w:r>
      <w:r w:rsidR="00F9389F">
        <w:rPr>
          <w:w w:val="107"/>
        </w:rPr>
        <w:t xml:space="preserve"> </w:t>
      </w:r>
      <w:r>
        <w:rPr>
          <w:w w:val="110"/>
        </w:rPr>
        <w:t>h</w:t>
      </w:r>
      <w:r>
        <w:rPr>
          <w:w w:val="103"/>
        </w:rPr>
        <w:t>igh</w:t>
      </w:r>
      <w:r>
        <w:rPr>
          <w:w w:val="99"/>
        </w:rPr>
        <w:t>li</w:t>
      </w:r>
      <w:r>
        <w:rPr>
          <w:w w:val="105"/>
        </w:rPr>
        <w:t>g</w:t>
      </w:r>
      <w:r>
        <w:rPr>
          <w:spacing w:val="-5"/>
          <w:w w:val="105"/>
        </w:rPr>
        <w:t>h</w:t>
      </w:r>
      <w:r>
        <w:rPr>
          <w:w w:val="139"/>
        </w:rPr>
        <w:t>t</w:t>
      </w:r>
      <w:r>
        <w:rPr>
          <w:spacing w:val="47"/>
          <w:w w:val="139"/>
        </w:rPr>
        <w:t xml:space="preserve"> </w:t>
      </w:r>
      <w:r>
        <w:rPr>
          <w:w w:val="120"/>
        </w:rPr>
        <w:t>th</w:t>
      </w:r>
      <w:r>
        <w:rPr>
          <w:w w:val="99"/>
        </w:rPr>
        <w:t xml:space="preserve">e </w:t>
      </w:r>
      <w:r>
        <w:rPr>
          <w:w w:val="107"/>
        </w:rPr>
        <w:t>im</w:t>
      </w:r>
      <w:r>
        <w:rPr>
          <w:spacing w:val="5"/>
          <w:w w:val="107"/>
        </w:rPr>
        <w:t>p</w:t>
      </w:r>
      <w:r>
        <w:rPr>
          <w:w w:val="107"/>
        </w:rPr>
        <w:t>ortance</w:t>
      </w:r>
      <w:r>
        <w:rPr>
          <w:spacing w:val="42"/>
          <w:w w:val="107"/>
        </w:rPr>
        <w:t xml:space="preserve"> </w:t>
      </w:r>
      <w:r>
        <w:t>of</w:t>
      </w:r>
      <w:r>
        <w:rPr>
          <w:spacing w:val="32"/>
        </w:rPr>
        <w:t xml:space="preserve"> </w:t>
      </w:r>
      <w:r>
        <w:t>measuring</w:t>
      </w:r>
      <w:r w:rsidR="00F9389F">
        <w:t xml:space="preserve"> </w:t>
      </w:r>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rsidR="00F9389F">
        <w:t xml:space="preserve"> </w:t>
      </w:r>
      <w:r>
        <w:t>conditions</w:t>
      </w:r>
      <w:r w:rsidR="00F9389F">
        <w:t xml:space="preserve"> </w:t>
      </w:r>
      <w:r>
        <w:t>at</w:t>
      </w:r>
      <w:r w:rsidR="00F9389F">
        <w:t xml:space="preserve"> </w:t>
      </w:r>
      <w:r>
        <w:rPr>
          <w:w w:val="112"/>
        </w:rPr>
        <w:t>the</w:t>
      </w:r>
      <w:r>
        <w:rPr>
          <w:spacing w:val="34"/>
          <w:w w:val="112"/>
        </w:rPr>
        <w:t xml:space="preserve"> </w:t>
      </w:r>
      <w:r>
        <w:t>plot</w:t>
      </w:r>
      <w:r w:rsidR="00F9389F">
        <w:t xml:space="preserve"> </w:t>
      </w:r>
      <w:r>
        <w:t>le</w:t>
      </w:r>
      <w:r>
        <w:rPr>
          <w:spacing w:val="-5"/>
        </w:rPr>
        <w:t>v</w:t>
      </w:r>
      <w:r>
        <w:t>el,</w:t>
      </w:r>
      <w:r w:rsidR="00F9389F">
        <w:t xml:space="preserve"> </w:t>
      </w:r>
      <w:r>
        <w:t>and</w:t>
      </w:r>
      <w:r w:rsidR="00F9389F">
        <w:t xml:space="preserve"> </w:t>
      </w:r>
      <w:r>
        <w:t>of</w:t>
      </w:r>
      <w:r>
        <w:rPr>
          <w:spacing w:val="32"/>
        </w:rPr>
        <w:t xml:space="preserve"> </w:t>
      </w:r>
      <w:r>
        <w:t>using</w:t>
      </w:r>
      <w:r w:rsidR="00F9389F">
        <w:t xml:space="preserve"> </w:t>
      </w:r>
      <w:r>
        <w:rPr>
          <w:w w:val="139"/>
        </w:rPr>
        <w:t>t</w:t>
      </w:r>
      <w:r>
        <w:rPr>
          <w:w w:val="105"/>
        </w:rPr>
        <w:t>he</w:t>
      </w:r>
      <w:r>
        <w:t>se</w:t>
      </w:r>
      <w:r w:rsidR="00F9389F">
        <w:t xml:space="preserve"> </w:t>
      </w:r>
      <w:r>
        <w:rPr>
          <w:w w:val="105"/>
        </w:rPr>
        <w:t>meas</w:t>
      </w:r>
      <w:r>
        <w:rPr>
          <w:w w:val="113"/>
        </w:rPr>
        <w:t>ur</w:t>
      </w:r>
      <w:r>
        <w:rPr>
          <w:w w:val="104"/>
        </w:rPr>
        <w:t>em</w:t>
      </w:r>
      <w:r>
        <w:rPr>
          <w:w w:val="105"/>
        </w:rPr>
        <w:t>e</w:t>
      </w:r>
      <w:r>
        <w:rPr>
          <w:spacing w:val="-5"/>
          <w:w w:val="105"/>
        </w:rPr>
        <w:t>n</w:t>
      </w:r>
      <w:r>
        <w:rPr>
          <w:w w:val="139"/>
        </w:rPr>
        <w:t>t</w:t>
      </w:r>
      <w:r>
        <w:t>s</w:t>
      </w:r>
      <w:r w:rsidR="00F9389F">
        <w:t xml:space="preserve"> </w:t>
      </w:r>
      <w:r>
        <w:rPr>
          <w:w w:val="99"/>
        </w:rPr>
        <w:t>i</w:t>
      </w:r>
      <w:r>
        <w:rPr>
          <w:w w:val="110"/>
        </w:rPr>
        <w:t xml:space="preserve">n </w:t>
      </w:r>
      <w:r>
        <w:t>data</w:t>
      </w:r>
      <w:r w:rsidR="00F9389F">
        <w:t xml:space="preserve"> </w:t>
      </w:r>
      <w:r>
        <w:t>analysis</w:t>
      </w:r>
      <w:r w:rsidR="00F9389F">
        <w:t xml:space="preserve"> </w:t>
      </w:r>
      <w:r>
        <w:t>and</w:t>
      </w:r>
      <w:r w:rsidR="00F9389F">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25"/>
          <w:w w:val="103"/>
        </w:rPr>
        <w:t xml:space="preserve"> </w:t>
      </w:r>
      <w:r>
        <w:t>of</w:t>
      </w:r>
      <w:r>
        <w:rPr>
          <w:spacing w:val="19"/>
        </w:rPr>
        <w:t xml:space="preserve"> </w:t>
      </w:r>
      <w:r>
        <w:rPr>
          <w:w w:val="116"/>
        </w:rPr>
        <w:t>r</w:t>
      </w:r>
      <w:r>
        <w:rPr>
          <w:w w:val="104"/>
        </w:rPr>
        <w:t>esu</w:t>
      </w:r>
      <w:r>
        <w:rPr>
          <w:w w:val="99"/>
        </w:rPr>
        <w:t>l</w:t>
      </w:r>
      <w:r>
        <w:rPr>
          <w:w w:val="139"/>
        </w:rPr>
        <w:t>t</w:t>
      </w:r>
      <w:r>
        <w:rPr>
          <w:w w:val="104"/>
        </w:rPr>
        <w:t>s.</w:t>
      </w:r>
      <w:r w:rsidR="00F9389F">
        <w:rPr>
          <w:w w:val="104"/>
        </w:rPr>
        <w:t xml:space="preserve"> </w:t>
      </w:r>
      <w:r>
        <w:t>Ma</w:t>
      </w:r>
      <w:r>
        <w:rPr>
          <w:spacing w:val="-5"/>
        </w:rPr>
        <w:t>n</w:t>
      </w:r>
      <w:r>
        <w:t>y</w:t>
      </w:r>
      <w:r w:rsidR="00F9389F">
        <w:t xml:space="preserve"> </w:t>
      </w:r>
      <w:r>
        <w:t>climate</w:t>
      </w:r>
      <w:r w:rsidR="00F9389F">
        <w:t xml:space="preserve"> </w:t>
      </w:r>
      <w:r>
        <w:rPr>
          <w:spacing w:val="-5"/>
        </w:rPr>
        <w:t>c</w:t>
      </w:r>
      <w:r>
        <w:t>hange</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25"/>
        </w:rPr>
        <w:t xml:space="preserve"> </w:t>
      </w:r>
      <w:r>
        <w:t>(se</w:t>
      </w:r>
      <w:r>
        <w:rPr>
          <w:spacing w:val="-5"/>
        </w:rPr>
        <w:t>v</w:t>
      </w:r>
      <w:r>
        <w:t>en</w:t>
      </w:r>
      <w:r w:rsidR="00F9389F">
        <w:t xml:space="preserve"> </w:t>
      </w:r>
      <w:r>
        <w:t>of</w:t>
      </w:r>
      <w:r>
        <w:rPr>
          <w:spacing w:val="19"/>
        </w:rPr>
        <w:t xml:space="preserve"> </w:t>
      </w:r>
      <w:r>
        <w:rPr>
          <w:w w:val="112"/>
        </w:rPr>
        <w:t>the</w:t>
      </w:r>
      <w:r>
        <w:rPr>
          <w:spacing w:val="21"/>
          <w:w w:val="112"/>
        </w:rPr>
        <w:t xml:space="preserve"> </w:t>
      </w:r>
      <w:r>
        <w:t>12</w:t>
      </w:r>
      <w:r>
        <w:rPr>
          <w:spacing w:val="23"/>
        </w:rPr>
        <w:t xml:space="preserve"> </w:t>
      </w:r>
      <w:r>
        <w:t>in</w:t>
      </w:r>
      <w:r>
        <w:rPr>
          <w:spacing w:val="35"/>
        </w:rPr>
        <w:t xml:space="preserve"> </w:t>
      </w:r>
      <w:r>
        <w:rPr>
          <w:w w:val="112"/>
        </w:rPr>
        <w:t>the</w:t>
      </w:r>
      <w:r>
        <w:rPr>
          <w:spacing w:val="21"/>
          <w:w w:val="112"/>
        </w:rPr>
        <w:t xml:space="preserve"> </w:t>
      </w:r>
      <w:r>
        <w:rPr>
          <w:w w:val="108"/>
        </w:rPr>
        <w:t>C</w:t>
      </w:r>
      <w:r>
        <w:rPr>
          <w:w w:val="105"/>
        </w:rPr>
        <w:t xml:space="preserve">3E </w:t>
      </w:r>
      <w:r>
        <w:rPr>
          <w:w w:val="110"/>
        </w:rPr>
        <w:t>database,</w:t>
      </w:r>
      <w:r>
        <w:rPr>
          <w:spacing w:val="5"/>
          <w:w w:val="110"/>
        </w:rPr>
        <w:t xml:space="preserve"> </w:t>
      </w:r>
      <w:r>
        <w:t>for</w:t>
      </w:r>
      <w:r>
        <w:rPr>
          <w:spacing w:val="6"/>
        </w:rPr>
        <w:t xml:space="preserve"> </w:t>
      </w:r>
      <w:r>
        <w:t>example)</w:t>
      </w:r>
      <w:r>
        <w:rPr>
          <w:spacing w:val="45"/>
        </w:rPr>
        <w:t xml:space="preserve"> </w:t>
      </w:r>
      <w:r>
        <w:t>m</w:t>
      </w:r>
      <w:r>
        <w:rPr>
          <w:spacing w:val="5"/>
        </w:rPr>
        <w:t>o</w:t>
      </w:r>
      <w:r>
        <w:t>del</w:t>
      </w:r>
      <w:r>
        <w:rPr>
          <w:spacing w:val="19"/>
        </w:rPr>
        <w:t xml:space="preserve"> </w:t>
      </w:r>
      <w:r>
        <w:rPr>
          <w:spacing w:val="-5"/>
        </w:rPr>
        <w:t>w</w:t>
      </w:r>
      <w:r>
        <w:t>arming</w:t>
      </w:r>
      <w:r>
        <w:rPr>
          <w:spacing w:val="40"/>
        </w:rPr>
        <w:t xml:space="preserve"> </w:t>
      </w:r>
      <w:r>
        <w:rPr>
          <w:w w:val="111"/>
        </w:rPr>
        <w:t>and/or</w:t>
      </w:r>
      <w:r>
        <w:rPr>
          <w:spacing w:val="25"/>
          <w:w w:val="111"/>
        </w:rPr>
        <w:t xml:space="preserve"> </w:t>
      </w:r>
      <w:r>
        <w:rPr>
          <w:w w:val="111"/>
        </w:rPr>
        <w:t>precipitation</w:t>
      </w:r>
      <w:r>
        <w:rPr>
          <w:spacing w:val="-23"/>
          <w:w w:val="111"/>
        </w:rPr>
        <w:t xml:space="preserve"> </w:t>
      </w:r>
      <w:r>
        <w:rPr>
          <w:w w:val="112"/>
        </w:rPr>
        <w:t>treatme</w:t>
      </w:r>
      <w:r>
        <w:rPr>
          <w:spacing w:val="-6"/>
          <w:w w:val="112"/>
        </w:rPr>
        <w:t>n</w:t>
      </w:r>
      <w:r>
        <w:rPr>
          <w:w w:val="112"/>
        </w:rPr>
        <w:t>ts</w:t>
      </w:r>
      <w:r>
        <w:rPr>
          <w:spacing w:val="3"/>
          <w:w w:val="112"/>
        </w:rPr>
        <w:t xml:space="preserve"> </w:t>
      </w:r>
      <w:r>
        <w:t>as</w:t>
      </w:r>
      <w:r>
        <w:rPr>
          <w:spacing w:val="14"/>
        </w:rPr>
        <w:t xml:space="preserve"> </w:t>
      </w:r>
      <w:r>
        <w:t>categorical</w:t>
      </w:r>
      <w:r w:rsidR="00F9389F">
        <w:t xml:space="preserve"> </w:t>
      </w:r>
      <w:r>
        <w:rPr>
          <w:w w:val="110"/>
        </w:rPr>
        <w:t>p</w:t>
      </w:r>
      <w:r>
        <w:rPr>
          <w:w w:val="116"/>
        </w:rPr>
        <w:t>r</w:t>
      </w:r>
      <w:r>
        <w:rPr>
          <w:w w:val="105"/>
        </w:rPr>
        <w:t>ed</w:t>
      </w:r>
      <w:r>
        <w:rPr>
          <w:w w:val="99"/>
        </w:rPr>
        <w:t>ic</w:t>
      </w:r>
      <w:r>
        <w:rPr>
          <w:w w:val="139"/>
        </w:rPr>
        <w:t>t</w:t>
      </w:r>
      <w:r>
        <w:rPr>
          <w:w w:val="104"/>
        </w:rPr>
        <w:t>ors</w:t>
      </w:r>
      <w:r>
        <w:rPr>
          <w:spacing w:val="2"/>
        </w:rPr>
        <w:t xml:space="preserve"> </w:t>
      </w:r>
      <w:r>
        <w:t>(and</w:t>
      </w:r>
      <w:r>
        <w:rPr>
          <w:spacing w:val="43"/>
        </w:rPr>
        <w:t xml:space="preserve"> </w:t>
      </w:r>
      <w:r>
        <w:t>in</w:t>
      </w:r>
      <w:r>
        <w:rPr>
          <w:spacing w:val="11"/>
        </w:rPr>
        <w:t xml:space="preserve"> </w:t>
      </w:r>
      <w:r>
        <w:t>s</w:t>
      </w:r>
      <w:r>
        <w:rPr>
          <w:w w:val="102"/>
        </w:rPr>
        <w:t xml:space="preserve">ome </w:t>
      </w:r>
      <w:r>
        <w:t>cases,</w:t>
      </w:r>
      <w:r>
        <w:rPr>
          <w:spacing w:val="21"/>
        </w:rPr>
        <w:t xml:space="preserve"> </w:t>
      </w:r>
      <w:r>
        <w:rPr>
          <w:w w:val="106"/>
        </w:rPr>
        <w:t>or</w:t>
      </w:r>
      <w:r>
        <w:rPr>
          <w:w w:val="139"/>
        </w:rPr>
        <w:t>t</w:t>
      </w:r>
      <w:r>
        <w:rPr>
          <w:w w:val="104"/>
        </w:rPr>
        <w:t>hogon</w:t>
      </w:r>
      <w:r>
        <w:rPr>
          <w:w w:val="107"/>
        </w:rPr>
        <w:t>al</w:t>
      </w:r>
      <w:r>
        <w:rPr>
          <w:spacing w:val="4"/>
          <w:w w:val="107"/>
        </w:rPr>
        <w:t xml:space="preserve"> </w:t>
      </w:r>
      <w:r>
        <w:t>crossed</w:t>
      </w:r>
      <w:r>
        <w:rPr>
          <w:spacing w:val="23"/>
        </w:rPr>
        <w:t xml:space="preserve"> </w:t>
      </w:r>
      <w:r>
        <w:rPr>
          <w:w w:val="112"/>
        </w:rPr>
        <w:t>treatme</w:t>
      </w:r>
      <w:r>
        <w:rPr>
          <w:spacing w:val="-6"/>
          <w:w w:val="112"/>
        </w:rPr>
        <w:t>n</w:t>
      </w:r>
      <w:r>
        <w:rPr>
          <w:w w:val="112"/>
        </w:rPr>
        <w:t>ts,</w:t>
      </w:r>
      <w:r>
        <w:rPr>
          <w:spacing w:val="6"/>
          <w:w w:val="112"/>
        </w:rPr>
        <w:t xml:space="preserve"> </w:t>
      </w:r>
      <w:r>
        <w:t>when</w:t>
      </w:r>
      <w:r>
        <w:rPr>
          <w:spacing w:val="23"/>
        </w:rPr>
        <w:t xml:space="preserve"> </w:t>
      </w:r>
      <w:r>
        <w:rPr>
          <w:spacing w:val="5"/>
        </w:rPr>
        <w:t>b</w:t>
      </w:r>
      <w:r>
        <w:t>oth</w:t>
      </w:r>
      <w:r>
        <w:rPr>
          <w:spacing w:val="44"/>
        </w:rPr>
        <w:t xml:space="preserve"> </w:t>
      </w:r>
      <w:r>
        <w:rPr>
          <w:w w:val="112"/>
        </w:rPr>
        <w:t>treatme</w:t>
      </w:r>
      <w:r>
        <w:rPr>
          <w:spacing w:val="-6"/>
          <w:w w:val="112"/>
        </w:rPr>
        <w:t>n</w:t>
      </w:r>
      <w:r>
        <w:rPr>
          <w:w w:val="112"/>
        </w:rPr>
        <w:t>ts</w:t>
      </w:r>
      <w:r>
        <w:rPr>
          <w:spacing w:val="5"/>
          <w:w w:val="112"/>
        </w:rPr>
        <w:t xml:space="preserve"> </w:t>
      </w:r>
      <w:r>
        <w:t>are</w:t>
      </w:r>
      <w:r>
        <w:rPr>
          <w:spacing w:val="25"/>
        </w:rPr>
        <w:t xml:space="preserve"> </w:t>
      </w:r>
      <w:r>
        <w:t>included</w:t>
      </w:r>
      <w:r>
        <w:rPr>
          <w:spacing w:val="42"/>
        </w:rPr>
        <w:t xml:space="preserve"> </w:t>
      </w:r>
      <w:r>
        <w:t>in</w:t>
      </w:r>
      <w:r>
        <w:rPr>
          <w:spacing w:val="14"/>
        </w:rPr>
        <w:t xml:space="preserve"> </w:t>
      </w:r>
      <w:r>
        <w:rPr>
          <w:w w:val="112"/>
        </w:rPr>
        <w:t xml:space="preserve">the </w:t>
      </w:r>
      <w:r>
        <w:rPr>
          <w:w w:val="107"/>
        </w:rPr>
        <w:t>ex</w:t>
      </w:r>
      <w:r>
        <w:rPr>
          <w:spacing w:val="5"/>
          <w:w w:val="107"/>
        </w:rPr>
        <w:t>p</w:t>
      </w:r>
      <w:r>
        <w:rPr>
          <w:w w:val="107"/>
        </w:rPr>
        <w:t>erime</w:t>
      </w:r>
      <w:r>
        <w:rPr>
          <w:spacing w:val="-5"/>
          <w:w w:val="107"/>
        </w:rPr>
        <w:t>n</w:t>
      </w:r>
      <w:r>
        <w:rPr>
          <w:w w:val="107"/>
        </w:rPr>
        <w:t>t,</w:t>
      </w:r>
      <w:r>
        <w:rPr>
          <w:spacing w:val="5"/>
          <w:w w:val="107"/>
        </w:rPr>
        <w:t xml:space="preserve"> </w:t>
      </w:r>
      <w:r>
        <w:t>i.e.</w:t>
      </w:r>
      <w:r>
        <w:rPr>
          <w:spacing w:val="41"/>
        </w:rPr>
        <w:t xml:space="preserve"> </w:t>
      </w:r>
      <w:r>
        <w:t>a</w:t>
      </w:r>
      <w:r>
        <w:rPr>
          <w:spacing w:val="15"/>
        </w:rPr>
        <w:t xml:space="preserve"> </w:t>
      </w:r>
      <w:r>
        <w:rPr>
          <w:w w:val="139"/>
        </w:rPr>
        <w:t>t</w:t>
      </w:r>
      <w:r>
        <w:rPr>
          <w:w w:val="116"/>
        </w:rPr>
        <w:t>r</w:t>
      </w:r>
      <w:r>
        <w:rPr>
          <w:w w:val="108"/>
        </w:rPr>
        <w:t>adi</w:t>
      </w:r>
      <w:r>
        <w:rPr>
          <w:w w:val="139"/>
        </w:rPr>
        <w:t>t</w:t>
      </w:r>
      <w:r>
        <w:rPr>
          <w:w w:val="99"/>
        </w:rPr>
        <w:t>i</w:t>
      </w:r>
      <w:r>
        <w:rPr>
          <w:w w:val="106"/>
        </w:rPr>
        <w:t xml:space="preserve">onal </w:t>
      </w:r>
      <w:r>
        <w:rPr>
          <w:w w:val="109"/>
        </w:rPr>
        <w:t>re</w:t>
      </w:r>
      <w:r>
        <w:rPr>
          <w:spacing w:val="5"/>
          <w:w w:val="109"/>
        </w:rPr>
        <w:t>p</w:t>
      </w:r>
      <w:r>
        <w:rPr>
          <w:w w:val="109"/>
        </w:rPr>
        <w:t>eated</w:t>
      </w:r>
      <w:r>
        <w:rPr>
          <w:spacing w:val="33"/>
          <w:w w:val="109"/>
        </w:rPr>
        <w:t xml:space="preserve"> </w:t>
      </w:r>
      <w:r>
        <w:t>measures,</w:t>
      </w:r>
      <w:r w:rsidR="00F9389F">
        <w:t xml:space="preserve"> </w:t>
      </w:r>
      <w:r>
        <w:rPr>
          <w:w w:val="139"/>
        </w:rPr>
        <w:t>t</w:t>
      </w:r>
      <w:r>
        <w:rPr>
          <w:w w:val="110"/>
        </w:rPr>
        <w:t>h</w:t>
      </w:r>
      <w:r>
        <w:rPr>
          <w:w w:val="107"/>
        </w:rPr>
        <w:t>re</w:t>
      </w:r>
      <w:r>
        <w:rPr>
          <w:w w:val="99"/>
        </w:rPr>
        <w:t>e-</w:t>
      </w:r>
      <w:r>
        <w:rPr>
          <w:spacing w:val="-5"/>
          <w:w w:val="99"/>
        </w:rPr>
        <w:t>w</w:t>
      </w:r>
      <w:r>
        <w:rPr>
          <w:spacing w:val="-5"/>
          <w:w w:val="112"/>
        </w:rPr>
        <w:t>a</w:t>
      </w:r>
      <w:r>
        <w:rPr>
          <w:w w:val="105"/>
        </w:rPr>
        <w:t>y</w:t>
      </w:r>
      <w:r w:rsidR="00F9389F">
        <w:t xml:space="preserve"> </w:t>
      </w:r>
      <w:r>
        <w:t>AN</w:t>
      </w:r>
      <w:r>
        <w:rPr>
          <w:spacing w:val="-5"/>
        </w:rPr>
        <w:t>O</w:t>
      </w:r>
      <w:r>
        <w:rPr>
          <w:spacing w:val="-22"/>
        </w:rPr>
        <w:t>V</w:t>
      </w:r>
      <w:r>
        <w:t>A).</w:t>
      </w:r>
      <w:r w:rsidR="00F9389F">
        <w:t xml:space="preserve"> </w:t>
      </w:r>
      <w:r>
        <w:t>The</w:t>
      </w:r>
      <w:r w:rsidR="00F9389F">
        <w:t xml:space="preserve"> </w:t>
      </w:r>
      <w:r>
        <w:rPr>
          <w:w w:val="99"/>
        </w:rPr>
        <w:t>i</w:t>
      </w:r>
      <w:r>
        <w:rPr>
          <w:spacing w:val="-5"/>
          <w:w w:val="110"/>
        </w:rPr>
        <w:t>n</w:t>
      </w:r>
      <w:r>
        <w:rPr>
          <w:w w:val="139"/>
        </w:rPr>
        <w:t>t</w:t>
      </w:r>
      <w:r>
        <w:rPr>
          <w:w w:val="99"/>
        </w:rPr>
        <w:t>e</w:t>
      </w:r>
      <w:r>
        <w:rPr>
          <w:w w:val="109"/>
        </w:rPr>
        <w:t>rac</w:t>
      </w:r>
      <w:r>
        <w:rPr>
          <w:w w:val="139"/>
        </w:rPr>
        <w:t>t</w:t>
      </w:r>
      <w:r>
        <w:rPr>
          <w:w w:val="106"/>
        </w:rPr>
        <w:t>in</w:t>
      </w:r>
      <w:r>
        <w:rPr>
          <w:w w:val="99"/>
        </w:rPr>
        <w:t>g</w:t>
      </w:r>
      <w:r w:rsidR="00F9389F">
        <w:t xml:space="preserve"> </w:t>
      </w:r>
      <w:r>
        <w:t>and</w:t>
      </w:r>
      <w:r w:rsidR="00F9389F">
        <w:t xml:space="preserve"> </w:t>
      </w:r>
      <w:r>
        <w:t>secondary</w:t>
      </w:r>
      <w:r w:rsidR="00F9389F">
        <w:t xml:space="preserve"> </w:t>
      </w:r>
      <w:r>
        <w:t>effects</w:t>
      </w:r>
      <w:r>
        <w:rPr>
          <w:spacing w:val="40"/>
        </w:rPr>
        <w:t xml:space="preserve"> </w:t>
      </w:r>
      <w:r>
        <w:t>of</w:t>
      </w:r>
      <w:r>
        <w:rPr>
          <w:spacing w:val="30"/>
        </w:rPr>
        <w:t xml:space="preserve"> </w:t>
      </w:r>
      <w:r>
        <w:rPr>
          <w:w w:val="139"/>
        </w:rPr>
        <w:t>t</w:t>
      </w:r>
      <w:r>
        <w:rPr>
          <w:w w:val="110"/>
        </w:rPr>
        <w:t>h</w:t>
      </w:r>
      <w:r>
        <w:t>ese</w:t>
      </w:r>
      <w:r w:rsidR="00F9389F">
        <w:t xml:space="preserve"> </w:t>
      </w:r>
      <w:r>
        <w:rPr>
          <w:w w:val="107"/>
        </w:rPr>
        <w:t>manipulations,</w:t>
      </w:r>
      <w:r>
        <w:rPr>
          <w:spacing w:val="53"/>
          <w:w w:val="107"/>
        </w:rPr>
        <w:t xml:space="preserve"> </w:t>
      </w:r>
      <w:r>
        <w:rPr>
          <w:w w:val="107"/>
        </w:rPr>
        <w:t xml:space="preserve">as </w:t>
      </w:r>
      <w:r>
        <w:rPr>
          <w:spacing w:val="-5"/>
        </w:rPr>
        <w:t>w</w:t>
      </w:r>
      <w:r>
        <w:t>ell</w:t>
      </w:r>
      <w:r>
        <w:rPr>
          <w:spacing w:val="4"/>
        </w:rPr>
        <w:t xml:space="preserve"> </w:t>
      </w:r>
      <w:r>
        <w:t>as</w:t>
      </w:r>
      <w:r>
        <w:rPr>
          <w:spacing w:val="18"/>
        </w:rPr>
        <w:t xml:space="preserve"> </w:t>
      </w:r>
      <w:r>
        <w:rPr>
          <w:w w:val="112"/>
        </w:rPr>
        <w:t>the</w:t>
      </w:r>
      <w:r>
        <w:rPr>
          <w:spacing w:val="3"/>
          <w:w w:val="112"/>
        </w:rPr>
        <w:t xml:space="preserve"> </w:t>
      </w:r>
      <w:r>
        <w:t>plot-le</w:t>
      </w:r>
      <w:r>
        <w:rPr>
          <w:spacing w:val="-5"/>
        </w:rPr>
        <w:t>v</w:t>
      </w:r>
      <w:r>
        <w:t>el</w:t>
      </w:r>
      <w:r>
        <w:rPr>
          <w:spacing w:val="38"/>
        </w:rPr>
        <w:t xml:space="preserve"> </w:t>
      </w:r>
      <w:r>
        <w:rPr>
          <w:spacing w:val="-12"/>
          <w:w w:val="109"/>
        </w:rPr>
        <w:t>v</w:t>
      </w:r>
      <w:r>
        <w:rPr>
          <w:w w:val="109"/>
        </w:rPr>
        <w:t>ariation</w:t>
      </w:r>
      <w:r>
        <w:rPr>
          <w:spacing w:val="7"/>
          <w:w w:val="109"/>
        </w:rPr>
        <w:t xml:space="preserve"> </w:t>
      </w:r>
      <w:r>
        <w:t>in</w:t>
      </w:r>
      <w:r>
        <w:rPr>
          <w:spacing w:val="16"/>
        </w:rPr>
        <w:t xml:space="preserve"> </w:t>
      </w:r>
      <w:r>
        <w:rPr>
          <w:spacing w:val="-5"/>
        </w:rPr>
        <w:t>w</w:t>
      </w:r>
      <w:r>
        <w:t>arming</w:t>
      </w:r>
      <w:r>
        <w:rPr>
          <w:spacing w:val="45"/>
        </w:rPr>
        <w:t xml:space="preserve"> </w:t>
      </w:r>
      <w:r>
        <w:t>effecti</w:t>
      </w:r>
      <w:r>
        <w:rPr>
          <w:spacing w:val="-5"/>
        </w:rPr>
        <w:t>v</w:t>
      </w:r>
      <w:r>
        <w:t>eness</w:t>
      </w:r>
      <w:r>
        <w:rPr>
          <w:spacing w:val="24"/>
        </w:rPr>
        <w:t xml:space="preserve"> </w:t>
      </w:r>
      <w:r>
        <w:t>and</w:t>
      </w:r>
      <w:r>
        <w:rPr>
          <w:spacing w:val="38"/>
        </w:rPr>
        <w:t xml:space="preserve"> </w:t>
      </w:r>
      <w:r>
        <w:rPr>
          <w:w w:val="99"/>
        </w:rPr>
        <w:t>e</w:t>
      </w:r>
      <w:r>
        <w:rPr>
          <w:w w:val="94"/>
        </w:rPr>
        <w:t>ffec</w:t>
      </w:r>
      <w:r>
        <w:rPr>
          <w:w w:val="139"/>
        </w:rPr>
        <w:t>t</w:t>
      </w:r>
      <w:r>
        <w:t>s</w:t>
      </w:r>
      <w:r>
        <w:rPr>
          <w:spacing w:val="7"/>
        </w:rPr>
        <w:t xml:space="preserve"> </w:t>
      </w:r>
      <w:r>
        <w:t xml:space="preserve">of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7"/>
        </w:rPr>
        <w:t xml:space="preserve"> </w:t>
      </w:r>
      <w:r>
        <w:rPr>
          <w:w w:val="116"/>
        </w:rPr>
        <w:t>str</w:t>
      </w:r>
      <w:r>
        <w:rPr>
          <w:w w:val="105"/>
        </w:rPr>
        <w:t>uc</w:t>
      </w:r>
      <w:r>
        <w:rPr>
          <w:w w:val="139"/>
        </w:rPr>
        <w:t>t</w:t>
      </w:r>
      <w:r>
        <w:rPr>
          <w:w w:val="113"/>
        </w:rPr>
        <w:t>ur</w:t>
      </w:r>
      <w:r>
        <w:t>es</w:t>
      </w:r>
      <w:r>
        <w:rPr>
          <w:spacing w:val="7"/>
        </w:rPr>
        <w:t xml:space="preserve"> </w:t>
      </w:r>
      <w:r>
        <w:t>on</w:t>
      </w:r>
      <w:r>
        <w:rPr>
          <w:spacing w:val="17"/>
        </w:rPr>
        <w:t xml:space="preserve"> </w:t>
      </w:r>
      <w:r>
        <w:rPr>
          <w:w w:val="139"/>
        </w:rPr>
        <w:t>t</w:t>
      </w:r>
      <w:r>
        <w:rPr>
          <w:w w:val="106"/>
        </w:rPr>
        <w:t>em</w:t>
      </w:r>
      <w:r>
        <w:rPr>
          <w:spacing w:val="5"/>
          <w:w w:val="106"/>
        </w:rPr>
        <w:t>p</w:t>
      </w:r>
      <w:r>
        <w:rPr>
          <w:w w:val="107"/>
        </w:rPr>
        <w:t>er</w:t>
      </w:r>
      <w:r>
        <w:rPr>
          <w:w w:val="122"/>
        </w:rPr>
        <w:t>at</w:t>
      </w:r>
      <w:r>
        <w:rPr>
          <w:w w:val="113"/>
        </w:rPr>
        <w:t>ur</w:t>
      </w:r>
      <w:r>
        <w:rPr>
          <w:w w:val="99"/>
        </w:rPr>
        <w:t xml:space="preserve">e </w:t>
      </w:r>
      <w:r>
        <w:t>and</w:t>
      </w:r>
      <w:r w:rsidR="00F9389F">
        <w:t xml:space="preserve"> </w:t>
      </w:r>
      <w:r>
        <w:t>soil</w:t>
      </w:r>
      <w:r>
        <w:rPr>
          <w:spacing w:val="35"/>
        </w:rPr>
        <w:t xml:space="preserve"> </w:t>
      </w:r>
      <w:r>
        <w:t>moisture</w:t>
      </w:r>
      <w:r w:rsidR="00F9389F">
        <w:t xml:space="preserve"> </w:t>
      </w:r>
      <w:r>
        <w:rPr>
          <w:w w:val="121"/>
        </w:rPr>
        <w:t>that</w:t>
      </w:r>
      <w:r>
        <w:rPr>
          <w:spacing w:val="26"/>
          <w:w w:val="121"/>
        </w:rPr>
        <w:t xml:space="preserve"> </w:t>
      </w:r>
      <w:r>
        <w:rPr>
          <w:spacing w:val="-5"/>
        </w:rPr>
        <w:t>w</w:t>
      </w:r>
      <w:r>
        <w:t>e</w:t>
      </w:r>
      <w:r>
        <w:rPr>
          <w:spacing w:val="34"/>
        </w:rPr>
        <w:t xml:space="preserve"> </w:t>
      </w:r>
      <w:r>
        <w:t>discuss</w:t>
      </w:r>
      <w:r w:rsidR="00F9389F">
        <w:t xml:space="preserve"> </w:t>
      </w:r>
      <w:r>
        <w:t>a</w:t>
      </w:r>
      <w:r>
        <w:rPr>
          <w:spacing w:val="5"/>
        </w:rPr>
        <w:t>b</w:t>
      </w:r>
      <w:r>
        <w:rPr>
          <w:spacing w:val="-5"/>
        </w:rPr>
        <w:t>ov</w:t>
      </w:r>
      <w:r>
        <w:t>e,</w:t>
      </w:r>
      <w:r w:rsidR="00F9389F">
        <w:t xml:space="preserve"> </w:t>
      </w:r>
      <w:r>
        <w:rPr>
          <w:w w:val="109"/>
        </w:rPr>
        <w:t>demonstrate</w:t>
      </w:r>
      <w:r>
        <w:rPr>
          <w:spacing w:val="34"/>
          <w:w w:val="109"/>
        </w:rPr>
        <w:t xml:space="preserve"> </w:t>
      </w:r>
      <w:r>
        <w:t>a</w:t>
      </w:r>
      <w:r>
        <w:rPr>
          <w:spacing w:val="47"/>
        </w:rPr>
        <w:t xml:space="preserve"> </w:t>
      </w:r>
      <w:r>
        <w:t>clear</w:t>
      </w:r>
      <w:r w:rsidR="00F9389F">
        <w:t xml:space="preserve"> </w:t>
      </w:r>
      <w:r>
        <w:t>need</w:t>
      </w:r>
      <w:r w:rsidR="00F9389F">
        <w:t xml:space="preserve"> </w:t>
      </w:r>
      <w:r>
        <w:t>for</w:t>
      </w:r>
      <w:r>
        <w:rPr>
          <w:spacing w:val="40"/>
        </w:rPr>
        <w:t xml:space="preserve"> </w:t>
      </w:r>
      <w:r>
        <w:t>an</w:t>
      </w:r>
      <w:r w:rsidR="00F9389F">
        <w:t xml:space="preserve"> </w:t>
      </w:r>
      <w:r>
        <w:rPr>
          <w:w w:val="107"/>
        </w:rPr>
        <w:t>al</w:t>
      </w:r>
      <w:r>
        <w:rPr>
          <w:w w:val="139"/>
        </w:rPr>
        <w:t>t</w:t>
      </w:r>
      <w:r>
        <w:rPr>
          <w:w w:val="107"/>
        </w:rPr>
        <w:t>er</w:t>
      </w:r>
      <w:r>
        <w:rPr>
          <w:w w:val="110"/>
        </w:rPr>
        <w:t>n</w:t>
      </w:r>
      <w:r>
        <w:rPr>
          <w:w w:val="122"/>
        </w:rPr>
        <w:t>at</w:t>
      </w:r>
      <w:r>
        <w:rPr>
          <w:w w:val="103"/>
        </w:rPr>
        <w:t>i</w:t>
      </w:r>
      <w:r>
        <w:rPr>
          <w:spacing w:val="-5"/>
          <w:w w:val="103"/>
        </w:rPr>
        <w:t>v</w:t>
      </w:r>
      <w:r>
        <w:rPr>
          <w:w w:val="99"/>
        </w:rPr>
        <w:t>e</w:t>
      </w:r>
      <w:r w:rsidR="00F9389F">
        <w:t xml:space="preserve"> </w:t>
      </w:r>
      <w:proofErr w:type="spellStart"/>
      <w:r>
        <w:t>m</w:t>
      </w:r>
      <w:r>
        <w:rPr>
          <w:spacing w:val="5"/>
        </w:rPr>
        <w:t>o</w:t>
      </w:r>
      <w:r>
        <w:t>delling</w:t>
      </w:r>
      <w:proofErr w:type="spellEnd"/>
      <w:r w:rsidR="00F9389F">
        <w:t xml:space="preserve"> </w:t>
      </w:r>
      <w:r>
        <w:rPr>
          <w:w w:val="111"/>
        </w:rPr>
        <w:t>ap</w:t>
      </w:r>
      <w:r>
        <w:rPr>
          <w:w w:val="113"/>
        </w:rPr>
        <w:t>pr</w:t>
      </w:r>
      <w:r>
        <w:rPr>
          <w:w w:val="103"/>
        </w:rPr>
        <w:t>oa</w:t>
      </w:r>
      <w:r>
        <w:rPr>
          <w:spacing w:val="-5"/>
          <w:w w:val="103"/>
        </w:rPr>
        <w:t>c</w:t>
      </w:r>
      <w:r>
        <w:rPr>
          <w:w w:val="110"/>
        </w:rPr>
        <w:t xml:space="preserve">h </w:t>
      </w:r>
      <w:r>
        <w:rPr>
          <w:w w:val="113"/>
        </w:rPr>
        <w:t>to</w:t>
      </w:r>
      <w:r>
        <w:rPr>
          <w:spacing w:val="33"/>
          <w:w w:val="113"/>
        </w:rPr>
        <w:t xml:space="preserve"> </w:t>
      </w:r>
      <w:r>
        <w:t>fully</w:t>
      </w:r>
      <w:r>
        <w:rPr>
          <w:spacing w:val="47"/>
        </w:rPr>
        <w:t xml:space="preserve"> </w:t>
      </w:r>
      <w:r>
        <w:rPr>
          <w:w w:val="112"/>
        </w:rPr>
        <w:t>understand</w:t>
      </w:r>
      <w:r>
        <w:rPr>
          <w:spacing w:val="22"/>
          <w:w w:val="112"/>
        </w:rPr>
        <w:t xml:space="preserve"> </w:t>
      </w:r>
      <w:r>
        <w:rPr>
          <w:w w:val="112"/>
        </w:rPr>
        <w:t>the</w:t>
      </w:r>
      <w:r>
        <w:rPr>
          <w:spacing w:val="35"/>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sidR="00F9389F">
        <w:t xml:space="preserve"> </w:t>
      </w:r>
      <w:r>
        <w:rPr>
          <w:w w:val="116"/>
        </w:rPr>
        <w:t>r</w:t>
      </w:r>
      <w:r>
        <w:t>es</w:t>
      </w:r>
      <w:r>
        <w:rPr>
          <w:w w:val="106"/>
        </w:rPr>
        <w:t>ul</w:t>
      </w:r>
      <w:r>
        <w:rPr>
          <w:w w:val="139"/>
        </w:rPr>
        <w:t>t</w:t>
      </w:r>
      <w:r>
        <w:t>s</w:t>
      </w:r>
      <w:r>
        <w:rPr>
          <w:w w:val="110"/>
        </w:rPr>
        <w:t>.</w:t>
      </w:r>
      <w:r w:rsidR="00F9389F">
        <w:t xml:space="preserve"> </w:t>
      </w:r>
      <w:r>
        <w:rPr>
          <w:spacing w:val="8"/>
        </w:rPr>
        <w:t xml:space="preserve"> </w:t>
      </w:r>
      <w:r>
        <w:t>One</w:t>
      </w:r>
      <w:r w:rsidR="00F9389F">
        <w:t xml:space="preserve"> </w:t>
      </w:r>
      <w:r>
        <w:t>option</w:t>
      </w:r>
      <w:r w:rsidR="00F9389F">
        <w:t xml:space="preserve"> </w:t>
      </w:r>
      <w:r>
        <w:t>is</w:t>
      </w:r>
      <w:r>
        <w:rPr>
          <w:spacing w:val="39"/>
        </w:rPr>
        <w:t xml:space="preserve"> </w:t>
      </w:r>
      <w:r>
        <w:rPr>
          <w:w w:val="113"/>
        </w:rPr>
        <w:t>to</w:t>
      </w:r>
      <w:r>
        <w:rPr>
          <w:spacing w:val="33"/>
          <w:w w:val="113"/>
        </w:rPr>
        <w:t xml:space="preserve"> </w:t>
      </w:r>
      <w:r>
        <w:t>include</w:t>
      </w:r>
      <w:r w:rsidR="00F9389F">
        <w:t xml:space="preserve"> </w:t>
      </w:r>
      <w:r>
        <w:t>the</w:t>
      </w:r>
      <w:r w:rsidR="00F9389F">
        <w:t xml:space="preserve"> </w:t>
      </w:r>
      <w:r>
        <w:t>co</w:t>
      </w:r>
      <w:r>
        <w:rPr>
          <w:spacing w:val="-5"/>
        </w:rPr>
        <w:t>n</w:t>
      </w:r>
      <w:r>
        <w:t>ti</w:t>
      </w:r>
      <w:r>
        <w:rPr>
          <w:spacing w:val="-5"/>
        </w:rPr>
        <w:t>n</w:t>
      </w:r>
      <w:r>
        <w:t>uous</w:t>
      </w:r>
      <w:r w:rsidR="00F9389F">
        <w:t xml:space="preserve"> </w:t>
      </w:r>
      <w:r>
        <w:t>climate</w:t>
      </w:r>
      <w:r w:rsidR="00F9389F">
        <w:t xml:space="preserve"> </w:t>
      </w:r>
      <w:r>
        <w:t>data</w:t>
      </w:r>
      <w:r w:rsidR="00F9389F">
        <w:t xml:space="preserve"> </w:t>
      </w:r>
      <w:r>
        <w:rPr>
          <w:w w:val="116"/>
        </w:rPr>
        <w:t>(</w:t>
      </w:r>
      <w:r>
        <w:rPr>
          <w:w w:val="103"/>
        </w:rPr>
        <w:t xml:space="preserve">e.g. </w:t>
      </w:r>
      <w:r>
        <w:t>mean</w:t>
      </w:r>
      <w:r w:rsidR="00F9389F">
        <w:t xml:space="preserve"> </w:t>
      </w:r>
      <w:r>
        <w:rPr>
          <w:w w:val="139"/>
        </w:rPr>
        <w:t>t</w:t>
      </w:r>
      <w:r>
        <w:rPr>
          <w:w w:val="106"/>
        </w:rPr>
        <w:t>em</w:t>
      </w:r>
      <w:r>
        <w:rPr>
          <w:spacing w:val="5"/>
          <w:w w:val="106"/>
        </w:rPr>
        <w:t>p</w:t>
      </w:r>
      <w:r>
        <w:rPr>
          <w:w w:val="107"/>
        </w:rPr>
        <w:t>er</w:t>
      </w:r>
      <w:r>
        <w:rPr>
          <w:w w:val="122"/>
        </w:rPr>
        <w:t>at</w:t>
      </w:r>
      <w:r>
        <w:rPr>
          <w:w w:val="113"/>
        </w:rPr>
        <w:t>ur</w:t>
      </w:r>
      <w:r>
        <w:rPr>
          <w:w w:val="99"/>
        </w:rPr>
        <w:t>e</w:t>
      </w:r>
      <w:r w:rsidR="00F9389F">
        <w:t xml:space="preserve"> </w:t>
      </w:r>
      <w:r>
        <w:rPr>
          <w:spacing w:val="-5"/>
        </w:rPr>
        <w:t>ov</w:t>
      </w:r>
      <w:r>
        <w:t>er</w:t>
      </w:r>
      <w:r>
        <w:rPr>
          <w:spacing w:val="44"/>
        </w:rPr>
        <w:t xml:space="preserve"> </w:t>
      </w:r>
      <w:r>
        <w:rPr>
          <w:w w:val="112"/>
        </w:rPr>
        <w:t>the</w:t>
      </w:r>
      <w:r>
        <w:rPr>
          <w:spacing w:val="24"/>
          <w:w w:val="112"/>
        </w:rPr>
        <w:t xml:space="preserve"> </w:t>
      </w:r>
      <w:r>
        <w:rPr>
          <w:w w:val="112"/>
        </w:rPr>
        <w:t>s</w:t>
      </w:r>
      <w:r>
        <w:rPr>
          <w:w w:val="139"/>
        </w:rPr>
        <w:t>t</w:t>
      </w:r>
      <w:r>
        <w:rPr>
          <w:w w:val="110"/>
        </w:rPr>
        <w:t>ud</w:t>
      </w:r>
      <w:r>
        <w:rPr>
          <w:w w:val="105"/>
        </w:rPr>
        <w:t>y</w:t>
      </w:r>
      <w:r w:rsidR="00F9389F">
        <w:t xml:space="preserve"> </w:t>
      </w:r>
      <w:r>
        <w:rPr>
          <w:spacing w:val="5"/>
        </w:rPr>
        <w:t>p</w:t>
      </w:r>
      <w:r>
        <w:t>eri</w:t>
      </w:r>
      <w:r>
        <w:rPr>
          <w:spacing w:val="5"/>
        </w:rPr>
        <w:t>o</w:t>
      </w:r>
      <w:r>
        <w:t>d)</w:t>
      </w:r>
      <w:r w:rsidR="00F9389F">
        <w:t xml:space="preserve"> </w:t>
      </w:r>
      <w:r>
        <w:t>for</w:t>
      </w:r>
      <w:r>
        <w:rPr>
          <w:spacing w:val="32"/>
        </w:rPr>
        <w:t xml:space="preserve"> </w:t>
      </w:r>
      <w:r>
        <w:t>ea</w:t>
      </w:r>
      <w:r>
        <w:rPr>
          <w:spacing w:val="-5"/>
        </w:rPr>
        <w:t>c</w:t>
      </w:r>
      <w:r>
        <w:t>h</w:t>
      </w:r>
      <w:r>
        <w:rPr>
          <w:spacing w:val="49"/>
        </w:rPr>
        <w:t xml:space="preserve"> </w:t>
      </w:r>
      <w:r>
        <w:t>plot,</w:t>
      </w:r>
      <w:r w:rsidR="00F9389F">
        <w:t xml:space="preserve"> </w:t>
      </w:r>
      <w:r>
        <w:t>as</w:t>
      </w:r>
      <w:r>
        <w:rPr>
          <w:spacing w:val="40"/>
        </w:rPr>
        <w:t xml:space="preserve"> </w:t>
      </w:r>
      <w:r>
        <w:t>a</w:t>
      </w:r>
      <w:r>
        <w:rPr>
          <w:spacing w:val="40"/>
        </w:rPr>
        <w:t xml:space="preserve"> </w:t>
      </w:r>
      <w:r>
        <w:rPr>
          <w:w w:val="110"/>
        </w:rPr>
        <w:t>p</w:t>
      </w:r>
      <w:r>
        <w:rPr>
          <w:w w:val="107"/>
        </w:rPr>
        <w:t>re</w:t>
      </w:r>
      <w:r>
        <w:rPr>
          <w:w w:val="106"/>
        </w:rPr>
        <w:t>di</w:t>
      </w:r>
      <w:r>
        <w:rPr>
          <w:w w:val="99"/>
        </w:rPr>
        <w:t>c</w:t>
      </w:r>
      <w:r>
        <w:rPr>
          <w:w w:val="139"/>
        </w:rPr>
        <w:t>t</w:t>
      </w:r>
      <w:r>
        <w:rPr>
          <w:w w:val="106"/>
        </w:rPr>
        <w:t>or</w:t>
      </w:r>
      <w:r w:rsidR="00F9389F">
        <w:t xml:space="preserve"> </w:t>
      </w:r>
      <w:r>
        <w:t>of</w:t>
      </w:r>
      <w:r>
        <w:rPr>
          <w:spacing w:val="21"/>
        </w:rPr>
        <w:t xml:space="preserve"> </w:t>
      </w:r>
      <w:r>
        <w:rPr>
          <w:w w:val="112"/>
        </w:rPr>
        <w:t>the</w:t>
      </w:r>
      <w:r>
        <w:rPr>
          <w:spacing w:val="25"/>
          <w:w w:val="112"/>
        </w:rPr>
        <w:t xml:space="preserve"> </w:t>
      </w:r>
      <w:r>
        <w:t>f</w:t>
      </w:r>
      <w:r>
        <w:rPr>
          <w:spacing w:val="5"/>
        </w:rPr>
        <w:t>o</w:t>
      </w:r>
      <w:r>
        <w:t>cal</w:t>
      </w:r>
      <w:r>
        <w:rPr>
          <w:spacing w:val="31"/>
        </w:rPr>
        <w:t xml:space="preserve"> </w:t>
      </w:r>
      <w:r>
        <w:t>res</w:t>
      </w:r>
      <w:r>
        <w:rPr>
          <w:spacing w:val="5"/>
        </w:rPr>
        <w:t>p</w:t>
      </w:r>
      <w:r>
        <w:t>onse</w:t>
      </w:r>
      <w:r w:rsidR="00F9389F">
        <w:t xml:space="preserve"> </w:t>
      </w:r>
      <w:r>
        <w:rPr>
          <w:spacing w:val="-11"/>
        </w:rPr>
        <w:t>v</w:t>
      </w:r>
      <w:r>
        <w:t>ariable,</w:t>
      </w:r>
      <w:r w:rsidR="00F9389F">
        <w:t xml:space="preserve"> </w:t>
      </w:r>
      <w:r>
        <w:rPr>
          <w:w w:val="106"/>
        </w:rPr>
        <w:t>su</w:t>
      </w:r>
      <w:r>
        <w:rPr>
          <w:spacing w:val="-5"/>
          <w:w w:val="99"/>
        </w:rPr>
        <w:t>c</w:t>
      </w:r>
      <w:r>
        <w:rPr>
          <w:w w:val="110"/>
        </w:rPr>
        <w:t xml:space="preserve">h </w:t>
      </w:r>
      <w:r>
        <w:t>as</w:t>
      </w:r>
      <w:r w:rsidR="00F9389F">
        <w:t xml:space="preserve"> </w:t>
      </w:r>
      <w:r>
        <w:t>phenological</w:t>
      </w:r>
      <w:r w:rsidR="00F9389F">
        <w:t xml:space="preserve"> </w:t>
      </w:r>
      <w:r>
        <w:t>state</w:t>
      </w:r>
      <w:r w:rsidR="00F9389F">
        <w:t xml:space="preserve"> </w:t>
      </w:r>
      <w:r>
        <w:t>or</w:t>
      </w:r>
      <w:r>
        <w:rPr>
          <w:spacing w:val="49"/>
        </w:rPr>
        <w:t xml:space="preserve"> </w:t>
      </w:r>
      <w:r>
        <w:t>s</w:t>
      </w:r>
      <w:r>
        <w:rPr>
          <w:spacing w:val="5"/>
        </w:rPr>
        <w:t>p</w:t>
      </w:r>
      <w:r>
        <w:t>ecies</w:t>
      </w:r>
      <w:r>
        <w:rPr>
          <w:spacing w:val="47"/>
        </w:rPr>
        <w:t xml:space="preserve"> </w:t>
      </w:r>
      <w:r>
        <w:rPr>
          <w:w w:val="105"/>
        </w:rPr>
        <w:t>de</w:t>
      </w:r>
      <w:r>
        <w:rPr>
          <w:w w:val="106"/>
        </w:rPr>
        <w:t>ns</w:t>
      </w:r>
      <w:r>
        <w:rPr>
          <w:w w:val="99"/>
        </w:rPr>
        <w:t>i</w:t>
      </w:r>
      <w:r>
        <w:rPr>
          <w:spacing w:val="-5"/>
          <w:w w:val="139"/>
        </w:rPr>
        <w:t>t</w:t>
      </w:r>
      <w:r>
        <w:rPr>
          <w:w w:val="105"/>
        </w:rPr>
        <w:t>y</w:t>
      </w:r>
      <w:r w:rsidR="00F9389F">
        <w:t xml:space="preserve"> </w:t>
      </w:r>
      <w:r>
        <w:t>(e.g.</w:t>
      </w:r>
      <w:r w:rsidR="00F9389F">
        <w:t xml:space="preserve"> </w:t>
      </w:r>
      <w:proofErr w:type="spellStart"/>
      <w:r>
        <w:t>Mar</w:t>
      </w:r>
      <w:r>
        <w:rPr>
          <w:spacing w:val="-5"/>
        </w:rPr>
        <w:t>c</w:t>
      </w:r>
      <w:r>
        <w:t>hin</w:t>
      </w:r>
      <w:proofErr w:type="spellEnd"/>
      <w:r w:rsidR="00F9389F">
        <w:t xml:space="preserve"> </w:t>
      </w:r>
      <w:r>
        <w:t>et</w:t>
      </w:r>
      <w:r w:rsidR="00F9389F">
        <w:t xml:space="preserve"> </w:t>
      </w:r>
      <w:r>
        <w:t>al.,</w:t>
      </w:r>
      <w:r w:rsidR="00F9389F">
        <w:t xml:space="preserve"> </w:t>
      </w:r>
      <w:r>
        <w:t>2015;</w:t>
      </w:r>
      <w:r>
        <w:rPr>
          <w:spacing w:val="34"/>
        </w:rPr>
        <w:t xml:space="preserve"> </w:t>
      </w:r>
      <w:proofErr w:type="spellStart"/>
      <w:r>
        <w:rPr>
          <w:spacing w:val="-5"/>
        </w:rPr>
        <w:t>P</w:t>
      </w:r>
      <w:r>
        <w:t>elini</w:t>
      </w:r>
      <w:proofErr w:type="spellEnd"/>
      <w:r w:rsidR="00F9389F">
        <w:t xml:space="preserve"> </w:t>
      </w:r>
      <w:r>
        <w:t>et</w:t>
      </w:r>
      <w:r w:rsidR="00F9389F">
        <w:t xml:space="preserve"> </w:t>
      </w:r>
      <w:r>
        <w:t>al.,</w:t>
      </w:r>
      <w:r w:rsidR="00F9389F">
        <w:t xml:space="preserve"> </w:t>
      </w:r>
      <w:r>
        <w:t>2014).</w:t>
      </w:r>
      <w:r w:rsidR="00F9389F">
        <w:t xml:space="preserve"> </w:t>
      </w:r>
      <w:r>
        <w:rPr>
          <w:spacing w:val="17"/>
        </w:rPr>
        <w:t xml:space="preserve"> </w:t>
      </w:r>
      <w:r>
        <w:t>A</w:t>
      </w:r>
      <w:r>
        <w:rPr>
          <w:spacing w:val="43"/>
        </w:rPr>
        <w:t xml:space="preserve"> </w:t>
      </w:r>
      <w:r>
        <w:rPr>
          <w:spacing w:val="-5"/>
        </w:rPr>
        <w:t>c</w:t>
      </w:r>
      <w:r>
        <w:t>hallenge</w:t>
      </w:r>
      <w:r w:rsidR="00F9389F">
        <w:t xml:space="preserve"> </w:t>
      </w:r>
      <w:r>
        <w:rPr>
          <w:w w:val="99"/>
        </w:rPr>
        <w:t>w</w:t>
      </w:r>
      <w:r>
        <w:rPr>
          <w:w w:val="119"/>
        </w:rPr>
        <w:t>it</w:t>
      </w:r>
      <w:r>
        <w:rPr>
          <w:w w:val="110"/>
        </w:rPr>
        <w:t xml:space="preserve">h </w:t>
      </w:r>
      <w:r>
        <w:rPr>
          <w:w w:val="139"/>
        </w:rPr>
        <w:t>t</w:t>
      </w:r>
      <w:r>
        <w:rPr>
          <w:w w:val="106"/>
        </w:rPr>
        <w:t>hi</w:t>
      </w:r>
      <w:r>
        <w:t>s</w:t>
      </w:r>
      <w:r>
        <w:rPr>
          <w:spacing w:val="21"/>
        </w:rPr>
        <w:t xml:space="preserve"> </w:t>
      </w:r>
      <w:r>
        <w:rPr>
          <w:w w:val="108"/>
        </w:rPr>
        <w:t>approa</w:t>
      </w:r>
      <w:r>
        <w:rPr>
          <w:spacing w:val="-5"/>
          <w:w w:val="108"/>
        </w:rPr>
        <w:t>c</w:t>
      </w:r>
      <w:r>
        <w:rPr>
          <w:w w:val="108"/>
        </w:rPr>
        <w:t>h</w:t>
      </w:r>
      <w:r>
        <w:rPr>
          <w:spacing w:val="20"/>
          <w:w w:val="108"/>
        </w:rPr>
        <w:t xml:space="preserve"> </w:t>
      </w:r>
      <w:r>
        <w:t>is</w:t>
      </w:r>
      <w:r>
        <w:rPr>
          <w:spacing w:val="21"/>
        </w:rPr>
        <w:t xml:space="preserve"> </w:t>
      </w:r>
      <w:r>
        <w:rPr>
          <w:w w:val="121"/>
        </w:rPr>
        <w:t>that</w:t>
      </w:r>
      <w:r>
        <w:rPr>
          <w:spacing w:val="11"/>
          <w:w w:val="121"/>
        </w:rPr>
        <w:t xml:space="preserve"> </w:t>
      </w:r>
      <w:r>
        <w:rPr>
          <w:spacing w:val="-5"/>
        </w:rPr>
        <w:t>m</w:t>
      </w:r>
      <w:r>
        <w:t>u</w:t>
      </w:r>
      <w:r>
        <w:rPr>
          <w:spacing w:val="-5"/>
        </w:rPr>
        <w:t>c</w:t>
      </w:r>
      <w:r>
        <w:t>h</w:t>
      </w:r>
      <w:r>
        <w:rPr>
          <w:spacing w:val="49"/>
        </w:rPr>
        <w:t xml:space="preserve"> </w:t>
      </w:r>
      <w:r>
        <w:t>of</w:t>
      </w:r>
      <w:r>
        <w:rPr>
          <w:spacing w:val="14"/>
        </w:rPr>
        <w:t xml:space="preserve"> </w:t>
      </w:r>
      <w:r>
        <w:rPr>
          <w:w w:val="112"/>
        </w:rPr>
        <w:t>the</w:t>
      </w:r>
      <w:r>
        <w:rPr>
          <w:spacing w:val="17"/>
          <w:w w:val="112"/>
        </w:rPr>
        <w:t xml:space="preserve"> </w:t>
      </w:r>
      <w:r>
        <w:rPr>
          <w:w w:val="112"/>
        </w:rPr>
        <w:t>true</w:t>
      </w:r>
      <w:r>
        <w:rPr>
          <w:spacing w:val="19"/>
          <w:w w:val="112"/>
        </w:rPr>
        <w:t xml:space="preserve"> </w:t>
      </w:r>
      <w:r>
        <w:rPr>
          <w:spacing w:val="-12"/>
          <w:w w:val="112"/>
        </w:rPr>
        <w:t>v</w:t>
      </w:r>
      <w:r>
        <w:rPr>
          <w:w w:val="112"/>
        </w:rPr>
        <w:t>ariation</w:t>
      </w:r>
      <w:r>
        <w:rPr>
          <w:spacing w:val="-1"/>
          <w:w w:val="112"/>
        </w:rPr>
        <w:t xml:space="preserve"> </w:t>
      </w:r>
      <w:r>
        <w:t>in</w:t>
      </w:r>
      <w:r>
        <w:rPr>
          <w:spacing w:val="30"/>
        </w:rPr>
        <w:t xml:space="preserve"> </w:t>
      </w:r>
      <w:r>
        <w:rPr>
          <w:w w:val="112"/>
        </w:rPr>
        <w:t>the</w:t>
      </w:r>
      <w:r>
        <w:rPr>
          <w:spacing w:val="16"/>
          <w:w w:val="112"/>
        </w:rPr>
        <w:t xml:space="preserve"> </w:t>
      </w:r>
      <w:r>
        <w:t>climate</w:t>
      </w:r>
      <w:r w:rsidR="00F9389F">
        <w:t xml:space="preserve"> </w:t>
      </w:r>
      <w:r>
        <w:t>is</w:t>
      </w:r>
      <w:r>
        <w:rPr>
          <w:spacing w:val="20"/>
        </w:rPr>
        <w:t xml:space="preserve"> </w:t>
      </w:r>
      <w:r>
        <w:rPr>
          <w:w w:val="99"/>
        </w:rPr>
        <w:t>l</w:t>
      </w:r>
      <w:r>
        <w:t>os</w:t>
      </w:r>
      <w:r>
        <w:rPr>
          <w:w w:val="139"/>
        </w:rPr>
        <w:t>t</w:t>
      </w:r>
      <w:r>
        <w:rPr>
          <w:spacing w:val="21"/>
        </w:rPr>
        <w:t xml:space="preserve"> </w:t>
      </w:r>
      <w:r>
        <w:rPr>
          <w:w w:val="139"/>
        </w:rPr>
        <w:t>t</w:t>
      </w:r>
      <w:r>
        <w:rPr>
          <w:w w:val="110"/>
        </w:rPr>
        <w:t>h</w:t>
      </w:r>
      <w:r>
        <w:rPr>
          <w:w w:val="108"/>
        </w:rPr>
        <w:t>rou</w:t>
      </w:r>
      <w:r>
        <w:rPr>
          <w:w w:val="105"/>
        </w:rPr>
        <w:t>gh</w:t>
      </w:r>
      <w:r>
        <w:rPr>
          <w:spacing w:val="21"/>
        </w:rPr>
        <w:t xml:space="preserve"> </w:t>
      </w:r>
      <w:r>
        <w:rPr>
          <w:w w:val="106"/>
        </w:rPr>
        <w:t>aggregation</w:t>
      </w:r>
      <w:r>
        <w:rPr>
          <w:spacing w:val="22"/>
          <w:w w:val="106"/>
        </w:rPr>
        <w:t xml:space="preserve"> </w:t>
      </w:r>
      <w:r>
        <w:t>(e.g.</w:t>
      </w:r>
      <w:r w:rsidR="00F9389F">
        <w:t xml:space="preserve"> </w:t>
      </w:r>
      <w:r>
        <w:rPr>
          <w:w w:val="99"/>
        </w:rPr>
        <w:t>c</w:t>
      </w:r>
      <w:r>
        <w:rPr>
          <w:w w:val="107"/>
        </w:rPr>
        <w:t>al</w:t>
      </w:r>
      <w:r>
        <w:rPr>
          <w:w w:val="105"/>
        </w:rPr>
        <w:t>cu</w:t>
      </w:r>
      <w:r>
        <w:rPr>
          <w:w w:val="116"/>
        </w:rPr>
        <w:t>lat</w:t>
      </w:r>
      <w:r>
        <w:rPr>
          <w:w w:val="99"/>
        </w:rPr>
        <w:t>i</w:t>
      </w:r>
      <w:r>
        <w:rPr>
          <w:w w:val="110"/>
        </w:rPr>
        <w:t>n</w:t>
      </w:r>
      <w:r>
        <w:rPr>
          <w:w w:val="99"/>
        </w:rPr>
        <w:t xml:space="preserve">g </w:t>
      </w:r>
      <w:r>
        <w:t>mean</w:t>
      </w:r>
      <w:r>
        <w:rPr>
          <w:spacing w:val="35"/>
        </w:rPr>
        <w:t xml:space="preserve"> </w:t>
      </w:r>
      <w:r>
        <w:t>an</w:t>
      </w:r>
      <w:r>
        <w:rPr>
          <w:spacing w:val="-5"/>
        </w:rPr>
        <w:t>n</w:t>
      </w:r>
      <w:r>
        <w:t>ual</w:t>
      </w:r>
      <w:r w:rsidR="00F9389F">
        <w:t xml:space="preserve"> </w:t>
      </w:r>
      <w:r>
        <w:t>or</w:t>
      </w:r>
      <w:r>
        <w:rPr>
          <w:spacing w:val="15"/>
        </w:rPr>
        <w:t xml:space="preserve"> </w:t>
      </w:r>
      <w:r>
        <w:t>seasonal</w:t>
      </w:r>
      <w:r>
        <w:rPr>
          <w:spacing w:val="3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16"/>
        </w:rPr>
        <w:t>)</w:t>
      </w:r>
      <w:r>
        <w:rPr>
          <w:w w:val="110"/>
        </w:rPr>
        <w:t>,</w:t>
      </w:r>
      <w:r>
        <w:rPr>
          <w:spacing w:val="7"/>
        </w:rPr>
        <w:t xml:space="preserve"> </w:t>
      </w:r>
      <w:r>
        <w:t>and</w:t>
      </w:r>
      <w:r>
        <w:rPr>
          <w:spacing w:val="36"/>
        </w:rPr>
        <w:t xml:space="preserve"> </w:t>
      </w:r>
      <w:r>
        <w:rPr>
          <w:spacing w:val="-5"/>
        </w:rPr>
        <w:t>c</w:t>
      </w:r>
      <w:r>
        <w:t>hosen</w:t>
      </w:r>
      <w:r>
        <w:rPr>
          <w:spacing w:val="22"/>
        </w:rPr>
        <w:t xml:space="preserve"> </w:t>
      </w:r>
      <w:r>
        <w:rPr>
          <w:w w:val="104"/>
        </w:rPr>
        <w:t>me</w:t>
      </w:r>
      <w:r>
        <w:rPr>
          <w:w w:val="139"/>
        </w:rPr>
        <w:t>t</w:t>
      </w:r>
      <w:r>
        <w:rPr>
          <w:w w:val="105"/>
        </w:rPr>
        <w:t>h</w:t>
      </w:r>
      <w:r>
        <w:rPr>
          <w:spacing w:val="5"/>
          <w:w w:val="105"/>
        </w:rPr>
        <w:t>o</w:t>
      </w:r>
      <w:r>
        <w:rPr>
          <w:w w:val="110"/>
        </w:rPr>
        <w:t>d</w:t>
      </w:r>
      <w:r>
        <w:rPr>
          <w:spacing w:val="5"/>
        </w:rPr>
        <w:t xml:space="preserve"> </w:t>
      </w:r>
      <w:r>
        <w:t>of</w:t>
      </w:r>
      <w:r>
        <w:rPr>
          <w:spacing w:val="-2"/>
        </w:rPr>
        <w:t xml:space="preserve"> </w:t>
      </w:r>
      <w:r>
        <w:t>aggregation</w:t>
      </w:r>
      <w:r w:rsidR="00F9389F">
        <w:t xml:space="preserve"> </w:t>
      </w:r>
      <w:r>
        <w:t>affects</w:t>
      </w:r>
      <w:r>
        <w:rPr>
          <w:spacing w:val="20"/>
        </w:rPr>
        <w:t xml:space="preserve"> </w:t>
      </w:r>
      <w:r>
        <w:rPr>
          <w:spacing w:val="5"/>
        </w:rPr>
        <w:t>b</w:t>
      </w:r>
      <w:r>
        <w:t>oth</w:t>
      </w:r>
      <w:r>
        <w:rPr>
          <w:spacing w:val="45"/>
        </w:rPr>
        <w:t xml:space="preserve"> </w:t>
      </w:r>
      <w:r>
        <w:rPr>
          <w:w w:val="112"/>
        </w:rPr>
        <w:t>the</w:t>
      </w:r>
      <w:r>
        <w:rPr>
          <w:spacing w:val="1"/>
          <w:w w:val="112"/>
        </w:rPr>
        <w:t xml:space="preserve"> </w:t>
      </w:r>
      <w:r>
        <w:t>mean</w:t>
      </w:r>
      <w:r>
        <w:rPr>
          <w:spacing w:val="35"/>
        </w:rPr>
        <w:t xml:space="preserve"> </w:t>
      </w:r>
      <w:r>
        <w:t>and</w:t>
      </w:r>
      <w:r>
        <w:rPr>
          <w:spacing w:val="36"/>
        </w:rPr>
        <w:t xml:space="preserve"> </w:t>
      </w:r>
      <w:r>
        <w:rPr>
          <w:spacing w:val="-11"/>
          <w:w w:val="105"/>
        </w:rPr>
        <w:t>v</w:t>
      </w:r>
      <w:r>
        <w:rPr>
          <w:w w:val="110"/>
        </w:rPr>
        <w:t>ari</w:t>
      </w:r>
      <w:r>
        <w:rPr>
          <w:w w:val="111"/>
        </w:rPr>
        <w:t>an</w:t>
      </w:r>
      <w:r>
        <w:rPr>
          <w:w w:val="99"/>
        </w:rPr>
        <w:t xml:space="preserve">ce </w:t>
      </w:r>
      <w:r>
        <w:t>of</w:t>
      </w:r>
      <w:r>
        <w:rPr>
          <w:spacing w:val="21"/>
        </w:rPr>
        <w:t xml:space="preserve"> </w:t>
      </w:r>
      <w:r>
        <w:rPr>
          <w:w w:val="112"/>
        </w:rPr>
        <w:t>the</w:t>
      </w:r>
      <w:r>
        <w:rPr>
          <w:spacing w:val="23"/>
          <w:w w:val="112"/>
        </w:rPr>
        <w:t xml:space="preserve"> </w:t>
      </w:r>
      <w:r>
        <w:t>climate</w:t>
      </w:r>
      <w:r w:rsidR="00F9389F">
        <w:t xml:space="preserve"> </w:t>
      </w:r>
      <w:r>
        <w:rPr>
          <w:w w:val="109"/>
        </w:rPr>
        <w:t>estimate</w:t>
      </w:r>
      <w:r>
        <w:rPr>
          <w:spacing w:val="26"/>
          <w:w w:val="109"/>
        </w:rPr>
        <w:t xml:space="preserve"> </w:t>
      </w:r>
      <w:r>
        <w:t>(e.g.</w:t>
      </w:r>
      <w:r>
        <w:rPr>
          <w:spacing w:val="48"/>
        </w:rPr>
        <w:t xml:space="preserve"> </w:t>
      </w:r>
      <w:r>
        <w:t>Clark</w:t>
      </w:r>
      <w:r w:rsidR="00F9389F">
        <w:t xml:space="preserve"> </w:t>
      </w:r>
      <w:r>
        <w:t>et</w:t>
      </w:r>
      <w:r>
        <w:rPr>
          <w:spacing w:val="45"/>
        </w:rPr>
        <w:t xml:space="preserve"> </w:t>
      </w:r>
      <w:r>
        <w:t>al.,</w:t>
      </w:r>
      <w:r w:rsidR="00F9389F">
        <w:t xml:space="preserve"> </w:t>
      </w:r>
      <w:r>
        <w:t>2014b).</w:t>
      </w:r>
      <w:r w:rsidR="00F9389F">
        <w:t xml:space="preserve"> </w:t>
      </w:r>
      <w:r>
        <w:t>It</w:t>
      </w:r>
      <w:r w:rsidR="00F9389F">
        <w:t xml:space="preserve"> </w:t>
      </w:r>
      <w:r>
        <w:t>m</w:t>
      </w:r>
      <w:r>
        <w:rPr>
          <w:spacing w:val="-5"/>
        </w:rPr>
        <w:t>a</w:t>
      </w:r>
      <w:r>
        <w:t>y</w:t>
      </w:r>
      <w:r w:rsidR="00F9389F">
        <w:t xml:space="preserve"> </w:t>
      </w:r>
      <w:r>
        <w:t>not</w:t>
      </w:r>
      <w:r w:rsidR="00F9389F">
        <w:t xml:space="preserve"> </w:t>
      </w:r>
      <w:r>
        <w:rPr>
          <w:spacing w:val="5"/>
        </w:rPr>
        <w:t>b</w:t>
      </w:r>
      <w:r>
        <w:t>e</w:t>
      </w:r>
      <w:r>
        <w:rPr>
          <w:spacing w:val="37"/>
        </w:rPr>
        <w:t xml:space="preserve"> </w:t>
      </w:r>
      <w:r>
        <w:t>o</w:t>
      </w:r>
      <w:r>
        <w:rPr>
          <w:spacing w:val="-5"/>
        </w:rPr>
        <w:t>b</w:t>
      </w:r>
      <w:r>
        <w:t>vious</w:t>
      </w:r>
      <w:r w:rsidR="00F9389F">
        <w:t xml:space="preserve"> </w:t>
      </w:r>
      <w:r>
        <w:t>whi</w:t>
      </w:r>
      <w:r>
        <w:rPr>
          <w:spacing w:val="-5"/>
        </w:rPr>
        <w:t>c</w:t>
      </w:r>
      <w:r>
        <w:t>h</w:t>
      </w:r>
      <w:r>
        <w:rPr>
          <w:spacing w:val="45"/>
        </w:rPr>
        <w:t xml:space="preserve"> </w:t>
      </w:r>
      <w:r>
        <w:t>meth</w:t>
      </w:r>
      <w:r>
        <w:rPr>
          <w:spacing w:val="5"/>
        </w:rPr>
        <w:t>o</w:t>
      </w:r>
      <w:r>
        <w:t>d</w:t>
      </w:r>
      <w:r w:rsidR="00F9389F">
        <w:t xml:space="preserve"> </w:t>
      </w:r>
      <w:r>
        <w:t>of</w:t>
      </w:r>
      <w:r>
        <w:rPr>
          <w:spacing w:val="21"/>
        </w:rPr>
        <w:t xml:space="preserve"> </w:t>
      </w:r>
      <w:r>
        <w:rPr>
          <w:w w:val="106"/>
        </w:rPr>
        <w:t>aggregation,</w:t>
      </w:r>
      <w:r>
        <w:rPr>
          <w:spacing w:val="32"/>
          <w:w w:val="106"/>
        </w:rPr>
        <w:t xml:space="preserve"> </w:t>
      </w:r>
      <w:r>
        <w:rPr>
          <w:w w:val="106"/>
        </w:rPr>
        <w:t xml:space="preserve">or </w:t>
      </w:r>
      <w:r>
        <w:t>whi</w:t>
      </w:r>
      <w:r>
        <w:rPr>
          <w:spacing w:val="-5"/>
        </w:rPr>
        <w:t>c</w:t>
      </w:r>
      <w:r>
        <w:t>h</w:t>
      </w:r>
      <w:r>
        <w:rPr>
          <w:spacing w:val="38"/>
        </w:rPr>
        <w:t xml:space="preserve"> </w:t>
      </w:r>
      <w:r>
        <w:rPr>
          <w:w w:val="106"/>
        </w:rPr>
        <w:t>co</w:t>
      </w:r>
      <w:r>
        <w:rPr>
          <w:spacing w:val="-5"/>
          <w:w w:val="106"/>
        </w:rPr>
        <w:t>m</w:t>
      </w:r>
      <w:r>
        <w:rPr>
          <w:w w:val="106"/>
        </w:rPr>
        <w:t>bination</w:t>
      </w:r>
      <w:r>
        <w:rPr>
          <w:spacing w:val="24"/>
          <w:w w:val="106"/>
        </w:rPr>
        <w:t xml:space="preserve"> </w:t>
      </w:r>
      <w:r>
        <w:t>of</w:t>
      </w:r>
      <w:r>
        <w:rPr>
          <w:spacing w:val="13"/>
        </w:rPr>
        <w:t xml:space="preserve"> </w:t>
      </w:r>
      <w:r>
        <w:rPr>
          <w:w w:val="106"/>
        </w:rPr>
        <w:t>aggregated</w:t>
      </w:r>
      <w:r>
        <w:rPr>
          <w:spacing w:val="24"/>
          <w:w w:val="106"/>
        </w:rPr>
        <w:t xml:space="preserve"> </w:t>
      </w:r>
      <w:r>
        <w:t>climate</w:t>
      </w:r>
      <w:r w:rsidR="00F9389F">
        <w:t xml:space="preserve"> </w:t>
      </w:r>
      <w:r>
        <w:rPr>
          <w:spacing w:val="-11"/>
        </w:rPr>
        <w:t>v</w:t>
      </w:r>
      <w:r>
        <w:t>ariables,</w:t>
      </w:r>
      <w:r w:rsidR="00F9389F">
        <w:t xml:space="preserve"> </w:t>
      </w:r>
      <w:r>
        <w:t>is</w:t>
      </w:r>
      <w:r>
        <w:rPr>
          <w:spacing w:val="19"/>
        </w:rPr>
        <w:t xml:space="preserve"> </w:t>
      </w:r>
      <w:r>
        <w:t>most</w:t>
      </w:r>
      <w:r w:rsidR="00F9389F">
        <w:t xml:space="preserve"> </w:t>
      </w:r>
      <w:r>
        <w:rPr>
          <w:w w:val="110"/>
        </w:rPr>
        <w:t>appropriate,</w:t>
      </w:r>
      <w:r>
        <w:rPr>
          <w:spacing w:val="20"/>
          <w:w w:val="110"/>
        </w:rPr>
        <w:t xml:space="preserve"> </w:t>
      </w:r>
      <w:r>
        <w:t>and</w:t>
      </w:r>
      <w:r w:rsidR="00F9389F">
        <w:t xml:space="preserve"> </w:t>
      </w:r>
      <w:r>
        <w:rPr>
          <w:w w:val="139"/>
        </w:rPr>
        <w:t>t</w:t>
      </w:r>
      <w:r>
        <w:rPr>
          <w:w w:val="110"/>
        </w:rPr>
        <w:t>h</w:t>
      </w:r>
      <w:r>
        <w:rPr>
          <w:w w:val="99"/>
        </w:rPr>
        <w:t>i</w:t>
      </w:r>
      <w:r>
        <w:t>s</w:t>
      </w:r>
      <w:r>
        <w:rPr>
          <w:spacing w:val="19"/>
        </w:rPr>
        <w:t xml:space="preserve"> </w:t>
      </w:r>
      <w:r>
        <w:t>will</w:t>
      </w:r>
      <w:r>
        <w:rPr>
          <w:spacing w:val="16"/>
        </w:rPr>
        <w:t xml:space="preserve"> </w:t>
      </w:r>
      <w:r>
        <w:t>li</w:t>
      </w:r>
      <w:r>
        <w:rPr>
          <w:spacing w:val="-5"/>
        </w:rPr>
        <w:t>k</w:t>
      </w:r>
      <w:r>
        <w:t>ely</w:t>
      </w:r>
      <w:r>
        <w:rPr>
          <w:spacing w:val="27"/>
        </w:rPr>
        <w:t xml:space="preserve"> </w:t>
      </w:r>
      <w:r>
        <w:t>de</w:t>
      </w:r>
      <w:r>
        <w:rPr>
          <w:spacing w:val="5"/>
        </w:rPr>
        <w:t>p</w:t>
      </w:r>
      <w:r>
        <w:t>end</w:t>
      </w:r>
      <w:r w:rsidR="00F9389F">
        <w:t xml:space="preserve"> </w:t>
      </w:r>
      <w:r>
        <w:t>on</w:t>
      </w:r>
      <w:r>
        <w:rPr>
          <w:spacing w:val="29"/>
        </w:rPr>
        <w:t xml:space="preserve"> </w:t>
      </w:r>
      <w:r>
        <w:rPr>
          <w:w w:val="139"/>
        </w:rPr>
        <w:t>t</w:t>
      </w:r>
      <w:r>
        <w:rPr>
          <w:w w:val="110"/>
        </w:rPr>
        <w:t>h</w:t>
      </w:r>
      <w:r>
        <w:rPr>
          <w:w w:val="99"/>
        </w:rPr>
        <w:t xml:space="preserve">e </w:t>
      </w:r>
      <w:r>
        <w:t>res</w:t>
      </w:r>
      <w:r>
        <w:rPr>
          <w:spacing w:val="5"/>
        </w:rPr>
        <w:t>p</w:t>
      </w:r>
      <w:r>
        <w:t>onse</w:t>
      </w:r>
      <w:r>
        <w:rPr>
          <w:spacing w:val="32"/>
        </w:rPr>
        <w:t xml:space="preserve"> </w:t>
      </w:r>
      <w:r>
        <w:rPr>
          <w:spacing w:val="-11"/>
        </w:rPr>
        <w:t>v</w:t>
      </w:r>
      <w:r>
        <w:t>ariable</w:t>
      </w:r>
      <w:r>
        <w:rPr>
          <w:spacing w:val="46"/>
        </w:rPr>
        <w:t xml:space="preserve"> </w:t>
      </w:r>
      <w:r>
        <w:t>of</w:t>
      </w:r>
      <w:r>
        <w:rPr>
          <w:spacing w:val="-6"/>
        </w:rPr>
        <w:t xml:space="preserve"> </w:t>
      </w:r>
      <w:r>
        <w:rPr>
          <w:w w:val="99"/>
        </w:rPr>
        <w:t>i</w:t>
      </w:r>
      <w:r>
        <w:rPr>
          <w:spacing w:val="-5"/>
          <w:w w:val="110"/>
        </w:rPr>
        <w:t>n</w:t>
      </w:r>
      <w:r>
        <w:rPr>
          <w:w w:val="139"/>
        </w:rPr>
        <w:t>t</w:t>
      </w:r>
      <w:r>
        <w:rPr>
          <w:w w:val="99"/>
        </w:rPr>
        <w:t>e</w:t>
      </w:r>
      <w:r>
        <w:rPr>
          <w:w w:val="116"/>
        </w:rPr>
        <w:t>r</w:t>
      </w:r>
      <w:r>
        <w:rPr>
          <w:w w:val="110"/>
        </w:rPr>
        <w:t>est.</w:t>
      </w:r>
      <w:r w:rsidR="00F9389F">
        <w:t xml:space="preserve"> </w:t>
      </w:r>
      <w:r>
        <w:t>In</w:t>
      </w:r>
      <w:r>
        <w:rPr>
          <w:spacing w:val="16"/>
        </w:rPr>
        <w:t xml:space="preserve"> </w:t>
      </w:r>
      <w:r>
        <w:rPr>
          <w:w w:val="139"/>
        </w:rPr>
        <w:t>t</w:t>
      </w:r>
      <w:r>
        <w:rPr>
          <w:w w:val="110"/>
        </w:rPr>
        <w:t>h</w:t>
      </w:r>
      <w:r>
        <w:t>ese</w:t>
      </w:r>
      <w:r>
        <w:rPr>
          <w:spacing w:val="1"/>
        </w:rPr>
        <w:t xml:space="preserve"> </w:t>
      </w:r>
      <w:r>
        <w:t>cases,</w:t>
      </w:r>
      <w:r>
        <w:rPr>
          <w:spacing w:val="18"/>
        </w:rPr>
        <w:t xml:space="preserve"> </w:t>
      </w:r>
      <w:r>
        <w:t>m</w:t>
      </w:r>
      <w:r>
        <w:rPr>
          <w:spacing w:val="5"/>
        </w:rPr>
        <w:t>o</w:t>
      </w:r>
      <w:r>
        <w:t>del</w:t>
      </w:r>
      <w:r>
        <w:rPr>
          <w:spacing w:val="17"/>
        </w:rPr>
        <w:t xml:space="preserve"> </w:t>
      </w:r>
      <w:r>
        <w:t>s</w:t>
      </w:r>
      <w:r>
        <w:rPr>
          <w:w w:val="99"/>
        </w:rPr>
        <w:t>elec</w:t>
      </w:r>
      <w:r>
        <w:rPr>
          <w:w w:val="139"/>
        </w:rPr>
        <w:t>t</w:t>
      </w:r>
      <w:r>
        <w:rPr>
          <w:w w:val="103"/>
        </w:rPr>
        <w:t>ion</w:t>
      </w:r>
      <w:r>
        <w:rPr>
          <w:spacing w:val="1"/>
        </w:rPr>
        <w:t xml:space="preserve"> </w:t>
      </w:r>
      <w:r>
        <w:rPr>
          <w:w w:val="106"/>
        </w:rPr>
        <w:t>approa</w:t>
      </w:r>
      <w:r>
        <w:rPr>
          <w:spacing w:val="-5"/>
          <w:w w:val="106"/>
        </w:rPr>
        <w:t>c</w:t>
      </w:r>
      <w:r>
        <w:rPr>
          <w:w w:val="106"/>
        </w:rPr>
        <w:t>hes</w:t>
      </w:r>
      <w:r>
        <w:rPr>
          <w:spacing w:val="5"/>
          <w:w w:val="106"/>
        </w:rPr>
        <w:t xml:space="preserve"> </w:t>
      </w:r>
      <w:r>
        <w:t>h</w:t>
      </w:r>
      <w:r>
        <w:rPr>
          <w:spacing w:val="-5"/>
        </w:rPr>
        <w:t>av</w:t>
      </w:r>
      <w:r>
        <w:t>e</w:t>
      </w:r>
      <w:r>
        <w:rPr>
          <w:spacing w:val="26"/>
        </w:rPr>
        <w:t xml:space="preserve"> </w:t>
      </w:r>
      <w:r>
        <w:rPr>
          <w:spacing w:val="5"/>
        </w:rPr>
        <w:t>b</w:t>
      </w:r>
      <w:r>
        <w:t>een</w:t>
      </w:r>
      <w:r>
        <w:rPr>
          <w:spacing w:val="19"/>
        </w:rPr>
        <w:t xml:space="preserve"> </w:t>
      </w:r>
      <w:r>
        <w:t>used</w:t>
      </w:r>
      <w:r>
        <w:rPr>
          <w:spacing w:val="21"/>
        </w:rPr>
        <w:t xml:space="preserve"> </w:t>
      </w:r>
      <w:r>
        <w:rPr>
          <w:w w:val="113"/>
        </w:rPr>
        <w:t>to</w:t>
      </w:r>
      <w:r>
        <w:rPr>
          <w:spacing w:val="-5"/>
          <w:w w:val="113"/>
        </w:rPr>
        <w:t xml:space="preserve"> </w:t>
      </w:r>
      <w:r>
        <w:t>ide</w:t>
      </w:r>
      <w:r>
        <w:rPr>
          <w:spacing w:val="-5"/>
        </w:rPr>
        <w:t>n</w:t>
      </w:r>
      <w:r>
        <w:t>tify</w:t>
      </w:r>
      <w:r>
        <w:rPr>
          <w:spacing w:val="40"/>
        </w:rPr>
        <w:t xml:space="preserve"> </w:t>
      </w:r>
      <w:r>
        <w:rPr>
          <w:w w:val="112"/>
        </w:rPr>
        <w:t>the</w:t>
      </w:r>
      <w:r>
        <w:rPr>
          <w:spacing w:val="-3"/>
          <w:w w:val="112"/>
        </w:rPr>
        <w:t xml:space="preserve"> </w:t>
      </w:r>
      <w:r>
        <w:rPr>
          <w:w w:val="99"/>
        </w:rPr>
        <w:t>cli</w:t>
      </w:r>
      <w:r>
        <w:rPr>
          <w:w w:val="114"/>
        </w:rPr>
        <w:t>mat</w:t>
      </w:r>
      <w:r>
        <w:rPr>
          <w:w w:val="99"/>
        </w:rPr>
        <w:t xml:space="preserve">e </w:t>
      </w:r>
      <w:r>
        <w:rPr>
          <w:w w:val="106"/>
        </w:rPr>
        <w:t>aggregation</w:t>
      </w:r>
      <w:r>
        <w:rPr>
          <w:spacing w:val="7"/>
          <w:w w:val="106"/>
        </w:rPr>
        <w:t xml:space="preserve"> </w:t>
      </w:r>
      <w:r>
        <w:rPr>
          <w:w w:val="104"/>
        </w:rPr>
        <w:t>me</w:t>
      </w:r>
      <w:r>
        <w:rPr>
          <w:w w:val="139"/>
        </w:rPr>
        <w:t>t</w:t>
      </w:r>
      <w:r>
        <w:rPr>
          <w:w w:val="105"/>
        </w:rPr>
        <w:t>h</w:t>
      </w:r>
      <w:r>
        <w:rPr>
          <w:spacing w:val="5"/>
          <w:w w:val="105"/>
        </w:rPr>
        <w:t>o</w:t>
      </w:r>
      <w:r>
        <w:rPr>
          <w:w w:val="110"/>
        </w:rPr>
        <w:t>d</w:t>
      </w:r>
      <w:r>
        <w:rPr>
          <w:spacing w:val="6"/>
        </w:rPr>
        <w:t xml:space="preserve"> </w:t>
      </w:r>
      <w:r>
        <w:rPr>
          <w:w w:val="121"/>
        </w:rPr>
        <w:t>that</w:t>
      </w:r>
      <w:r>
        <w:rPr>
          <w:spacing w:val="-4"/>
          <w:w w:val="121"/>
        </w:rPr>
        <w:t xml:space="preserve"> </w:t>
      </w:r>
      <w:r>
        <w:rPr>
          <w:spacing w:val="5"/>
          <w:w w:val="110"/>
        </w:rPr>
        <w:t>b</w:t>
      </w:r>
      <w:r>
        <w:t>es</w:t>
      </w:r>
      <w:r>
        <w:rPr>
          <w:w w:val="139"/>
        </w:rPr>
        <w:t>t</w:t>
      </w:r>
      <w:r>
        <w:rPr>
          <w:spacing w:val="6"/>
        </w:rPr>
        <w:t xml:space="preserve"> </w:t>
      </w:r>
      <w:r>
        <w:t>explains</w:t>
      </w:r>
      <w:r>
        <w:rPr>
          <w:spacing w:val="40"/>
        </w:rPr>
        <w:t xml:space="preserve"> </w:t>
      </w:r>
      <w:r>
        <w:rPr>
          <w:w w:val="112"/>
        </w:rPr>
        <w:t>the</w:t>
      </w:r>
      <w:r>
        <w:rPr>
          <w:spacing w:val="1"/>
          <w:w w:val="112"/>
        </w:rPr>
        <w:t xml:space="preserve"> </w:t>
      </w:r>
      <w:r>
        <w:t>f</w:t>
      </w:r>
      <w:r>
        <w:rPr>
          <w:spacing w:val="5"/>
        </w:rPr>
        <w:t>o</w:t>
      </w:r>
      <w:r>
        <w:t>cal</w:t>
      </w:r>
      <w:r>
        <w:rPr>
          <w:spacing w:val="9"/>
        </w:rPr>
        <w:t xml:space="preserve"> </w:t>
      </w:r>
      <w:r>
        <w:t>res</w:t>
      </w:r>
      <w:r>
        <w:rPr>
          <w:spacing w:val="5"/>
        </w:rPr>
        <w:t>p</w:t>
      </w:r>
      <w:r>
        <w:t>onse(e.g.</w:t>
      </w:r>
      <w:r w:rsidR="00F9389F">
        <w:t xml:space="preserve"> </w:t>
      </w:r>
      <w:r>
        <w:t>Morin</w:t>
      </w:r>
      <w:r>
        <w:rPr>
          <w:spacing w:val="29"/>
        </w:rPr>
        <w:t xml:space="preserve"> </w:t>
      </w:r>
      <w:r>
        <w:t>et</w:t>
      </w:r>
      <w:r>
        <w:rPr>
          <w:spacing w:val="25"/>
        </w:rPr>
        <w:t xml:space="preserve"> </w:t>
      </w:r>
      <w:r>
        <w:t>al.,</w:t>
      </w:r>
      <w:r>
        <w:rPr>
          <w:spacing w:val="30"/>
        </w:rPr>
        <w:t xml:space="preserve"> </w:t>
      </w:r>
      <w:r>
        <w:t>2010).</w:t>
      </w:r>
      <w:r>
        <w:rPr>
          <w:spacing w:val="45"/>
        </w:rPr>
        <w:t xml:space="preserve"> </w:t>
      </w:r>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8"/>
        </w:rPr>
        <w:t xml:space="preserve"> </w:t>
      </w:r>
      <w:r>
        <w:t>a</w:t>
      </w:r>
      <w:r>
        <w:rPr>
          <w:spacing w:val="17"/>
        </w:rPr>
        <w:t xml:space="preserve"> </w:t>
      </w:r>
      <w:r>
        <w:rPr>
          <w:w w:val="103"/>
        </w:rPr>
        <w:t>co</w:t>
      </w:r>
      <w:r>
        <w:rPr>
          <w:spacing w:val="-5"/>
          <w:w w:val="103"/>
        </w:rPr>
        <w:t>n</w:t>
      </w:r>
      <w:r>
        <w:rPr>
          <w:w w:val="139"/>
        </w:rPr>
        <w:t>t</w:t>
      </w:r>
      <w:r>
        <w:rPr>
          <w:w w:val="99"/>
        </w:rPr>
        <w:t>i</w:t>
      </w:r>
      <w:r>
        <w:rPr>
          <w:spacing w:val="-5"/>
          <w:w w:val="110"/>
        </w:rPr>
        <w:t>n</w:t>
      </w:r>
      <w:r>
        <w:rPr>
          <w:w w:val="110"/>
        </w:rPr>
        <w:t>u</w:t>
      </w:r>
      <w:r>
        <w:rPr>
          <w:w w:val="103"/>
        </w:rPr>
        <w:t xml:space="preserve">ous </w:t>
      </w:r>
      <w:r>
        <w:rPr>
          <w:w w:val="110"/>
        </w:rPr>
        <w:t>d</w:t>
      </w:r>
      <w:r>
        <w:rPr>
          <w:w w:val="102"/>
        </w:rPr>
        <w:t>e</w:t>
      </w:r>
      <w:r>
        <w:rPr>
          <w:spacing w:val="-5"/>
          <w:w w:val="102"/>
        </w:rPr>
        <w:t>v</w:t>
      </w:r>
      <w:r>
        <w:rPr>
          <w:w w:val="99"/>
        </w:rPr>
        <w:t>el</w:t>
      </w:r>
      <w:r>
        <w:rPr>
          <w:w w:val="105"/>
        </w:rPr>
        <w:t>op</w:t>
      </w:r>
      <w:r>
        <w:rPr>
          <w:w w:val="106"/>
        </w:rPr>
        <w:t>me</w:t>
      </w:r>
      <w:r>
        <w:rPr>
          <w:spacing w:val="-5"/>
          <w:w w:val="106"/>
        </w:rPr>
        <w:t>n</w:t>
      </w:r>
      <w:r>
        <w:rPr>
          <w:w w:val="139"/>
        </w:rPr>
        <w:t>t</w:t>
      </w:r>
      <w:r w:rsidR="00F9389F">
        <w:t xml:space="preserve"> </w:t>
      </w:r>
      <w:r>
        <w:t>m</w:t>
      </w:r>
      <w:r>
        <w:rPr>
          <w:spacing w:val="5"/>
        </w:rPr>
        <w:t>o</w:t>
      </w:r>
      <w:r>
        <w:t>del</w:t>
      </w:r>
      <w:r>
        <w:rPr>
          <w:spacing w:val="42"/>
        </w:rPr>
        <w:t xml:space="preserve"> </w:t>
      </w:r>
      <w:r>
        <w:t>can</w:t>
      </w:r>
      <w:r>
        <w:rPr>
          <w:spacing w:val="46"/>
        </w:rPr>
        <w:t xml:space="preserve"> </w:t>
      </w:r>
      <w:r>
        <w:rPr>
          <w:spacing w:val="5"/>
        </w:rPr>
        <w:t>b</w:t>
      </w:r>
      <w:r>
        <w:t>e</w:t>
      </w:r>
      <w:r>
        <w:rPr>
          <w:spacing w:val="34"/>
        </w:rPr>
        <w:t xml:space="preserve"> </w:t>
      </w:r>
      <w:r>
        <w:t>used</w:t>
      </w:r>
      <w:r>
        <w:rPr>
          <w:spacing w:val="46"/>
        </w:rPr>
        <w:t xml:space="preserve"> </w:t>
      </w:r>
      <w:r>
        <w:rPr>
          <w:w w:val="113"/>
        </w:rPr>
        <w:t>to</w:t>
      </w:r>
      <w:r>
        <w:rPr>
          <w:spacing w:val="20"/>
          <w:w w:val="113"/>
        </w:rPr>
        <w:t xml:space="preserve"> </w:t>
      </w:r>
      <w:r>
        <w:rPr>
          <w:w w:val="107"/>
        </w:rPr>
        <w:t>cap</w:t>
      </w:r>
      <w:r>
        <w:rPr>
          <w:w w:val="139"/>
        </w:rPr>
        <w:t>t</w:t>
      </w:r>
      <w:r>
        <w:rPr>
          <w:w w:val="113"/>
        </w:rPr>
        <w:t>ur</w:t>
      </w:r>
      <w:r>
        <w:rPr>
          <w:w w:val="99"/>
        </w:rPr>
        <w:t>e</w:t>
      </w:r>
      <w:r w:rsidR="00F9389F">
        <w:t xml:space="preserve"> </w:t>
      </w:r>
      <w:r>
        <w:rPr>
          <w:w w:val="112"/>
        </w:rPr>
        <w:t>the</w:t>
      </w:r>
      <w:r>
        <w:rPr>
          <w:spacing w:val="20"/>
          <w:w w:val="112"/>
        </w:rPr>
        <w:t xml:space="preserve"> </w:t>
      </w:r>
      <w:r>
        <w:t>full</w:t>
      </w:r>
      <w:r>
        <w:rPr>
          <w:spacing w:val="27"/>
        </w:rPr>
        <w:t xml:space="preserve"> </w:t>
      </w:r>
      <w:r>
        <w:t>range</w:t>
      </w:r>
      <w:r w:rsidR="00F9389F">
        <w:t xml:space="preserve"> </w:t>
      </w:r>
      <w:r>
        <w:t>of</w:t>
      </w:r>
      <w:r>
        <w:rPr>
          <w:spacing w:val="18"/>
        </w:rPr>
        <w:t xml:space="preserve"> </w:t>
      </w:r>
      <w:r>
        <w:rPr>
          <w:spacing w:val="-12"/>
          <w:w w:val="109"/>
        </w:rPr>
        <w:t>v</w:t>
      </w:r>
      <w:r>
        <w:rPr>
          <w:w w:val="109"/>
        </w:rPr>
        <w:t>ariation</w:t>
      </w:r>
      <w:r>
        <w:rPr>
          <w:spacing w:val="26"/>
          <w:w w:val="109"/>
        </w:rPr>
        <w:t xml:space="preserve"> </w:t>
      </w:r>
      <w:r>
        <w:rPr>
          <w:w w:val="113"/>
        </w:rPr>
        <w:t>pr</w:t>
      </w:r>
      <w:r>
        <w:rPr>
          <w:w w:val="99"/>
        </w:rPr>
        <w:t>e</w:t>
      </w:r>
      <w:r>
        <w:rPr>
          <w:w w:val="104"/>
        </w:rPr>
        <w:t>se</w:t>
      </w:r>
      <w:r>
        <w:rPr>
          <w:spacing w:val="-5"/>
          <w:w w:val="104"/>
        </w:rPr>
        <w:t>n</w:t>
      </w:r>
      <w:r>
        <w:rPr>
          <w:w w:val="139"/>
        </w:rPr>
        <w:t>t</w:t>
      </w:r>
      <w:r w:rsidR="00F9389F">
        <w:t xml:space="preserve"> </w:t>
      </w:r>
      <w:r>
        <w:t>in</w:t>
      </w:r>
      <w:r>
        <w:rPr>
          <w:spacing w:val="34"/>
        </w:rPr>
        <w:t xml:space="preserve"> </w:t>
      </w:r>
      <w:r>
        <w:t>a</w:t>
      </w:r>
      <w:r>
        <w:rPr>
          <w:spacing w:val="37"/>
        </w:rPr>
        <w:t xml:space="preserve"> </w:t>
      </w:r>
      <w:r>
        <w:t>climatic</w:t>
      </w:r>
      <w:r w:rsidR="00F9389F">
        <w:t xml:space="preserve"> </w:t>
      </w:r>
      <w:r>
        <w:rPr>
          <w:spacing w:val="-11"/>
        </w:rPr>
        <w:t>v</w:t>
      </w:r>
      <w:r>
        <w:t>ariable</w:t>
      </w:r>
      <w:r w:rsidR="00F9389F">
        <w:t xml:space="preserve"> </w:t>
      </w:r>
      <w:r>
        <w:rPr>
          <w:w w:val="110"/>
        </w:rPr>
        <w:t>du</w:t>
      </w:r>
      <w:r>
        <w:rPr>
          <w:w w:val="109"/>
        </w:rPr>
        <w:t>ri</w:t>
      </w:r>
      <w:r>
        <w:rPr>
          <w:w w:val="110"/>
        </w:rPr>
        <w:t>n</w:t>
      </w:r>
      <w:r>
        <w:rPr>
          <w:w w:val="99"/>
        </w:rPr>
        <w:t xml:space="preserve">g </w:t>
      </w:r>
      <w:r>
        <w:rPr>
          <w:w w:val="112"/>
        </w:rPr>
        <w:t>the</w:t>
      </w:r>
      <w:r>
        <w:rPr>
          <w:spacing w:val="12"/>
          <w:w w:val="112"/>
        </w:rPr>
        <w:t xml:space="preserve"> </w:t>
      </w:r>
      <w:r>
        <w:t>study</w:t>
      </w:r>
      <w:r w:rsidR="00F9389F">
        <w:t xml:space="preserve"> </w:t>
      </w:r>
      <w:r>
        <w:rPr>
          <w:spacing w:val="5"/>
        </w:rPr>
        <w:t>p</w:t>
      </w:r>
      <w:r>
        <w:t>eri</w:t>
      </w:r>
      <w:r>
        <w:rPr>
          <w:spacing w:val="5"/>
        </w:rPr>
        <w:t>o</w:t>
      </w:r>
      <w:r>
        <w:t>d</w:t>
      </w:r>
      <w:r>
        <w:rPr>
          <w:spacing w:val="45"/>
        </w:rPr>
        <w:t xml:space="preserve"> </w:t>
      </w:r>
      <w:r>
        <w:t>(e.g.</w:t>
      </w:r>
      <w:r>
        <w:rPr>
          <w:spacing w:val="36"/>
        </w:rPr>
        <w:t xml:space="preserve"> </w:t>
      </w:r>
      <w:r>
        <w:t>Clark</w:t>
      </w:r>
      <w:r w:rsidR="00F9389F">
        <w:t xml:space="preserve"> </w:t>
      </w:r>
      <w:r>
        <w:t>et</w:t>
      </w:r>
      <w:r>
        <w:rPr>
          <w:spacing w:val="34"/>
        </w:rPr>
        <w:t xml:space="preserve"> </w:t>
      </w:r>
      <w:r>
        <w:t>al.,</w:t>
      </w:r>
      <w:r>
        <w:rPr>
          <w:spacing w:val="39"/>
        </w:rPr>
        <w:t xml:space="preserve"> </w:t>
      </w:r>
      <w:r>
        <w:rPr>
          <w:w w:val="103"/>
        </w:rPr>
        <w:t>2014b)</w:t>
      </w:r>
      <w:r>
        <w:rPr>
          <w:w w:val="110"/>
        </w:rPr>
        <w:t>.</w:t>
      </w:r>
    </w:p>
    <w:p w14:paraId="0640079F" w14:textId="77777777" w:rsidR="005B53EE" w:rsidRDefault="005B53EE" w:rsidP="00F9389F">
      <w:pPr>
        <w:spacing w:line="200" w:lineRule="exact"/>
      </w:pPr>
    </w:p>
    <w:p w14:paraId="6171177B" w14:textId="77777777" w:rsidR="005B53EE" w:rsidRDefault="005B53EE" w:rsidP="00F9389F">
      <w:pPr>
        <w:spacing w:before="8" w:line="280" w:lineRule="exact"/>
        <w:rPr>
          <w:sz w:val="28"/>
          <w:szCs w:val="28"/>
        </w:rPr>
      </w:pPr>
    </w:p>
    <w:p w14:paraId="4A9EB6C7" w14:textId="77777777" w:rsidR="005B53EE" w:rsidRDefault="00F5753A" w:rsidP="00F9389F">
      <w:pPr>
        <w:ind w:left="117" w:right="6301"/>
        <w:rPr>
          <w:sz w:val="28"/>
          <w:szCs w:val="28"/>
        </w:rPr>
      </w:pPr>
      <w:commentRangeStart w:id="211"/>
      <w:r>
        <w:rPr>
          <w:w w:val="117"/>
          <w:sz w:val="28"/>
          <w:szCs w:val="28"/>
        </w:rPr>
        <w:t>Biological</w:t>
      </w:r>
      <w:r>
        <w:rPr>
          <w:spacing w:val="28"/>
          <w:w w:val="117"/>
          <w:sz w:val="28"/>
          <w:szCs w:val="28"/>
        </w:rPr>
        <w:t xml:space="preserve"> </w:t>
      </w:r>
      <w:r>
        <w:rPr>
          <w:w w:val="115"/>
          <w:sz w:val="28"/>
          <w:szCs w:val="28"/>
        </w:rPr>
        <w:t>i</w:t>
      </w:r>
      <w:r>
        <w:rPr>
          <w:w w:val="123"/>
          <w:sz w:val="28"/>
          <w:szCs w:val="28"/>
        </w:rPr>
        <w:t>mpl</w:t>
      </w:r>
      <w:r>
        <w:rPr>
          <w:w w:val="119"/>
          <w:sz w:val="28"/>
          <w:szCs w:val="28"/>
        </w:rPr>
        <w:t>ica</w:t>
      </w:r>
      <w:r>
        <w:rPr>
          <w:w w:val="161"/>
          <w:sz w:val="28"/>
          <w:szCs w:val="28"/>
        </w:rPr>
        <w:t>t</w:t>
      </w:r>
      <w:r>
        <w:rPr>
          <w:w w:val="115"/>
          <w:sz w:val="28"/>
          <w:szCs w:val="28"/>
        </w:rPr>
        <w:t>io</w:t>
      </w:r>
      <w:r>
        <w:rPr>
          <w:w w:val="123"/>
          <w:sz w:val="28"/>
          <w:szCs w:val="28"/>
        </w:rPr>
        <w:t>ns</w:t>
      </w:r>
      <w:commentRangeEnd w:id="211"/>
      <w:r w:rsidR="003D12CD">
        <w:rPr>
          <w:rStyle w:val="CommentReference"/>
        </w:rPr>
        <w:commentReference w:id="211"/>
      </w:r>
    </w:p>
    <w:p w14:paraId="45D6DC1D" w14:textId="77777777" w:rsidR="005B53EE" w:rsidRDefault="005B53EE" w:rsidP="00F9389F">
      <w:pPr>
        <w:spacing w:before="2" w:line="120" w:lineRule="exact"/>
        <w:rPr>
          <w:sz w:val="13"/>
          <w:szCs w:val="13"/>
        </w:rPr>
      </w:pPr>
    </w:p>
    <w:p w14:paraId="5EC72CFC" w14:textId="77777777" w:rsidR="005B53EE" w:rsidRDefault="005B53EE" w:rsidP="00F9389F">
      <w:pPr>
        <w:spacing w:line="200" w:lineRule="exact"/>
      </w:pPr>
    </w:p>
    <w:p w14:paraId="1A15A155" w14:textId="77777777" w:rsidR="005B53EE" w:rsidRDefault="00F5753A" w:rsidP="00F9389F">
      <w:pPr>
        <w:spacing w:line="249" w:lineRule="auto"/>
        <w:ind w:left="117" w:right="83"/>
        <w:sectPr w:rsidR="005B53EE">
          <w:pgSz w:w="12240" w:h="15840"/>
          <w:pgMar w:top="620" w:right="1300" w:bottom="280" w:left="1300" w:header="429" w:footer="1426" w:gutter="0"/>
          <w:cols w:space="720"/>
        </w:sectPr>
      </w:pPr>
      <w:r>
        <w:rPr>
          <w:spacing w:val="-17"/>
        </w:rPr>
        <w:t>W</w:t>
      </w:r>
      <w:r>
        <w:t>e</w:t>
      </w:r>
      <w:r>
        <w:rPr>
          <w:spacing w:val="45"/>
        </w:rPr>
        <w:t xml:space="preserve"> </w:t>
      </w:r>
      <w:r>
        <w:t>h</w:t>
      </w:r>
      <w:r>
        <w:rPr>
          <w:spacing w:val="-5"/>
        </w:rPr>
        <w:t>av</w:t>
      </w:r>
      <w:r>
        <w:t>e</w:t>
      </w:r>
      <w:r w:rsidR="00F9389F">
        <w:t xml:space="preserve"> </w:t>
      </w:r>
      <w:r>
        <w:rPr>
          <w:w w:val="106"/>
        </w:rPr>
        <w:t>hi</w:t>
      </w:r>
      <w:r>
        <w:rPr>
          <w:w w:val="105"/>
        </w:rPr>
        <w:t>gh</w:t>
      </w:r>
      <w:r>
        <w:rPr>
          <w:w w:val="99"/>
        </w:rPr>
        <w:t>l</w:t>
      </w:r>
      <w:r>
        <w:rPr>
          <w:w w:val="103"/>
        </w:rPr>
        <w:t>ig</w:t>
      </w:r>
      <w:r>
        <w:rPr>
          <w:spacing w:val="-5"/>
          <w:w w:val="103"/>
        </w:rPr>
        <w:t>h</w:t>
      </w:r>
      <w:r>
        <w:rPr>
          <w:w w:val="139"/>
        </w:rPr>
        <w:t>t</w:t>
      </w:r>
      <w:r>
        <w:rPr>
          <w:w w:val="105"/>
        </w:rPr>
        <w:t>ed</w:t>
      </w:r>
      <w:r w:rsidR="00F9389F">
        <w:t xml:space="preserve"> </w:t>
      </w:r>
      <w:r>
        <w:t>a</w:t>
      </w:r>
      <w:r>
        <w:rPr>
          <w:spacing w:val="42"/>
        </w:rPr>
        <w:t xml:space="preserve"> </w:t>
      </w:r>
      <w:r>
        <w:t>suite</w:t>
      </w:r>
      <w:r w:rsidR="00F9389F">
        <w:t xml:space="preserve"> </w:t>
      </w:r>
      <w:r>
        <w:t>of</w:t>
      </w:r>
      <w:r>
        <w:rPr>
          <w:spacing w:val="24"/>
        </w:rPr>
        <w:t xml:space="preserve"> </w:t>
      </w:r>
      <w:r>
        <w:t>factors</w:t>
      </w:r>
      <w:r w:rsidR="00F9389F">
        <w:t xml:space="preserve"> </w:t>
      </w:r>
      <w:r>
        <w:rPr>
          <w:w w:val="121"/>
        </w:rPr>
        <w:t>that</w:t>
      </w:r>
      <w:r>
        <w:rPr>
          <w:spacing w:val="21"/>
          <w:w w:val="121"/>
        </w:rPr>
        <w:t xml:space="preserve"> </w:t>
      </w:r>
      <w:r>
        <w:t>complicate</w:t>
      </w:r>
      <w:r w:rsidR="00F9389F">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rsidR="00F9389F">
        <w:t xml:space="preserve"> </w:t>
      </w:r>
      <w:r>
        <w:t>of</w:t>
      </w:r>
      <w:r>
        <w:rPr>
          <w:spacing w:val="24"/>
        </w:rPr>
        <w:t xml:space="preserve"> </w:t>
      </w:r>
      <w:r>
        <w:rPr>
          <w:spacing w:val="-5"/>
        </w:rPr>
        <w:t>w</w:t>
      </w:r>
      <w:r>
        <w:t>arming</w:t>
      </w:r>
      <w:r w:rsidR="00F9389F">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spacing w:val="-18"/>
        </w:rPr>
        <w:t xml:space="preserve"> </w:t>
      </w:r>
      <w:r>
        <w:rPr>
          <w:spacing w:val="-16"/>
        </w:rPr>
        <w:t>W</w:t>
      </w:r>
      <w:r>
        <w:t>e</w:t>
      </w:r>
      <w:r>
        <w:rPr>
          <w:spacing w:val="45"/>
        </w:rPr>
        <w:t xml:space="preserve"> </w:t>
      </w:r>
      <w:r>
        <w:rPr>
          <w:w w:val="107"/>
        </w:rPr>
        <w:t xml:space="preserve">argue </w:t>
      </w:r>
      <w:r>
        <w:rPr>
          <w:w w:val="121"/>
        </w:rPr>
        <w:t xml:space="preserve">that </w:t>
      </w:r>
      <w:r>
        <w:rPr>
          <w:w w:val="139"/>
        </w:rPr>
        <w:t>t</w:t>
      </w:r>
      <w:r>
        <w:rPr>
          <w:w w:val="105"/>
        </w:rPr>
        <w:t>he</w:t>
      </w:r>
      <w:r>
        <w:t>se</w:t>
      </w:r>
      <w:r>
        <w:rPr>
          <w:spacing w:val="11"/>
        </w:rPr>
        <w:t xml:space="preserve"> </w:t>
      </w:r>
      <w:r>
        <w:t>largely</w:t>
      </w:r>
      <w:r>
        <w:rPr>
          <w:spacing w:val="35"/>
        </w:rPr>
        <w:t xml:space="preserve"> </w:t>
      </w:r>
      <w:r>
        <w:rPr>
          <w:w w:val="110"/>
        </w:rPr>
        <w:t>un</w:t>
      </w:r>
      <w:r>
        <w:rPr>
          <w:w w:val="106"/>
        </w:rPr>
        <w:t>i</w:t>
      </w:r>
      <w:r>
        <w:rPr>
          <w:spacing w:val="-5"/>
          <w:w w:val="106"/>
        </w:rPr>
        <w:t>n</w:t>
      </w:r>
      <w:r>
        <w:rPr>
          <w:w w:val="139"/>
        </w:rPr>
        <w:t>t</w:t>
      </w:r>
      <w:r>
        <w:rPr>
          <w:w w:val="105"/>
        </w:rPr>
        <w:t>ende</w:t>
      </w:r>
      <w:r>
        <w:rPr>
          <w:w w:val="110"/>
        </w:rPr>
        <w:t>d</w:t>
      </w:r>
      <w:r>
        <w:rPr>
          <w:spacing w:val="10"/>
          <w:w w:val="110"/>
        </w:rPr>
        <w:t xml:space="preserve"> </w:t>
      </w:r>
      <w:r>
        <w:rPr>
          <w:w w:val="107"/>
        </w:rPr>
        <w:t>al</w:t>
      </w:r>
      <w:r>
        <w:rPr>
          <w:w w:val="139"/>
        </w:rPr>
        <w:t>t</w:t>
      </w:r>
      <w:r>
        <w:rPr>
          <w:w w:val="107"/>
        </w:rPr>
        <w:t>er</w:t>
      </w:r>
      <w:r>
        <w:rPr>
          <w:w w:val="122"/>
        </w:rPr>
        <w:t>at</w:t>
      </w:r>
      <w:r>
        <w:rPr>
          <w:w w:val="99"/>
        </w:rPr>
        <w:t>i</w:t>
      </w:r>
      <w:r>
        <w:rPr>
          <w:w w:val="103"/>
        </w:rPr>
        <w:t>ons</w:t>
      </w:r>
      <w:r>
        <w:rPr>
          <w:spacing w:val="11"/>
          <w:w w:val="103"/>
        </w:rPr>
        <w:t xml:space="preserve"> </w:t>
      </w:r>
      <w:r>
        <w:t>are</w:t>
      </w:r>
      <w:r>
        <w:rPr>
          <w:spacing w:val="31"/>
        </w:rPr>
        <w:t xml:space="preserve"> </w:t>
      </w:r>
      <w:r>
        <w:rPr>
          <w:w w:val="112"/>
        </w:rPr>
        <w:t>im</w:t>
      </w:r>
      <w:r>
        <w:rPr>
          <w:spacing w:val="7"/>
          <w:w w:val="112"/>
        </w:rPr>
        <w:t>p</w:t>
      </w:r>
      <w:r>
        <w:rPr>
          <w:w w:val="112"/>
        </w:rPr>
        <w:t>orta</w:t>
      </w:r>
      <w:r>
        <w:rPr>
          <w:spacing w:val="-6"/>
          <w:w w:val="112"/>
        </w:rPr>
        <w:t>n</w:t>
      </w:r>
      <w:r>
        <w:rPr>
          <w:w w:val="112"/>
        </w:rPr>
        <w:t>t</w:t>
      </w:r>
      <w:r>
        <w:rPr>
          <w:spacing w:val="6"/>
          <w:w w:val="112"/>
        </w:rPr>
        <w:t xml:space="preserve"> </w:t>
      </w:r>
      <w:r>
        <w:t>for</w:t>
      </w:r>
      <w:r>
        <w:rPr>
          <w:spacing w:val="14"/>
        </w:rPr>
        <w:t xml:space="preserve"> </w:t>
      </w:r>
      <w:r>
        <w:t>sc</w:t>
      </w:r>
      <w:r>
        <w:rPr>
          <w:w w:val="99"/>
        </w:rPr>
        <w:t>i</w:t>
      </w:r>
      <w:r>
        <w:rPr>
          <w:w w:val="105"/>
        </w:rPr>
        <w:t>e</w:t>
      </w:r>
      <w:r>
        <w:rPr>
          <w:spacing w:val="-5"/>
          <w:w w:val="105"/>
        </w:rPr>
        <w:t>n</w:t>
      </w:r>
      <w:r>
        <w:rPr>
          <w:w w:val="139"/>
        </w:rPr>
        <w:t>t</w:t>
      </w:r>
      <w:r>
        <w:t>is</w:t>
      </w:r>
      <w:r>
        <w:rPr>
          <w:w w:val="139"/>
        </w:rPr>
        <w:t>t</w:t>
      </w:r>
      <w:r>
        <w:t>s</w:t>
      </w:r>
      <w:r>
        <w:rPr>
          <w:spacing w:val="10"/>
        </w:rPr>
        <w:t xml:space="preserve"> </w:t>
      </w:r>
      <w:r>
        <w:rPr>
          <w:w w:val="113"/>
        </w:rPr>
        <w:t>to</w:t>
      </w:r>
      <w:r>
        <w:rPr>
          <w:spacing w:val="5"/>
          <w:w w:val="113"/>
        </w:rPr>
        <w:t xml:space="preserve"> </w:t>
      </w:r>
      <w:r>
        <w:t>fully</w:t>
      </w:r>
      <w:r>
        <w:rPr>
          <w:spacing w:val="19"/>
        </w:rPr>
        <w:t xml:space="preserve"> </w:t>
      </w:r>
      <w:r>
        <w:rPr>
          <w:w w:val="110"/>
        </w:rPr>
        <w:t>understand</w:t>
      </w:r>
      <w:r>
        <w:rPr>
          <w:spacing w:val="10"/>
          <w:w w:val="110"/>
        </w:rPr>
        <w:t xml:space="preserve"> </w:t>
      </w:r>
      <w:r>
        <w:t>and</w:t>
      </w:r>
      <w:r>
        <w:rPr>
          <w:spacing w:val="41"/>
        </w:rPr>
        <w:t xml:space="preserve"> </w:t>
      </w:r>
      <w:r>
        <w:t>re</w:t>
      </w:r>
      <w:r>
        <w:rPr>
          <w:spacing w:val="5"/>
        </w:rPr>
        <w:t>p</w:t>
      </w:r>
      <w:r>
        <w:t>ort</w:t>
      </w:r>
      <w:r w:rsidR="00F9389F">
        <w:t xml:space="preserve"> </w:t>
      </w:r>
      <w:r>
        <w:t>in</w:t>
      </w:r>
      <w:r>
        <w:rPr>
          <w:spacing w:val="20"/>
        </w:rPr>
        <w:t xml:space="preserve"> </w:t>
      </w:r>
      <w:r>
        <w:rPr>
          <w:w w:val="139"/>
        </w:rPr>
        <w:t>t</w:t>
      </w:r>
      <w:r>
        <w:rPr>
          <w:w w:val="105"/>
        </w:rPr>
        <w:t>he</w:t>
      </w:r>
      <w:r>
        <w:rPr>
          <w:w w:val="99"/>
        </w:rPr>
        <w:t>i</w:t>
      </w:r>
      <w:r>
        <w:rPr>
          <w:w w:val="116"/>
        </w:rPr>
        <w:t xml:space="preserve">r </w:t>
      </w:r>
      <w:r>
        <w:t>resear</w:t>
      </w:r>
      <w:r>
        <w:rPr>
          <w:spacing w:val="-5"/>
        </w:rPr>
        <w:t>c</w:t>
      </w:r>
      <w:r>
        <w:t>h</w:t>
      </w:r>
      <w:r w:rsidR="00F9389F">
        <w:t xml:space="preserve"> </w:t>
      </w:r>
      <w:r>
        <w:t>(Figure</w:t>
      </w:r>
      <w:r w:rsidR="00F9389F">
        <w:t xml:space="preserve"> </w:t>
      </w:r>
      <w:r>
        <w:t>8).</w:t>
      </w:r>
      <w:r w:rsidR="00F9389F">
        <w:t xml:space="preserve"> </w:t>
      </w:r>
      <w:r>
        <w:t>This</w:t>
      </w:r>
      <w:r w:rsidR="00F9389F">
        <w:t xml:space="preserve"> </w:t>
      </w:r>
      <w:r>
        <w:t>is</w:t>
      </w:r>
      <w:r>
        <w:rPr>
          <w:spacing w:val="26"/>
        </w:rPr>
        <w:t xml:space="preserve"> </w:t>
      </w:r>
      <w:r>
        <w:t>es</w:t>
      </w:r>
      <w:r>
        <w:rPr>
          <w:spacing w:val="5"/>
        </w:rPr>
        <w:t>p</w:t>
      </w:r>
      <w:r>
        <w:t>ecially</w:t>
      </w:r>
      <w:r w:rsidR="00F9389F">
        <w:t xml:space="preserve">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27"/>
          <w:w w:val="139"/>
        </w:rPr>
        <w:t xml:space="preserve"> </w:t>
      </w:r>
      <w:r>
        <w:rPr>
          <w:spacing w:val="5"/>
        </w:rPr>
        <w:t>b</w:t>
      </w:r>
      <w:r>
        <w:t>ecause</w:t>
      </w:r>
      <w:r w:rsidR="00F9389F">
        <w:t xml:space="preserve"> </w:t>
      </w:r>
      <w:r>
        <w:rPr>
          <w:w w:val="110"/>
        </w:rPr>
        <w:t>un</w:t>
      </w:r>
      <w:r>
        <w:rPr>
          <w:w w:val="99"/>
        </w:rPr>
        <w:t>i</w:t>
      </w:r>
      <w:r>
        <w:rPr>
          <w:spacing w:val="-5"/>
          <w:w w:val="110"/>
        </w:rPr>
        <w:t>n</w:t>
      </w:r>
      <w:r>
        <w:rPr>
          <w:w w:val="139"/>
        </w:rPr>
        <w:t>t</w:t>
      </w:r>
      <w:r>
        <w:rPr>
          <w:w w:val="99"/>
        </w:rPr>
        <w:t>e</w:t>
      </w:r>
      <w:r>
        <w:rPr>
          <w:w w:val="110"/>
        </w:rPr>
        <w:t>nd</w:t>
      </w:r>
      <w:r>
        <w:rPr>
          <w:w w:val="105"/>
        </w:rPr>
        <w:t>ed</w:t>
      </w:r>
      <w:r>
        <w:rPr>
          <w:spacing w:val="27"/>
          <w:w w:val="105"/>
        </w:rPr>
        <w:t xml:space="preserve"> </w:t>
      </w:r>
      <w:r>
        <w:t>climate</w:t>
      </w:r>
      <w:r w:rsidR="00F9389F">
        <w:t xml:space="preserve"> </w:t>
      </w:r>
      <w:r>
        <w:rPr>
          <w:w w:val="107"/>
        </w:rPr>
        <w:t>al</w:t>
      </w:r>
      <w:r>
        <w:rPr>
          <w:w w:val="139"/>
        </w:rPr>
        <w:t>t</w:t>
      </w:r>
      <w:r>
        <w:rPr>
          <w:w w:val="99"/>
        </w:rPr>
        <w:t>e</w:t>
      </w:r>
      <w:r>
        <w:rPr>
          <w:w w:val="121"/>
        </w:rPr>
        <w:t>rat</w:t>
      </w:r>
      <w:r>
        <w:rPr>
          <w:w w:val="99"/>
        </w:rPr>
        <w:t>i</w:t>
      </w:r>
      <w:r>
        <w:rPr>
          <w:w w:val="105"/>
        </w:rPr>
        <w:t>on</w:t>
      </w:r>
      <w:r>
        <w:t>s</w:t>
      </w:r>
      <w:r>
        <w:rPr>
          <w:spacing w:val="27"/>
        </w:rPr>
        <w:t xml:space="preserve"> </w:t>
      </w:r>
      <w:r>
        <w:t>are</w:t>
      </w:r>
      <w:r>
        <w:rPr>
          <w:spacing w:val="48"/>
        </w:rPr>
        <w:t xml:space="preserve"> </w:t>
      </w:r>
      <w:r>
        <w:t>li</w:t>
      </w:r>
      <w:r>
        <w:rPr>
          <w:spacing w:val="-5"/>
        </w:rPr>
        <w:t>k</w:t>
      </w:r>
      <w:r>
        <w:t>ely</w:t>
      </w:r>
      <w:r>
        <w:rPr>
          <w:spacing w:val="34"/>
        </w:rPr>
        <w:t xml:space="preserve"> </w:t>
      </w:r>
      <w:r>
        <w:rPr>
          <w:w w:val="113"/>
        </w:rPr>
        <w:t>to</w:t>
      </w:r>
      <w:r>
        <w:rPr>
          <w:spacing w:val="21"/>
          <w:w w:val="113"/>
        </w:rPr>
        <w:t xml:space="preserve"> </w:t>
      </w:r>
      <w:r>
        <w:rPr>
          <w:w w:val="110"/>
        </w:rPr>
        <w:t>h</w:t>
      </w:r>
      <w:r>
        <w:rPr>
          <w:spacing w:val="-5"/>
          <w:w w:val="112"/>
        </w:rPr>
        <w:t>a</w:t>
      </w:r>
      <w:r>
        <w:rPr>
          <w:spacing w:val="-5"/>
          <w:w w:val="105"/>
        </w:rPr>
        <w:t>v</w:t>
      </w:r>
      <w:r>
        <w:rPr>
          <w:w w:val="99"/>
        </w:rPr>
        <w:t xml:space="preserve">e </w:t>
      </w:r>
      <w:r>
        <w:t>biological</w:t>
      </w:r>
      <w:r>
        <w:rPr>
          <w:spacing w:val="38"/>
        </w:rPr>
        <w:t xml:space="preserve"> </w:t>
      </w:r>
      <w:r>
        <w:rPr>
          <w:w w:val="106"/>
        </w:rPr>
        <w:t>implications,</w:t>
      </w:r>
      <w:r>
        <w:rPr>
          <w:spacing w:val="23"/>
          <w:w w:val="106"/>
        </w:rPr>
        <w:t xml:space="preserve"> </w:t>
      </w:r>
      <w:r>
        <w:t>including</w:t>
      </w:r>
      <w:r w:rsidR="00F9389F">
        <w:t xml:space="preserve"> </w:t>
      </w:r>
      <w:r>
        <w:t>for</w:t>
      </w:r>
      <w:r>
        <w:rPr>
          <w:spacing w:val="28"/>
        </w:rPr>
        <w:t xml:space="preserve"> </w:t>
      </w:r>
      <w:r>
        <w:t>ma</w:t>
      </w:r>
      <w:r>
        <w:rPr>
          <w:spacing w:val="-5"/>
        </w:rPr>
        <w:t>n</w:t>
      </w:r>
      <w:r>
        <w:t>y</w:t>
      </w:r>
      <w:r w:rsidR="00F9389F">
        <w:t xml:space="preserve"> </w:t>
      </w:r>
      <w:r>
        <w:t>of</w:t>
      </w:r>
      <w:r>
        <w:rPr>
          <w:spacing w:val="15"/>
        </w:rPr>
        <w:t xml:space="preserve"> </w:t>
      </w:r>
      <w:r>
        <w:rPr>
          <w:w w:val="112"/>
        </w:rPr>
        <w:t>the</w:t>
      </w:r>
      <w:r>
        <w:rPr>
          <w:spacing w:val="18"/>
          <w:w w:val="112"/>
        </w:rPr>
        <w:t xml:space="preserve"> </w:t>
      </w:r>
      <w:r>
        <w:t>m</w:t>
      </w:r>
      <w:r>
        <w:rPr>
          <w:spacing w:val="11"/>
        </w:rPr>
        <w:t>a</w:t>
      </w:r>
      <w:r>
        <w:t>jor</w:t>
      </w:r>
      <w:r w:rsidR="00F9389F">
        <w:t xml:space="preserve"> </w:t>
      </w:r>
      <w:r>
        <w:t>res</w:t>
      </w:r>
      <w:r>
        <w:rPr>
          <w:spacing w:val="5"/>
        </w:rPr>
        <w:t>p</w:t>
      </w:r>
      <w:r>
        <w:t>onses</w:t>
      </w:r>
      <w:r w:rsidR="00F9389F">
        <w:t xml:space="preserve"> </w:t>
      </w:r>
      <w:r>
        <w:t>studied</w:t>
      </w:r>
      <w:r w:rsidR="00F9389F">
        <w:t xml:space="preserve"> </w:t>
      </w:r>
      <w:r>
        <w:t>in</w:t>
      </w:r>
      <w:r>
        <w:rPr>
          <w:spacing w:val="31"/>
        </w:rPr>
        <w:t xml:space="preserve"> </w:t>
      </w:r>
      <w:r>
        <w:rPr>
          <w:spacing w:val="-5"/>
        </w:rPr>
        <w:t>w</w:t>
      </w:r>
      <w:r>
        <w:t>arming</w:t>
      </w:r>
      <w:r w:rsidR="00F9389F">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rsidR="00F9389F">
        <w:t xml:space="preserve"> </w:t>
      </w:r>
      <w:r>
        <w:rPr>
          <w:w w:val="102"/>
        </w:rPr>
        <w:t>Bel</w:t>
      </w:r>
      <w:r>
        <w:rPr>
          <w:spacing w:val="-5"/>
          <w:w w:val="99"/>
        </w:rPr>
        <w:t>o</w:t>
      </w:r>
      <w:r>
        <w:rPr>
          <w:w w:val="102"/>
        </w:rPr>
        <w:t xml:space="preserve">w, </w:t>
      </w:r>
      <w:r>
        <w:rPr>
          <w:spacing w:val="-5"/>
        </w:rPr>
        <w:t>w</w:t>
      </w:r>
      <w:r>
        <w:t>e</w:t>
      </w:r>
      <w:r>
        <w:rPr>
          <w:spacing w:val="9"/>
        </w:rPr>
        <w:t xml:space="preserve"> </w:t>
      </w:r>
      <w:r>
        <w:t>discuss</w:t>
      </w:r>
      <w:r>
        <w:rPr>
          <w:spacing w:val="31"/>
        </w:rPr>
        <w:t xml:space="preserve"> </w:t>
      </w:r>
      <w:r>
        <w:rPr>
          <w:w w:val="139"/>
        </w:rPr>
        <w:t>t</w:t>
      </w:r>
      <w:r>
        <w:rPr>
          <w:w w:val="110"/>
        </w:rPr>
        <w:t>h</w:t>
      </w:r>
      <w:r>
        <w:rPr>
          <w:w w:val="116"/>
        </w:rPr>
        <w:t>r</w:t>
      </w:r>
      <w:r>
        <w:rPr>
          <w:w w:val="99"/>
        </w:rPr>
        <w:t>ee</w:t>
      </w:r>
      <w:r>
        <w:rPr>
          <w:spacing w:val="11"/>
          <w:w w:val="99"/>
        </w:rPr>
        <w:t xml:space="preserve"> </w:t>
      </w:r>
      <w:r>
        <w:t>example</w:t>
      </w:r>
      <w:r>
        <w:rPr>
          <w:spacing w:val="44"/>
        </w:rPr>
        <w:t xml:space="preserve"> </w:t>
      </w:r>
      <w:r>
        <w:t>biological</w:t>
      </w:r>
      <w:r>
        <w:rPr>
          <w:spacing w:val="26"/>
        </w:rPr>
        <w:t xml:space="preserve"> </w:t>
      </w:r>
      <w:r>
        <w:t>res</w:t>
      </w:r>
      <w:r>
        <w:rPr>
          <w:spacing w:val="5"/>
        </w:rPr>
        <w:t>p</w:t>
      </w:r>
      <w:r>
        <w:t>onses</w:t>
      </w:r>
      <w:r>
        <w:rPr>
          <w:spacing w:val="42"/>
        </w:rPr>
        <w:t xml:space="preserve"> </w:t>
      </w:r>
      <w:r>
        <w:rPr>
          <w:w w:val="96"/>
        </w:rPr>
        <w:t>of</w:t>
      </w:r>
      <w:r>
        <w:rPr>
          <w:w w:val="139"/>
        </w:rPr>
        <w:t>t</w:t>
      </w:r>
      <w:r>
        <w:rPr>
          <w:w w:val="105"/>
        </w:rPr>
        <w:t>en</w:t>
      </w:r>
      <w:r>
        <w:rPr>
          <w:spacing w:val="11"/>
          <w:w w:val="105"/>
        </w:rPr>
        <w:t xml:space="preserve"> </w:t>
      </w:r>
      <w:r>
        <w:t>studied</w:t>
      </w:r>
      <w:r w:rsidR="00F9389F">
        <w:t xml:space="preserve"> </w:t>
      </w:r>
      <w:r>
        <w:t>in</w:t>
      </w:r>
      <w:r>
        <w:rPr>
          <w:spacing w:val="20"/>
        </w:rPr>
        <w:t xml:space="preserve"> </w:t>
      </w:r>
      <w:r>
        <w:t>climate</w:t>
      </w:r>
      <w:r w:rsidR="00F9389F">
        <w:t xml:space="preserve"> </w:t>
      </w:r>
      <w:r>
        <w:rPr>
          <w:spacing w:val="-5"/>
        </w:rPr>
        <w:t>c</w:t>
      </w:r>
      <w:r>
        <w:t>hange</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12"/>
        </w:rPr>
        <w:t>(pla</w:t>
      </w:r>
      <w:r>
        <w:rPr>
          <w:spacing w:val="-6"/>
          <w:w w:val="112"/>
        </w:rPr>
        <w:t>n</w:t>
      </w:r>
      <w:r>
        <w:rPr>
          <w:w w:val="112"/>
        </w:rPr>
        <w:t>t</w:t>
      </w:r>
      <w:r>
        <w:rPr>
          <w:spacing w:val="12"/>
          <w:w w:val="112"/>
        </w:rPr>
        <w:t xml:space="preserve"> </w:t>
      </w:r>
      <w:r>
        <w:rPr>
          <w:w w:val="112"/>
        </w:rPr>
        <w:t>phenolog</w:t>
      </w:r>
      <w:r>
        <w:rPr>
          <w:spacing w:val="-19"/>
          <w:w w:val="112"/>
        </w:rPr>
        <w:t>y</w:t>
      </w:r>
      <w:r>
        <w:rPr>
          <w:w w:val="112"/>
        </w:rPr>
        <w:t>, pla</w:t>
      </w:r>
      <w:r>
        <w:rPr>
          <w:spacing w:val="-6"/>
          <w:w w:val="112"/>
        </w:rPr>
        <w:t>n</w:t>
      </w:r>
      <w:r>
        <w:rPr>
          <w:w w:val="112"/>
        </w:rPr>
        <w:t>t</w:t>
      </w:r>
      <w:r>
        <w:rPr>
          <w:spacing w:val="8"/>
          <w:w w:val="112"/>
        </w:rPr>
        <w:t xml:space="preserve"> </w:t>
      </w:r>
      <w:r>
        <w:rPr>
          <w:w w:val="103"/>
        </w:rPr>
        <w:t>gr</w:t>
      </w:r>
      <w:r>
        <w:rPr>
          <w:spacing w:val="-5"/>
          <w:w w:val="103"/>
        </w:rPr>
        <w:t>o</w:t>
      </w:r>
      <w:r>
        <w:rPr>
          <w:w w:val="99"/>
        </w:rPr>
        <w:t>w</w:t>
      </w:r>
      <w:r>
        <w:rPr>
          <w:w w:val="139"/>
        </w:rPr>
        <w:t>t</w:t>
      </w:r>
      <w:r>
        <w:rPr>
          <w:w w:val="110"/>
        </w:rPr>
        <w:t>h,</w:t>
      </w:r>
      <w:r>
        <w:rPr>
          <w:spacing w:val="12"/>
        </w:rPr>
        <w:t xml:space="preserve"> </w:t>
      </w:r>
      <w:r>
        <w:t>and</w:t>
      </w:r>
      <w:r>
        <w:rPr>
          <w:spacing w:val="42"/>
        </w:rPr>
        <w:t xml:space="preserve"> </w:t>
      </w:r>
      <w:r>
        <w:t>soil</w:t>
      </w:r>
      <w:r>
        <w:rPr>
          <w:spacing w:val="9"/>
        </w:rPr>
        <w:t xml:space="preserve"> </w:t>
      </w:r>
      <w:r>
        <w:rPr>
          <w:w w:val="109"/>
        </w:rPr>
        <w:t>respiration),</w:t>
      </w:r>
      <w:r>
        <w:rPr>
          <w:spacing w:val="10"/>
          <w:w w:val="109"/>
        </w:rPr>
        <w:t xml:space="preserve"> </w:t>
      </w:r>
      <w:r>
        <w:t>for</w:t>
      </w:r>
      <w:r>
        <w:rPr>
          <w:spacing w:val="14"/>
        </w:rPr>
        <w:t xml:space="preserve"> </w:t>
      </w:r>
      <w:r>
        <w:t>whi</w:t>
      </w:r>
      <w:r>
        <w:rPr>
          <w:spacing w:val="-5"/>
        </w:rPr>
        <w:t>c</w:t>
      </w:r>
      <w:r>
        <w:t>h</w:t>
      </w:r>
      <w:r>
        <w:rPr>
          <w:spacing w:val="28"/>
        </w:rPr>
        <w:t xml:space="preserve"> </w:t>
      </w:r>
      <w:r>
        <w:t>indirect</w:t>
      </w:r>
      <w:r w:rsidR="00F9389F">
        <w:t xml:space="preserve"> </w:t>
      </w:r>
      <w:r>
        <w:rPr>
          <w:w w:val="99"/>
        </w:rPr>
        <w:t>e</w:t>
      </w:r>
      <w:r>
        <w:rPr>
          <w:w w:val="94"/>
        </w:rPr>
        <w:t>ffec</w:t>
      </w:r>
      <w:r>
        <w:rPr>
          <w:w w:val="139"/>
        </w:rPr>
        <w:t>t</w:t>
      </w:r>
      <w:r>
        <w:t>s</w:t>
      </w:r>
      <w:r>
        <w:rPr>
          <w:spacing w:val="10"/>
        </w:rPr>
        <w:t xml:space="preserve"> </w:t>
      </w:r>
      <w:r>
        <w:t>of</w:t>
      </w:r>
      <w:r>
        <w:rPr>
          <w:spacing w:val="3"/>
        </w:rPr>
        <w:t xml:space="preserve"> </w:t>
      </w:r>
      <w:r>
        <w:rPr>
          <w:w w:val="112"/>
        </w:rPr>
        <w:t>treatme</w:t>
      </w:r>
      <w:r>
        <w:rPr>
          <w:spacing w:val="-6"/>
          <w:w w:val="112"/>
        </w:rPr>
        <w:t>n</w:t>
      </w:r>
      <w:r>
        <w:rPr>
          <w:w w:val="112"/>
        </w:rPr>
        <w:t>ts</w:t>
      </w:r>
      <w:r>
        <w:rPr>
          <w:spacing w:val="10"/>
          <w:w w:val="112"/>
        </w:rPr>
        <w:t xml:space="preserve"> </w:t>
      </w:r>
      <w:r>
        <w:t>m</w:t>
      </w:r>
      <w:r>
        <w:rPr>
          <w:spacing w:val="-5"/>
        </w:rPr>
        <w:t>a</w:t>
      </w:r>
      <w:r>
        <w:t>y</w:t>
      </w:r>
      <w:r>
        <w:rPr>
          <w:spacing w:val="35"/>
        </w:rPr>
        <w:t xml:space="preserve"> </w:t>
      </w:r>
      <w:r>
        <w:t>h</w:t>
      </w:r>
      <w:r>
        <w:rPr>
          <w:spacing w:val="-5"/>
        </w:rPr>
        <w:t>av</w:t>
      </w:r>
      <w:r>
        <w:t>e</w:t>
      </w:r>
      <w:r>
        <w:rPr>
          <w:spacing w:val="35"/>
        </w:rPr>
        <w:t xml:space="preserve">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10"/>
        </w:rPr>
        <w:t xml:space="preserve"> </w:t>
      </w:r>
      <w:r>
        <w:rPr>
          <w:w w:val="99"/>
        </w:rPr>
        <w:t>i</w:t>
      </w:r>
      <w:r>
        <w:rPr>
          <w:w w:val="108"/>
        </w:rPr>
        <w:t>mp</w:t>
      </w:r>
      <w:r>
        <w:rPr>
          <w:w w:val="99"/>
        </w:rPr>
        <w:t>li</w:t>
      </w:r>
      <w:r>
        <w:rPr>
          <w:w w:val="114"/>
        </w:rPr>
        <w:t>cat</w:t>
      </w:r>
      <w:r>
        <w:rPr>
          <w:w w:val="99"/>
        </w:rPr>
        <w:t>i</w:t>
      </w:r>
      <w:r>
        <w:rPr>
          <w:w w:val="103"/>
        </w:rPr>
        <w:t>ons</w:t>
      </w:r>
      <w:r>
        <w:rPr>
          <w:w w:val="110"/>
        </w:rPr>
        <w:t xml:space="preserve">. </w:t>
      </w:r>
      <w:r>
        <w:rPr>
          <w:spacing w:val="-17"/>
        </w:rPr>
        <w:t>W</w:t>
      </w:r>
      <w:r>
        <w:t>e</w:t>
      </w:r>
      <w:r>
        <w:rPr>
          <w:spacing w:val="25"/>
        </w:rPr>
        <w:t xml:space="preserve"> </w:t>
      </w:r>
      <w:r>
        <w:t>argue</w:t>
      </w:r>
      <w:r>
        <w:rPr>
          <w:spacing w:val="42"/>
        </w:rPr>
        <w:t xml:space="preserve"> </w:t>
      </w:r>
      <w:r>
        <w:rPr>
          <w:w w:val="116"/>
        </w:rPr>
        <w:t>that</w:t>
      </w:r>
      <w:r>
        <w:rPr>
          <w:spacing w:val="18"/>
          <w:w w:val="116"/>
        </w:rPr>
        <w:t xml:space="preserve"> </w:t>
      </w:r>
      <w:r>
        <w:rPr>
          <w:w w:val="116"/>
        </w:rPr>
        <w:t>the</w:t>
      </w:r>
      <w:r>
        <w:rPr>
          <w:spacing w:val="-5"/>
          <w:w w:val="116"/>
        </w:rPr>
        <w:t xml:space="preserve"> </w:t>
      </w:r>
      <w:r>
        <w:rPr>
          <w:w w:val="99"/>
        </w:rPr>
        <w:t>i</w:t>
      </w:r>
      <w:r>
        <w:rPr>
          <w:spacing w:val="-5"/>
          <w:w w:val="110"/>
        </w:rPr>
        <w:t>n</w:t>
      </w:r>
      <w:r>
        <w:rPr>
          <w:w w:val="139"/>
        </w:rPr>
        <w:t>t</w:t>
      </w:r>
      <w:r>
        <w:rPr>
          <w:w w:val="99"/>
        </w:rPr>
        <w:t>e</w:t>
      </w:r>
      <w:r>
        <w:rPr>
          <w:w w:val="116"/>
        </w:rPr>
        <w:t>r</w:t>
      </w:r>
      <w:r>
        <w:rPr>
          <w:w w:val="113"/>
        </w:rPr>
        <w:t>pr</w:t>
      </w:r>
      <w:r>
        <w:rPr>
          <w:w w:val="115"/>
        </w:rPr>
        <w:t>et</w:t>
      </w:r>
      <w:r>
        <w:rPr>
          <w:w w:val="122"/>
        </w:rPr>
        <w:t>at</w:t>
      </w:r>
      <w:r>
        <w:rPr>
          <w:w w:val="99"/>
        </w:rPr>
        <w:t>i</w:t>
      </w:r>
      <w:r>
        <w:rPr>
          <w:w w:val="105"/>
        </w:rPr>
        <w:t>on</w:t>
      </w:r>
      <w:r>
        <w:rPr>
          <w:spacing w:val="11"/>
        </w:rPr>
        <w:t xml:space="preserve"> </w:t>
      </w:r>
      <w:r>
        <w:t>of</w:t>
      </w:r>
      <w:r>
        <w:rPr>
          <w:spacing w:val="4"/>
        </w:rPr>
        <w:t xml:space="preserve"> </w:t>
      </w:r>
      <w:r>
        <w:t>h</w:t>
      </w:r>
      <w:r>
        <w:rPr>
          <w:spacing w:val="-5"/>
        </w:rPr>
        <w:t>o</w:t>
      </w:r>
      <w:r>
        <w:t>w</w:t>
      </w:r>
      <w:r>
        <w:rPr>
          <w:spacing w:val="19"/>
        </w:rPr>
        <w:t xml:space="preserve"> </w:t>
      </w:r>
      <w:r>
        <w:rPr>
          <w:w w:val="139"/>
        </w:rPr>
        <w:t>t</w:t>
      </w:r>
      <w:r>
        <w:rPr>
          <w:w w:val="110"/>
        </w:rPr>
        <w:t>h</w:t>
      </w:r>
      <w:r>
        <w:t>es</w:t>
      </w:r>
      <w:r>
        <w:rPr>
          <w:w w:val="99"/>
        </w:rPr>
        <w:t>e</w:t>
      </w:r>
      <w:r>
        <w:rPr>
          <w:spacing w:val="11"/>
        </w:rPr>
        <w:t xml:space="preserve"> </w:t>
      </w:r>
      <w:r>
        <w:t>res</w:t>
      </w:r>
      <w:r>
        <w:rPr>
          <w:spacing w:val="5"/>
        </w:rPr>
        <w:t>p</w:t>
      </w:r>
      <w:r>
        <w:t>onses</w:t>
      </w:r>
      <w:r>
        <w:rPr>
          <w:spacing w:val="40"/>
        </w:rPr>
        <w:t xml:space="preserve"> </w:t>
      </w:r>
      <w:r>
        <w:t>are</w:t>
      </w:r>
      <w:r>
        <w:rPr>
          <w:spacing w:val="32"/>
        </w:rPr>
        <w:t xml:space="preserve"> </w:t>
      </w:r>
      <w:r>
        <w:t>affected</w:t>
      </w:r>
      <w:r>
        <w:rPr>
          <w:spacing w:val="34"/>
        </w:rPr>
        <w:t xml:space="preserve"> </w:t>
      </w:r>
      <w:r>
        <w:rPr>
          <w:spacing w:val="-5"/>
        </w:rPr>
        <w:t>b</w:t>
      </w:r>
      <w:r>
        <w:t>y</w:t>
      </w:r>
      <w:r>
        <w:rPr>
          <w:spacing w:val="26"/>
        </w:rPr>
        <w:t xml:space="preserve"> </w:t>
      </w:r>
      <w:r>
        <w:t>climate</w:t>
      </w:r>
      <w:r w:rsidR="00F9389F">
        <w:t xml:space="preserve"> </w:t>
      </w:r>
      <w:r>
        <w:rPr>
          <w:spacing w:val="-5"/>
        </w:rPr>
        <w:t>c</w:t>
      </w:r>
      <w:r>
        <w:t>hange</w:t>
      </w:r>
      <w:r>
        <w:rPr>
          <w:spacing w:val="39"/>
        </w:rPr>
        <w:t xml:space="preserve"> </w:t>
      </w:r>
      <w:r>
        <w:t>is</w:t>
      </w:r>
      <w:r>
        <w:rPr>
          <w:spacing w:val="10"/>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7"/>
        </w:rPr>
        <w:t>al</w:t>
      </w:r>
      <w:r>
        <w:rPr>
          <w:w w:val="115"/>
        </w:rPr>
        <w:t>te</w:t>
      </w:r>
      <w:r>
        <w:rPr>
          <w:w w:val="116"/>
        </w:rPr>
        <w:t>r</w:t>
      </w:r>
      <w:r>
        <w:rPr>
          <w:w w:val="105"/>
        </w:rPr>
        <w:t xml:space="preserve">ed </w:t>
      </w:r>
      <w:r>
        <w:rPr>
          <w:spacing w:val="-5"/>
        </w:rPr>
        <w:t>b</w:t>
      </w:r>
      <w:r>
        <w:t>y</w:t>
      </w:r>
      <w:r w:rsidR="00F9389F">
        <w:t xml:space="preserve"> </w:t>
      </w:r>
      <w:r>
        <w:t>using</w:t>
      </w:r>
      <w:r w:rsidR="00F9389F">
        <w:t xml:space="preserve"> </w:t>
      </w:r>
      <w:r>
        <w:t>fine-scale,</w:t>
      </w:r>
      <w:r w:rsidR="00F9389F">
        <w:t xml:space="preserve"> </w:t>
      </w:r>
      <w:r>
        <w:t>measured</w:t>
      </w:r>
      <w:r w:rsidR="00F9389F">
        <w:t xml:space="preserve"> </w:t>
      </w:r>
      <w:r>
        <w:t>climate</w:t>
      </w:r>
      <w:r w:rsidR="00F9389F">
        <w:t xml:space="preserve"> </w:t>
      </w:r>
      <w:r>
        <w:t>as</w:t>
      </w:r>
      <w:r w:rsidR="00F9389F">
        <w:t xml:space="preserve"> </w:t>
      </w:r>
      <w:r>
        <w:t>the</w:t>
      </w:r>
      <w:r w:rsidR="00F9389F">
        <w:t xml:space="preserve"> </w:t>
      </w:r>
      <w:r>
        <w:rPr>
          <w:w w:val="108"/>
        </w:rPr>
        <w:t>explanatory</w:t>
      </w:r>
      <w:r>
        <w:rPr>
          <w:spacing w:val="46"/>
          <w:w w:val="108"/>
        </w:rPr>
        <w:t xml:space="preserve"> </w:t>
      </w:r>
      <w:r>
        <w:rPr>
          <w:spacing w:val="-11"/>
        </w:rPr>
        <w:t>v</w:t>
      </w:r>
      <w:r>
        <w:t>ariables</w:t>
      </w:r>
      <w:r w:rsidR="00F9389F">
        <w:t xml:space="preserve"> </w:t>
      </w:r>
      <w:r>
        <w:t>(e.g..</w:t>
      </w:r>
      <w:r w:rsidR="00F9389F">
        <w:t xml:space="preserve"> </w:t>
      </w:r>
      <w:r>
        <w:rPr>
          <w:spacing w:val="45"/>
        </w:rPr>
        <w:t xml:space="preserve"> </w:t>
      </w:r>
      <w:r>
        <w:t>plot-le</w:t>
      </w:r>
      <w:r>
        <w:rPr>
          <w:spacing w:val="-5"/>
        </w:rPr>
        <w:t>v</w:t>
      </w:r>
      <w:r>
        <w:t>el</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sidR="00F9389F">
        <w:t xml:space="preserve"> </w:t>
      </w:r>
      <w:r>
        <w:t>and</w:t>
      </w:r>
      <w:r w:rsidR="00F9389F">
        <w:t xml:space="preserve"> </w:t>
      </w:r>
      <w:r>
        <w:t>soil</w:t>
      </w:r>
    </w:p>
    <w:p w14:paraId="4ADAEEEE" w14:textId="77777777" w:rsidR="005B53EE" w:rsidRDefault="005B53EE" w:rsidP="00F9389F">
      <w:pPr>
        <w:spacing w:line="200" w:lineRule="exact"/>
      </w:pPr>
    </w:p>
    <w:p w14:paraId="4C0CEB04" w14:textId="77777777" w:rsidR="005B53EE" w:rsidRDefault="005B53EE" w:rsidP="00F9389F">
      <w:pPr>
        <w:spacing w:line="200" w:lineRule="exact"/>
      </w:pPr>
    </w:p>
    <w:p w14:paraId="26A0C807" w14:textId="77777777" w:rsidR="005B53EE" w:rsidRDefault="005B53EE" w:rsidP="00F9389F">
      <w:pPr>
        <w:spacing w:before="8" w:line="280" w:lineRule="exact"/>
        <w:rPr>
          <w:sz w:val="28"/>
          <w:szCs w:val="28"/>
        </w:rPr>
      </w:pPr>
    </w:p>
    <w:p w14:paraId="01268AA4" w14:textId="77777777" w:rsidR="005B53EE" w:rsidRDefault="00F5753A" w:rsidP="00F9389F">
      <w:pPr>
        <w:spacing w:before="22" w:line="249" w:lineRule="auto"/>
        <w:ind w:left="117" w:right="83"/>
      </w:pPr>
      <w:r>
        <w:rPr>
          <w:w w:val="112"/>
        </w:rPr>
        <w:t>moisture),</w:t>
      </w:r>
      <w:r>
        <w:rPr>
          <w:spacing w:val="9"/>
          <w:w w:val="112"/>
        </w:rPr>
        <w:t xml:space="preserve"> </w:t>
      </w:r>
      <w:r>
        <w:rPr>
          <w:w w:val="112"/>
        </w:rPr>
        <w:t>rather</w:t>
      </w:r>
      <w:r>
        <w:rPr>
          <w:spacing w:val="41"/>
          <w:w w:val="112"/>
        </w:rPr>
        <w:t xml:space="preserve"> </w:t>
      </w:r>
      <w:r>
        <w:rPr>
          <w:w w:val="112"/>
        </w:rPr>
        <w:t>than</w:t>
      </w:r>
      <w:r>
        <w:rPr>
          <w:spacing w:val="45"/>
          <w:w w:val="112"/>
        </w:rPr>
        <w:t xml:space="preserve"> </w:t>
      </w:r>
      <w:r>
        <w:rPr>
          <w:spacing w:val="-5"/>
        </w:rPr>
        <w:t>b</w:t>
      </w:r>
      <w:r>
        <w:t>y</w:t>
      </w:r>
      <w:r w:rsidR="00F9389F">
        <w:t xml:space="preserve"> </w:t>
      </w:r>
      <w:r>
        <w:t>using</w:t>
      </w:r>
      <w:r w:rsidR="00F9389F">
        <w:t xml:space="preserve"> </w:t>
      </w:r>
      <w:r>
        <w:rPr>
          <w:w w:val="112"/>
        </w:rPr>
        <w:t>the</w:t>
      </w:r>
      <w:r>
        <w:rPr>
          <w:spacing w:val="36"/>
          <w:w w:val="112"/>
        </w:rPr>
        <w:t xml:space="preserve"> </w:t>
      </w:r>
      <w:r>
        <w:rPr>
          <w:w w:val="99"/>
        </w:rPr>
        <w:t>i</w:t>
      </w:r>
      <w:r>
        <w:rPr>
          <w:spacing w:val="-5"/>
          <w:w w:val="110"/>
        </w:rPr>
        <w:t>n</w:t>
      </w:r>
      <w:r>
        <w:rPr>
          <w:w w:val="139"/>
        </w:rPr>
        <w:t>t</w:t>
      </w:r>
      <w:r>
        <w:rPr>
          <w:w w:val="105"/>
        </w:rPr>
        <w:t>ende</w:t>
      </w:r>
      <w:r>
        <w:rPr>
          <w:w w:val="110"/>
        </w:rPr>
        <w:t>d</w:t>
      </w:r>
      <w:r>
        <w:rPr>
          <w:spacing w:val="41"/>
          <w:w w:val="110"/>
        </w:rPr>
        <w:t xml:space="preserve"> </w:t>
      </w:r>
      <w:r>
        <w:t>climate</w:t>
      </w:r>
      <w:r w:rsidR="00F9389F">
        <w:t xml:space="preserve"> </w:t>
      </w:r>
      <w:r>
        <w:rPr>
          <w:w w:val="112"/>
        </w:rPr>
        <w:t>treatme</w:t>
      </w:r>
      <w:r>
        <w:rPr>
          <w:spacing w:val="-6"/>
          <w:w w:val="112"/>
        </w:rPr>
        <w:t>n</w:t>
      </w:r>
      <w:r>
        <w:rPr>
          <w:w w:val="112"/>
        </w:rPr>
        <w:t>ts</w:t>
      </w:r>
      <w:r>
        <w:rPr>
          <w:spacing w:val="41"/>
          <w:w w:val="112"/>
        </w:rPr>
        <w:t xml:space="preserve"> </w:t>
      </w:r>
      <w:r>
        <w:t>(i.e.</w:t>
      </w:r>
      <w:r w:rsidR="00F9389F">
        <w:t xml:space="preserve"> </w:t>
      </w:r>
      <w:r>
        <w:rPr>
          <w:spacing w:val="38"/>
        </w:rPr>
        <w:t xml:space="preserve"> </w:t>
      </w:r>
      <w:r>
        <w:t>categorical</w:t>
      </w:r>
      <w:r w:rsidR="00F9389F">
        <w:t xml:space="preserve"> </w:t>
      </w:r>
      <w:r>
        <w:t>comparisons</w:t>
      </w:r>
      <w:r w:rsidR="00F9389F">
        <w:t xml:space="preserve"> </w:t>
      </w:r>
      <w:r>
        <w:t>or</w:t>
      </w:r>
      <w:r w:rsidR="00F9389F">
        <w:t xml:space="preserve"> </w:t>
      </w:r>
      <w:r>
        <w:rPr>
          <w:w w:val="121"/>
        </w:rPr>
        <w:t>tar</w:t>
      </w:r>
      <w:r>
        <w:rPr>
          <w:w w:val="99"/>
        </w:rPr>
        <w:t>ge</w:t>
      </w:r>
      <w:r>
        <w:rPr>
          <w:w w:val="139"/>
        </w:rPr>
        <w:t xml:space="preserve">t </w:t>
      </w:r>
      <w:r>
        <w:rPr>
          <w:spacing w:val="-5"/>
        </w:rPr>
        <w:t>w</w:t>
      </w:r>
      <w:r>
        <w:t>arming</w:t>
      </w:r>
      <w:r w:rsidR="00F9389F">
        <w:t xml:space="preserve"> </w:t>
      </w:r>
      <w:r>
        <w:t>le</w:t>
      </w:r>
      <w:r>
        <w:rPr>
          <w:spacing w:val="-5"/>
        </w:rPr>
        <w:t>v</w:t>
      </w:r>
      <w:r>
        <w:t>els).</w:t>
      </w:r>
      <w:r w:rsidR="00F9389F">
        <w:t xml:space="preserve"> </w:t>
      </w:r>
      <w:r>
        <w:t>This</w:t>
      </w:r>
      <w:r w:rsidR="00F9389F">
        <w:t xml:space="preserve"> </w:t>
      </w:r>
      <w:r>
        <w:t>is</w:t>
      </w:r>
      <w:r>
        <w:rPr>
          <w:spacing w:val="21"/>
        </w:rPr>
        <w:t xml:space="preserve"> </w:t>
      </w:r>
      <w:r>
        <w:rPr>
          <w:spacing w:val="5"/>
        </w:rPr>
        <w:t>b</w:t>
      </w:r>
      <w:r>
        <w:t>ecause</w:t>
      </w:r>
      <w:r w:rsidR="00F9389F">
        <w:t xml:space="preserve"> </w:t>
      </w:r>
      <w:r>
        <w:rPr>
          <w:w w:val="105"/>
        </w:rPr>
        <w:t>de</w:t>
      </w:r>
      <w:r>
        <w:rPr>
          <w:w w:val="139"/>
        </w:rPr>
        <w:t>t</w:t>
      </w:r>
      <w:r>
        <w:rPr>
          <w:w w:val="105"/>
        </w:rPr>
        <w:t>ail</w:t>
      </w:r>
      <w:r>
        <w:rPr>
          <w:w w:val="99"/>
        </w:rPr>
        <w:t>e</w:t>
      </w:r>
      <w:r>
        <w:rPr>
          <w:w w:val="110"/>
        </w:rPr>
        <w:t>d</w:t>
      </w:r>
      <w:r>
        <w:rPr>
          <w:spacing w:val="21"/>
          <w:w w:val="110"/>
        </w:rPr>
        <w:t xml:space="preserve"> </w:t>
      </w:r>
      <w:r>
        <w:rPr>
          <w:w w:val="107"/>
        </w:rPr>
        <w:t>examination</w:t>
      </w:r>
      <w:r>
        <w:rPr>
          <w:spacing w:val="23"/>
          <w:w w:val="107"/>
        </w:rPr>
        <w:t xml:space="preserve"> </w:t>
      </w:r>
      <w:r>
        <w:t>of</w:t>
      </w:r>
      <w:r>
        <w:rPr>
          <w:spacing w:val="15"/>
        </w:rPr>
        <w:t xml:space="preserve"> </w:t>
      </w:r>
      <w:r>
        <w:rPr>
          <w:spacing w:val="-6"/>
          <w:w w:val="106"/>
        </w:rPr>
        <w:t>m</w:t>
      </w:r>
      <w:r>
        <w:rPr>
          <w:w w:val="106"/>
        </w:rPr>
        <w:t>ul</w:t>
      </w:r>
      <w:r>
        <w:rPr>
          <w:w w:val="139"/>
        </w:rPr>
        <w:t>t</w:t>
      </w:r>
      <w:r>
        <w:rPr>
          <w:w w:val="99"/>
        </w:rPr>
        <w:t>i</w:t>
      </w:r>
      <w:r>
        <w:rPr>
          <w:w w:val="106"/>
        </w:rPr>
        <w:t>pl</w:t>
      </w:r>
      <w:r>
        <w:rPr>
          <w:w w:val="99"/>
        </w:rPr>
        <w:t>e</w:t>
      </w:r>
      <w:r>
        <w:rPr>
          <w:spacing w:val="21"/>
          <w:w w:val="99"/>
        </w:rPr>
        <w:t xml:space="preserve"> </w:t>
      </w:r>
      <w:r>
        <w:t>micr</w:t>
      </w:r>
      <w:r>
        <w:rPr>
          <w:spacing w:val="5"/>
        </w:rPr>
        <w:t>o</w:t>
      </w:r>
      <w:r>
        <w:t>climate</w:t>
      </w:r>
      <w:r w:rsidR="00F9389F">
        <w:t xml:space="preserve"> </w:t>
      </w:r>
      <w:r>
        <w:rPr>
          <w:spacing w:val="-11"/>
        </w:rPr>
        <w:t>v</w:t>
      </w:r>
      <w:r>
        <w:t>ariables</w:t>
      </w:r>
      <w:r w:rsidR="00F9389F">
        <w:t xml:space="preserve"> </w:t>
      </w:r>
      <w:r>
        <w:t>will</w:t>
      </w:r>
      <w:r>
        <w:rPr>
          <w:spacing w:val="18"/>
        </w:rPr>
        <w:t xml:space="preserve"> </w:t>
      </w:r>
      <w:r>
        <w:t>all</w:t>
      </w:r>
      <w:r>
        <w:rPr>
          <w:spacing w:val="-5"/>
        </w:rPr>
        <w:t>o</w:t>
      </w:r>
      <w:r>
        <w:t>w</w:t>
      </w:r>
      <w:r>
        <w:rPr>
          <w:spacing w:val="29"/>
        </w:rPr>
        <w:t xml:space="preserve"> </w:t>
      </w:r>
      <w:r>
        <w:t>a</w:t>
      </w:r>
      <w:r>
        <w:rPr>
          <w:spacing w:val="32"/>
        </w:rPr>
        <w:t xml:space="preserve"> </w:t>
      </w:r>
      <w:r>
        <w:rPr>
          <w:w w:val="106"/>
        </w:rPr>
        <w:t>mor</w:t>
      </w:r>
      <w:r>
        <w:rPr>
          <w:w w:val="99"/>
        </w:rPr>
        <w:t xml:space="preserve">e </w:t>
      </w:r>
      <w:r>
        <w:t>complete</w:t>
      </w:r>
      <w:r w:rsidR="00F9389F">
        <w:t xml:space="preserve"> </w:t>
      </w:r>
      <w:r>
        <w:rPr>
          <w:w w:val="110"/>
        </w:rPr>
        <w:t>un</w:t>
      </w:r>
      <w:r>
        <w:rPr>
          <w:w w:val="105"/>
        </w:rPr>
        <w:t>de</w:t>
      </w:r>
      <w:r>
        <w:rPr>
          <w:w w:val="108"/>
        </w:rPr>
        <w:t>rs</w:t>
      </w:r>
      <w:r>
        <w:rPr>
          <w:w w:val="139"/>
        </w:rPr>
        <w:t>t</w:t>
      </w:r>
      <w:r>
        <w:rPr>
          <w:w w:val="111"/>
        </w:rPr>
        <w:t>and</w:t>
      </w:r>
      <w:r>
        <w:rPr>
          <w:w w:val="99"/>
        </w:rPr>
        <w:t>i</w:t>
      </w:r>
      <w:r>
        <w:rPr>
          <w:w w:val="105"/>
        </w:rPr>
        <w:t>ng</w:t>
      </w:r>
      <w:r>
        <w:rPr>
          <w:spacing w:val="24"/>
        </w:rPr>
        <w:t xml:space="preserve"> </w:t>
      </w:r>
      <w:r>
        <w:t>of</w:t>
      </w:r>
      <w:r>
        <w:rPr>
          <w:spacing w:val="17"/>
        </w:rPr>
        <w:t xml:space="preserve"> </w:t>
      </w:r>
      <w:r>
        <w:rPr>
          <w:w w:val="112"/>
        </w:rPr>
        <w:t>the</w:t>
      </w:r>
      <w:r>
        <w:rPr>
          <w:spacing w:val="19"/>
          <w:w w:val="112"/>
        </w:rPr>
        <w:t xml:space="preserve"> </w:t>
      </w:r>
      <w:r>
        <w:rPr>
          <w:w w:val="106"/>
        </w:rPr>
        <w:t>in</w:t>
      </w:r>
      <w:r>
        <w:rPr>
          <w:w w:val="110"/>
        </w:rPr>
        <w:t>d</w:t>
      </w:r>
      <w:r>
        <w:rPr>
          <w:w w:val="109"/>
        </w:rPr>
        <w:t>ir</w:t>
      </w:r>
      <w:r>
        <w:rPr>
          <w:w w:val="99"/>
        </w:rPr>
        <w:t>ec</w:t>
      </w:r>
      <w:r>
        <w:rPr>
          <w:w w:val="139"/>
        </w:rPr>
        <w:t>t</w:t>
      </w:r>
      <w:r>
        <w:rPr>
          <w:w w:val="110"/>
        </w:rPr>
        <w:t>,</w:t>
      </w:r>
      <w:r w:rsidR="00F9389F">
        <w:t xml:space="preserve"> </w:t>
      </w:r>
      <w:r>
        <w:t>as</w:t>
      </w:r>
      <w:r>
        <w:rPr>
          <w:spacing w:val="36"/>
        </w:rPr>
        <w:t xml:space="preserve"> </w:t>
      </w:r>
      <w:r>
        <w:rPr>
          <w:spacing w:val="-5"/>
        </w:rPr>
        <w:t>w</w:t>
      </w:r>
      <w:r>
        <w:t>ell</w:t>
      </w:r>
      <w:r>
        <w:rPr>
          <w:spacing w:val="21"/>
        </w:rPr>
        <w:t xml:space="preserve"> </w:t>
      </w:r>
      <w:r>
        <w:t>as</w:t>
      </w:r>
      <w:r>
        <w:rPr>
          <w:spacing w:val="36"/>
        </w:rPr>
        <w:t xml:space="preserve"> </w:t>
      </w:r>
      <w:r>
        <w:t>direct,</w:t>
      </w:r>
      <w:r w:rsidR="00F9389F">
        <w:t xml:space="preserve"> </w:t>
      </w:r>
      <w:r>
        <w:t>effects</w:t>
      </w:r>
      <w:r>
        <w:rPr>
          <w:spacing w:val="27"/>
        </w:rPr>
        <w:t xml:space="preserve"> </w:t>
      </w:r>
      <w:r>
        <w:t>of</w:t>
      </w:r>
      <w:r>
        <w:rPr>
          <w:spacing w:val="17"/>
        </w:rPr>
        <w:t xml:space="preserve"> </w:t>
      </w:r>
      <w:r>
        <w:t>applied</w:t>
      </w:r>
      <w:r w:rsidR="00F9389F">
        <w:t xml:space="preserve"> </w:t>
      </w:r>
      <w:r>
        <w:rPr>
          <w:w w:val="112"/>
        </w:rPr>
        <w:t>treatme</w:t>
      </w:r>
      <w:r>
        <w:rPr>
          <w:spacing w:val="-6"/>
          <w:w w:val="112"/>
        </w:rPr>
        <w:t>n</w:t>
      </w:r>
      <w:r>
        <w:rPr>
          <w:w w:val="112"/>
        </w:rPr>
        <w:t>ts</w:t>
      </w:r>
      <w:r>
        <w:rPr>
          <w:spacing w:val="24"/>
          <w:w w:val="112"/>
        </w:rPr>
        <w:t xml:space="preserve"> </w:t>
      </w:r>
      <w:r>
        <w:t>on</w:t>
      </w:r>
      <w:r>
        <w:rPr>
          <w:spacing w:val="34"/>
        </w:rPr>
        <w:t xml:space="preserve"> </w:t>
      </w:r>
      <w:r>
        <w:t>a</w:t>
      </w:r>
      <w:r>
        <w:rPr>
          <w:spacing w:val="35"/>
        </w:rPr>
        <w:t xml:space="preserve"> </w:t>
      </w:r>
      <w:r>
        <w:t>s</w:t>
      </w:r>
      <w:r>
        <w:rPr>
          <w:w w:val="106"/>
        </w:rPr>
        <w:t>ui</w:t>
      </w:r>
      <w:r>
        <w:rPr>
          <w:w w:val="139"/>
        </w:rPr>
        <w:t>t</w:t>
      </w:r>
      <w:r>
        <w:rPr>
          <w:w w:val="99"/>
        </w:rPr>
        <w:t>e</w:t>
      </w:r>
      <w:r>
        <w:rPr>
          <w:spacing w:val="24"/>
        </w:rPr>
        <w:t xml:space="preserve"> </w:t>
      </w:r>
      <w:r>
        <w:t>of</w:t>
      </w:r>
      <w:r>
        <w:rPr>
          <w:spacing w:val="17"/>
        </w:rPr>
        <w:t xml:space="preserve"> </w:t>
      </w:r>
      <w:r>
        <w:rPr>
          <w:w w:val="111"/>
        </w:rPr>
        <w:t>ab</w:t>
      </w:r>
      <w:r>
        <w:rPr>
          <w:w w:val="99"/>
        </w:rPr>
        <w:t>i</w:t>
      </w:r>
      <w:r>
        <w:rPr>
          <w:w w:val="113"/>
        </w:rPr>
        <w:t>ot</w:t>
      </w:r>
      <w:r>
        <w:rPr>
          <w:w w:val="99"/>
        </w:rPr>
        <w:t xml:space="preserve">ic </w:t>
      </w:r>
      <w:r>
        <w:t>and</w:t>
      </w:r>
      <w:r>
        <w:rPr>
          <w:spacing w:val="47"/>
        </w:rPr>
        <w:t xml:space="preserve"> </w:t>
      </w:r>
      <w:r>
        <w:t>biotic</w:t>
      </w:r>
      <w:r>
        <w:rPr>
          <w:spacing w:val="44"/>
        </w:rPr>
        <w:t xml:space="preserve"> </w:t>
      </w:r>
      <w:r>
        <w:t>dri</w:t>
      </w:r>
      <w:r>
        <w:rPr>
          <w:spacing w:val="-5"/>
        </w:rPr>
        <w:t>v</w:t>
      </w:r>
      <w:r>
        <w:t>ers</w:t>
      </w:r>
      <w:r w:rsidR="00F9389F">
        <w:t xml:space="preserve"> </w:t>
      </w:r>
      <w:r>
        <w:t>of</w:t>
      </w:r>
      <w:r>
        <w:rPr>
          <w:spacing w:val="9"/>
        </w:rPr>
        <w:t xml:space="preserve"> </w:t>
      </w:r>
      <w:r>
        <w:t>f</w:t>
      </w:r>
      <w:r>
        <w:rPr>
          <w:spacing w:val="5"/>
        </w:rPr>
        <w:t>o</w:t>
      </w:r>
      <w:r>
        <w:t>cal</w:t>
      </w:r>
      <w:r>
        <w:rPr>
          <w:spacing w:val="19"/>
        </w:rPr>
        <w:t xml:space="preserve"> </w:t>
      </w:r>
      <w:r>
        <w:rPr>
          <w:w w:val="107"/>
        </w:rPr>
        <w:t>re</w:t>
      </w:r>
      <w:r>
        <w:rPr>
          <w:w w:val="106"/>
        </w:rPr>
        <w:t>s</w:t>
      </w:r>
      <w:r>
        <w:rPr>
          <w:spacing w:val="5"/>
          <w:w w:val="106"/>
        </w:rPr>
        <w:t>p</w:t>
      </w:r>
      <w:r>
        <w:rPr>
          <w:w w:val="103"/>
        </w:rPr>
        <w:t>ons</w:t>
      </w:r>
      <w:r>
        <w:t>es</w:t>
      </w:r>
      <w:r>
        <w:rPr>
          <w:w w:val="110"/>
        </w:rPr>
        <w:t>.</w:t>
      </w:r>
    </w:p>
    <w:p w14:paraId="3EA15DBD" w14:textId="77777777" w:rsidR="005B53EE" w:rsidRDefault="005B53EE" w:rsidP="00F9389F">
      <w:pPr>
        <w:spacing w:before="4" w:line="140" w:lineRule="exact"/>
        <w:rPr>
          <w:sz w:val="14"/>
          <w:szCs w:val="14"/>
        </w:rPr>
      </w:pPr>
    </w:p>
    <w:p w14:paraId="4F960349" w14:textId="68475204" w:rsidR="005B53EE" w:rsidRDefault="00F5753A" w:rsidP="00F9389F">
      <w:pPr>
        <w:spacing w:line="249" w:lineRule="auto"/>
        <w:ind w:left="117" w:right="83"/>
      </w:pPr>
      <w:r>
        <w:rPr>
          <w:w w:val="99"/>
        </w:rPr>
        <w:t>S</w:t>
      </w:r>
      <w:r>
        <w:rPr>
          <w:w w:val="106"/>
        </w:rPr>
        <w:t>hi</w:t>
      </w:r>
      <w:r>
        <w:rPr>
          <w:w w:val="91"/>
        </w:rPr>
        <w:t>f</w:t>
      </w:r>
      <w:r>
        <w:rPr>
          <w:w w:val="139"/>
        </w:rPr>
        <w:t>t</w:t>
      </w:r>
      <w:r>
        <w:rPr>
          <w:w w:val="105"/>
        </w:rPr>
        <w:t>ed</w:t>
      </w:r>
      <w:r>
        <w:rPr>
          <w:spacing w:val="25"/>
          <w:w w:val="105"/>
        </w:rPr>
        <w:t xml:space="preserve"> </w:t>
      </w:r>
      <w:r>
        <w:rPr>
          <w:w w:val="113"/>
        </w:rPr>
        <w:t>pla</w:t>
      </w:r>
      <w:r>
        <w:rPr>
          <w:spacing w:val="-6"/>
          <w:w w:val="113"/>
        </w:rPr>
        <w:t>n</w:t>
      </w:r>
      <w:r>
        <w:rPr>
          <w:w w:val="113"/>
        </w:rPr>
        <w:t>t</w:t>
      </w:r>
      <w:r>
        <w:rPr>
          <w:spacing w:val="18"/>
          <w:w w:val="113"/>
        </w:rPr>
        <w:t xml:space="preserve"> </w:t>
      </w:r>
      <w:r>
        <w:t>phenology</w:t>
      </w:r>
      <w:r w:rsidR="00F9389F">
        <w:t xml:space="preserve"> </w:t>
      </w:r>
      <w:r>
        <w:t>has</w:t>
      </w:r>
      <w:r>
        <w:rPr>
          <w:spacing w:val="46"/>
        </w:rPr>
        <w:t xml:space="preserve"> </w:t>
      </w:r>
      <w:r>
        <w:rPr>
          <w:spacing w:val="5"/>
        </w:rPr>
        <w:t>b</w:t>
      </w:r>
      <w:r>
        <w:t>een</w:t>
      </w:r>
      <w:r>
        <w:rPr>
          <w:spacing w:val="42"/>
        </w:rPr>
        <w:t xml:space="preserve"> </w:t>
      </w:r>
      <w:r>
        <w:t>a</w:t>
      </w:r>
      <w:r>
        <w:rPr>
          <w:spacing w:val="35"/>
        </w:rPr>
        <w:t xml:space="preserve"> </w:t>
      </w:r>
      <w:r>
        <w:t>f</w:t>
      </w:r>
      <w:r>
        <w:rPr>
          <w:spacing w:val="5"/>
        </w:rPr>
        <w:t>o</w:t>
      </w:r>
      <w:r>
        <w:t>cal</w:t>
      </w:r>
      <w:r>
        <w:rPr>
          <w:spacing w:val="26"/>
        </w:rPr>
        <w:t xml:space="preserve"> </w:t>
      </w:r>
      <w:r>
        <w:t>res</w:t>
      </w:r>
      <w:r>
        <w:rPr>
          <w:spacing w:val="5"/>
        </w:rPr>
        <w:t>p</w:t>
      </w:r>
      <w:r>
        <w:t>onse</w:t>
      </w:r>
      <w:r w:rsidR="00F9389F">
        <w:t xml:space="preserve"> </w:t>
      </w:r>
      <w:r>
        <w:t>in</w:t>
      </w:r>
      <w:r>
        <w:rPr>
          <w:spacing w:val="33"/>
        </w:rPr>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del w:id="212" w:author="Yann Vitasse" w:date="2017-01-19T12:03:00Z">
        <w:r w:rsidDel="00180670">
          <w:rPr>
            <w:spacing w:val="24"/>
          </w:rPr>
          <w:delText xml:space="preserve"> </w:delText>
        </w:r>
        <w:r w:rsidDel="00180670">
          <w:rPr>
            <w:w w:val="102"/>
          </w:rPr>
          <w:delText>ex</w:delText>
        </w:r>
        <w:r w:rsidDel="00180670">
          <w:rPr>
            <w:spacing w:val="5"/>
            <w:w w:val="110"/>
          </w:rPr>
          <w:delText>p</w:delText>
        </w:r>
        <w:r w:rsidDel="00180670">
          <w:rPr>
            <w:w w:val="99"/>
          </w:rPr>
          <w:delText>e</w:delText>
        </w:r>
        <w:r w:rsidDel="00180670">
          <w:rPr>
            <w:w w:val="109"/>
          </w:rPr>
          <w:delText>ri</w:delText>
        </w:r>
        <w:r w:rsidDel="00180670">
          <w:rPr>
            <w:w w:val="106"/>
          </w:rPr>
          <w:delText>m</w:delText>
        </w:r>
        <w:r w:rsidDel="00180670">
          <w:rPr>
            <w:w w:val="105"/>
          </w:rPr>
          <w:delText>e</w:delText>
        </w:r>
        <w:r w:rsidDel="00180670">
          <w:rPr>
            <w:spacing w:val="-5"/>
            <w:w w:val="105"/>
          </w:rPr>
          <w:delText>n</w:delText>
        </w:r>
        <w:r w:rsidDel="00180670">
          <w:rPr>
            <w:w w:val="139"/>
          </w:rPr>
          <w:delText>t</w:delText>
        </w:r>
        <w:r w:rsidDel="00180670">
          <w:rPr>
            <w:w w:val="104"/>
          </w:rPr>
          <w:delText>s</w:delText>
        </w:r>
      </w:del>
      <w:r>
        <w:rPr>
          <w:w w:val="104"/>
        </w:rPr>
        <w:t>.</w:t>
      </w:r>
      <w:r w:rsidR="00F9389F">
        <w:rPr>
          <w:w w:val="104"/>
        </w:rPr>
        <w:t xml:space="preserve"> </w:t>
      </w:r>
      <w:r>
        <w:rPr>
          <w:spacing w:val="-17"/>
        </w:rPr>
        <w:t>Y</w:t>
      </w:r>
      <w:r>
        <w:t>et</w:t>
      </w:r>
      <w:r w:rsidR="00F9389F">
        <w:t xml:space="preserve"> </w:t>
      </w:r>
      <w:r>
        <w:rPr>
          <w:w w:val="110"/>
        </w:rPr>
        <w:t>und</w:t>
      </w:r>
      <w:r>
        <w:rPr>
          <w:w w:val="107"/>
        </w:rPr>
        <w:t>er</w:t>
      </w:r>
      <w:r>
        <w:rPr>
          <w:w w:val="99"/>
        </w:rPr>
        <w:t xml:space="preserve">- </w:t>
      </w:r>
      <w:r>
        <w:rPr>
          <w:w w:val="108"/>
        </w:rPr>
        <w:t>standing</w:t>
      </w:r>
      <w:r>
        <w:rPr>
          <w:spacing w:val="6"/>
          <w:w w:val="108"/>
        </w:rPr>
        <w:t xml:space="preserve"> </w:t>
      </w:r>
      <w:r>
        <w:t>exactly</w:t>
      </w:r>
      <w:r>
        <w:rPr>
          <w:spacing w:val="45"/>
        </w:rPr>
        <w:t xml:space="preserve"> </w:t>
      </w:r>
      <w:r>
        <w:t>what</w:t>
      </w:r>
      <w:r>
        <w:rPr>
          <w:spacing w:val="47"/>
        </w:rPr>
        <w:t xml:space="preserve"> </w:t>
      </w:r>
      <w:r>
        <w:t>dri</w:t>
      </w:r>
      <w:r>
        <w:rPr>
          <w:spacing w:val="-5"/>
        </w:rPr>
        <w:t>v</w:t>
      </w:r>
      <w:r>
        <w:t>es</w:t>
      </w:r>
      <w:r>
        <w:rPr>
          <w:spacing w:val="28"/>
        </w:rPr>
        <w:t xml:space="preserve"> </w:t>
      </w:r>
      <w:r>
        <w:t>shifted</w:t>
      </w:r>
      <w:r>
        <w:rPr>
          <w:spacing w:val="39"/>
        </w:rPr>
        <w:t xml:space="preserve"> </w:t>
      </w:r>
      <w:r>
        <w:t>phenology</w:t>
      </w:r>
      <w:r>
        <w:rPr>
          <w:spacing w:val="34"/>
        </w:rPr>
        <w:t xml:space="preserve"> </w:t>
      </w:r>
      <w:r>
        <w:t>m</w:t>
      </w:r>
      <w:r>
        <w:rPr>
          <w:spacing w:val="-5"/>
        </w:rPr>
        <w:t>a</w:t>
      </w:r>
      <w:r>
        <w:t>y</w:t>
      </w:r>
      <w:r>
        <w:rPr>
          <w:spacing w:val="28"/>
        </w:rPr>
        <w:t xml:space="preserve"> </w:t>
      </w:r>
      <w:r>
        <w:rPr>
          <w:spacing w:val="5"/>
        </w:rPr>
        <w:t>b</w:t>
      </w:r>
      <w:r>
        <w:t>e</w:t>
      </w:r>
      <w:r>
        <w:rPr>
          <w:spacing w:val="13"/>
        </w:rPr>
        <w:t xml:space="preserve"> </w:t>
      </w:r>
      <w:r>
        <w:t>more</w:t>
      </w:r>
      <w:r>
        <w:rPr>
          <w:spacing w:val="24"/>
        </w:rPr>
        <w:t xml:space="preserve"> </w:t>
      </w:r>
      <w:r>
        <w:t>complicated</w:t>
      </w:r>
      <w:r w:rsidR="00F9389F">
        <w:t xml:space="preserve"> </w:t>
      </w:r>
      <w:r>
        <w:rPr>
          <w:w w:val="115"/>
        </w:rPr>
        <w:t>than</w:t>
      </w:r>
      <w:r>
        <w:rPr>
          <w:spacing w:val="-2"/>
          <w:w w:val="115"/>
        </w:rPr>
        <w:t xml:space="preserve"> </w:t>
      </w:r>
      <w:r>
        <w:t>simply</w:t>
      </w:r>
      <w:r>
        <w:rPr>
          <w:spacing w:val="29"/>
        </w:rPr>
        <w:t xml:space="preserve"> </w:t>
      </w:r>
      <w:r>
        <w:t>comparing</w:t>
      </w:r>
      <w:r w:rsidR="00F9389F">
        <w:t xml:space="preserve"> </w:t>
      </w:r>
      <w:r>
        <w:t>s</w:t>
      </w:r>
      <w:r>
        <w:rPr>
          <w:w w:val="106"/>
        </w:rPr>
        <w:t>hi</w:t>
      </w:r>
      <w:r>
        <w:rPr>
          <w:w w:val="91"/>
        </w:rPr>
        <w:t>f</w:t>
      </w:r>
      <w:r>
        <w:rPr>
          <w:w w:val="139"/>
        </w:rPr>
        <w:t>t</w:t>
      </w:r>
      <w:r>
        <w:t>s</w:t>
      </w:r>
      <w:r>
        <w:rPr>
          <w:spacing w:val="4"/>
        </w:rPr>
        <w:t xml:space="preserve"> </w:t>
      </w:r>
      <w:r>
        <w:rPr>
          <w:w w:val="113"/>
        </w:rPr>
        <w:t>to</w:t>
      </w:r>
      <w:r>
        <w:rPr>
          <w:spacing w:val="-2"/>
          <w:w w:val="113"/>
        </w:rPr>
        <w:t xml:space="preserve"> </w:t>
      </w:r>
      <w:r>
        <w:rPr>
          <w:w w:val="139"/>
        </w:rPr>
        <w:t>t</w:t>
      </w:r>
      <w:r>
        <w:rPr>
          <w:w w:val="105"/>
        </w:rPr>
        <w:t xml:space="preserve">he </w:t>
      </w:r>
      <w:r>
        <w:rPr>
          <w:w w:val="110"/>
        </w:rPr>
        <w:t>d</w:t>
      </w:r>
      <w:r>
        <w:rPr>
          <w:w w:val="109"/>
        </w:rPr>
        <w:t>ir</w:t>
      </w:r>
      <w:r>
        <w:rPr>
          <w:w w:val="99"/>
        </w:rPr>
        <w:t>ec</w:t>
      </w:r>
      <w:r>
        <w:rPr>
          <w:w w:val="139"/>
        </w:rPr>
        <w:t>t</w:t>
      </w:r>
      <w:r>
        <w:rPr>
          <w:spacing w:val="17"/>
        </w:rPr>
        <w:t xml:space="preserve"> </w:t>
      </w:r>
      <w:r>
        <w:rPr>
          <w:spacing w:val="-5"/>
        </w:rPr>
        <w:t>w</w:t>
      </w:r>
      <w:r>
        <w:t>arming</w:t>
      </w:r>
      <w:r w:rsidR="00F9389F">
        <w:t xml:space="preserve"> </w:t>
      </w:r>
      <w:r>
        <w:t>effects</w:t>
      </w:r>
      <w:r>
        <w:rPr>
          <w:spacing w:val="20"/>
        </w:rPr>
        <w:t xml:space="preserve"> </w:t>
      </w:r>
      <w:r>
        <w:t>of</w:t>
      </w:r>
      <w:r>
        <w:rPr>
          <w:spacing w:val="10"/>
        </w:rPr>
        <w:t xml:space="preserve"> </w:t>
      </w:r>
      <w:r>
        <w:rPr>
          <w:w w:val="112"/>
        </w:rPr>
        <w:t>the</w:t>
      </w:r>
      <w:r>
        <w:rPr>
          <w:spacing w:val="12"/>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10"/>
        </w:rPr>
        <w:t>.</w:t>
      </w:r>
      <w:r w:rsidR="00F9389F">
        <w:t xml:space="preserve"> </w:t>
      </w:r>
      <w:commentRangeStart w:id="213"/>
      <w:r>
        <w:t>This</w:t>
      </w:r>
      <w:r>
        <w:rPr>
          <w:spacing w:val="48"/>
        </w:rPr>
        <w:t xml:space="preserve"> </w:t>
      </w:r>
      <w:r>
        <w:t>is</w:t>
      </w:r>
      <w:r>
        <w:rPr>
          <w:spacing w:val="17"/>
        </w:rPr>
        <w:t xml:space="preserve"> </w:t>
      </w:r>
      <w:r>
        <w:rPr>
          <w:spacing w:val="5"/>
        </w:rPr>
        <w:t>b</w:t>
      </w:r>
      <w:r>
        <w:t>ecause</w:t>
      </w:r>
      <w:r>
        <w:rPr>
          <w:spacing w:val="45"/>
        </w:rPr>
        <w:t xml:space="preserve"> </w:t>
      </w:r>
      <w:r>
        <w:t>phenology</w:t>
      </w:r>
      <w:r>
        <w:rPr>
          <w:spacing w:val="47"/>
        </w:rPr>
        <w:t xml:space="preserve"> </w:t>
      </w:r>
      <w:r>
        <w:t>is</w:t>
      </w:r>
      <w:r>
        <w:rPr>
          <w:spacing w:val="16"/>
        </w:rPr>
        <w:t xml:space="preserve"> </w:t>
      </w:r>
      <w:r>
        <w:t>li</w:t>
      </w:r>
      <w:r>
        <w:rPr>
          <w:spacing w:val="-5"/>
        </w:rPr>
        <w:t>k</w:t>
      </w:r>
      <w:r>
        <w:t>ely</w:t>
      </w:r>
      <w:r>
        <w:rPr>
          <w:spacing w:val="24"/>
        </w:rPr>
        <w:t xml:space="preserve"> </w:t>
      </w:r>
      <w:r>
        <w:rPr>
          <w:w w:val="113"/>
        </w:rPr>
        <w:t>to</w:t>
      </w:r>
      <w:r>
        <w:rPr>
          <w:spacing w:val="11"/>
          <w:w w:val="113"/>
        </w:rPr>
        <w:t xml:space="preserve"> </w:t>
      </w:r>
      <w:r>
        <w:rPr>
          <w:spacing w:val="5"/>
        </w:rPr>
        <w:t>b</w:t>
      </w:r>
      <w:r>
        <w:t>e</w:t>
      </w:r>
      <w:r>
        <w:rPr>
          <w:spacing w:val="26"/>
        </w:rPr>
        <w:t xml:space="preserve"> </w:t>
      </w:r>
      <w:r>
        <w:rPr>
          <w:w w:val="107"/>
        </w:rPr>
        <w:t>al</w:t>
      </w:r>
      <w:r>
        <w:rPr>
          <w:w w:val="139"/>
        </w:rPr>
        <w:t>t</w:t>
      </w:r>
      <w:r>
        <w:rPr>
          <w:w w:val="107"/>
        </w:rPr>
        <w:t>er</w:t>
      </w:r>
      <w:r>
        <w:rPr>
          <w:w w:val="105"/>
        </w:rPr>
        <w:t>ed</w:t>
      </w:r>
      <w:r>
        <w:rPr>
          <w:spacing w:val="17"/>
        </w:rPr>
        <w:t xml:space="preserve"> </w:t>
      </w:r>
      <w:r>
        <w:t>in</w:t>
      </w:r>
      <w:r>
        <w:rPr>
          <w:spacing w:val="26"/>
        </w:rPr>
        <w:t xml:space="preserve"> </w:t>
      </w:r>
      <w:r>
        <w:t>op</w:t>
      </w:r>
      <w:r>
        <w:rPr>
          <w:spacing w:val="5"/>
        </w:rPr>
        <w:t>p</w:t>
      </w:r>
      <w:r>
        <w:t>osing</w:t>
      </w:r>
      <w:r>
        <w:rPr>
          <w:spacing w:val="47"/>
        </w:rPr>
        <w:t xml:space="preserve"> </w:t>
      </w:r>
      <w:r>
        <w:rPr>
          <w:spacing w:val="-5"/>
          <w:w w:val="99"/>
        </w:rPr>
        <w:t>w</w:t>
      </w:r>
      <w:r>
        <w:rPr>
          <w:spacing w:val="-5"/>
          <w:w w:val="112"/>
        </w:rPr>
        <w:t>a</w:t>
      </w:r>
      <w:r>
        <w:rPr>
          <w:w w:val="105"/>
        </w:rPr>
        <w:t>y</w:t>
      </w:r>
      <w:r>
        <w:t xml:space="preserve">s </w:t>
      </w:r>
      <w:r>
        <w:rPr>
          <w:spacing w:val="-5"/>
        </w:rPr>
        <w:t>b</w:t>
      </w:r>
      <w:r>
        <w:t>y</w:t>
      </w:r>
      <w:r w:rsidR="00F9389F">
        <w:t xml:space="preserve"> </w:t>
      </w:r>
      <w:r>
        <w:rPr>
          <w:w w:val="112"/>
        </w:rPr>
        <w:t>the</w:t>
      </w:r>
      <w:r>
        <w:rPr>
          <w:spacing w:val="31"/>
          <w:w w:val="112"/>
        </w:rPr>
        <w:t xml:space="preserve"> </w:t>
      </w:r>
      <w:r>
        <w:t>increased</w:t>
      </w:r>
      <w:r w:rsidR="00F9389F">
        <w:t xml:space="preserve"> </w:t>
      </w:r>
      <w:r>
        <w:t>air</w:t>
      </w:r>
      <w:r w:rsidR="00F9389F">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01"/>
        </w:rPr>
        <w:t>s—wh</w:t>
      </w:r>
      <w:r>
        <w:rPr>
          <w:w w:val="99"/>
        </w:rPr>
        <w:t>i</w:t>
      </w:r>
      <w:r>
        <w:rPr>
          <w:spacing w:val="-5"/>
          <w:w w:val="99"/>
        </w:rPr>
        <w:t>c</w:t>
      </w:r>
      <w:r>
        <w:rPr>
          <w:w w:val="110"/>
        </w:rPr>
        <w:t>h</w:t>
      </w:r>
      <w:r>
        <w:rPr>
          <w:spacing w:val="35"/>
          <w:w w:val="110"/>
        </w:rPr>
        <w:t xml:space="preserve"> </w:t>
      </w:r>
      <w:r>
        <w:t>generally</w:t>
      </w:r>
      <w:r w:rsidR="00F9389F">
        <w:t xml:space="preserve"> </w:t>
      </w:r>
      <w:r>
        <w:t>ad</w:t>
      </w:r>
      <w:r>
        <w:rPr>
          <w:spacing w:val="-11"/>
        </w:rPr>
        <w:t>v</w:t>
      </w:r>
      <w:r>
        <w:t>ance</w:t>
      </w:r>
      <w:r w:rsidR="00F9389F">
        <w:t xml:space="preserve"> </w:t>
      </w:r>
      <w:r>
        <w:t>phenology</w:t>
      </w:r>
      <w:r w:rsidR="00F9389F">
        <w:t xml:space="preserve"> </w:t>
      </w:r>
      <w:r>
        <w:t>(</w:t>
      </w:r>
      <w:proofErr w:type="spellStart"/>
      <w:r>
        <w:rPr>
          <w:spacing w:val="-17"/>
        </w:rPr>
        <w:t>W</w:t>
      </w:r>
      <w:r>
        <w:t>ol</w:t>
      </w:r>
      <w:r>
        <w:rPr>
          <w:spacing w:val="-5"/>
        </w:rPr>
        <w:t>ko</w:t>
      </w:r>
      <w:r>
        <w:t>vi</w:t>
      </w:r>
      <w:r>
        <w:rPr>
          <w:spacing w:val="-5"/>
        </w:rPr>
        <w:t>c</w:t>
      </w:r>
      <w:r>
        <w:t>h</w:t>
      </w:r>
      <w:proofErr w:type="spellEnd"/>
      <w:r w:rsidR="00F9389F">
        <w:t xml:space="preserve"> </w:t>
      </w:r>
      <w:r>
        <w:t>et</w:t>
      </w:r>
      <w:r w:rsidR="00F9389F">
        <w:t xml:space="preserve"> </w:t>
      </w:r>
      <w:r>
        <w:t>al.,</w:t>
      </w:r>
      <w:r w:rsidR="00F9389F">
        <w:t xml:space="preserve"> </w:t>
      </w:r>
      <w:r>
        <w:t>2012)—and</w:t>
      </w:r>
      <w:r w:rsidR="00F9389F">
        <w:t xml:space="preserve"> </w:t>
      </w:r>
      <w:r>
        <w:rPr>
          <w:w w:val="105"/>
        </w:rPr>
        <w:t>de</w:t>
      </w:r>
      <w:r>
        <w:rPr>
          <w:w w:val="99"/>
        </w:rPr>
        <w:t xml:space="preserve">- </w:t>
      </w:r>
      <w:r>
        <w:t>creased</w:t>
      </w:r>
      <w:r>
        <w:rPr>
          <w:spacing w:val="38"/>
        </w:rPr>
        <w:t xml:space="preserve"> </w:t>
      </w:r>
      <w:r>
        <w:t>soil</w:t>
      </w:r>
      <w:r>
        <w:rPr>
          <w:spacing w:val="7"/>
        </w:rPr>
        <w:t xml:space="preserve"> </w:t>
      </w:r>
      <w:r>
        <w:rPr>
          <w:w w:val="103"/>
        </w:rPr>
        <w:t>moi</w:t>
      </w:r>
      <w:r>
        <w:t>s</w:t>
      </w:r>
      <w:r>
        <w:rPr>
          <w:w w:val="139"/>
        </w:rPr>
        <w:t>t</w:t>
      </w:r>
      <w:r>
        <w:rPr>
          <w:w w:val="113"/>
        </w:rPr>
        <w:t>ur</w:t>
      </w:r>
      <w:r>
        <w:rPr>
          <w:w w:val="101"/>
        </w:rPr>
        <w:t>e—wh</w:t>
      </w:r>
      <w:r>
        <w:rPr>
          <w:w w:val="99"/>
        </w:rPr>
        <w:t>i</w:t>
      </w:r>
      <w:r>
        <w:rPr>
          <w:spacing w:val="-5"/>
          <w:w w:val="99"/>
        </w:rPr>
        <w:t>c</w:t>
      </w:r>
      <w:r>
        <w:rPr>
          <w:w w:val="110"/>
        </w:rPr>
        <w:t>h</w:t>
      </w:r>
      <w:r>
        <w:rPr>
          <w:spacing w:val="8"/>
        </w:rPr>
        <w:t xml:space="preserve"> </w:t>
      </w:r>
      <w:r>
        <w:t>m</w:t>
      </w:r>
      <w:r>
        <w:rPr>
          <w:spacing w:val="-5"/>
        </w:rPr>
        <w:t>a</w:t>
      </w:r>
      <w:r>
        <w:t>y</w:t>
      </w:r>
      <w:r>
        <w:rPr>
          <w:spacing w:val="33"/>
        </w:rPr>
        <w:t xml:space="preserve"> </w:t>
      </w:r>
      <w:r>
        <w:t>del</w:t>
      </w:r>
      <w:r>
        <w:rPr>
          <w:spacing w:val="-5"/>
        </w:rPr>
        <w:t>a</w:t>
      </w:r>
      <w:r>
        <w:t>y</w:t>
      </w:r>
      <w:r>
        <w:rPr>
          <w:spacing w:val="32"/>
        </w:rPr>
        <w:t xml:space="preserve"> </w:t>
      </w:r>
      <w:r>
        <w:t>phenology</w:t>
      </w:r>
      <w:r>
        <w:rPr>
          <w:spacing w:val="38"/>
        </w:rPr>
        <w:t xml:space="preserve"> </w:t>
      </w:r>
      <w:r>
        <w:t>or</w:t>
      </w:r>
      <w:r>
        <w:rPr>
          <w:spacing w:val="18"/>
        </w:rPr>
        <w:t xml:space="preserve"> </w:t>
      </w:r>
      <w:r>
        <w:t>at</w:t>
      </w:r>
      <w:r>
        <w:rPr>
          <w:spacing w:val="40"/>
        </w:rPr>
        <w:t xml:space="preserve"> </w:t>
      </w:r>
      <w:r>
        <w:t>least</w:t>
      </w:r>
      <w:r>
        <w:rPr>
          <w:spacing w:val="40"/>
        </w:rPr>
        <w:t xml:space="preserve"> </w:t>
      </w:r>
      <w:r>
        <w:t>reduce</w:t>
      </w:r>
      <w:r>
        <w:rPr>
          <w:spacing w:val="36"/>
        </w:rPr>
        <w:t xml:space="preserve"> </w:t>
      </w:r>
      <w:r>
        <w:rPr>
          <w:w w:val="111"/>
        </w:rPr>
        <w:t>ad</w:t>
      </w:r>
      <w:r>
        <w:rPr>
          <w:spacing w:val="-11"/>
          <w:w w:val="105"/>
        </w:rPr>
        <w:t>v</w:t>
      </w:r>
      <w:r>
        <w:rPr>
          <w:w w:val="107"/>
        </w:rPr>
        <w:t>anc</w:t>
      </w:r>
      <w:r>
        <w:rPr>
          <w:w w:val="104"/>
        </w:rPr>
        <w:t>em</w:t>
      </w:r>
      <w:r>
        <w:rPr>
          <w:w w:val="105"/>
        </w:rPr>
        <w:t>e</w:t>
      </w:r>
      <w:r>
        <w:rPr>
          <w:spacing w:val="-5"/>
          <w:w w:val="105"/>
        </w:rPr>
        <w:t>n</w:t>
      </w:r>
      <w:r>
        <w:rPr>
          <w:w w:val="139"/>
        </w:rPr>
        <w:t>t</w:t>
      </w:r>
      <w:r>
        <w:rPr>
          <w:spacing w:val="8"/>
        </w:rPr>
        <w:t xml:space="preserve"> </w:t>
      </w:r>
      <w:r>
        <w:t>due</w:t>
      </w:r>
      <w:r>
        <w:rPr>
          <w:spacing w:val="27"/>
        </w:rPr>
        <w:t xml:space="preserve"> </w:t>
      </w:r>
      <w:r>
        <w:rPr>
          <w:w w:val="113"/>
        </w:rPr>
        <w:t>to</w:t>
      </w:r>
      <w:r>
        <w:rPr>
          <w:spacing w:val="2"/>
          <w:w w:val="113"/>
        </w:rPr>
        <w:t xml:space="preserve"> </w:t>
      </w:r>
      <w:r>
        <w:rPr>
          <w:spacing w:val="-6"/>
        </w:rPr>
        <w:t>w</w:t>
      </w:r>
      <w:r>
        <w:t>arming</w:t>
      </w:r>
      <w:r>
        <w:rPr>
          <w:spacing w:val="46"/>
        </w:rPr>
        <w:t xml:space="preserve"> </w:t>
      </w:r>
      <w:r>
        <w:rPr>
          <w:w w:val="116"/>
        </w:rPr>
        <w:t>(</w:t>
      </w:r>
      <w:proofErr w:type="spellStart"/>
      <w:r>
        <w:rPr>
          <w:spacing w:val="-5"/>
          <w:w w:val="121"/>
        </w:rPr>
        <w:t>P</w:t>
      </w:r>
      <w:r>
        <w:rPr>
          <w:w w:val="99"/>
        </w:rPr>
        <w:t>e</w:t>
      </w:r>
      <w:r>
        <w:rPr>
          <w:spacing w:val="-105"/>
          <w:w w:val="110"/>
        </w:rPr>
        <w:t>n</w:t>
      </w:r>
      <w:r>
        <w:rPr>
          <w:spacing w:val="5"/>
          <w:w w:val="149"/>
        </w:rPr>
        <w:t>˜</w:t>
      </w:r>
      <w:r>
        <w:rPr>
          <w:w w:val="105"/>
        </w:rPr>
        <w:t>uelas</w:t>
      </w:r>
      <w:proofErr w:type="spellEnd"/>
      <w:r>
        <w:rPr>
          <w:w w:val="105"/>
        </w:rPr>
        <w:t xml:space="preserve"> </w:t>
      </w:r>
      <w:r>
        <w:t>et</w:t>
      </w:r>
      <w:r>
        <w:rPr>
          <w:spacing w:val="40"/>
        </w:rPr>
        <w:t xml:space="preserve"> </w:t>
      </w:r>
      <w:r>
        <w:t>al.,</w:t>
      </w:r>
      <w:r>
        <w:rPr>
          <w:spacing w:val="46"/>
        </w:rPr>
        <w:t xml:space="preserve"> </w:t>
      </w:r>
      <w:r>
        <w:t>2004;</w:t>
      </w:r>
      <w:r>
        <w:rPr>
          <w:spacing w:val="18"/>
        </w:rPr>
        <w:t xml:space="preserve"> </w:t>
      </w:r>
      <w:proofErr w:type="spellStart"/>
      <w:r>
        <w:t>Craine</w:t>
      </w:r>
      <w:proofErr w:type="spellEnd"/>
      <w:r w:rsidR="00F9389F">
        <w:t xml:space="preserve"> </w:t>
      </w:r>
      <w:r>
        <w:t>et</w:t>
      </w:r>
      <w:r>
        <w:rPr>
          <w:spacing w:val="40"/>
        </w:rPr>
        <w:t xml:space="preserve"> </w:t>
      </w:r>
      <w:r>
        <w:t>al.,</w:t>
      </w:r>
      <w:r>
        <w:rPr>
          <w:spacing w:val="46"/>
        </w:rPr>
        <w:t xml:space="preserve"> </w:t>
      </w:r>
      <w:r>
        <w:t>2012;</w:t>
      </w:r>
      <w:r>
        <w:rPr>
          <w:spacing w:val="18"/>
        </w:rPr>
        <w:t xml:space="preserve"> </w:t>
      </w:r>
      <w:r>
        <w:rPr>
          <w:w w:val="102"/>
        </w:rPr>
        <w:t>M</w:t>
      </w:r>
      <w:r>
        <w:rPr>
          <w:w w:val="122"/>
        </w:rPr>
        <w:t>at</w:t>
      </w:r>
      <w:r>
        <w:rPr>
          <w:w w:val="139"/>
        </w:rPr>
        <w:t>t</w:t>
      </w:r>
      <w:r>
        <w:rPr>
          <w:w w:val="105"/>
        </w:rPr>
        <w:t>he</w:t>
      </w:r>
      <w:r>
        <w:t>ws</w:t>
      </w:r>
      <w:r>
        <w:rPr>
          <w:spacing w:val="23"/>
        </w:rPr>
        <w:t xml:space="preserve"> </w:t>
      </w:r>
      <w:r>
        <w:t>&amp;</w:t>
      </w:r>
      <w:r>
        <w:rPr>
          <w:spacing w:val="20"/>
        </w:rPr>
        <w:t xml:space="preserve"> </w:t>
      </w:r>
      <w:proofErr w:type="spellStart"/>
      <w:r>
        <w:t>Mazer</w:t>
      </w:r>
      <w:proofErr w:type="spellEnd"/>
      <w:r>
        <w:t>,</w:t>
      </w:r>
      <w:r w:rsidR="00F9389F">
        <w:t xml:space="preserve"> </w:t>
      </w:r>
      <w:r>
        <w:rPr>
          <w:w w:val="101"/>
        </w:rPr>
        <w:t>2016)</w:t>
      </w:r>
      <w:r>
        <w:rPr>
          <w:w w:val="99"/>
        </w:rPr>
        <w:t>—</w:t>
      </w:r>
      <w:r>
        <w:rPr>
          <w:spacing w:val="-5"/>
          <w:w w:val="99"/>
        </w:rPr>
        <w:t>c</w:t>
      </w:r>
      <w:r>
        <w:rPr>
          <w:w w:val="110"/>
        </w:rPr>
        <w:t>h</w:t>
      </w:r>
      <w:r>
        <w:rPr>
          <w:w w:val="109"/>
        </w:rPr>
        <w:t>arac</w:t>
      </w:r>
      <w:r>
        <w:rPr>
          <w:w w:val="139"/>
        </w:rPr>
        <w:t>t</w:t>
      </w:r>
      <w:r>
        <w:rPr>
          <w:w w:val="107"/>
        </w:rPr>
        <w:t>er</w:t>
      </w:r>
      <w:r>
        <w:rPr>
          <w:w w:val="99"/>
        </w:rPr>
        <w:t>i</w:t>
      </w:r>
      <w:r>
        <w:rPr>
          <w:w w:val="103"/>
        </w:rPr>
        <w:t>zed</w:t>
      </w:r>
      <w:r>
        <w:rPr>
          <w:spacing w:val="23"/>
        </w:rPr>
        <w:t xml:space="preserve"> </w:t>
      </w:r>
      <w:r>
        <w:rPr>
          <w:spacing w:val="-5"/>
        </w:rPr>
        <w:t>b</w:t>
      </w:r>
      <w:r>
        <w:t>y</w:t>
      </w:r>
      <w:r>
        <w:rPr>
          <w:spacing w:val="38"/>
        </w:rPr>
        <w:t xml:space="preserve"> </w:t>
      </w:r>
      <w:r>
        <w:rPr>
          <w:spacing w:val="-5"/>
        </w:rPr>
        <w:t>w</w:t>
      </w:r>
      <w:r>
        <w:t>arming</w:t>
      </w:r>
      <w:r w:rsidR="00F9389F">
        <w:t xml:space="preserve"> </w:t>
      </w:r>
      <w:r>
        <w:rPr>
          <w:w w:val="112"/>
        </w:rPr>
        <w:t>treatme</w:t>
      </w:r>
      <w:r>
        <w:rPr>
          <w:spacing w:val="-6"/>
          <w:w w:val="112"/>
        </w:rPr>
        <w:t>n</w:t>
      </w:r>
      <w:r>
        <w:rPr>
          <w:w w:val="112"/>
        </w:rPr>
        <w:t>ts.</w:t>
      </w:r>
      <w:commentRangeEnd w:id="213"/>
      <w:r w:rsidR="00F214CB">
        <w:rPr>
          <w:rStyle w:val="CommentReference"/>
        </w:rPr>
        <w:commentReference w:id="213"/>
      </w:r>
      <w:r w:rsidR="00F9389F">
        <w:rPr>
          <w:w w:val="112"/>
        </w:rPr>
        <w:t xml:space="preserve"> </w:t>
      </w:r>
      <w:r>
        <w:rPr>
          <w:w w:val="109"/>
        </w:rPr>
        <w:t>Ind</w:t>
      </w:r>
      <w:r>
        <w:rPr>
          <w:w w:val="99"/>
        </w:rPr>
        <w:t>ee</w:t>
      </w:r>
      <w:r>
        <w:rPr>
          <w:w w:val="110"/>
        </w:rPr>
        <w:t xml:space="preserve">d, </w:t>
      </w:r>
      <w:r>
        <w:rPr>
          <w:w w:val="139"/>
        </w:rPr>
        <w:t>t</w:t>
      </w:r>
      <w:r>
        <w:rPr>
          <w:w w:val="105"/>
        </w:rPr>
        <w:t>he</w:t>
      </w:r>
      <w:r>
        <w:t>se</w:t>
      </w:r>
      <w:r>
        <w:rPr>
          <w:spacing w:val="25"/>
        </w:rPr>
        <w:t xml:space="preserve"> </w:t>
      </w:r>
      <w:r>
        <w:t>op</w:t>
      </w:r>
      <w:r>
        <w:rPr>
          <w:spacing w:val="5"/>
        </w:rPr>
        <w:t>p</w:t>
      </w:r>
      <w:r>
        <w:t>osing</w:t>
      </w:r>
      <w:r w:rsidR="00F9389F">
        <w:t xml:space="preserve"> </w:t>
      </w:r>
      <w:r>
        <w:t>dri</w:t>
      </w:r>
      <w:r>
        <w:rPr>
          <w:spacing w:val="-5"/>
        </w:rPr>
        <w:t>v</w:t>
      </w:r>
      <w:r>
        <w:t>ers</w:t>
      </w:r>
      <w:r w:rsidR="00F9389F">
        <w:t xml:space="preserve"> </w:t>
      </w:r>
      <w:r>
        <w:t>m</w:t>
      </w:r>
      <w:r>
        <w:rPr>
          <w:spacing w:val="-5"/>
        </w:rPr>
        <w:t>a</w:t>
      </w:r>
      <w:r>
        <w:t>y</w:t>
      </w:r>
      <w:r w:rsidR="00F9389F">
        <w:t xml:space="preserve"> </w:t>
      </w:r>
      <w:r>
        <w:rPr>
          <w:spacing w:val="5"/>
        </w:rPr>
        <w:t>b</w:t>
      </w:r>
      <w:r>
        <w:t>e</w:t>
      </w:r>
      <w:r>
        <w:rPr>
          <w:spacing w:val="35"/>
        </w:rPr>
        <w:t xml:space="preserve"> </w:t>
      </w:r>
      <w:r>
        <w:t>res</w:t>
      </w:r>
      <w:r>
        <w:rPr>
          <w:spacing w:val="5"/>
        </w:rPr>
        <w:t>p</w:t>
      </w:r>
      <w:r>
        <w:t>onsible</w:t>
      </w:r>
      <w:r w:rsidR="00F9389F">
        <w:t xml:space="preserve"> </w:t>
      </w:r>
      <w:r>
        <w:t>for</w:t>
      </w:r>
      <w:r>
        <w:rPr>
          <w:spacing w:val="29"/>
        </w:rPr>
        <w:t xml:space="preserve"> </w:t>
      </w:r>
      <w:commentRangeStart w:id="214"/>
      <w:r>
        <w:rPr>
          <w:w w:val="112"/>
        </w:rPr>
        <w:t>the</w:t>
      </w:r>
      <w:r>
        <w:rPr>
          <w:spacing w:val="21"/>
          <w:w w:val="112"/>
        </w:rPr>
        <w:t xml:space="preserve"> </w:t>
      </w:r>
      <w:r>
        <w:t>obser</w:t>
      </w:r>
      <w:r>
        <w:rPr>
          <w:spacing w:val="-5"/>
        </w:rPr>
        <w:t>v</w:t>
      </w:r>
      <w:r>
        <w:t>ed</w:t>
      </w:r>
      <w:r w:rsidR="00F9389F">
        <w:t xml:space="preserve"> </w:t>
      </w:r>
      <w:r>
        <w:t>discrepancy</w:t>
      </w:r>
      <w:r w:rsidR="00F9389F">
        <w:t xml:space="preserve"> </w:t>
      </w:r>
      <w:r>
        <w:rPr>
          <w:spacing w:val="5"/>
          <w:w w:val="110"/>
        </w:rPr>
        <w:t>b</w:t>
      </w:r>
      <w:r>
        <w:rPr>
          <w:w w:val="99"/>
        </w:rPr>
        <w:t>e</w:t>
      </w:r>
      <w:r>
        <w:rPr>
          <w:spacing w:val="-5"/>
          <w:w w:val="139"/>
        </w:rPr>
        <w:t>t</w:t>
      </w:r>
      <w:r>
        <w:rPr>
          <w:spacing w:val="-6"/>
          <w:w w:val="99"/>
        </w:rPr>
        <w:t>w</w:t>
      </w:r>
      <w:r>
        <w:rPr>
          <w:w w:val="103"/>
        </w:rPr>
        <w:t>een</w:t>
      </w:r>
      <w:r>
        <w:rPr>
          <w:spacing w:val="25"/>
          <w:w w:val="103"/>
        </w:rPr>
        <w:t xml:space="preserve"> </w:t>
      </w:r>
      <w:r>
        <w:rPr>
          <w:w w:val="107"/>
        </w:rPr>
        <w:t>obser</w:t>
      </w:r>
      <w:r>
        <w:rPr>
          <w:spacing w:val="-12"/>
          <w:w w:val="107"/>
        </w:rPr>
        <w:t>v</w:t>
      </w:r>
      <w:r>
        <w:rPr>
          <w:w w:val="107"/>
        </w:rPr>
        <w:t>ational</w:t>
      </w:r>
      <w:r>
        <w:rPr>
          <w:spacing w:val="24"/>
          <w:w w:val="107"/>
        </w:rPr>
        <w:t xml:space="preserve"> </w:t>
      </w:r>
      <w:r>
        <w:t>and</w:t>
      </w:r>
      <w:r w:rsidR="00F9389F">
        <w:t xml:space="preserve"> </w:t>
      </w:r>
      <w:proofErr w:type="spellStart"/>
      <w:r>
        <w:rPr>
          <w:w w:val="102"/>
        </w:rPr>
        <w:t>ex</w:t>
      </w:r>
      <w:r>
        <w:rPr>
          <w:spacing w:val="5"/>
          <w:w w:val="110"/>
        </w:rPr>
        <w:t>p</w:t>
      </w:r>
      <w:r>
        <w:rPr>
          <w:w w:val="107"/>
        </w:rPr>
        <w:t>er</w:t>
      </w:r>
      <w:r>
        <w:rPr>
          <w:w w:val="99"/>
        </w:rPr>
        <w:t>i</w:t>
      </w:r>
      <w:proofErr w:type="spellEnd"/>
      <w:r>
        <w:rPr>
          <w:w w:val="99"/>
        </w:rPr>
        <w:t xml:space="preserve">- </w:t>
      </w:r>
      <w:r>
        <w:rPr>
          <w:w w:val="104"/>
        </w:rPr>
        <w:t>me</w:t>
      </w:r>
      <w:r>
        <w:rPr>
          <w:spacing w:val="-5"/>
          <w:w w:val="110"/>
        </w:rPr>
        <w:t>n</w:t>
      </w:r>
      <w:r>
        <w:rPr>
          <w:w w:val="139"/>
        </w:rPr>
        <w:t>t</w:t>
      </w:r>
      <w:r>
        <w:rPr>
          <w:w w:val="107"/>
        </w:rPr>
        <w:t>al</w:t>
      </w:r>
      <w:r>
        <w:rPr>
          <w:spacing w:val="16"/>
          <w:w w:val="107"/>
        </w:rPr>
        <w:t xml:space="preserve"> </w:t>
      </w:r>
      <w:r>
        <w:t>phenology</w:t>
      </w:r>
      <w:r>
        <w:rPr>
          <w:spacing w:val="45"/>
        </w:rPr>
        <w:t xml:space="preserve"> </w:t>
      </w:r>
      <w:r>
        <w:t>res</w:t>
      </w:r>
      <w:r>
        <w:rPr>
          <w:spacing w:val="5"/>
        </w:rPr>
        <w:t>p</w:t>
      </w:r>
      <w:r>
        <w:t>onses</w:t>
      </w:r>
      <w:r>
        <w:rPr>
          <w:spacing w:val="44"/>
        </w:rPr>
        <w:t xml:space="preserve"> </w:t>
      </w:r>
      <w:commentRangeEnd w:id="214"/>
      <w:r w:rsidR="00180670">
        <w:rPr>
          <w:rStyle w:val="CommentReference"/>
        </w:rPr>
        <w:commentReference w:id="214"/>
      </w:r>
      <w:r>
        <w:rPr>
          <w:w w:val="113"/>
        </w:rPr>
        <w:t>to</w:t>
      </w:r>
      <w:r>
        <w:rPr>
          <w:spacing w:val="9"/>
          <w:w w:val="113"/>
        </w:rPr>
        <w:t xml:space="preserve"> </w:t>
      </w:r>
      <w:r>
        <w:rPr>
          <w:spacing w:val="-5"/>
        </w:rPr>
        <w:t>w</w:t>
      </w:r>
      <w:r>
        <w:t>arming</w:t>
      </w:r>
      <w:r w:rsidR="00F9389F">
        <w:t xml:space="preserve"> </w:t>
      </w:r>
      <w:r>
        <w:t>(</w:t>
      </w:r>
      <w:proofErr w:type="spellStart"/>
      <w:r>
        <w:rPr>
          <w:spacing w:val="-17"/>
        </w:rPr>
        <w:t>W</w:t>
      </w:r>
      <w:r>
        <w:t>ol</w:t>
      </w:r>
      <w:r>
        <w:rPr>
          <w:spacing w:val="-5"/>
        </w:rPr>
        <w:t>ko</w:t>
      </w:r>
      <w:r>
        <w:t>vi</w:t>
      </w:r>
      <w:r>
        <w:rPr>
          <w:spacing w:val="-5"/>
        </w:rPr>
        <w:t>c</w:t>
      </w:r>
      <w:r>
        <w:t>h</w:t>
      </w:r>
      <w:proofErr w:type="spellEnd"/>
      <w:r w:rsidR="00F9389F">
        <w:t xml:space="preserve"> </w:t>
      </w:r>
      <w:r>
        <w:t>et</w:t>
      </w:r>
      <w:r>
        <w:rPr>
          <w:spacing w:val="34"/>
        </w:rPr>
        <w:t xml:space="preserve"> </w:t>
      </w:r>
      <w:r>
        <w:t>al.,</w:t>
      </w:r>
      <w:r>
        <w:rPr>
          <w:spacing w:val="38"/>
        </w:rPr>
        <w:t xml:space="preserve"> </w:t>
      </w:r>
      <w:r>
        <w:t>2012).</w:t>
      </w:r>
      <w:r w:rsidR="00F9389F">
        <w:t xml:space="preserve"> </w:t>
      </w:r>
      <w:r>
        <w:t>H</w:t>
      </w:r>
      <w:r>
        <w:rPr>
          <w:spacing w:val="-5"/>
        </w:rPr>
        <w:t>ow</w:t>
      </w:r>
      <w:r>
        <w:t>e</w:t>
      </w:r>
      <w:r>
        <w:rPr>
          <w:spacing w:val="-5"/>
        </w:rPr>
        <w:t>v</w:t>
      </w:r>
      <w:r>
        <w:t>er,</w:t>
      </w:r>
      <w:r>
        <w:rPr>
          <w:spacing w:val="37"/>
        </w:rPr>
        <w:t xml:space="preserve"> </w:t>
      </w:r>
      <w:r>
        <w:t>obser</w:t>
      </w:r>
      <w:r>
        <w:rPr>
          <w:spacing w:val="-5"/>
        </w:rPr>
        <w:t>v</w:t>
      </w:r>
      <w:r>
        <w:t>ed</w:t>
      </w:r>
      <w:r w:rsidR="00F9389F">
        <w:t xml:space="preserve"> </w:t>
      </w:r>
      <w:r>
        <w:rPr>
          <w:w w:val="99"/>
        </w:rPr>
        <w:t>e</w:t>
      </w:r>
      <w:r>
        <w:rPr>
          <w:w w:val="94"/>
        </w:rPr>
        <w:t>ffec</w:t>
      </w:r>
      <w:r>
        <w:rPr>
          <w:w w:val="139"/>
        </w:rPr>
        <w:t>t</w:t>
      </w:r>
      <w:r>
        <w:t>s</w:t>
      </w:r>
      <w:r>
        <w:rPr>
          <w:spacing w:val="16"/>
        </w:rPr>
        <w:t xml:space="preserve"> </w:t>
      </w:r>
      <w:r>
        <w:t>of</w:t>
      </w:r>
      <w:r>
        <w:rPr>
          <w:spacing w:val="9"/>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 xml:space="preserve">ion </w:t>
      </w:r>
      <w:r>
        <w:rPr>
          <w:w w:val="112"/>
        </w:rPr>
        <w:t>treatme</w:t>
      </w:r>
      <w:r>
        <w:rPr>
          <w:spacing w:val="-6"/>
          <w:w w:val="112"/>
        </w:rPr>
        <w:t>n</w:t>
      </w:r>
      <w:r>
        <w:rPr>
          <w:w w:val="112"/>
        </w:rPr>
        <w:t>ts</w:t>
      </w:r>
      <w:r>
        <w:rPr>
          <w:spacing w:val="11"/>
          <w:w w:val="112"/>
        </w:rPr>
        <w:t xml:space="preserve"> </w:t>
      </w:r>
      <w:r>
        <w:t>on</w:t>
      </w:r>
      <w:r>
        <w:rPr>
          <w:spacing w:val="20"/>
        </w:rPr>
        <w:t xml:space="preserve"> </w:t>
      </w:r>
      <w:r>
        <w:t>phenology</w:t>
      </w:r>
      <w:r>
        <w:rPr>
          <w:spacing w:val="42"/>
        </w:rPr>
        <w:t xml:space="preserve"> </w:t>
      </w:r>
      <w:r>
        <w:t>h</w:t>
      </w:r>
      <w:r>
        <w:rPr>
          <w:spacing w:val="-5"/>
        </w:rPr>
        <w:t>av</w:t>
      </w:r>
      <w:r>
        <w:t>e</w:t>
      </w:r>
      <w:r>
        <w:rPr>
          <w:spacing w:val="35"/>
        </w:rPr>
        <w:t xml:space="preserve"> </w:t>
      </w:r>
      <w:r>
        <w:rPr>
          <w:spacing w:val="5"/>
        </w:rPr>
        <w:t>b</w:t>
      </w:r>
      <w:r>
        <w:t>een</w:t>
      </w:r>
      <w:r>
        <w:rPr>
          <w:spacing w:val="29"/>
        </w:rPr>
        <w:t xml:space="preserve"> </w:t>
      </w:r>
      <w:r>
        <w:rPr>
          <w:spacing w:val="-11"/>
        </w:rPr>
        <w:t>v</w:t>
      </w:r>
      <w:r>
        <w:t>ariable</w:t>
      </w:r>
      <w:r w:rsidR="00F9389F">
        <w:t xml:space="preserve"> </w:t>
      </w:r>
      <w:r>
        <w:rPr>
          <w:w w:val="113"/>
        </w:rPr>
        <w:t>to</w:t>
      </w:r>
      <w:r>
        <w:rPr>
          <w:spacing w:val="5"/>
          <w:w w:val="113"/>
        </w:rPr>
        <w:t xml:space="preserve"> </w:t>
      </w:r>
      <w:r>
        <w:t>date,</w:t>
      </w:r>
      <w:r w:rsidR="00F9389F">
        <w:t xml:space="preserve"> </w:t>
      </w:r>
      <w:r>
        <w:t>and</w:t>
      </w:r>
      <w:r>
        <w:rPr>
          <w:spacing w:val="41"/>
        </w:rPr>
        <w:t xml:space="preserve"> </w:t>
      </w:r>
      <w:r>
        <w:t>remain</w:t>
      </w:r>
      <w:r w:rsidR="00F9389F">
        <w:t xml:space="preserve"> </w:t>
      </w:r>
      <w:r>
        <w:rPr>
          <w:spacing w:val="5"/>
        </w:rPr>
        <w:t>po</w:t>
      </w:r>
      <w:r>
        <w:t>orly</w:t>
      </w:r>
      <w:r>
        <w:rPr>
          <w:spacing w:val="34"/>
        </w:rPr>
        <w:t xml:space="preserve"> </w:t>
      </w:r>
      <w:r>
        <w:rPr>
          <w:w w:val="107"/>
        </w:rPr>
        <w:t>underst</w:t>
      </w:r>
      <w:r>
        <w:rPr>
          <w:spacing w:val="5"/>
          <w:w w:val="107"/>
        </w:rPr>
        <w:t>oo</w:t>
      </w:r>
      <w:r>
        <w:rPr>
          <w:w w:val="107"/>
        </w:rPr>
        <w:t>d,</w:t>
      </w:r>
      <w:r>
        <w:rPr>
          <w:spacing w:val="16"/>
          <w:w w:val="107"/>
        </w:rPr>
        <w:t xml:space="preserve"> </w:t>
      </w:r>
      <w:r>
        <w:rPr>
          <w:spacing w:val="5"/>
        </w:rPr>
        <w:t>p</w:t>
      </w:r>
      <w:r>
        <w:t>erhaps</w:t>
      </w:r>
      <w:r w:rsidR="00F9389F">
        <w:t xml:space="preserve"> </w:t>
      </w:r>
      <w:r>
        <w:rPr>
          <w:spacing w:val="5"/>
        </w:rPr>
        <w:t>b</w:t>
      </w:r>
      <w:r>
        <w:t>ecause</w:t>
      </w:r>
      <w:r>
        <w:rPr>
          <w:spacing w:val="39"/>
        </w:rPr>
        <w:t xml:space="preserve"> </w:t>
      </w:r>
      <w:r>
        <w:rPr>
          <w:w w:val="109"/>
        </w:rPr>
        <w:t>ma</w:t>
      </w:r>
      <w:r>
        <w:rPr>
          <w:spacing w:val="-5"/>
          <w:w w:val="109"/>
        </w:rPr>
        <w:t>n</w:t>
      </w:r>
      <w:r>
        <w:rPr>
          <w:w w:val="105"/>
        </w:rPr>
        <w:t xml:space="preserve">y </w:t>
      </w:r>
      <w:r>
        <w:t>previous</w:t>
      </w:r>
      <w:r w:rsidR="00F9389F">
        <w:t xml:space="preserve"> </w:t>
      </w:r>
      <w:r>
        <w:t>studies</w:t>
      </w:r>
      <w:r w:rsidR="00F9389F">
        <w:t xml:space="preserve"> </w:t>
      </w:r>
      <w:r>
        <w:t>h</w:t>
      </w:r>
      <w:r>
        <w:rPr>
          <w:spacing w:val="-5"/>
        </w:rPr>
        <w:t>av</w:t>
      </w:r>
      <w:r>
        <w:t>e</w:t>
      </w:r>
      <w:r>
        <w:rPr>
          <w:spacing w:val="39"/>
        </w:rPr>
        <w:t xml:space="preserve"> </w:t>
      </w:r>
      <w:r>
        <w:t>used</w:t>
      </w:r>
      <w:r>
        <w:rPr>
          <w:spacing w:val="35"/>
        </w:rPr>
        <w:t xml:space="preserve"> </w:t>
      </w:r>
      <w:r>
        <w:t>the</w:t>
      </w:r>
      <w:r>
        <w:rPr>
          <w:spacing w:val="45"/>
        </w:rPr>
        <w:t xml:space="preserve"> </w:t>
      </w:r>
      <w:r>
        <w:t>applied</w:t>
      </w:r>
      <w:r w:rsidR="00F9389F">
        <w:t xml:space="preserve"> </w:t>
      </w:r>
      <w:r>
        <w:rPr>
          <w:w w:val="113"/>
        </w:rPr>
        <w:t>treatme</w:t>
      </w:r>
      <w:r>
        <w:rPr>
          <w:spacing w:val="-6"/>
          <w:w w:val="113"/>
        </w:rPr>
        <w:t>n</w:t>
      </w:r>
      <w:r>
        <w:rPr>
          <w:w w:val="113"/>
        </w:rPr>
        <w:t>ts,</w:t>
      </w:r>
      <w:r>
        <w:rPr>
          <w:spacing w:val="4"/>
          <w:w w:val="113"/>
        </w:rPr>
        <w:t xml:space="preserve"> </w:t>
      </w:r>
      <w:r>
        <w:rPr>
          <w:w w:val="113"/>
        </w:rPr>
        <w:t>rather</w:t>
      </w:r>
      <w:r>
        <w:rPr>
          <w:spacing w:val="13"/>
          <w:w w:val="113"/>
        </w:rPr>
        <w:t xml:space="preserve"> </w:t>
      </w:r>
      <w:r>
        <w:rPr>
          <w:w w:val="113"/>
        </w:rPr>
        <w:t>than</w:t>
      </w:r>
      <w:r>
        <w:rPr>
          <w:spacing w:val="16"/>
          <w:w w:val="113"/>
        </w:rPr>
        <w:t xml:space="preserve"> </w:t>
      </w:r>
      <w:r>
        <w:rPr>
          <w:w w:val="113"/>
        </w:rPr>
        <w:t>the</w:t>
      </w:r>
      <w:r>
        <w:rPr>
          <w:spacing w:val="7"/>
          <w:w w:val="113"/>
        </w:rPr>
        <w:t xml:space="preserve"> </w:t>
      </w:r>
      <w:r>
        <w:t>measured</w:t>
      </w:r>
      <w:r w:rsidR="00F9389F">
        <w:t xml:space="preserve"> </w:t>
      </w:r>
      <w:r>
        <w:t>micr</w:t>
      </w:r>
      <w:r>
        <w:rPr>
          <w:spacing w:val="5"/>
        </w:rPr>
        <w:t>o</w:t>
      </w:r>
      <w:r>
        <w:t>climate</w:t>
      </w:r>
      <w:r w:rsidR="00F9389F">
        <w:t xml:space="preserve"> </w:t>
      </w:r>
      <w:r>
        <w:rPr>
          <w:spacing w:val="-11"/>
        </w:rPr>
        <w:t>v</w:t>
      </w:r>
      <w:r>
        <w:t>ariables,</w:t>
      </w:r>
      <w:r w:rsidR="00F9389F">
        <w:t xml:space="preserve"> </w:t>
      </w:r>
      <w:r>
        <w:t>as</w:t>
      </w:r>
      <w:r>
        <w:rPr>
          <w:spacing w:val="26"/>
        </w:rPr>
        <w:t xml:space="preserve"> </w:t>
      </w:r>
      <w:r>
        <w:rPr>
          <w:w w:val="110"/>
        </w:rPr>
        <w:t>p</w:t>
      </w:r>
      <w:r>
        <w:rPr>
          <w:w w:val="107"/>
        </w:rPr>
        <w:t>re</w:t>
      </w:r>
      <w:r>
        <w:rPr>
          <w:w w:val="99"/>
        </w:rPr>
        <w:t xml:space="preserve">- </w:t>
      </w:r>
      <w:proofErr w:type="spellStart"/>
      <w:r>
        <w:rPr>
          <w:w w:val="110"/>
        </w:rPr>
        <w:t>d</w:t>
      </w:r>
      <w:r>
        <w:rPr>
          <w:w w:val="99"/>
        </w:rPr>
        <w:t>ic</w:t>
      </w:r>
      <w:r>
        <w:rPr>
          <w:w w:val="139"/>
        </w:rPr>
        <w:t>t</w:t>
      </w:r>
      <w:r>
        <w:rPr>
          <w:w w:val="104"/>
        </w:rPr>
        <w:t>ors</w:t>
      </w:r>
      <w:proofErr w:type="spellEnd"/>
      <w:r>
        <w:rPr>
          <w:spacing w:val="4"/>
        </w:rPr>
        <w:t xml:space="preserve"> </w:t>
      </w:r>
      <w:r>
        <w:t>in</w:t>
      </w:r>
      <w:r>
        <w:rPr>
          <w:spacing w:val="13"/>
        </w:rPr>
        <w:t xml:space="preserve"> </w:t>
      </w:r>
      <w:r>
        <w:t>analyses</w:t>
      </w:r>
      <w:r>
        <w:rPr>
          <w:spacing w:val="40"/>
        </w:rPr>
        <w:t xml:space="preserve"> </w:t>
      </w:r>
      <w:r>
        <w:rPr>
          <w:w w:val="116"/>
        </w:rPr>
        <w:t>(but</w:t>
      </w:r>
      <w:r>
        <w:rPr>
          <w:spacing w:val="-3"/>
          <w:w w:val="116"/>
        </w:rPr>
        <w:t xml:space="preserve"> </w:t>
      </w:r>
      <w:r>
        <w:t>see</w:t>
      </w:r>
      <w:r>
        <w:rPr>
          <w:spacing w:val="3"/>
        </w:rPr>
        <w:t xml:space="preserve"> </w:t>
      </w:r>
      <w:r>
        <w:t>Morin</w:t>
      </w:r>
      <w:r>
        <w:rPr>
          <w:spacing w:val="26"/>
        </w:rPr>
        <w:t xml:space="preserve"> </w:t>
      </w:r>
      <w:r>
        <w:t>et</w:t>
      </w:r>
      <w:r>
        <w:rPr>
          <w:spacing w:val="23"/>
        </w:rPr>
        <w:t xml:space="preserve"> </w:t>
      </w:r>
      <w:r>
        <w:t>al.,</w:t>
      </w:r>
      <w:r>
        <w:rPr>
          <w:spacing w:val="27"/>
        </w:rPr>
        <w:t xml:space="preserve"> </w:t>
      </w:r>
      <w:r>
        <w:t>2010).</w:t>
      </w:r>
      <w:r>
        <w:rPr>
          <w:spacing w:val="44"/>
        </w:rPr>
        <w:t xml:space="preserve"> </w:t>
      </w:r>
      <w:r>
        <w:t>Climate</w:t>
      </w:r>
      <w:r w:rsidR="00F9389F">
        <w:t xml:space="preserve"> </w:t>
      </w:r>
      <w:r>
        <w:rPr>
          <w:spacing w:val="-5"/>
        </w:rPr>
        <w:t>c</w:t>
      </w:r>
      <w:r>
        <w:t>hange</w:t>
      </w:r>
      <w:r>
        <w:rPr>
          <w:spacing w:val="3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4"/>
        </w:rPr>
        <w:t xml:space="preserve"> </w:t>
      </w:r>
      <w:r>
        <w:rPr>
          <w:w w:val="121"/>
        </w:rPr>
        <w:t>that</w:t>
      </w:r>
      <w:r>
        <w:rPr>
          <w:spacing w:val="-6"/>
          <w:w w:val="121"/>
        </w:rPr>
        <w:t xml:space="preserve"> </w:t>
      </w:r>
      <w:r>
        <w:rPr>
          <w:w w:val="109"/>
        </w:rPr>
        <w:t xml:space="preserve">manipulate </w:t>
      </w:r>
      <w:r>
        <w:t>and</w:t>
      </w:r>
      <w:r>
        <w:rPr>
          <w:spacing w:val="35"/>
        </w:rPr>
        <w:t xml:space="preserve"> </w:t>
      </w:r>
      <w:r>
        <w:t>measure</w:t>
      </w:r>
      <w:r>
        <w:rPr>
          <w:spacing w:val="44"/>
        </w:rPr>
        <w:t xml:space="preserve"> </w:t>
      </w:r>
      <w:r>
        <w:rPr>
          <w:w w:val="107"/>
        </w:rPr>
        <w:t>ai</w:t>
      </w:r>
      <w:r>
        <w:rPr>
          <w:w w:val="116"/>
        </w:rPr>
        <w:t xml:space="preserve">r </w:t>
      </w:r>
      <w:r>
        <w:t>or</w:t>
      </w:r>
      <w:r>
        <w:rPr>
          <w:spacing w:val="16"/>
        </w:rPr>
        <w:t xml:space="preserve"> </w:t>
      </w:r>
      <w:r>
        <w:t>soil</w:t>
      </w:r>
      <w:r>
        <w:rPr>
          <w:spacing w:val="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6"/>
        </w:rPr>
        <w:t xml:space="preserve"> </w:t>
      </w:r>
      <w:r>
        <w:t>and</w:t>
      </w:r>
      <w:r>
        <w:rPr>
          <w:spacing w:val="38"/>
        </w:rPr>
        <w:t xml:space="preserve"> </w:t>
      </w:r>
      <w:r>
        <w:t>soil</w:t>
      </w:r>
      <w:r>
        <w:rPr>
          <w:spacing w:val="5"/>
        </w:rPr>
        <w:t xml:space="preserve"> </w:t>
      </w:r>
      <w:r>
        <w:t>moisture</w:t>
      </w:r>
      <w:r w:rsidR="00F9389F">
        <w:t xml:space="preserve"> </w:t>
      </w:r>
      <w:r>
        <w:t>le</w:t>
      </w:r>
      <w:r>
        <w:rPr>
          <w:spacing w:val="-5"/>
        </w:rPr>
        <w:t>v</w:t>
      </w:r>
      <w:r>
        <w:t>els</w:t>
      </w:r>
      <w:r>
        <w:rPr>
          <w:spacing w:val="8"/>
        </w:rPr>
        <w:t xml:space="preserve"> </w:t>
      </w:r>
      <w:r>
        <w:t>can</w:t>
      </w:r>
      <w:r>
        <w:rPr>
          <w:spacing w:val="25"/>
        </w:rPr>
        <w:t xml:space="preserve"> </w:t>
      </w:r>
      <w:r>
        <w:rPr>
          <w:spacing w:val="5"/>
        </w:rPr>
        <w:t>b</w:t>
      </w:r>
      <w:r>
        <w:t>e</w:t>
      </w:r>
      <w:r>
        <w:rPr>
          <w:spacing w:val="15"/>
        </w:rPr>
        <w:t xml:space="preserve"> </w:t>
      </w:r>
      <w:r>
        <w:t>used</w:t>
      </w:r>
      <w:r>
        <w:rPr>
          <w:spacing w:val="26"/>
        </w:rPr>
        <w:t xml:space="preserve"> </w:t>
      </w:r>
      <w:r>
        <w:rPr>
          <w:w w:val="113"/>
        </w:rPr>
        <w:t>to es</w:t>
      </w:r>
      <w:r>
        <w:rPr>
          <w:w w:val="139"/>
        </w:rPr>
        <w:t>t</w:t>
      </w:r>
      <w:r>
        <w:rPr>
          <w:w w:val="104"/>
        </w:rPr>
        <w:t>im</w:t>
      </w:r>
      <w:r>
        <w:rPr>
          <w:w w:val="122"/>
        </w:rPr>
        <w:t>at</w:t>
      </w:r>
      <w:r>
        <w:rPr>
          <w:w w:val="99"/>
        </w:rPr>
        <w:t>e</w:t>
      </w:r>
      <w:r>
        <w:rPr>
          <w:spacing w:val="6"/>
        </w:rPr>
        <w:t xml:space="preserve"> </w:t>
      </w:r>
      <w:r>
        <w:t>effect</w:t>
      </w:r>
      <w:r>
        <w:rPr>
          <w:spacing w:val="10"/>
        </w:rPr>
        <w:t xml:space="preserve"> </w:t>
      </w:r>
      <w:r>
        <w:t>sizes</w:t>
      </w:r>
      <w:r>
        <w:rPr>
          <w:spacing w:val="5"/>
        </w:rPr>
        <w:t xml:space="preserve"> </w:t>
      </w:r>
      <w:r>
        <w:t>for</w:t>
      </w:r>
      <w:r>
        <w:rPr>
          <w:spacing w:val="11"/>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rPr>
        <w:t xml:space="preserve"> </w:t>
      </w:r>
      <w:r>
        <w:t>climate</w:t>
      </w:r>
      <w:r>
        <w:rPr>
          <w:spacing w:val="45"/>
        </w:rPr>
        <w:t xml:space="preserve"> </w:t>
      </w:r>
      <w:r>
        <w:rPr>
          <w:spacing w:val="-11"/>
          <w:w w:val="105"/>
        </w:rPr>
        <w:t>v</w:t>
      </w:r>
      <w:r>
        <w:rPr>
          <w:w w:val="114"/>
        </w:rPr>
        <w:t>ar</w:t>
      </w:r>
      <w:r>
        <w:rPr>
          <w:w w:val="99"/>
        </w:rPr>
        <w:t>i</w:t>
      </w:r>
      <w:r>
        <w:rPr>
          <w:w w:val="111"/>
        </w:rPr>
        <w:t>ab</w:t>
      </w:r>
      <w:r>
        <w:rPr>
          <w:w w:val="99"/>
        </w:rPr>
        <w:t>le</w:t>
      </w:r>
      <w:r>
        <w:t>s and</w:t>
      </w:r>
      <w:r w:rsidR="00F9389F">
        <w:t xml:space="preserve">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19"/>
          <w:w w:val="107"/>
        </w:rPr>
        <w:t xml:space="preserve"> </w:t>
      </w:r>
      <w:r>
        <w:rPr>
          <w:w w:val="106"/>
        </w:rPr>
        <w:t>i</w:t>
      </w:r>
      <w:r>
        <w:rPr>
          <w:spacing w:val="-5"/>
          <w:w w:val="106"/>
        </w:rPr>
        <w:t>n</w:t>
      </w:r>
      <w:r>
        <w:rPr>
          <w:w w:val="139"/>
        </w:rPr>
        <w:t>t</w:t>
      </w:r>
      <w:r>
        <w:rPr>
          <w:w w:val="107"/>
        </w:rPr>
        <w:t>er</w:t>
      </w:r>
      <w:r>
        <w:rPr>
          <w:w w:val="114"/>
        </w:rPr>
        <w:t>act</w:t>
      </w:r>
      <w:r>
        <w:rPr>
          <w:w w:val="99"/>
        </w:rPr>
        <w:t>i</w:t>
      </w:r>
      <w:r>
        <w:rPr>
          <w:spacing w:val="-5"/>
          <w:w w:val="105"/>
        </w:rPr>
        <w:t>v</w:t>
      </w:r>
      <w:r>
        <w:rPr>
          <w:w w:val="99"/>
        </w:rPr>
        <w:t>e</w:t>
      </w:r>
      <w:r>
        <w:rPr>
          <w:spacing w:val="20"/>
          <w:w w:val="99"/>
        </w:rPr>
        <w:t xml:space="preserve"> </w:t>
      </w:r>
      <w:r>
        <w:t>effects</w:t>
      </w:r>
      <w:r>
        <w:rPr>
          <w:spacing w:val="22"/>
        </w:rPr>
        <w:t xml:space="preserve"> </w:t>
      </w:r>
      <w:r>
        <w:t>of</w:t>
      </w:r>
      <w:r>
        <w:rPr>
          <w:spacing w:val="12"/>
        </w:rPr>
        <w:t xml:space="preserve"> </w:t>
      </w:r>
      <w:r>
        <w:rPr>
          <w:w w:val="139"/>
        </w:rPr>
        <w:t>t</w:t>
      </w:r>
      <w:r>
        <w:rPr>
          <w:w w:val="105"/>
        </w:rPr>
        <w:t>he</w:t>
      </w:r>
      <w:r>
        <w:rPr>
          <w:w w:val="106"/>
        </w:rPr>
        <w:t>m</w:t>
      </w:r>
      <w:r>
        <w:rPr>
          <w:spacing w:val="20"/>
          <w:w w:val="106"/>
        </w:rPr>
        <w:t xml:space="preserve"> </w:t>
      </w:r>
      <w:r>
        <w:t>on</w:t>
      </w:r>
      <w:r>
        <w:rPr>
          <w:spacing w:val="30"/>
        </w:rPr>
        <w:t xml:space="preserve"> </w:t>
      </w:r>
      <w:r>
        <w:t>phenolog</w:t>
      </w:r>
      <w:r>
        <w:rPr>
          <w:spacing w:val="-17"/>
        </w:rPr>
        <w:t>y</w:t>
      </w:r>
      <w:r>
        <w:t>.</w:t>
      </w:r>
      <w:r w:rsidR="00F9389F">
        <w:t xml:space="preserve"> </w:t>
      </w:r>
      <w:r>
        <w:t>In</w:t>
      </w:r>
      <w:r>
        <w:rPr>
          <w:spacing w:val="35"/>
        </w:rPr>
        <w:t xml:space="preserve"> </w:t>
      </w:r>
      <w:commentRangeStart w:id="215"/>
      <w:r>
        <w:rPr>
          <w:w w:val="111"/>
        </w:rPr>
        <w:t>ad</w:t>
      </w:r>
      <w:r>
        <w:rPr>
          <w:w w:val="106"/>
        </w:rPr>
        <w:t>di</w:t>
      </w:r>
      <w:r>
        <w:rPr>
          <w:w w:val="139"/>
        </w:rPr>
        <w:t>t</w:t>
      </w:r>
      <w:r>
        <w:rPr>
          <w:w w:val="99"/>
        </w:rPr>
        <w:t>i</w:t>
      </w:r>
      <w:r>
        <w:rPr>
          <w:w w:val="106"/>
        </w:rPr>
        <w:t>on,</w:t>
      </w:r>
      <w:r>
        <w:rPr>
          <w:spacing w:val="22"/>
          <w:w w:val="106"/>
        </w:rPr>
        <w:t xml:space="preserve"> </w:t>
      </w:r>
      <w:r>
        <w:rPr>
          <w:w w:val="113"/>
        </w:rPr>
        <w:t>pla</w:t>
      </w:r>
      <w:r>
        <w:rPr>
          <w:spacing w:val="-6"/>
          <w:w w:val="113"/>
        </w:rPr>
        <w:t>n</w:t>
      </w:r>
      <w:r>
        <w:rPr>
          <w:w w:val="113"/>
        </w:rPr>
        <w:t>t</w:t>
      </w:r>
      <w:r>
        <w:rPr>
          <w:spacing w:val="14"/>
          <w:w w:val="113"/>
        </w:rPr>
        <w:t xml:space="preserve"> </w:t>
      </w:r>
      <w:r>
        <w:t>phenology</w:t>
      </w:r>
      <w:r w:rsidR="00F9389F">
        <w:t xml:space="preserve"> </w:t>
      </w:r>
      <w:r>
        <w:t>res</w:t>
      </w:r>
      <w:r>
        <w:rPr>
          <w:spacing w:val="5"/>
        </w:rPr>
        <w:t>p</w:t>
      </w:r>
      <w:r>
        <w:t>onds</w:t>
      </w:r>
      <w:r w:rsidR="00F9389F">
        <w:t xml:space="preserve"> </w:t>
      </w:r>
      <w:r>
        <w:rPr>
          <w:w w:val="113"/>
        </w:rPr>
        <w:t>to</w:t>
      </w:r>
      <w:r>
        <w:rPr>
          <w:spacing w:val="14"/>
          <w:w w:val="113"/>
        </w:rPr>
        <w:t xml:space="preserve"> </w:t>
      </w:r>
      <w:r>
        <w:rPr>
          <w:w w:val="106"/>
        </w:rPr>
        <w:t>m</w:t>
      </w:r>
      <w:r>
        <w:rPr>
          <w:w w:val="99"/>
        </w:rPr>
        <w:t>i</w:t>
      </w:r>
      <w:r>
        <w:rPr>
          <w:w w:val="106"/>
        </w:rPr>
        <w:t>ni</w:t>
      </w:r>
      <w:r>
        <w:rPr>
          <w:spacing w:val="-5"/>
          <w:w w:val="106"/>
        </w:rPr>
        <w:t>m</w:t>
      </w:r>
      <w:r>
        <w:rPr>
          <w:w w:val="110"/>
        </w:rPr>
        <w:t>u</w:t>
      </w:r>
      <w:r>
        <w:rPr>
          <w:w w:val="106"/>
        </w:rPr>
        <w:t xml:space="preserve">m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rPr>
          <w:spacing w:val="21"/>
        </w:rPr>
        <w:t xml:space="preserve"> </w:t>
      </w:r>
      <w:r>
        <w:t>as</w:t>
      </w:r>
      <w:r>
        <w:rPr>
          <w:spacing w:val="32"/>
        </w:rPr>
        <w:t xml:space="preserve"> </w:t>
      </w:r>
      <w:r>
        <w:rPr>
          <w:spacing w:val="-5"/>
        </w:rPr>
        <w:t>w</w:t>
      </w:r>
      <w:r>
        <w:t>ell</w:t>
      </w:r>
      <w:r>
        <w:rPr>
          <w:spacing w:val="17"/>
        </w:rPr>
        <w:t xml:space="preserve"> </w:t>
      </w:r>
      <w:r>
        <w:t>as</w:t>
      </w:r>
      <w:r>
        <w:rPr>
          <w:spacing w:val="32"/>
        </w:rPr>
        <w:t xml:space="preserve"> </w:t>
      </w:r>
      <w:r>
        <w:t>mean</w:t>
      </w:r>
      <w:r w:rsidR="00F9389F">
        <w:t xml:space="preserve"> </w:t>
      </w:r>
      <w:r>
        <w:t>and</w:t>
      </w:r>
      <w:r w:rsidR="00F9389F">
        <w:t xml:space="preserve"> </w:t>
      </w:r>
      <w:r>
        <w:t>maxima</w:t>
      </w:r>
      <w:r w:rsidR="00F9389F">
        <w:t xml:space="preserve"> </w:t>
      </w:r>
      <w:r>
        <w:t>(</w:t>
      </w:r>
      <w:proofErr w:type="spellStart"/>
      <w:r>
        <w:t>Shen</w:t>
      </w:r>
      <w:proofErr w:type="spellEnd"/>
      <w:r>
        <w:rPr>
          <w:spacing w:val="49"/>
        </w:rPr>
        <w:t xml:space="preserve"> </w:t>
      </w:r>
      <w:r>
        <w:t>et</w:t>
      </w:r>
      <w:r>
        <w:rPr>
          <w:spacing w:val="38"/>
        </w:rPr>
        <w:t xml:space="preserve"> </w:t>
      </w:r>
      <w:r>
        <w:t>al.,</w:t>
      </w:r>
      <w:r>
        <w:rPr>
          <w:spacing w:val="43"/>
        </w:rPr>
        <w:t xml:space="preserve"> </w:t>
      </w:r>
      <w:r>
        <w:t>2016;</w:t>
      </w:r>
      <w:r>
        <w:rPr>
          <w:spacing w:val="15"/>
        </w:rPr>
        <w:t xml:space="preserve"> </w:t>
      </w:r>
      <w:r>
        <w:rPr>
          <w:spacing w:val="-17"/>
        </w:rPr>
        <w:t>F</w:t>
      </w:r>
      <w:r>
        <w:t>u</w:t>
      </w:r>
      <w:r>
        <w:rPr>
          <w:spacing w:val="48"/>
        </w:rPr>
        <w:t xml:space="preserve"> </w:t>
      </w:r>
      <w:r>
        <w:t>et</w:t>
      </w:r>
      <w:r>
        <w:rPr>
          <w:spacing w:val="38"/>
        </w:rPr>
        <w:t xml:space="preserve"> </w:t>
      </w:r>
      <w:r>
        <w:t>al.,</w:t>
      </w:r>
      <w:r>
        <w:rPr>
          <w:spacing w:val="43"/>
        </w:rPr>
        <w:t xml:space="preserve"> </w:t>
      </w:r>
      <w:r>
        <w:t>2016;</w:t>
      </w:r>
      <w:r>
        <w:rPr>
          <w:spacing w:val="15"/>
        </w:rPr>
        <w:t xml:space="preserve"> </w:t>
      </w:r>
      <w:proofErr w:type="spellStart"/>
      <w:r>
        <w:t>Piao</w:t>
      </w:r>
      <w:proofErr w:type="spellEnd"/>
      <w:r w:rsidR="00F9389F">
        <w:t xml:space="preserve"> </w:t>
      </w:r>
      <w:r>
        <w:t>et</w:t>
      </w:r>
      <w:r>
        <w:rPr>
          <w:spacing w:val="38"/>
        </w:rPr>
        <w:t xml:space="preserve"> </w:t>
      </w:r>
      <w:r>
        <w:t>al.,</w:t>
      </w:r>
      <w:r>
        <w:rPr>
          <w:spacing w:val="43"/>
        </w:rPr>
        <w:t xml:space="preserve"> </w:t>
      </w:r>
      <w:r>
        <w:t>2015).</w:t>
      </w:r>
      <w:r w:rsidR="00F9389F">
        <w:t xml:space="preserve"> </w:t>
      </w:r>
      <w:r>
        <w:t>This</w:t>
      </w:r>
      <w:r w:rsidR="00F9389F">
        <w:t xml:space="preserve"> </w:t>
      </w:r>
      <w:r>
        <w:rPr>
          <w:w w:val="108"/>
        </w:rPr>
        <w:t>m</w:t>
      </w:r>
      <w:r>
        <w:rPr>
          <w:spacing w:val="-5"/>
          <w:w w:val="108"/>
        </w:rPr>
        <w:t>a</w:t>
      </w:r>
      <w:r>
        <w:rPr>
          <w:w w:val="105"/>
        </w:rPr>
        <w:t xml:space="preserve">y </w:t>
      </w:r>
      <w:r>
        <w:t>also</w:t>
      </w:r>
      <w:r>
        <w:rPr>
          <w:spacing w:val="15"/>
        </w:rPr>
        <w:t xml:space="preserve"> </w:t>
      </w:r>
      <w:r>
        <w:t>pl</w:t>
      </w:r>
      <w:r>
        <w:rPr>
          <w:spacing w:val="-5"/>
        </w:rPr>
        <w:t>a</w:t>
      </w:r>
      <w:r>
        <w:t>y</w:t>
      </w:r>
      <w:r>
        <w:rPr>
          <w:spacing w:val="30"/>
        </w:rPr>
        <w:t xml:space="preserve"> </w:t>
      </w:r>
      <w:r>
        <w:t>a</w:t>
      </w:r>
      <w:r>
        <w:rPr>
          <w:spacing w:val="15"/>
        </w:rPr>
        <w:t xml:space="preserve"> </w:t>
      </w:r>
      <w:r>
        <w:t>role</w:t>
      </w:r>
      <w:r>
        <w:rPr>
          <w:spacing w:val="13"/>
        </w:rPr>
        <w:t xml:space="preserve"> </w:t>
      </w:r>
      <w:r>
        <w:t>in</w:t>
      </w:r>
      <w:r>
        <w:rPr>
          <w:spacing w:val="15"/>
        </w:rPr>
        <w:t xml:space="preserve"> </w:t>
      </w:r>
      <w:r>
        <w:rPr>
          <w:w w:val="112"/>
        </w:rPr>
        <w:t xml:space="preserve">the </w:t>
      </w:r>
      <w:r>
        <w:t>discrepancy</w:t>
      </w:r>
      <w:r w:rsidR="00F9389F">
        <w:t xml:space="preserve"> </w:t>
      </w:r>
      <w:r>
        <w:rPr>
          <w:spacing w:val="5"/>
        </w:rPr>
        <w:t>b</w:t>
      </w:r>
      <w:r>
        <w:t>e</w:t>
      </w:r>
      <w:r>
        <w:rPr>
          <w:spacing w:val="-5"/>
        </w:rPr>
        <w:t>t</w:t>
      </w:r>
      <w:r>
        <w:rPr>
          <w:spacing w:val="-6"/>
        </w:rPr>
        <w:t>w</w:t>
      </w:r>
      <w:r>
        <w:t>een</w:t>
      </w:r>
      <w:r>
        <w:rPr>
          <w:spacing w:val="43"/>
        </w:rPr>
        <w:t xml:space="preserve"> </w:t>
      </w:r>
      <w:r>
        <w:rPr>
          <w:w w:val="107"/>
        </w:rPr>
        <w:t>obser</w:t>
      </w:r>
      <w:r>
        <w:rPr>
          <w:spacing w:val="-12"/>
          <w:w w:val="107"/>
        </w:rPr>
        <w:t>v</w:t>
      </w:r>
      <w:r>
        <w:rPr>
          <w:w w:val="107"/>
        </w:rPr>
        <w:t>ational</w:t>
      </w:r>
      <w:r>
        <w:rPr>
          <w:spacing w:val="3"/>
          <w:w w:val="107"/>
        </w:rPr>
        <w:t xml:space="preserve"> </w:t>
      </w:r>
      <w:r>
        <w:t>and</w:t>
      </w:r>
      <w:r>
        <w:rPr>
          <w:spacing w:val="35"/>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5"/>
          <w:w w:val="107"/>
        </w:rPr>
        <w:t xml:space="preserve"> </w:t>
      </w:r>
      <w:r>
        <w:t>studies,</w:t>
      </w:r>
      <w:r w:rsidR="00F9389F">
        <w:t xml:space="preserve"> </w:t>
      </w:r>
      <w:r>
        <w:t>since</w:t>
      </w:r>
      <w:r>
        <w:rPr>
          <w:spacing w:val="13"/>
        </w:rPr>
        <w:t xml:space="preserve"> </w:t>
      </w:r>
      <w:r>
        <w:t>diurnal</w:t>
      </w:r>
      <w:r w:rsidR="00F9389F">
        <w:t xml:space="preserve"> </w:t>
      </w:r>
      <w:r>
        <w:rPr>
          <w:spacing w:val="-5"/>
        </w:rPr>
        <w:t>v</w:t>
      </w:r>
      <w:r>
        <w:t>ersus</w:t>
      </w:r>
      <w:r>
        <w:rPr>
          <w:spacing w:val="31"/>
        </w:rPr>
        <w:t xml:space="preserve"> </w:t>
      </w:r>
      <w:r>
        <w:rPr>
          <w:w w:val="110"/>
        </w:rPr>
        <w:t>n</w:t>
      </w:r>
      <w:r>
        <w:rPr>
          <w:w w:val="99"/>
        </w:rPr>
        <w:t>i</w:t>
      </w:r>
      <w:r>
        <w:rPr>
          <w:w w:val="105"/>
        </w:rPr>
        <w:t>g</w:t>
      </w:r>
      <w:r>
        <w:rPr>
          <w:spacing w:val="-5"/>
          <w:w w:val="105"/>
        </w:rPr>
        <w:t>h</w:t>
      </w:r>
      <w:r>
        <w:rPr>
          <w:w w:val="139"/>
        </w:rPr>
        <w:t>t t</w:t>
      </w:r>
      <w:r>
        <w:rPr>
          <w:w w:val="104"/>
        </w:rPr>
        <w:t>em</w:t>
      </w:r>
      <w:r>
        <w:rPr>
          <w:spacing w:val="5"/>
          <w:w w:val="110"/>
        </w:rPr>
        <w:t>p</w:t>
      </w:r>
      <w:r>
        <w:rPr>
          <w:w w:val="99"/>
        </w:rPr>
        <w:t>e</w:t>
      </w:r>
      <w:r>
        <w:rPr>
          <w:w w:val="121"/>
        </w:rPr>
        <w:t>rat</w:t>
      </w:r>
      <w:r>
        <w:rPr>
          <w:w w:val="110"/>
        </w:rPr>
        <w:t>u</w:t>
      </w:r>
      <w:r>
        <w:rPr>
          <w:w w:val="116"/>
        </w:rPr>
        <w:t>r</w:t>
      </w:r>
      <w:r>
        <w:t>es</w:t>
      </w:r>
      <w:r>
        <w:rPr>
          <w:spacing w:val="17"/>
        </w:rPr>
        <w:t xml:space="preserve"> </w:t>
      </w:r>
      <w:r>
        <w:t>are</w:t>
      </w:r>
      <w:r>
        <w:rPr>
          <w:spacing w:val="37"/>
        </w:rPr>
        <w:t xml:space="preserve"> </w:t>
      </w:r>
      <w:r>
        <w:t>affected</w:t>
      </w:r>
      <w:r>
        <w:rPr>
          <w:spacing w:val="39"/>
        </w:rPr>
        <w:t xml:space="preserve"> </w:t>
      </w:r>
      <w:r>
        <w:rPr>
          <w:w w:val="106"/>
        </w:rPr>
        <w:t>di</w:t>
      </w:r>
      <w:r>
        <w:rPr>
          <w:w w:val="92"/>
        </w:rPr>
        <w:t>ffe</w:t>
      </w:r>
      <w:r>
        <w:rPr>
          <w:w w:val="107"/>
        </w:rPr>
        <w:t>re</w:t>
      </w:r>
      <w:r>
        <w:rPr>
          <w:spacing w:val="-5"/>
          <w:w w:val="110"/>
        </w:rPr>
        <w:t>n</w:t>
      </w:r>
      <w:r>
        <w:rPr>
          <w:w w:val="139"/>
        </w:rPr>
        <w:t>t</w:t>
      </w:r>
      <w:r>
        <w:rPr>
          <w:w w:val="99"/>
        </w:rPr>
        <w:t>l</w:t>
      </w:r>
      <w:r>
        <w:rPr>
          <w:w w:val="105"/>
        </w:rPr>
        <w:t>y</w:t>
      </w:r>
      <w:r>
        <w:rPr>
          <w:spacing w:val="16"/>
        </w:rPr>
        <w:t xml:space="preserve"> </w:t>
      </w:r>
      <w:r>
        <w:rPr>
          <w:spacing w:val="-5"/>
        </w:rPr>
        <w:t>b</w:t>
      </w:r>
      <w:r>
        <w:t>y</w:t>
      </w:r>
      <w:r>
        <w:rPr>
          <w:spacing w:val="31"/>
        </w:rPr>
        <w:t xml:space="preserve"> </w:t>
      </w:r>
      <w:r>
        <w:rPr>
          <w:spacing w:val="-5"/>
        </w:rPr>
        <w:t>w</w:t>
      </w:r>
      <w:r>
        <w:t>arming</w:t>
      </w:r>
      <w:r w:rsidR="00F9389F">
        <w:t xml:space="preserve"> </w:t>
      </w:r>
      <w:r>
        <w:rPr>
          <w:w w:val="139"/>
        </w:rPr>
        <w:t>t</w:t>
      </w:r>
      <w:r>
        <w:rPr>
          <w:w w:val="116"/>
        </w:rPr>
        <w:t>r</w:t>
      </w:r>
      <w:r>
        <w:rPr>
          <w:w w:val="114"/>
        </w:rPr>
        <w:t>eat</w:t>
      </w:r>
      <w:r>
        <w:rPr>
          <w:w w:val="104"/>
        </w:rPr>
        <w:t>m</w:t>
      </w:r>
      <w:commentRangeEnd w:id="215"/>
      <w:r w:rsidR="00180670">
        <w:rPr>
          <w:rStyle w:val="CommentReference"/>
        </w:rPr>
        <w:commentReference w:id="215"/>
      </w:r>
      <w:r>
        <w:rPr>
          <w:w w:val="104"/>
        </w:rPr>
        <w:t>e</w:t>
      </w:r>
      <w:r>
        <w:rPr>
          <w:spacing w:val="-5"/>
          <w:w w:val="110"/>
        </w:rPr>
        <w:t>n</w:t>
      </w:r>
      <w:r>
        <w:rPr>
          <w:w w:val="139"/>
        </w:rPr>
        <w:t>t</w:t>
      </w:r>
      <w:r>
        <w:rPr>
          <w:w w:val="107"/>
        </w:rPr>
        <w:t>s(</w:t>
      </w:r>
      <w:proofErr w:type="spellStart"/>
      <w:r>
        <w:rPr>
          <w:w w:val="99"/>
        </w:rPr>
        <w:t>S</w:t>
      </w:r>
      <w:r>
        <w:rPr>
          <w:w w:val="110"/>
        </w:rPr>
        <w:t>h</w:t>
      </w:r>
      <w:r>
        <w:rPr>
          <w:w w:val="105"/>
        </w:rPr>
        <w:t>en</w:t>
      </w:r>
      <w:proofErr w:type="spellEnd"/>
      <w:r>
        <w:rPr>
          <w:spacing w:val="16"/>
        </w:rPr>
        <w:t xml:space="preserve"> </w:t>
      </w:r>
      <w:r>
        <w:t>et</w:t>
      </w:r>
      <w:r>
        <w:rPr>
          <w:spacing w:val="34"/>
        </w:rPr>
        <w:t xml:space="preserve"> </w:t>
      </w:r>
      <w:r>
        <w:t>al.,</w:t>
      </w:r>
      <w:r>
        <w:rPr>
          <w:spacing w:val="39"/>
        </w:rPr>
        <w:t xml:space="preserve"> </w:t>
      </w:r>
      <w:r>
        <w:t>2016;</w:t>
      </w:r>
      <w:r>
        <w:rPr>
          <w:spacing w:val="11"/>
        </w:rPr>
        <w:t xml:space="preserve"> </w:t>
      </w:r>
      <w:r>
        <w:rPr>
          <w:w w:val="111"/>
        </w:rPr>
        <w:t>Mat</w:t>
      </w:r>
      <w:r>
        <w:rPr>
          <w:w w:val="139"/>
        </w:rPr>
        <w:t>t</w:t>
      </w:r>
      <w:r>
        <w:rPr>
          <w:w w:val="110"/>
        </w:rPr>
        <w:t>h</w:t>
      </w:r>
      <w:r>
        <w:t>ews</w:t>
      </w:r>
      <w:r>
        <w:rPr>
          <w:spacing w:val="16"/>
        </w:rPr>
        <w:t xml:space="preserve"> </w:t>
      </w:r>
      <w:r>
        <w:t>&amp;</w:t>
      </w:r>
      <w:r>
        <w:rPr>
          <w:spacing w:val="14"/>
        </w:rPr>
        <w:t xml:space="preserve"> </w:t>
      </w:r>
      <w:proofErr w:type="spellStart"/>
      <w:r>
        <w:t>Mazer</w:t>
      </w:r>
      <w:proofErr w:type="spellEnd"/>
      <w:r>
        <w:t>,</w:t>
      </w:r>
      <w:r>
        <w:rPr>
          <w:spacing w:val="46"/>
        </w:rPr>
        <w:t xml:space="preserve"> </w:t>
      </w:r>
      <w:r>
        <w:rPr>
          <w:w w:val="102"/>
        </w:rPr>
        <w:t>2016).</w:t>
      </w:r>
    </w:p>
    <w:p w14:paraId="4908F4D7" w14:textId="77777777" w:rsidR="005B53EE" w:rsidRDefault="005B53EE" w:rsidP="00F9389F">
      <w:pPr>
        <w:spacing w:before="4" w:line="140" w:lineRule="exact"/>
        <w:rPr>
          <w:sz w:val="14"/>
          <w:szCs w:val="14"/>
        </w:rPr>
      </w:pPr>
    </w:p>
    <w:p w14:paraId="77A5B677" w14:textId="77777777" w:rsidR="005B53EE" w:rsidRDefault="00F5753A" w:rsidP="00F9389F">
      <w:pPr>
        <w:spacing w:line="249" w:lineRule="auto"/>
        <w:ind w:left="117" w:right="83"/>
      </w:pPr>
      <w:r>
        <w:rPr>
          <w:w w:val="115"/>
        </w:rPr>
        <w:t>Pla</w:t>
      </w:r>
      <w:r>
        <w:rPr>
          <w:spacing w:val="-6"/>
          <w:w w:val="115"/>
        </w:rPr>
        <w:t>n</w:t>
      </w:r>
      <w:r>
        <w:rPr>
          <w:w w:val="115"/>
        </w:rPr>
        <w:t>t</w:t>
      </w:r>
      <w:r>
        <w:rPr>
          <w:spacing w:val="20"/>
          <w:w w:val="115"/>
        </w:rPr>
        <w:t xml:space="preserve"> </w:t>
      </w:r>
      <w:r>
        <w:t>gr</w:t>
      </w:r>
      <w:r>
        <w:rPr>
          <w:spacing w:val="-5"/>
        </w:rPr>
        <w:t>o</w:t>
      </w:r>
      <w:r>
        <w:t>wth</w:t>
      </w:r>
      <w:r w:rsidR="00F9389F">
        <w:t xml:space="preserve"> </w:t>
      </w:r>
      <w:r>
        <w:t>is</w:t>
      </w:r>
      <w:r>
        <w:rPr>
          <w:spacing w:val="23"/>
        </w:rPr>
        <w:t xml:space="preserve"> </w:t>
      </w:r>
      <w:r>
        <w:t>also</w:t>
      </w:r>
      <w:r>
        <w:rPr>
          <w:spacing w:val="34"/>
        </w:rPr>
        <w:t xml:space="preserve"> </w:t>
      </w:r>
      <w:r>
        <w:t>li</w:t>
      </w:r>
      <w:r>
        <w:rPr>
          <w:spacing w:val="-5"/>
        </w:rPr>
        <w:t>k</w:t>
      </w:r>
      <w:r>
        <w:t>ely</w:t>
      </w:r>
      <w:r>
        <w:rPr>
          <w:spacing w:val="31"/>
        </w:rPr>
        <w:t xml:space="preserve"> </w:t>
      </w:r>
      <w:r>
        <w:rPr>
          <w:w w:val="113"/>
        </w:rPr>
        <w:t>to</w:t>
      </w:r>
      <w:r>
        <w:rPr>
          <w:spacing w:val="18"/>
          <w:w w:val="113"/>
        </w:rPr>
        <w:t xml:space="preserve"> </w:t>
      </w:r>
      <w:r>
        <w:rPr>
          <w:spacing w:val="5"/>
        </w:rPr>
        <w:t>b</w:t>
      </w:r>
      <w:r>
        <w:t>e</w:t>
      </w:r>
      <w:r>
        <w:rPr>
          <w:spacing w:val="33"/>
        </w:rPr>
        <w:t xml:space="preserve"> </w:t>
      </w:r>
      <w:r>
        <w:rPr>
          <w:w w:val="107"/>
        </w:rPr>
        <w:t>al</w:t>
      </w:r>
      <w:r>
        <w:rPr>
          <w:w w:val="139"/>
        </w:rPr>
        <w:t>t</w:t>
      </w:r>
      <w:r>
        <w:rPr>
          <w:w w:val="107"/>
        </w:rPr>
        <w:t>er</w:t>
      </w:r>
      <w:r>
        <w:rPr>
          <w:w w:val="105"/>
        </w:rPr>
        <w:t>ed</w:t>
      </w:r>
      <w:r>
        <w:rPr>
          <w:spacing w:val="24"/>
        </w:rPr>
        <w:t xml:space="preserve"> </w:t>
      </w:r>
      <w:r>
        <w:t>in</w:t>
      </w:r>
      <w:r>
        <w:rPr>
          <w:spacing w:val="33"/>
        </w:rPr>
        <w:t xml:space="preserve"> </w:t>
      </w:r>
      <w:r>
        <w:t>op</w:t>
      </w:r>
      <w:r>
        <w:rPr>
          <w:spacing w:val="5"/>
        </w:rPr>
        <w:t>p</w:t>
      </w:r>
      <w:r>
        <w:t>osing</w:t>
      </w:r>
      <w:r w:rsidR="00F9389F">
        <w:t xml:space="preserve"> </w:t>
      </w:r>
      <w:r>
        <w:rPr>
          <w:spacing w:val="-5"/>
        </w:rPr>
        <w:t>wa</w:t>
      </w:r>
      <w:r>
        <w:t>ys</w:t>
      </w:r>
      <w:r>
        <w:rPr>
          <w:spacing w:val="38"/>
        </w:rPr>
        <w:t xml:space="preserve"> </w:t>
      </w:r>
      <w:r>
        <w:rPr>
          <w:spacing w:val="-5"/>
        </w:rPr>
        <w:t>b</w:t>
      </w:r>
      <w:r>
        <w:t>y</w:t>
      </w:r>
      <w:r>
        <w:rPr>
          <w:spacing w:val="39"/>
        </w:rPr>
        <w:t xml:space="preserve"> </w:t>
      </w:r>
      <w:r>
        <w:rPr>
          <w:w w:val="112"/>
        </w:rPr>
        <w:t>the</w:t>
      </w:r>
      <w:r>
        <w:rPr>
          <w:spacing w:val="20"/>
          <w:w w:val="112"/>
        </w:rPr>
        <w:t xml:space="preserve"> </w:t>
      </w:r>
      <w:r>
        <w:t>increased</w:t>
      </w:r>
      <w:r w:rsidR="00F9389F">
        <w:t xml:space="preserve"> </w:t>
      </w:r>
      <w:r>
        <w:t>air</w:t>
      </w:r>
      <w:r>
        <w:rPr>
          <w:spacing w:val="4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24"/>
        </w:rPr>
        <w:t xml:space="preserve"> </w:t>
      </w:r>
      <w:r>
        <w:t>and</w:t>
      </w:r>
      <w:r w:rsidR="00F9389F">
        <w:t xml:space="preserve"> </w:t>
      </w:r>
      <w:r>
        <w:rPr>
          <w:w w:val="105"/>
        </w:rPr>
        <w:t>de</w:t>
      </w:r>
      <w:r>
        <w:rPr>
          <w:w w:val="107"/>
        </w:rPr>
        <w:t>cr</w:t>
      </w:r>
      <w:r>
        <w:rPr>
          <w:w w:val="104"/>
        </w:rPr>
        <w:t>eas</w:t>
      </w:r>
      <w:r>
        <w:rPr>
          <w:w w:val="105"/>
        </w:rPr>
        <w:t xml:space="preserve">ed </w:t>
      </w:r>
      <w:r>
        <w:t>soil</w:t>
      </w:r>
      <w:r>
        <w:rPr>
          <w:spacing w:val="21"/>
        </w:rPr>
        <w:t xml:space="preserve"> </w:t>
      </w:r>
      <w:r>
        <w:t>moisture</w:t>
      </w:r>
      <w:r w:rsidR="00F9389F">
        <w:t xml:space="preserve"> </w:t>
      </w:r>
      <w:r>
        <w:t>le</w:t>
      </w:r>
      <w:r>
        <w:rPr>
          <w:spacing w:val="-5"/>
        </w:rPr>
        <w:t>v</w:t>
      </w:r>
      <w:r>
        <w:t>els</w:t>
      </w:r>
      <w:r>
        <w:rPr>
          <w:spacing w:val="24"/>
        </w:rPr>
        <w:t xml:space="preserve"> </w:t>
      </w:r>
      <w:r>
        <w:t>in</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w w:val="103"/>
        </w:rPr>
        <w:t>ly</w:t>
      </w:r>
      <w:r>
        <w:rPr>
          <w:spacing w:val="22"/>
        </w:rPr>
        <w:t xml:space="preserve"> </w:t>
      </w:r>
      <w:r>
        <w:rPr>
          <w:spacing w:val="-5"/>
        </w:rPr>
        <w:t>w</w:t>
      </w:r>
      <w:r>
        <w:t>armed</w:t>
      </w:r>
      <w:r w:rsidR="00F9389F">
        <w:t xml:space="preserve"> </w:t>
      </w:r>
      <w:r>
        <w:t>plots.</w:t>
      </w:r>
      <w:r w:rsidR="00F9389F">
        <w:t xml:space="preserve"> </w:t>
      </w:r>
      <w:r>
        <w:rPr>
          <w:spacing w:val="-17"/>
        </w:rPr>
        <w:t>F</w:t>
      </w:r>
      <w:r>
        <w:t>or</w:t>
      </w:r>
      <w:r>
        <w:rPr>
          <w:spacing w:val="50"/>
        </w:rPr>
        <w:t xml:space="preserve"> </w:t>
      </w:r>
      <w:r>
        <w:t>example,</w:t>
      </w:r>
      <w:r w:rsidR="00F9389F">
        <w:t xml:space="preserve"> </w:t>
      </w:r>
      <w:r>
        <w:rPr>
          <w:w w:val="99"/>
        </w:rPr>
        <w:t>wi</w:t>
      </w:r>
      <w:r>
        <w:rPr>
          <w:w w:val="139"/>
        </w:rPr>
        <w:t>t</w:t>
      </w:r>
      <w:r>
        <w:rPr>
          <w:w w:val="110"/>
        </w:rPr>
        <w:t>h</w:t>
      </w:r>
      <w:r>
        <w:rPr>
          <w:spacing w:val="22"/>
        </w:rPr>
        <w:t xml:space="preserve"> </w:t>
      </w:r>
      <w:r>
        <w:rPr>
          <w:spacing w:val="-5"/>
        </w:rPr>
        <w:t>w</w:t>
      </w:r>
      <w:r>
        <w:t>arming</w:t>
      </w:r>
      <w:r w:rsidR="00F9389F">
        <w:t xml:space="preserve"> </w:t>
      </w:r>
      <w:r>
        <w:t>and</w:t>
      </w:r>
      <w:r w:rsidR="00F9389F">
        <w:t xml:space="preserve"> </w:t>
      </w:r>
      <w:r>
        <w:t>decreased</w:t>
      </w:r>
      <w:r w:rsidR="00F9389F">
        <w:t xml:space="preserve"> </w:t>
      </w:r>
      <w:r>
        <w:rPr>
          <w:spacing w:val="-11"/>
        </w:rPr>
        <w:t>v</w:t>
      </w:r>
      <w:r>
        <w:t>a</w:t>
      </w:r>
      <w:r>
        <w:rPr>
          <w:spacing w:val="5"/>
        </w:rPr>
        <w:t>p</w:t>
      </w:r>
      <w:r>
        <w:t>or</w:t>
      </w:r>
      <w:r w:rsidR="00F9389F">
        <w:t xml:space="preserve"> </w:t>
      </w:r>
      <w:proofErr w:type="spellStart"/>
      <w:r>
        <w:rPr>
          <w:w w:val="113"/>
        </w:rPr>
        <w:t>pr</w:t>
      </w:r>
      <w:r>
        <w:t>es</w:t>
      </w:r>
      <w:proofErr w:type="spellEnd"/>
      <w:r>
        <w:rPr>
          <w:w w:val="99"/>
        </w:rPr>
        <w:t xml:space="preserve">- </w:t>
      </w:r>
      <w:r>
        <w:t>sure</w:t>
      </w:r>
      <w:r w:rsidR="00F9389F">
        <w:t xml:space="preserve"> </w:t>
      </w:r>
      <w:r>
        <w:t>deficit,</w:t>
      </w:r>
      <w:r w:rsidR="00F9389F">
        <w:t xml:space="preserve"> </w:t>
      </w:r>
      <w:r>
        <w:rPr>
          <w:w w:val="111"/>
        </w:rPr>
        <w:t>stomata</w:t>
      </w:r>
      <w:r>
        <w:rPr>
          <w:spacing w:val="31"/>
          <w:w w:val="111"/>
        </w:rPr>
        <w:t xml:space="preserve"> </w:t>
      </w:r>
      <w:r>
        <w:t>closure</w:t>
      </w:r>
      <w:r w:rsidR="00F9389F">
        <w:t xml:space="preserve"> </w:t>
      </w:r>
      <w:r>
        <w:t>m</w:t>
      </w:r>
      <w:r>
        <w:rPr>
          <w:spacing w:val="-5"/>
        </w:rPr>
        <w:t>a</w:t>
      </w:r>
      <w:r>
        <w:t>y</w:t>
      </w:r>
      <w:r w:rsidR="00F9389F">
        <w:t xml:space="preserve"> </w:t>
      </w:r>
      <w:r>
        <w:t>reduce</w:t>
      </w:r>
      <w:r w:rsidR="00F9389F">
        <w:t xml:space="preserve"> </w:t>
      </w:r>
      <w:proofErr w:type="spellStart"/>
      <w:r>
        <w:t>sapfl</w:t>
      </w:r>
      <w:r>
        <w:rPr>
          <w:spacing w:val="-5"/>
        </w:rPr>
        <w:t>o</w:t>
      </w:r>
      <w:r>
        <w:t>w</w:t>
      </w:r>
      <w:proofErr w:type="spellEnd"/>
      <w:r>
        <w:rPr>
          <w:spacing w:val="40"/>
        </w:rPr>
        <w:t xml:space="preserve"> </w:t>
      </w:r>
      <w:r>
        <w:t>and</w:t>
      </w:r>
      <w:r w:rsidR="00F9389F">
        <w:t xml:space="preserve"> </w:t>
      </w:r>
      <w:r>
        <w:t>gr</w:t>
      </w:r>
      <w:r>
        <w:rPr>
          <w:spacing w:val="-5"/>
        </w:rPr>
        <w:t>o</w:t>
      </w:r>
      <w:r>
        <w:t>wth</w:t>
      </w:r>
      <w:r w:rsidR="00F9389F">
        <w:t xml:space="preserve"> </w:t>
      </w:r>
      <w:r>
        <w:rPr>
          <w:w w:val="108"/>
        </w:rPr>
        <w:t>(</w:t>
      </w:r>
      <w:proofErr w:type="spellStart"/>
      <w:r>
        <w:rPr>
          <w:spacing w:val="-17"/>
          <w:w w:val="108"/>
        </w:rPr>
        <w:t>T</w:t>
      </w:r>
      <w:r>
        <w:rPr>
          <w:w w:val="108"/>
        </w:rPr>
        <w:t>empler</w:t>
      </w:r>
      <w:proofErr w:type="spellEnd"/>
      <w:r>
        <w:rPr>
          <w:spacing w:val="33"/>
          <w:w w:val="108"/>
        </w:rPr>
        <w:t xml:space="preserve"> </w:t>
      </w:r>
      <w:r>
        <w:t>et</w:t>
      </w:r>
      <w:r w:rsidR="00F9389F">
        <w:t xml:space="preserve"> </w:t>
      </w:r>
      <w:r>
        <w:t>al.,</w:t>
      </w:r>
      <w:r w:rsidR="00F9389F">
        <w:t xml:space="preserve"> </w:t>
      </w:r>
      <w:r>
        <w:t>2016).</w:t>
      </w:r>
      <w:r w:rsidR="00F9389F">
        <w:t xml:space="preserve"> </w:t>
      </w:r>
      <w:r>
        <w:rPr>
          <w:spacing w:val="1"/>
        </w:rPr>
        <w:t xml:space="preserve"> </w:t>
      </w:r>
      <w:r>
        <w:t>E</w:t>
      </w:r>
      <w:r>
        <w:rPr>
          <w:spacing w:val="-5"/>
        </w:rPr>
        <w:t>v</w:t>
      </w:r>
      <w:r>
        <w:t>en</w:t>
      </w:r>
      <w:r w:rsidR="00F9389F">
        <w:t xml:space="preserve"> </w:t>
      </w:r>
      <w:r>
        <w:t>small</w:t>
      </w:r>
      <w:r w:rsidR="00F9389F">
        <w:t xml:space="preserve"> </w:t>
      </w:r>
      <w:r>
        <w:t>s</w:t>
      </w:r>
      <w:r>
        <w:rPr>
          <w:w w:val="106"/>
        </w:rPr>
        <w:t>hi</w:t>
      </w:r>
      <w:r>
        <w:rPr>
          <w:w w:val="91"/>
        </w:rPr>
        <w:t>f</w:t>
      </w:r>
      <w:r>
        <w:rPr>
          <w:w w:val="139"/>
        </w:rPr>
        <w:t>t</w:t>
      </w:r>
      <w:r>
        <w:t>s</w:t>
      </w:r>
      <w:r>
        <w:rPr>
          <w:spacing w:val="33"/>
        </w:rPr>
        <w:t xml:space="preserve"> </w:t>
      </w:r>
      <w:r>
        <w:rPr>
          <w:w w:val="106"/>
        </w:rPr>
        <w:t xml:space="preserve">in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6"/>
          <w:w w:val="99"/>
        </w:rPr>
        <w:t xml:space="preserve"> </w:t>
      </w:r>
      <w:r>
        <w:t>m</w:t>
      </w:r>
      <w:r>
        <w:rPr>
          <w:spacing w:val="-5"/>
        </w:rPr>
        <w:t>a</w:t>
      </w:r>
      <w:r>
        <w:t>y</w:t>
      </w:r>
      <w:r>
        <w:rPr>
          <w:spacing w:val="31"/>
        </w:rPr>
        <w:t xml:space="preserve"> </w:t>
      </w:r>
      <w:r>
        <w:t>h</w:t>
      </w:r>
      <w:r>
        <w:rPr>
          <w:spacing w:val="-5"/>
        </w:rPr>
        <w:t>av</w:t>
      </w:r>
      <w:r>
        <w:t>e</w:t>
      </w:r>
      <w:r>
        <w:rPr>
          <w:spacing w:val="31"/>
        </w:rPr>
        <w:t xml:space="preserve"> </w:t>
      </w:r>
      <w:r>
        <w:t>a</w:t>
      </w:r>
      <w:r>
        <w:rPr>
          <w:spacing w:val="17"/>
        </w:rPr>
        <w:t xml:space="preserve"> </w:t>
      </w:r>
      <w:r>
        <w:t>big</w:t>
      </w:r>
      <w:r>
        <w:rPr>
          <w:spacing w:val="15"/>
        </w:rPr>
        <w:t xml:space="preserve"> </w:t>
      </w:r>
      <w:r>
        <w:rPr>
          <w:w w:val="99"/>
        </w:rPr>
        <w:t>e</w:t>
      </w:r>
      <w:r>
        <w:rPr>
          <w:w w:val="94"/>
        </w:rPr>
        <w:t>ffec</w:t>
      </w:r>
      <w:r>
        <w:rPr>
          <w:w w:val="139"/>
        </w:rPr>
        <w:t>t</w:t>
      </w:r>
      <w:r>
        <w:rPr>
          <w:w w:val="110"/>
        </w:rPr>
        <w:t>,</w:t>
      </w:r>
      <w:r>
        <w:rPr>
          <w:spacing w:val="8"/>
          <w:w w:val="110"/>
        </w:rPr>
        <w:t xml:space="preserve"> </w:t>
      </w:r>
      <w:r>
        <w:t>since</w:t>
      </w:r>
      <w:r>
        <w:rPr>
          <w:spacing w:val="15"/>
        </w:rPr>
        <w:t xml:space="preserve"> </w:t>
      </w:r>
      <w:r>
        <w:rPr>
          <w:w w:val="112"/>
        </w:rPr>
        <w:t>the</w:t>
      </w:r>
      <w:r>
        <w:rPr>
          <w:spacing w:val="2"/>
          <w:w w:val="112"/>
        </w:rPr>
        <w:t xml:space="preserve"> </w:t>
      </w:r>
      <w:r>
        <w:rPr>
          <w:w w:val="110"/>
        </w:rPr>
        <w:t>p</w:t>
      </w:r>
      <w:r>
        <w:rPr>
          <w:w w:val="112"/>
        </w:rPr>
        <w:t>hot</w:t>
      </w:r>
      <w:r>
        <w:rPr>
          <w:w w:val="101"/>
        </w:rPr>
        <w:t>osy</w:t>
      </w:r>
      <w:r>
        <w:rPr>
          <w:spacing w:val="-5"/>
          <w:w w:val="110"/>
        </w:rPr>
        <w:t>n</w:t>
      </w:r>
      <w:r>
        <w:rPr>
          <w:w w:val="139"/>
        </w:rPr>
        <w:t>t</w:t>
      </w:r>
      <w:r>
        <w:rPr>
          <w:w w:val="105"/>
        </w:rPr>
        <w:t>he</w:t>
      </w:r>
      <w:r>
        <w:rPr>
          <w:w w:val="139"/>
        </w:rPr>
        <w:t>t</w:t>
      </w:r>
      <w:r>
        <w:rPr>
          <w:w w:val="99"/>
        </w:rPr>
        <w:t>ic</w:t>
      </w:r>
      <w:r>
        <w:rPr>
          <w:spacing w:val="6"/>
          <w:w w:val="99"/>
        </w:rPr>
        <w:t xml:space="preserve"> </w:t>
      </w:r>
      <w:r>
        <w:t>res</w:t>
      </w:r>
      <w:r>
        <w:rPr>
          <w:spacing w:val="5"/>
        </w:rPr>
        <w:t>p</w:t>
      </w:r>
      <w:r>
        <w:t>onse</w:t>
      </w:r>
      <w:r>
        <w:rPr>
          <w:spacing w:val="35"/>
        </w:rPr>
        <w:t xml:space="preserve"> </w:t>
      </w:r>
      <w:r>
        <w:rPr>
          <w:w w:val="113"/>
        </w:rPr>
        <w:t xml:space="preserve">to </w:t>
      </w:r>
      <w:r>
        <w:rPr>
          <w:w w:val="139"/>
        </w:rPr>
        <w:t>t</w:t>
      </w:r>
      <w:r>
        <w:rPr>
          <w:w w:val="106"/>
        </w:rPr>
        <w:t>em</w:t>
      </w:r>
      <w:r>
        <w:rPr>
          <w:spacing w:val="5"/>
          <w:w w:val="106"/>
        </w:rPr>
        <w:t>p</w:t>
      </w:r>
      <w:r>
        <w:rPr>
          <w:w w:val="107"/>
        </w:rPr>
        <w:t>er</w:t>
      </w:r>
      <w:r>
        <w:rPr>
          <w:w w:val="122"/>
        </w:rPr>
        <w:t>at</w:t>
      </w:r>
      <w:r>
        <w:rPr>
          <w:w w:val="110"/>
        </w:rPr>
        <w:t>u</w:t>
      </w:r>
      <w:r>
        <w:rPr>
          <w:w w:val="107"/>
        </w:rPr>
        <w:t>re</w:t>
      </w:r>
      <w:r>
        <w:rPr>
          <w:spacing w:val="7"/>
          <w:w w:val="107"/>
        </w:rPr>
        <w:t xml:space="preserve"> </w:t>
      </w:r>
      <w:r>
        <w:t>is</w:t>
      </w:r>
      <w:r>
        <w:rPr>
          <w:spacing w:val="6"/>
        </w:rPr>
        <w:t xml:space="preserve"> </w:t>
      </w:r>
      <w:r>
        <w:t>nonlinear</w:t>
      </w:r>
      <w:r w:rsidR="00F9389F">
        <w:t xml:space="preserve"> </w:t>
      </w:r>
      <w:r>
        <w:t>(Berry</w:t>
      </w:r>
      <w:r w:rsidR="00F9389F">
        <w:t xml:space="preserve"> </w:t>
      </w:r>
      <w:r>
        <w:t xml:space="preserve">&amp; </w:t>
      </w:r>
      <w:proofErr w:type="spellStart"/>
      <w:r>
        <w:rPr>
          <w:w w:val="107"/>
        </w:rPr>
        <w:t>Bjorkman</w:t>
      </w:r>
      <w:proofErr w:type="spellEnd"/>
      <w:r>
        <w:rPr>
          <w:w w:val="107"/>
        </w:rPr>
        <w:t>,</w:t>
      </w:r>
      <w:r>
        <w:rPr>
          <w:spacing w:val="23"/>
          <w:w w:val="107"/>
        </w:rPr>
        <w:t xml:space="preserve"> </w:t>
      </w:r>
      <w:r>
        <w:t>1980).</w:t>
      </w:r>
      <w:r w:rsidR="00F9389F">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1"/>
        </w:rPr>
        <w:t xml:space="preserve"> </w:t>
      </w:r>
      <w:r>
        <w:t>offer</w:t>
      </w:r>
      <w:r>
        <w:rPr>
          <w:spacing w:val="13"/>
        </w:rPr>
        <w:t xml:space="preserve"> </w:t>
      </w:r>
      <w:r>
        <w:rPr>
          <w:w w:val="112"/>
        </w:rPr>
        <w:t>the</w:t>
      </w:r>
      <w:r>
        <w:rPr>
          <w:spacing w:val="18"/>
          <w:w w:val="112"/>
        </w:rPr>
        <w:t xml:space="preserve"> </w:t>
      </w:r>
      <w:r>
        <w:rPr>
          <w:w w:val="105"/>
        </w:rPr>
        <w:t>op</w:t>
      </w:r>
      <w:r>
        <w:rPr>
          <w:spacing w:val="5"/>
          <w:w w:val="110"/>
        </w:rPr>
        <w:t>p</w:t>
      </w:r>
      <w:r>
        <w:rPr>
          <w:w w:val="114"/>
        </w:rPr>
        <w:t>ort</w:t>
      </w:r>
      <w:r>
        <w:rPr>
          <w:w w:val="110"/>
        </w:rPr>
        <w:t>u</w:t>
      </w:r>
      <w:r>
        <w:rPr>
          <w:w w:val="106"/>
        </w:rPr>
        <w:t>ni</w:t>
      </w:r>
      <w:r>
        <w:rPr>
          <w:spacing w:val="-5"/>
          <w:w w:val="139"/>
        </w:rPr>
        <w:t>t</w:t>
      </w:r>
      <w:r>
        <w:rPr>
          <w:w w:val="105"/>
        </w:rPr>
        <w:t>y</w:t>
      </w:r>
      <w:r>
        <w:rPr>
          <w:spacing w:val="21"/>
          <w:w w:val="105"/>
        </w:rPr>
        <w:t xml:space="preserve"> </w:t>
      </w:r>
      <w:r>
        <w:rPr>
          <w:w w:val="113"/>
        </w:rPr>
        <w:t>to</w:t>
      </w:r>
      <w:r>
        <w:rPr>
          <w:spacing w:val="16"/>
          <w:w w:val="113"/>
        </w:rPr>
        <w:t xml:space="preserve"> </w:t>
      </w:r>
      <w:r>
        <w:rPr>
          <w:w w:val="99"/>
        </w:rPr>
        <w:t>ge</w:t>
      </w:r>
      <w:r>
        <w:rPr>
          <w:w w:val="139"/>
        </w:rPr>
        <w:t>t</w:t>
      </w:r>
      <w:r>
        <w:rPr>
          <w:spacing w:val="21"/>
          <w:w w:val="139"/>
        </w:rPr>
        <w:t xml:space="preserve"> </w:t>
      </w:r>
      <w:r>
        <w:rPr>
          <w:w w:val="139"/>
        </w:rPr>
        <w:t>t</w:t>
      </w:r>
      <w:r>
        <w:rPr>
          <w:w w:val="105"/>
        </w:rPr>
        <w:t>he</w:t>
      </w:r>
      <w:r>
        <w:t>se</w:t>
      </w:r>
      <w:r>
        <w:rPr>
          <w:spacing w:val="21"/>
        </w:rPr>
        <w:t xml:space="preserve"> </w:t>
      </w:r>
      <w:r>
        <w:t>(and</w:t>
      </w:r>
      <w:r w:rsidR="00F9389F">
        <w:t xml:space="preserve"> </w:t>
      </w:r>
      <w:r>
        <w:t>other)</w:t>
      </w:r>
      <w:r w:rsidR="00F9389F">
        <w:t xml:space="preserve"> </w:t>
      </w:r>
      <w:r>
        <w:rPr>
          <w:w w:val="110"/>
        </w:rPr>
        <w:t>p</w:t>
      </w:r>
      <w:r>
        <w:rPr>
          <w:spacing w:val="-5"/>
          <w:w w:val="110"/>
        </w:rPr>
        <w:t>h</w:t>
      </w:r>
      <w:r>
        <w:rPr>
          <w:w w:val="103"/>
        </w:rPr>
        <w:t>ys</w:t>
      </w:r>
      <w:r>
        <w:rPr>
          <w:w w:val="99"/>
        </w:rPr>
        <w:t>iologic</w:t>
      </w:r>
      <w:r>
        <w:rPr>
          <w:w w:val="107"/>
        </w:rPr>
        <w:t xml:space="preserve">al </w:t>
      </w:r>
      <w:r>
        <w:rPr>
          <w:w w:val="104"/>
        </w:rPr>
        <w:t>me</w:t>
      </w:r>
      <w:r>
        <w:rPr>
          <w:w w:val="108"/>
        </w:rPr>
        <w:t>asu</w:t>
      </w:r>
      <w:r>
        <w:rPr>
          <w:w w:val="107"/>
        </w:rPr>
        <w:t>re</w:t>
      </w:r>
      <w:r>
        <w:rPr>
          <w:w w:val="104"/>
        </w:rPr>
        <w:t>me</w:t>
      </w:r>
      <w:r>
        <w:rPr>
          <w:spacing w:val="-5"/>
          <w:w w:val="110"/>
        </w:rPr>
        <w:t>n</w:t>
      </w:r>
      <w:r>
        <w:rPr>
          <w:w w:val="139"/>
        </w:rPr>
        <w:t>t</w:t>
      </w:r>
      <w:r>
        <w:t>s</w:t>
      </w:r>
      <w:r>
        <w:rPr>
          <w:spacing w:val="38"/>
        </w:rPr>
        <w:t xml:space="preserve"> </w:t>
      </w:r>
      <w:r>
        <w:t>from</w:t>
      </w:r>
      <w:r w:rsidR="00F9389F">
        <w:t xml:space="preserve"> </w:t>
      </w:r>
      <w:r>
        <w:t>a</w:t>
      </w:r>
      <w:r>
        <w:rPr>
          <w:spacing w:val="48"/>
        </w:rPr>
        <w:t xml:space="preserve"> </w:t>
      </w:r>
      <w:r>
        <w:t>wide</w:t>
      </w:r>
      <w:r>
        <w:rPr>
          <w:spacing w:val="45"/>
        </w:rPr>
        <w:t xml:space="preserve"> </w:t>
      </w:r>
      <w:r>
        <w:t>range</w:t>
      </w:r>
      <w:r w:rsidR="00F9389F">
        <w:t xml:space="preserve"> </w:t>
      </w:r>
      <w:r>
        <w:t>of</w:t>
      </w:r>
      <w:r>
        <w:rPr>
          <w:spacing w:val="31"/>
        </w:rPr>
        <w:t xml:space="preserve"> </w:t>
      </w:r>
      <w:r>
        <w:rPr>
          <w:w w:val="139"/>
        </w:rPr>
        <w:t>t</w:t>
      </w:r>
      <w:r>
        <w:rPr>
          <w:w w:val="106"/>
        </w:rPr>
        <w:t>em</w:t>
      </w:r>
      <w:r>
        <w:rPr>
          <w:spacing w:val="5"/>
          <w:w w:val="106"/>
        </w:rPr>
        <w:t>p</w:t>
      </w:r>
      <w:r>
        <w:rPr>
          <w:w w:val="107"/>
        </w:rPr>
        <w:t>er</w:t>
      </w:r>
      <w:r>
        <w:rPr>
          <w:w w:val="122"/>
        </w:rPr>
        <w:t>at</w:t>
      </w:r>
      <w:r>
        <w:rPr>
          <w:w w:val="113"/>
        </w:rPr>
        <w:t>ur</w:t>
      </w:r>
      <w:r>
        <w:rPr>
          <w:w w:val="99"/>
        </w:rPr>
        <w:t>e</w:t>
      </w:r>
      <w:r>
        <w:rPr>
          <w:spacing w:val="38"/>
          <w:w w:val="99"/>
        </w:rPr>
        <w:t xml:space="preserve"> </w:t>
      </w:r>
      <w:r>
        <w:rPr>
          <w:w w:val="103"/>
        </w:rPr>
        <w:t>con</w:t>
      </w:r>
      <w:r>
        <w:rPr>
          <w:w w:val="106"/>
        </w:rPr>
        <w:t>di</w:t>
      </w:r>
      <w:r>
        <w:rPr>
          <w:w w:val="139"/>
        </w:rPr>
        <w:t>t</w:t>
      </w:r>
      <w:r>
        <w:rPr>
          <w:w w:val="99"/>
        </w:rPr>
        <w:t>i</w:t>
      </w:r>
      <w:r>
        <w:rPr>
          <w:w w:val="103"/>
        </w:rPr>
        <w:t>ons</w:t>
      </w:r>
      <w:r>
        <w:rPr>
          <w:w w:val="110"/>
        </w:rPr>
        <w:t>,</w:t>
      </w:r>
      <w:r>
        <w:rPr>
          <w:spacing w:val="44"/>
          <w:w w:val="110"/>
        </w:rPr>
        <w:t xml:space="preserve"> </w:t>
      </w:r>
      <w:r>
        <w:t>whi</w:t>
      </w:r>
      <w:r>
        <w:rPr>
          <w:spacing w:val="-5"/>
        </w:rPr>
        <w:t>c</w:t>
      </w:r>
      <w:r>
        <w:t>h</w:t>
      </w:r>
      <w:r w:rsidR="00F9389F">
        <w:t xml:space="preserve"> </w:t>
      </w:r>
      <w:r>
        <w:t>is</w:t>
      </w:r>
      <w:r>
        <w:rPr>
          <w:spacing w:val="37"/>
        </w:rPr>
        <w:t xml:space="preserve"> </w:t>
      </w:r>
      <w:r>
        <w:t>esse</w:t>
      </w:r>
      <w:r>
        <w:rPr>
          <w:spacing w:val="-5"/>
        </w:rPr>
        <w:t>n</w:t>
      </w:r>
      <w:r>
        <w:t>tial</w:t>
      </w:r>
      <w:r w:rsidR="00F9389F">
        <w:t xml:space="preserve"> </w:t>
      </w:r>
      <w:r>
        <w:t>for</w:t>
      </w:r>
      <w:r>
        <w:rPr>
          <w:spacing w:val="42"/>
        </w:rPr>
        <w:t xml:space="preserve"> </w:t>
      </w:r>
      <w:r>
        <w:t>impr</w:t>
      </w:r>
      <w:r>
        <w:rPr>
          <w:spacing w:val="-5"/>
        </w:rPr>
        <w:t>o</w:t>
      </w:r>
      <w:r>
        <w:t>ving</w:t>
      </w:r>
      <w:r w:rsidR="00F9389F">
        <w:t xml:space="preserve"> </w:t>
      </w:r>
      <w:r>
        <w:t>accuracy</w:t>
      </w:r>
      <w:r w:rsidR="00F9389F">
        <w:t xml:space="preserve"> </w:t>
      </w:r>
      <w:r>
        <w:t>of ecosystem</w:t>
      </w:r>
      <w:r>
        <w:rPr>
          <w:spacing w:val="47"/>
        </w:rPr>
        <w:t xml:space="preserve"> </w:t>
      </w:r>
      <w:r>
        <w:t>m</w:t>
      </w:r>
      <w:r>
        <w:rPr>
          <w:spacing w:val="5"/>
        </w:rPr>
        <w:t>o</w:t>
      </w:r>
      <w:r>
        <w:t>dels</w:t>
      </w:r>
      <w:r>
        <w:rPr>
          <w:spacing w:val="32"/>
        </w:rPr>
        <w:t xml:space="preserve"> </w:t>
      </w:r>
      <w:r>
        <w:t>and</w:t>
      </w:r>
      <w:r>
        <w:rPr>
          <w:spacing w:val="48"/>
        </w:rPr>
        <w:t xml:space="preserve"> </w:t>
      </w:r>
      <w:r>
        <w:rPr>
          <w:w w:val="139"/>
        </w:rPr>
        <w:t>t</w:t>
      </w:r>
      <w:r>
        <w:rPr>
          <w:w w:val="105"/>
        </w:rPr>
        <w:t>he</w:t>
      </w:r>
      <w:r>
        <w:rPr>
          <w:w w:val="99"/>
        </w:rPr>
        <w:t>i</w:t>
      </w:r>
      <w:r>
        <w:rPr>
          <w:w w:val="116"/>
        </w:rPr>
        <w:t>r</w:t>
      </w:r>
      <w:r>
        <w:rPr>
          <w:spacing w:val="16"/>
        </w:rPr>
        <w:t xml:space="preserve"> </w:t>
      </w:r>
      <w:r>
        <w:rPr>
          <w:w w:val="91"/>
        </w:rPr>
        <w:t>f</w:t>
      </w:r>
      <w:r>
        <w:rPr>
          <w:w w:val="106"/>
        </w:rPr>
        <w:t>or</w:t>
      </w:r>
      <w:r>
        <w:rPr>
          <w:w w:val="103"/>
        </w:rPr>
        <w:t>ecas</w:t>
      </w:r>
      <w:r>
        <w:rPr>
          <w:w w:val="139"/>
        </w:rPr>
        <w:t>t</w:t>
      </w:r>
      <w:r>
        <w:rPr>
          <w:w w:val="104"/>
        </w:rPr>
        <w:t>s.</w:t>
      </w:r>
    </w:p>
    <w:p w14:paraId="2B55F5AF" w14:textId="77777777" w:rsidR="005B53EE" w:rsidRDefault="005B53EE" w:rsidP="00F9389F">
      <w:pPr>
        <w:spacing w:before="4" w:line="140" w:lineRule="exact"/>
        <w:rPr>
          <w:sz w:val="14"/>
          <w:szCs w:val="14"/>
        </w:rPr>
      </w:pPr>
    </w:p>
    <w:p w14:paraId="1BBEF732" w14:textId="59991E6B" w:rsidR="005B53EE" w:rsidDel="006D50EF" w:rsidRDefault="00F5753A" w:rsidP="00F9389F">
      <w:pPr>
        <w:spacing w:line="249" w:lineRule="auto"/>
        <w:ind w:left="117" w:right="83"/>
        <w:rPr>
          <w:del w:id="216" w:author="Yann Vitasse" w:date="2017-01-19T12:11:00Z"/>
        </w:rPr>
      </w:pPr>
      <w:r>
        <w:t>Direct</w:t>
      </w:r>
      <w:r w:rsidR="00F9389F">
        <w:t xml:space="preserve"> </w:t>
      </w:r>
      <w:r>
        <w:t>and</w:t>
      </w:r>
      <w:r>
        <w:rPr>
          <w:spacing w:val="43"/>
        </w:rPr>
        <w:t xml:space="preserve"> </w:t>
      </w:r>
      <w:r>
        <w:t>indirect</w:t>
      </w:r>
      <w:r w:rsidR="00F9389F">
        <w:t xml:space="preserve"> </w:t>
      </w:r>
      <w:r>
        <w:t>effects</w:t>
      </w:r>
      <w:r>
        <w:rPr>
          <w:spacing w:val="14"/>
        </w:rPr>
        <w:t xml:space="preserve"> </w:t>
      </w:r>
      <w:r>
        <w:t>of</w:t>
      </w:r>
      <w:r>
        <w:rPr>
          <w:spacing w:val="4"/>
        </w:rPr>
        <w:t xml:space="preserve"> </w:t>
      </w:r>
      <w:r>
        <w:t>climate</w:t>
      </w:r>
      <w:r w:rsidR="00F9389F">
        <w:t xml:space="preserve"> </w:t>
      </w:r>
      <w:r>
        <w:rPr>
          <w:spacing w:val="-5"/>
        </w:rPr>
        <w:t>c</w:t>
      </w:r>
      <w:r>
        <w:t>hange</w:t>
      </w:r>
      <w:r>
        <w:rPr>
          <w:spacing w:val="39"/>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1"/>
        </w:rPr>
        <w:t xml:space="preserve"> </w:t>
      </w:r>
      <w:r>
        <w:t>are</w:t>
      </w:r>
      <w:r>
        <w:rPr>
          <w:spacing w:val="32"/>
        </w:rPr>
        <w:t xml:space="preserve"> </w:t>
      </w:r>
      <w:r>
        <w:t>also</w:t>
      </w:r>
      <w:r>
        <w:rPr>
          <w:spacing w:val="21"/>
        </w:rPr>
        <w:t xml:space="preserve"> </w:t>
      </w:r>
      <w:r>
        <w:t>li</w:t>
      </w:r>
      <w:r>
        <w:rPr>
          <w:spacing w:val="-5"/>
        </w:rPr>
        <w:t>k</w:t>
      </w:r>
      <w:r>
        <w:t>ely</w:t>
      </w:r>
      <w:r>
        <w:rPr>
          <w:spacing w:val="18"/>
        </w:rPr>
        <w:t xml:space="preserve"> </w:t>
      </w:r>
      <w:r>
        <w:rPr>
          <w:w w:val="113"/>
        </w:rPr>
        <w:t>to</w:t>
      </w:r>
      <w:r>
        <w:rPr>
          <w:spacing w:val="6"/>
          <w:w w:val="113"/>
        </w:rPr>
        <w:t xml:space="preserve"> </w:t>
      </w:r>
      <w:r>
        <w:t>affect</w:t>
      </w:r>
      <w:r>
        <w:rPr>
          <w:spacing w:val="26"/>
        </w:rPr>
        <w:t xml:space="preserve"> </w:t>
      </w:r>
      <w:r>
        <w:t>soil</w:t>
      </w:r>
      <w:r>
        <w:rPr>
          <w:spacing w:val="9"/>
        </w:rPr>
        <w:t xml:space="preserve"> </w:t>
      </w:r>
      <w:r>
        <w:rPr>
          <w:w w:val="116"/>
        </w:rPr>
        <w:t>r</w:t>
      </w:r>
      <w:r>
        <w:rPr>
          <w:w w:val="104"/>
        </w:rPr>
        <w:t>esp</w:t>
      </w:r>
      <w:r>
        <w:rPr>
          <w:w w:val="99"/>
        </w:rPr>
        <w:t>i</w:t>
      </w:r>
      <w:r>
        <w:rPr>
          <w:w w:val="116"/>
        </w:rPr>
        <w:t>r</w:t>
      </w:r>
      <w:r>
        <w:rPr>
          <w:w w:val="112"/>
        </w:rPr>
        <w:t>a</w:t>
      </w:r>
      <w:r>
        <w:rPr>
          <w:w w:val="139"/>
        </w:rPr>
        <w:t>t</w:t>
      </w:r>
      <w:r>
        <w:rPr>
          <w:w w:val="99"/>
        </w:rPr>
        <w:t>i</w:t>
      </w:r>
      <w:r>
        <w:rPr>
          <w:w w:val="105"/>
        </w:rPr>
        <w:t>on</w:t>
      </w:r>
      <w:r>
        <w:rPr>
          <w:spacing w:val="11"/>
        </w:rPr>
        <w:t xml:space="preserve"> </w:t>
      </w:r>
      <w:r>
        <w:t>in</w:t>
      </w:r>
      <w:r>
        <w:rPr>
          <w:spacing w:val="20"/>
        </w:rPr>
        <w:t xml:space="preserve"> </w:t>
      </w:r>
      <w:r>
        <w:rPr>
          <w:spacing w:val="-5"/>
        </w:rPr>
        <w:t>wa</w:t>
      </w:r>
      <w:r>
        <w:t>ys</w:t>
      </w:r>
      <w:r>
        <w:rPr>
          <w:spacing w:val="25"/>
        </w:rPr>
        <w:t xml:space="preserve"> </w:t>
      </w:r>
      <w:r>
        <w:rPr>
          <w:w w:val="139"/>
        </w:rPr>
        <w:t>t</w:t>
      </w:r>
      <w:r>
        <w:rPr>
          <w:w w:val="117"/>
        </w:rPr>
        <w:t xml:space="preserve">hat </w:t>
      </w:r>
      <w:r>
        <w:t>m</w:t>
      </w:r>
      <w:r>
        <w:rPr>
          <w:spacing w:val="-5"/>
        </w:rPr>
        <w:t>a</w:t>
      </w:r>
      <w:r>
        <w:t>y</w:t>
      </w:r>
      <w:r>
        <w:rPr>
          <w:spacing w:val="26"/>
        </w:rPr>
        <w:t xml:space="preserve"> </w:t>
      </w:r>
      <w:r>
        <w:rPr>
          <w:w w:val="107"/>
        </w:rPr>
        <w:t>al</w:t>
      </w:r>
      <w:r>
        <w:rPr>
          <w:w w:val="139"/>
        </w:rPr>
        <w:t>t</w:t>
      </w:r>
      <w:r>
        <w:rPr>
          <w:w w:val="99"/>
        </w:rPr>
        <w:t>e</w:t>
      </w:r>
      <w:r>
        <w:rPr>
          <w:w w:val="116"/>
        </w:rPr>
        <w:t>r</w:t>
      </w:r>
      <w:r>
        <w:rPr>
          <w:spacing w:val="1"/>
        </w:rPr>
        <w:t xml:space="preserve"> </w:t>
      </w:r>
      <w:r>
        <w:t>car</w:t>
      </w:r>
      <w:r>
        <w:rPr>
          <w:spacing w:val="5"/>
        </w:rPr>
        <w:t>b</w:t>
      </w:r>
      <w:r>
        <w:t>on</w:t>
      </w:r>
      <w:r>
        <w:rPr>
          <w:spacing w:val="43"/>
        </w:rPr>
        <w:t xml:space="preserve"> </w:t>
      </w:r>
      <w:r>
        <w:t>dynamics</w:t>
      </w:r>
      <w:r>
        <w:rPr>
          <w:spacing w:val="46"/>
        </w:rPr>
        <w:t xml:space="preserve"> </w:t>
      </w:r>
      <w:r>
        <w:t>and</w:t>
      </w:r>
      <w:r>
        <w:rPr>
          <w:spacing w:val="33"/>
        </w:rPr>
        <w:t xml:space="preserve"> </w:t>
      </w:r>
      <w:r>
        <w:t>net</w:t>
      </w:r>
      <w:r>
        <w:rPr>
          <w:spacing w:val="33"/>
        </w:rPr>
        <w:t xml:space="preserve"> </w:t>
      </w:r>
      <w:r>
        <w:rPr>
          <w:w w:val="107"/>
        </w:rPr>
        <w:t>mineralization</w:t>
      </w:r>
      <w:r>
        <w:rPr>
          <w:spacing w:val="-2"/>
          <w:w w:val="107"/>
        </w:rPr>
        <w:t xml:space="preserve"> </w:t>
      </w:r>
      <w:r>
        <w:t>and</w:t>
      </w:r>
      <w:r>
        <w:rPr>
          <w:spacing w:val="33"/>
        </w:rPr>
        <w:t xml:space="preserve"> </w:t>
      </w:r>
      <w:r>
        <w:rPr>
          <w:w w:val="139"/>
        </w:rPr>
        <w:t>t</w:t>
      </w:r>
      <w:r>
        <w:rPr>
          <w:w w:val="110"/>
        </w:rPr>
        <w:t>h</w:t>
      </w:r>
      <w:r>
        <w:rPr>
          <w:w w:val="107"/>
        </w:rPr>
        <w:t>er</w:t>
      </w:r>
      <w:r>
        <w:rPr>
          <w:w w:val="96"/>
        </w:rPr>
        <w:t>ef</w:t>
      </w:r>
      <w:r>
        <w:rPr>
          <w:w w:val="106"/>
        </w:rPr>
        <w:t>or</w:t>
      </w:r>
      <w:r>
        <w:rPr>
          <w:w w:val="99"/>
        </w:rPr>
        <w:t>e</w:t>
      </w:r>
      <w:r>
        <w:rPr>
          <w:spacing w:val="1"/>
        </w:rPr>
        <w:t xml:space="preserve"> </w:t>
      </w:r>
      <w:r>
        <w:t>h</w:t>
      </w:r>
      <w:r>
        <w:rPr>
          <w:spacing w:val="-5"/>
        </w:rPr>
        <w:t>av</w:t>
      </w:r>
      <w:r>
        <w:t>e</w:t>
      </w:r>
      <w:r>
        <w:rPr>
          <w:spacing w:val="26"/>
        </w:rPr>
        <w:t xml:space="preserve"> </w:t>
      </w:r>
      <w:r>
        <w:t>other</w:t>
      </w:r>
      <w:r>
        <w:rPr>
          <w:spacing w:val="43"/>
        </w:rPr>
        <w:t xml:space="preserve"> </w:t>
      </w:r>
      <w:r>
        <w:t>cascading</w:t>
      </w:r>
      <w:r>
        <w:rPr>
          <w:spacing w:val="40"/>
        </w:rPr>
        <w:t xml:space="preserve"> </w:t>
      </w:r>
      <w:r>
        <w:rPr>
          <w:w w:val="99"/>
        </w:rPr>
        <w:t>e</w:t>
      </w:r>
      <w:r>
        <w:rPr>
          <w:w w:val="94"/>
        </w:rPr>
        <w:t>ffec</w:t>
      </w:r>
      <w:r>
        <w:rPr>
          <w:w w:val="139"/>
        </w:rPr>
        <w:t>t</w:t>
      </w:r>
      <w:r>
        <w:t>s</w:t>
      </w:r>
      <w:r>
        <w:rPr>
          <w:spacing w:val="1"/>
        </w:rPr>
        <w:t xml:space="preserve"> </w:t>
      </w:r>
      <w:r>
        <w:rPr>
          <w:w w:val="121"/>
        </w:rPr>
        <w:t>that</w:t>
      </w:r>
      <w:r>
        <w:rPr>
          <w:spacing w:val="-9"/>
          <w:w w:val="121"/>
        </w:rPr>
        <w:t xml:space="preserve"> </w:t>
      </w:r>
      <w:r>
        <w:t>m</w:t>
      </w:r>
      <w:r>
        <w:rPr>
          <w:spacing w:val="-5"/>
        </w:rPr>
        <w:t>a</w:t>
      </w:r>
      <w:r>
        <w:t>y</w:t>
      </w:r>
      <w:r>
        <w:rPr>
          <w:spacing w:val="26"/>
        </w:rPr>
        <w:t xml:space="preserve"> </w:t>
      </w:r>
      <w:r>
        <w:t>or</w:t>
      </w:r>
      <w:r>
        <w:rPr>
          <w:spacing w:val="11"/>
        </w:rPr>
        <w:t xml:space="preserve"> </w:t>
      </w:r>
      <w:r>
        <w:rPr>
          <w:w w:val="106"/>
        </w:rPr>
        <w:t>m</w:t>
      </w:r>
      <w:r>
        <w:rPr>
          <w:spacing w:val="-5"/>
          <w:w w:val="112"/>
        </w:rPr>
        <w:t>a</w:t>
      </w:r>
      <w:r>
        <w:rPr>
          <w:w w:val="105"/>
        </w:rPr>
        <w:t xml:space="preserve">y </w:t>
      </w:r>
      <w:r>
        <w:t>not</w:t>
      </w:r>
      <w:r>
        <w:rPr>
          <w:spacing w:val="25"/>
        </w:rPr>
        <w:t xml:space="preserve"> </w:t>
      </w:r>
      <w:r>
        <w:rPr>
          <w:spacing w:val="5"/>
        </w:rPr>
        <w:t>b</w:t>
      </w:r>
      <w:r>
        <w:t>e</w:t>
      </w:r>
      <w:r>
        <w:rPr>
          <w:spacing w:val="4"/>
        </w:rPr>
        <w:t xml:space="preserve"> </w:t>
      </w:r>
      <w:r>
        <w:t>realistic</w:t>
      </w:r>
      <w:r>
        <w:rPr>
          <w:spacing w:val="34"/>
        </w:rPr>
        <w:t xml:space="preserve"> </w:t>
      </w:r>
      <w:r>
        <w:t>(Del</w:t>
      </w:r>
      <w:r>
        <w:rPr>
          <w:spacing w:val="11"/>
        </w:rPr>
        <w:t xml:space="preserve"> </w:t>
      </w:r>
      <w:r>
        <w:rPr>
          <w:spacing w:val="-17"/>
        </w:rPr>
        <w:t>T</w:t>
      </w:r>
      <w:r>
        <w:t>oro</w:t>
      </w:r>
      <w:r>
        <w:rPr>
          <w:spacing w:val="24"/>
        </w:rPr>
        <w:t xml:space="preserve"> </w:t>
      </w:r>
      <w:r>
        <w:t>et</w:t>
      </w:r>
      <w:r>
        <w:rPr>
          <w:spacing w:val="14"/>
        </w:rPr>
        <w:t xml:space="preserve"> </w:t>
      </w:r>
      <w:r>
        <w:t>al.,</w:t>
      </w:r>
      <w:r>
        <w:rPr>
          <w:spacing w:val="19"/>
        </w:rPr>
        <w:t xml:space="preserve"> </w:t>
      </w:r>
      <w:r>
        <w:t>2015).</w:t>
      </w:r>
      <w:r>
        <w:rPr>
          <w:spacing w:val="41"/>
        </w:rPr>
        <w:t xml:space="preserve"> </w:t>
      </w:r>
      <w:r>
        <w:t>.</w:t>
      </w:r>
      <w:r>
        <w:rPr>
          <w:spacing w:val="36"/>
        </w:rPr>
        <w:t xml:space="preserve"> </w:t>
      </w:r>
      <w:r>
        <w:rPr>
          <w:spacing w:val="-16"/>
        </w:rPr>
        <w:t>F</w:t>
      </w:r>
      <w:r>
        <w:t>or</w:t>
      </w:r>
      <w:r>
        <w:rPr>
          <w:spacing w:val="23"/>
        </w:rPr>
        <w:t xml:space="preserve"> </w:t>
      </w:r>
      <w:r>
        <w:t>example,</w:t>
      </w:r>
      <w:r>
        <w:rPr>
          <w:spacing w:val="36"/>
        </w:rPr>
        <w:t xml:space="preserve"> </w:t>
      </w:r>
      <w:r>
        <w:t>a</w:t>
      </w:r>
      <w:r>
        <w:rPr>
          <w:spacing w:val="6"/>
        </w:rPr>
        <w:t xml:space="preserve"> </w:t>
      </w:r>
      <w:r>
        <w:rPr>
          <w:w w:val="104"/>
        </w:rPr>
        <w:t>me</w:t>
      </w:r>
      <w:r>
        <w:rPr>
          <w:w w:val="139"/>
        </w:rPr>
        <w:t>t</w:t>
      </w:r>
      <w:r>
        <w:rPr>
          <w:w w:val="109"/>
        </w:rPr>
        <w:t>a-an</w:t>
      </w:r>
      <w:r>
        <w:rPr>
          <w:w w:val="106"/>
        </w:rPr>
        <w:t>aly</w:t>
      </w:r>
      <w:r>
        <w:t>sis</w:t>
      </w:r>
      <w:r>
        <w:rPr>
          <w:spacing w:val="-5"/>
        </w:rPr>
        <w:t xml:space="preserve"> </w:t>
      </w:r>
      <w:r>
        <w:t>based</w:t>
      </w:r>
      <w:r>
        <w:rPr>
          <w:spacing w:val="26"/>
        </w:rPr>
        <w:t xml:space="preserve"> </w:t>
      </w:r>
      <w:r>
        <w:t>on</w:t>
      </w:r>
      <w:r>
        <w:rPr>
          <w:spacing w:val="5"/>
        </w:rPr>
        <w:t xml:space="preserve"> </w:t>
      </w:r>
      <w:r>
        <w:t>studies</w:t>
      </w:r>
      <w:r>
        <w:rPr>
          <w:spacing w:val="35"/>
        </w:rPr>
        <w:t xml:space="preserve"> </w:t>
      </w:r>
      <w:r>
        <w:t>using</w:t>
      </w:r>
      <w:r>
        <w:rPr>
          <w:spacing w:val="14"/>
        </w:rPr>
        <w:t xml:space="preserve"> </w:t>
      </w:r>
      <w:r>
        <w:rPr>
          <w:w w:val="106"/>
        </w:rPr>
        <w:t>di</w:t>
      </w:r>
      <w:r>
        <w:rPr>
          <w:w w:val="87"/>
        </w:rPr>
        <w:t>ff</w:t>
      </w:r>
      <w:r>
        <w:rPr>
          <w:w w:val="107"/>
        </w:rPr>
        <w:t>er</w:t>
      </w:r>
      <w:r>
        <w:rPr>
          <w:w w:val="105"/>
        </w:rPr>
        <w:t>e</w:t>
      </w:r>
      <w:r>
        <w:rPr>
          <w:spacing w:val="-5"/>
          <w:w w:val="105"/>
        </w:rPr>
        <w:t>n</w:t>
      </w:r>
      <w:r>
        <w:rPr>
          <w:w w:val="139"/>
        </w:rPr>
        <w:t>t</w:t>
      </w:r>
      <w:r>
        <w:rPr>
          <w:spacing w:val="-5"/>
        </w:rPr>
        <w:t xml:space="preserve"> </w:t>
      </w:r>
      <w:r>
        <w:rPr>
          <w:spacing w:val="-5"/>
          <w:w w:val="99"/>
        </w:rPr>
        <w:t>w</w:t>
      </w:r>
      <w:r>
        <w:rPr>
          <w:w w:val="114"/>
        </w:rPr>
        <w:t>ar</w:t>
      </w:r>
      <w:r>
        <w:rPr>
          <w:w w:val="104"/>
        </w:rPr>
        <w:t>mi</w:t>
      </w:r>
      <w:r>
        <w:rPr>
          <w:w w:val="105"/>
        </w:rPr>
        <w:t xml:space="preserve">ng </w:t>
      </w:r>
      <w:r>
        <w:rPr>
          <w:w w:val="139"/>
        </w:rPr>
        <w:t>t</w:t>
      </w:r>
      <w:r>
        <w:rPr>
          <w:w w:val="99"/>
        </w:rPr>
        <w:t>e</w:t>
      </w:r>
      <w:r>
        <w:rPr>
          <w:spacing w:val="-5"/>
          <w:w w:val="99"/>
        </w:rPr>
        <w:t>c</w:t>
      </w:r>
      <w:r>
        <w:rPr>
          <w:w w:val="110"/>
        </w:rPr>
        <w:t>hn</w:t>
      </w:r>
      <w:r>
        <w:rPr>
          <w:w w:val="99"/>
        </w:rPr>
        <w:t>i</w:t>
      </w:r>
      <w:r>
        <w:rPr>
          <w:w w:val="105"/>
        </w:rPr>
        <w:t>que</w:t>
      </w:r>
      <w:r>
        <w:t>s</w:t>
      </w:r>
      <w:r w:rsidR="00F9389F">
        <w:t xml:space="preserve"> </w:t>
      </w:r>
      <w:r>
        <w:t>found</w:t>
      </w:r>
      <w:r>
        <w:rPr>
          <w:spacing w:val="49"/>
        </w:rPr>
        <w:t xml:space="preserve"> </w:t>
      </w:r>
      <w:r>
        <w:rPr>
          <w:w w:val="121"/>
        </w:rPr>
        <w:t>that</w:t>
      </w:r>
      <w:r>
        <w:rPr>
          <w:spacing w:val="16"/>
          <w:w w:val="121"/>
        </w:rPr>
        <w:t xml:space="preserve"> </w:t>
      </w:r>
      <w:r>
        <w:t>soil</w:t>
      </w:r>
      <w:r>
        <w:rPr>
          <w:spacing w:val="24"/>
        </w:rPr>
        <w:t xml:space="preserve"> </w:t>
      </w:r>
      <w:r>
        <w:rPr>
          <w:spacing w:val="-5"/>
        </w:rPr>
        <w:t>w</w:t>
      </w:r>
      <w:r>
        <w:t>arming</w:t>
      </w:r>
      <w:r w:rsidR="00F9389F">
        <w:t xml:space="preserve"> </w:t>
      </w:r>
      <w:r>
        <w:t>significa</w:t>
      </w:r>
      <w:r>
        <w:rPr>
          <w:spacing w:val="-5"/>
        </w:rPr>
        <w:t>n</w:t>
      </w:r>
      <w:r>
        <w:t>tly</w:t>
      </w:r>
      <w:r w:rsidR="00F9389F">
        <w:t xml:space="preserve"> </w:t>
      </w:r>
      <w:r>
        <w:t>increased</w:t>
      </w:r>
      <w:r w:rsidR="00F9389F">
        <w:t xml:space="preserve"> </w:t>
      </w:r>
      <w:r>
        <w:t>soil</w:t>
      </w:r>
      <w:r>
        <w:rPr>
          <w:spacing w:val="25"/>
        </w:rPr>
        <w:t xml:space="preserve"> </w:t>
      </w:r>
      <w:r>
        <w:rPr>
          <w:w w:val="108"/>
        </w:rPr>
        <w:t>respiration</w:t>
      </w:r>
      <w:r>
        <w:rPr>
          <w:spacing w:val="28"/>
          <w:w w:val="108"/>
        </w:rPr>
        <w:t xml:space="preserve"> </w:t>
      </w:r>
      <w:r>
        <w:t>rate,</w:t>
      </w:r>
      <w:r w:rsidR="00F9389F">
        <w:t xml:space="preserve"> </w:t>
      </w:r>
      <w:r>
        <w:t>net</w:t>
      </w:r>
      <w:r w:rsidR="00F9389F">
        <w:t xml:space="preserve"> </w:t>
      </w:r>
      <w:r>
        <w:rPr>
          <w:w w:val="106"/>
        </w:rPr>
        <w:t>ni</w:t>
      </w:r>
      <w:r>
        <w:rPr>
          <w:w w:val="139"/>
        </w:rPr>
        <w:t>t</w:t>
      </w:r>
      <w:r>
        <w:rPr>
          <w:w w:val="116"/>
        </w:rPr>
        <w:t>r</w:t>
      </w:r>
      <w:r>
        <w:rPr>
          <w:w w:val="102"/>
        </w:rPr>
        <w:t>ogen</w:t>
      </w:r>
      <w:r w:rsidR="00F9389F">
        <w:t xml:space="preserve"> </w:t>
      </w:r>
      <w:r>
        <w:rPr>
          <w:w w:val="104"/>
        </w:rPr>
        <w:t>mi</w:t>
      </w:r>
      <w:r>
        <w:rPr>
          <w:w w:val="105"/>
        </w:rPr>
        <w:t>ne</w:t>
      </w:r>
      <w:r>
        <w:rPr>
          <w:w w:val="110"/>
        </w:rPr>
        <w:t>ral</w:t>
      </w:r>
      <w:r>
        <w:rPr>
          <w:w w:val="99"/>
        </w:rPr>
        <w:t>i</w:t>
      </w:r>
      <w:r>
        <w:rPr>
          <w:w w:val="114"/>
        </w:rPr>
        <w:t>zat</w:t>
      </w:r>
      <w:r>
        <w:rPr>
          <w:w w:val="99"/>
        </w:rPr>
        <w:t>i</w:t>
      </w:r>
      <w:r>
        <w:rPr>
          <w:w w:val="105"/>
        </w:rPr>
        <w:t xml:space="preserve">on </w:t>
      </w:r>
      <w:r>
        <w:t>rate</w:t>
      </w:r>
      <w:r w:rsidR="00F9389F">
        <w:t xml:space="preserve"> </w:t>
      </w:r>
      <w:r>
        <w:t>and</w:t>
      </w:r>
      <w:r>
        <w:rPr>
          <w:spacing w:val="45"/>
        </w:rPr>
        <w:t xml:space="preserve"> </w:t>
      </w:r>
      <w:r>
        <w:rPr>
          <w:w w:val="113"/>
        </w:rPr>
        <w:t>pla</w:t>
      </w:r>
      <w:r>
        <w:rPr>
          <w:spacing w:val="-6"/>
          <w:w w:val="113"/>
        </w:rPr>
        <w:t>n</w:t>
      </w:r>
      <w:r>
        <w:rPr>
          <w:w w:val="113"/>
        </w:rPr>
        <w:t>t</w:t>
      </w:r>
      <w:r>
        <w:rPr>
          <w:spacing w:val="8"/>
          <w:w w:val="113"/>
        </w:rPr>
        <w:t xml:space="preserve"> </w:t>
      </w:r>
      <w:r>
        <w:rPr>
          <w:w w:val="113"/>
        </w:rPr>
        <w:t>pr</w:t>
      </w:r>
      <w:r>
        <w:rPr>
          <w:spacing w:val="5"/>
          <w:w w:val="99"/>
        </w:rPr>
        <w:t>o</w:t>
      </w:r>
      <w:r>
        <w:rPr>
          <w:w w:val="110"/>
        </w:rPr>
        <w:t>d</w:t>
      </w:r>
      <w:r>
        <w:rPr>
          <w:w w:val="105"/>
        </w:rPr>
        <w:t>uc</w:t>
      </w:r>
      <w:r>
        <w:rPr>
          <w:w w:val="139"/>
        </w:rPr>
        <w:t>t</w:t>
      </w:r>
      <w:r>
        <w:rPr>
          <w:w w:val="103"/>
        </w:rPr>
        <w:t>iv</w:t>
      </w:r>
      <w:r>
        <w:rPr>
          <w:w w:val="99"/>
        </w:rPr>
        <w:t>i</w:t>
      </w:r>
      <w:r>
        <w:rPr>
          <w:spacing w:val="-5"/>
          <w:w w:val="139"/>
        </w:rPr>
        <w:t>t</w:t>
      </w:r>
      <w:r>
        <w:rPr>
          <w:spacing w:val="-17"/>
          <w:w w:val="105"/>
        </w:rPr>
        <w:t>y</w:t>
      </w:r>
      <w:r>
        <w:rPr>
          <w:w w:val="110"/>
        </w:rPr>
        <w:t>,</w:t>
      </w:r>
      <w:r>
        <w:rPr>
          <w:spacing w:val="15"/>
          <w:w w:val="110"/>
        </w:rPr>
        <w:t xml:space="preserve"> </w:t>
      </w:r>
      <w:r>
        <w:t>es</w:t>
      </w:r>
      <w:r>
        <w:rPr>
          <w:spacing w:val="5"/>
        </w:rPr>
        <w:t>p</w:t>
      </w:r>
      <w:r>
        <w:t>ecially</w:t>
      </w:r>
      <w:r>
        <w:rPr>
          <w:spacing w:val="37"/>
        </w:rPr>
        <w:t xml:space="preserve"> </w:t>
      </w:r>
      <w:r>
        <w:t>in</w:t>
      </w:r>
      <w:r>
        <w:rPr>
          <w:spacing w:val="24"/>
        </w:rPr>
        <w:t xml:space="preserve"> </w:t>
      </w:r>
      <w:r>
        <w:rPr>
          <w:w w:val="139"/>
        </w:rPr>
        <w:t>t</w:t>
      </w:r>
      <w:r>
        <w:rPr>
          <w:w w:val="106"/>
        </w:rPr>
        <w:t>em</w:t>
      </w:r>
      <w:r>
        <w:rPr>
          <w:spacing w:val="5"/>
          <w:w w:val="106"/>
        </w:rPr>
        <w:t>p</w:t>
      </w:r>
      <w:r>
        <w:rPr>
          <w:w w:val="107"/>
        </w:rPr>
        <w:t>er</w:t>
      </w:r>
      <w:r>
        <w:rPr>
          <w:w w:val="122"/>
        </w:rPr>
        <w:t>at</w:t>
      </w:r>
      <w:r>
        <w:rPr>
          <w:w w:val="99"/>
        </w:rPr>
        <w:t>e</w:t>
      </w:r>
      <w:r>
        <w:rPr>
          <w:spacing w:val="14"/>
          <w:w w:val="99"/>
        </w:rPr>
        <w:t xml:space="preserve"> </w:t>
      </w:r>
      <w:r>
        <w:rPr>
          <w:w w:val="102"/>
        </w:rPr>
        <w:t>for</w:t>
      </w:r>
      <w:r>
        <w:t>es</w:t>
      </w:r>
      <w:r>
        <w:rPr>
          <w:w w:val="139"/>
        </w:rPr>
        <w:t>t</w:t>
      </w:r>
      <w:r>
        <w:rPr>
          <w:spacing w:val="14"/>
          <w:w w:val="139"/>
        </w:rPr>
        <w:t xml:space="preserve"> </w:t>
      </w:r>
      <w:r>
        <w:t>ecosystems</w:t>
      </w:r>
      <w:r>
        <w:rPr>
          <w:spacing w:val="45"/>
        </w:rPr>
        <w:t xml:space="preserve"> </w:t>
      </w:r>
      <w:r>
        <w:rPr>
          <w:w w:val="112"/>
        </w:rPr>
        <w:t>(</w:t>
      </w:r>
      <w:proofErr w:type="spellStart"/>
      <w:r>
        <w:rPr>
          <w:w w:val="112"/>
        </w:rPr>
        <w:t>Rustad</w:t>
      </w:r>
      <w:proofErr w:type="spellEnd"/>
      <w:r>
        <w:rPr>
          <w:spacing w:val="11"/>
          <w:w w:val="112"/>
        </w:rPr>
        <w:t xml:space="preserve"> </w:t>
      </w:r>
      <w:r>
        <w:t>et</w:t>
      </w:r>
      <w:r>
        <w:rPr>
          <w:spacing w:val="33"/>
        </w:rPr>
        <w:t xml:space="preserve"> </w:t>
      </w:r>
      <w:r>
        <w:t>al.,</w:t>
      </w:r>
      <w:r>
        <w:rPr>
          <w:spacing w:val="37"/>
        </w:rPr>
        <w:t xml:space="preserve"> </w:t>
      </w:r>
      <w:r>
        <w:t>2001).</w:t>
      </w:r>
      <w:r w:rsidR="00F9389F">
        <w:t xml:space="preserve"> </w:t>
      </w:r>
      <w:r>
        <w:t>The</w:t>
      </w:r>
      <w:r>
        <w:rPr>
          <w:spacing w:val="44"/>
        </w:rPr>
        <w:t xml:space="preserve"> </w:t>
      </w:r>
      <w:r>
        <w:rPr>
          <w:w w:val="107"/>
        </w:rPr>
        <w:t>amou</w:t>
      </w:r>
      <w:r>
        <w:rPr>
          <w:spacing w:val="-5"/>
          <w:w w:val="110"/>
        </w:rPr>
        <w:t>n</w:t>
      </w:r>
      <w:r>
        <w:rPr>
          <w:w w:val="139"/>
        </w:rPr>
        <w:t>t</w:t>
      </w:r>
      <w:r>
        <w:rPr>
          <w:spacing w:val="14"/>
          <w:w w:val="139"/>
        </w:rPr>
        <w:t xml:space="preserve"> </w:t>
      </w:r>
      <w:r>
        <w:t>of increase</w:t>
      </w:r>
      <w:r w:rsidR="00F9389F">
        <w:t xml:space="preserve"> </w:t>
      </w:r>
      <w:r>
        <w:t>in</w:t>
      </w:r>
      <w:r>
        <w:rPr>
          <w:spacing w:val="29"/>
        </w:rPr>
        <w:t xml:space="preserve"> </w:t>
      </w:r>
      <w:r>
        <w:rPr>
          <w:w w:val="139"/>
        </w:rPr>
        <w:t>t</w:t>
      </w:r>
      <w:r>
        <w:rPr>
          <w:w w:val="105"/>
        </w:rPr>
        <w:t>he</w:t>
      </w:r>
      <w:r>
        <w:t>se</w:t>
      </w:r>
      <w:r>
        <w:rPr>
          <w:spacing w:val="19"/>
        </w:rPr>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20"/>
          <w:w w:val="139"/>
        </w:rPr>
        <w:t xml:space="preserve"> </w:t>
      </w:r>
      <w:r>
        <w:rPr>
          <w:w w:val="99"/>
        </w:rPr>
        <w:t>e</w:t>
      </w:r>
      <w:r>
        <w:t>cos</w:t>
      </w:r>
      <w:r>
        <w:rPr>
          <w:w w:val="103"/>
        </w:rPr>
        <w:t>ys</w:t>
      </w:r>
      <w:r>
        <w:rPr>
          <w:w w:val="139"/>
        </w:rPr>
        <w:t>t</w:t>
      </w:r>
      <w:r>
        <w:rPr>
          <w:w w:val="104"/>
        </w:rPr>
        <w:t>em</w:t>
      </w:r>
      <w:r>
        <w:rPr>
          <w:spacing w:val="20"/>
          <w:w w:val="104"/>
        </w:rPr>
        <w:t xml:space="preserve"> </w:t>
      </w:r>
      <w:r>
        <w:rPr>
          <w:w w:val="107"/>
        </w:rPr>
        <w:t>pro</w:t>
      </w:r>
      <w:r>
        <w:rPr>
          <w:spacing w:val="5"/>
          <w:w w:val="107"/>
        </w:rPr>
        <w:t>p</w:t>
      </w:r>
      <w:r>
        <w:rPr>
          <w:w w:val="107"/>
        </w:rPr>
        <w:t>erties</w:t>
      </w:r>
      <w:r>
        <w:rPr>
          <w:spacing w:val="22"/>
          <w:w w:val="107"/>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ary</w:t>
      </w:r>
      <w:r w:rsidR="00F9389F">
        <w:t xml:space="preserve"> </w:t>
      </w:r>
      <w:r>
        <w:rPr>
          <w:w w:val="109"/>
        </w:rPr>
        <w:t>dramaticall</w:t>
      </w:r>
      <w:r>
        <w:rPr>
          <w:spacing w:val="-19"/>
          <w:w w:val="109"/>
        </w:rPr>
        <w:t>y</w:t>
      </w:r>
      <w:r>
        <w:rPr>
          <w:w w:val="109"/>
        </w:rPr>
        <w:t>,</w:t>
      </w:r>
      <w:r>
        <w:rPr>
          <w:spacing w:val="18"/>
          <w:w w:val="109"/>
        </w:rPr>
        <w:t xml:space="preserve"> </w:t>
      </w:r>
      <w:r>
        <w:t>de</w:t>
      </w:r>
      <w:r>
        <w:rPr>
          <w:spacing w:val="5"/>
        </w:rPr>
        <w:t>p</w:t>
      </w:r>
      <w:r>
        <w:t>ending</w:t>
      </w:r>
      <w:r w:rsidR="00F9389F">
        <w:t xml:space="preserve"> </w:t>
      </w:r>
      <w:r>
        <w:t>on</w:t>
      </w:r>
      <w:r>
        <w:rPr>
          <w:spacing w:val="29"/>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 xml:space="preserve">al </w:t>
      </w:r>
      <w:r>
        <w:rPr>
          <w:w w:val="104"/>
        </w:rPr>
        <w:t>me</w:t>
      </w:r>
      <w:r>
        <w:rPr>
          <w:w w:val="139"/>
        </w:rPr>
        <w:t>t</w:t>
      </w:r>
      <w:r>
        <w:rPr>
          <w:w w:val="105"/>
        </w:rPr>
        <w:t>h</w:t>
      </w:r>
      <w:r>
        <w:rPr>
          <w:spacing w:val="5"/>
          <w:w w:val="105"/>
        </w:rPr>
        <w:t>o</w:t>
      </w:r>
      <w:r>
        <w:rPr>
          <w:w w:val="110"/>
        </w:rPr>
        <w:t>d</w:t>
      </w:r>
      <w:r>
        <w:rPr>
          <w:w w:val="104"/>
        </w:rPr>
        <w:t>s.</w:t>
      </w:r>
      <w:r w:rsidR="00F9389F">
        <w:t xml:space="preserve"> </w:t>
      </w:r>
      <w:r>
        <w:rPr>
          <w:spacing w:val="-24"/>
        </w:rPr>
        <w:t xml:space="preserve"> </w:t>
      </w:r>
      <w:r>
        <w:rPr>
          <w:spacing w:val="-17"/>
        </w:rPr>
        <w:t>W</w:t>
      </w:r>
      <w:r>
        <w:t>arming</w:t>
      </w:r>
      <w:r w:rsidR="00F9389F">
        <w:t xml:space="preserve"> </w:t>
      </w:r>
      <w:r>
        <w:rPr>
          <w:w w:val="116"/>
        </w:rPr>
        <w:t>treatme</w:t>
      </w:r>
      <w:r>
        <w:rPr>
          <w:spacing w:val="-6"/>
          <w:w w:val="116"/>
        </w:rPr>
        <w:t>n</w:t>
      </w:r>
      <w:r>
        <w:rPr>
          <w:w w:val="116"/>
        </w:rPr>
        <w:t>ts</w:t>
      </w:r>
      <w:r>
        <w:rPr>
          <w:spacing w:val="-5"/>
          <w:w w:val="116"/>
        </w:rPr>
        <w:t xml:space="preserve"> </w:t>
      </w:r>
      <w:r>
        <w:rPr>
          <w:w w:val="116"/>
        </w:rPr>
        <w:t>that</w:t>
      </w:r>
      <w:r>
        <w:rPr>
          <w:spacing w:val="36"/>
          <w:w w:val="116"/>
        </w:rPr>
        <w:t xml:space="preserve"> </w:t>
      </w:r>
      <w:r>
        <w:t>are</w:t>
      </w:r>
      <w:r>
        <w:rPr>
          <w:spacing w:val="50"/>
        </w:rPr>
        <w:t xml:space="preserve"> </w:t>
      </w:r>
      <w:r>
        <w:t>not</w:t>
      </w:r>
      <w:r w:rsidR="00F9389F">
        <w:t xml:space="preserve"> </w:t>
      </w:r>
      <w:r>
        <w:t>applied</w:t>
      </w:r>
      <w:r w:rsidR="00F9389F">
        <w:t xml:space="preserve"> </w:t>
      </w:r>
      <w:r>
        <w:rPr>
          <w:spacing w:val="-5"/>
        </w:rPr>
        <w:t>y</w:t>
      </w:r>
      <w:r>
        <w:t>ear</w:t>
      </w:r>
      <w:r w:rsidR="00F9389F">
        <w:t xml:space="preserve"> </w:t>
      </w:r>
      <w:r>
        <w:t>around</w:t>
      </w:r>
      <w:r w:rsidR="00F9389F">
        <w:t xml:space="preserve"> </w:t>
      </w:r>
      <w:r>
        <w:t>(e.g.</w:t>
      </w:r>
      <w:r>
        <w:rPr>
          <w:spacing w:val="48"/>
        </w:rPr>
        <w:t xml:space="preserve"> </w:t>
      </w:r>
      <w:r>
        <w:t>Clark</w:t>
      </w:r>
      <w:r w:rsidR="00F9389F">
        <w:t xml:space="preserve"> </w:t>
      </w:r>
      <w:r>
        <w:t>et</w:t>
      </w:r>
      <w:r>
        <w:rPr>
          <w:spacing w:val="46"/>
        </w:rPr>
        <w:t xml:space="preserve"> </w:t>
      </w:r>
      <w:r>
        <w:t>al.,</w:t>
      </w:r>
      <w:r w:rsidR="00F9389F">
        <w:t xml:space="preserve"> </w:t>
      </w:r>
      <w:r>
        <w:t>2014a,b)</w:t>
      </w:r>
      <w:r w:rsidR="00F9389F">
        <w:t xml:space="preserve"> </w:t>
      </w:r>
      <w:r>
        <w:t>m</w:t>
      </w:r>
      <w:r>
        <w:rPr>
          <w:spacing w:val="-5"/>
        </w:rPr>
        <w:t>a</w:t>
      </w:r>
      <w:r>
        <w:t>y</w:t>
      </w:r>
      <w:r w:rsidR="00F9389F">
        <w:t xml:space="preserve"> </w:t>
      </w:r>
      <w:r>
        <w:rPr>
          <w:w w:val="116"/>
        </w:rPr>
        <w:t>r</w:t>
      </w:r>
      <w:r>
        <w:t>es</w:t>
      </w:r>
      <w:r>
        <w:rPr>
          <w:w w:val="106"/>
        </w:rPr>
        <w:t>ul</w:t>
      </w:r>
      <w:r>
        <w:rPr>
          <w:w w:val="139"/>
        </w:rPr>
        <w:t>t</w:t>
      </w:r>
      <w:r w:rsidR="00F9389F">
        <w:t xml:space="preserve"> </w:t>
      </w:r>
      <w:r>
        <w:rPr>
          <w:w w:val="99"/>
        </w:rPr>
        <w:t>i</w:t>
      </w:r>
      <w:r>
        <w:rPr>
          <w:w w:val="110"/>
        </w:rPr>
        <w:t xml:space="preserve">n </w:t>
      </w:r>
      <w:r>
        <w:t>effects</w:t>
      </w:r>
      <w:r>
        <w:rPr>
          <w:spacing w:val="16"/>
        </w:rPr>
        <w:t xml:space="preserve"> </w:t>
      </w:r>
      <w:r>
        <w:rPr>
          <w:w w:val="121"/>
        </w:rPr>
        <w:t>that</w:t>
      </w:r>
      <w:r>
        <w:rPr>
          <w:spacing w:val="3"/>
          <w:w w:val="121"/>
        </w:rPr>
        <w:t xml:space="preserve"> </w:t>
      </w:r>
      <w:r>
        <w:t>differ</w:t>
      </w:r>
      <w:r>
        <w:rPr>
          <w:spacing w:val="14"/>
        </w:rPr>
        <w:t xml:space="preserve"> </w:t>
      </w:r>
      <w:r>
        <w:t>from</w:t>
      </w:r>
      <w:r>
        <w:rPr>
          <w:spacing w:val="26"/>
        </w:rPr>
        <w:t xml:space="preserve"> </w:t>
      </w:r>
      <w:r>
        <w:rPr>
          <w:w w:val="139"/>
        </w:rPr>
        <w:t>t</w:t>
      </w:r>
      <w:r>
        <w:rPr>
          <w:w w:val="103"/>
        </w:rPr>
        <w:t>hos</w:t>
      </w:r>
      <w:r>
        <w:rPr>
          <w:w w:val="99"/>
        </w:rPr>
        <w:t>e</w:t>
      </w:r>
      <w:r>
        <w:rPr>
          <w:spacing w:val="13"/>
        </w:rPr>
        <w:t xml:space="preserve"> </w:t>
      </w:r>
      <w:r>
        <w:t>under</w:t>
      </w:r>
      <w:r w:rsidR="00F9389F">
        <w:t xml:space="preserve"> </w:t>
      </w:r>
      <w:r>
        <w:rPr>
          <w:w w:val="103"/>
        </w:rPr>
        <w:t>con</w:t>
      </w:r>
      <w:r>
        <w:t>sis</w:t>
      </w:r>
      <w:r>
        <w:rPr>
          <w:w w:val="115"/>
        </w:rPr>
        <w:t>te</w:t>
      </w:r>
      <w:r>
        <w:rPr>
          <w:spacing w:val="-5"/>
          <w:w w:val="110"/>
        </w:rPr>
        <w:t>n</w:t>
      </w:r>
      <w:r>
        <w:rPr>
          <w:w w:val="139"/>
        </w:rPr>
        <w:t>t</w:t>
      </w:r>
      <w:r>
        <w:rPr>
          <w:spacing w:val="13"/>
        </w:rPr>
        <w:t xml:space="preserve"> </w:t>
      </w:r>
      <w:r>
        <w:rPr>
          <w:spacing w:val="-5"/>
        </w:rPr>
        <w:t>w</w:t>
      </w:r>
      <w:r>
        <w:t>arming,</w:t>
      </w:r>
      <w:r w:rsidR="00F9389F">
        <w:t xml:space="preserve"> </w:t>
      </w:r>
      <w:r>
        <w:t>since</w:t>
      </w:r>
      <w:r>
        <w:rPr>
          <w:spacing w:val="21"/>
        </w:rPr>
        <w:t xml:space="preserve"> </w:t>
      </w:r>
      <w:r>
        <w:t>microbial</w:t>
      </w:r>
      <w:r w:rsidR="00F9389F">
        <w:t xml:space="preserve"> </w:t>
      </w:r>
      <w:r>
        <w:rPr>
          <w:w w:val="99"/>
        </w:rPr>
        <w:t>c</w:t>
      </w:r>
      <w:r>
        <w:rPr>
          <w:w w:val="105"/>
        </w:rPr>
        <w:t>om</w:t>
      </w:r>
      <w:r>
        <w:rPr>
          <w:spacing w:val="-5"/>
          <w:w w:val="105"/>
        </w:rPr>
        <w:t>m</w:t>
      </w:r>
      <w:r>
        <w:rPr>
          <w:w w:val="110"/>
        </w:rPr>
        <w:t>u</w:t>
      </w:r>
      <w:r>
        <w:rPr>
          <w:w w:val="106"/>
        </w:rPr>
        <w:t>ni</w:t>
      </w:r>
      <w:r>
        <w:rPr>
          <w:w w:val="139"/>
        </w:rPr>
        <w:t>t</w:t>
      </w:r>
      <w:r>
        <w:rPr>
          <w:w w:val="99"/>
        </w:rPr>
        <w:t>i</w:t>
      </w:r>
      <w:r>
        <w:t>es</w:t>
      </w:r>
      <w:r>
        <w:rPr>
          <w:spacing w:val="13"/>
        </w:rPr>
        <w:t xml:space="preserve"> </w:t>
      </w:r>
      <w:r>
        <w:rPr>
          <w:w w:val="121"/>
        </w:rPr>
        <w:t>that</w:t>
      </w:r>
      <w:r>
        <w:rPr>
          <w:spacing w:val="3"/>
          <w:w w:val="121"/>
        </w:rPr>
        <w:t xml:space="preserve"> </w:t>
      </w:r>
      <w:r>
        <w:t>h</w:t>
      </w:r>
      <w:r>
        <w:rPr>
          <w:spacing w:val="-5"/>
        </w:rPr>
        <w:t>av</w:t>
      </w:r>
      <w:r>
        <w:t>e</w:t>
      </w:r>
      <w:r>
        <w:rPr>
          <w:spacing w:val="38"/>
        </w:rPr>
        <w:t xml:space="preserve"> </w:t>
      </w:r>
      <w:r>
        <w:t>s</w:t>
      </w:r>
      <w:r>
        <w:rPr>
          <w:w w:val="139"/>
        </w:rPr>
        <w:t>t</w:t>
      </w:r>
      <w:r>
        <w:rPr>
          <w:w w:val="108"/>
        </w:rPr>
        <w:t>ron</w:t>
      </w:r>
      <w:r>
        <w:rPr>
          <w:w w:val="99"/>
        </w:rPr>
        <w:t>g</w:t>
      </w:r>
      <w:r>
        <w:rPr>
          <w:spacing w:val="13"/>
        </w:rPr>
        <w:t xml:space="preserve"> </w:t>
      </w:r>
      <w:r>
        <w:rPr>
          <w:w w:val="94"/>
        </w:rPr>
        <w:t>effe</w:t>
      </w:r>
      <w:r>
        <w:rPr>
          <w:w w:val="115"/>
        </w:rPr>
        <w:t>ct</w:t>
      </w:r>
      <w:r>
        <w:t>s on</w:t>
      </w:r>
      <w:r>
        <w:rPr>
          <w:spacing w:val="35"/>
        </w:rPr>
        <w:t xml:space="preserve"> </w:t>
      </w:r>
      <w:r>
        <w:rPr>
          <w:spacing w:val="-6"/>
          <w:w w:val="113"/>
        </w:rPr>
        <w:t>n</w:t>
      </w:r>
      <w:r>
        <w:rPr>
          <w:w w:val="113"/>
        </w:rPr>
        <w:t>utrie</w:t>
      </w:r>
      <w:r>
        <w:rPr>
          <w:spacing w:val="-6"/>
          <w:w w:val="113"/>
        </w:rPr>
        <w:t>n</w:t>
      </w:r>
      <w:r>
        <w:rPr>
          <w:w w:val="113"/>
        </w:rPr>
        <w:t>t</w:t>
      </w:r>
      <w:r>
        <w:rPr>
          <w:spacing w:val="22"/>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y</w:t>
      </w:r>
      <w:r>
        <w:rPr>
          <w:spacing w:val="25"/>
          <w:w w:val="105"/>
        </w:rPr>
        <w:t xml:space="preserve"> </w:t>
      </w:r>
      <w:r>
        <w:t>and</w:t>
      </w:r>
      <w:r w:rsidR="00F9389F">
        <w:t xml:space="preserve"> </w:t>
      </w:r>
      <w:r>
        <w:t>soil</w:t>
      </w:r>
      <w:r>
        <w:rPr>
          <w:spacing w:val="24"/>
        </w:rPr>
        <w:t xml:space="preserve"> </w:t>
      </w:r>
      <w:r>
        <w:t>moisture</w:t>
      </w:r>
      <w:r w:rsidR="00F9389F">
        <w:t xml:space="preserve"> </w:t>
      </w:r>
      <w:r>
        <w:t>m</w:t>
      </w:r>
      <w:r>
        <w:rPr>
          <w:spacing w:val="-5"/>
        </w:rPr>
        <w:t>a</w:t>
      </w:r>
      <w:r>
        <w:t>y</w:t>
      </w:r>
      <w:r w:rsidR="00F9389F">
        <w:t xml:space="preserve"> </w:t>
      </w:r>
      <w:r>
        <w:rPr>
          <w:spacing w:val="5"/>
        </w:rPr>
        <w:t>b</w:t>
      </w:r>
      <w:r>
        <w:t>e</w:t>
      </w:r>
      <w:r>
        <w:rPr>
          <w:spacing w:val="34"/>
        </w:rPr>
        <w:t xml:space="preserve"> </w:t>
      </w:r>
      <w:r>
        <w:rPr>
          <w:w w:val="106"/>
        </w:rPr>
        <w:t>di</w:t>
      </w:r>
      <w:r>
        <w:rPr>
          <w:w w:val="92"/>
        </w:rPr>
        <w:t>ffe</w:t>
      </w:r>
      <w:r>
        <w:rPr>
          <w:w w:val="107"/>
        </w:rPr>
        <w:t>re</w:t>
      </w:r>
      <w:r>
        <w:rPr>
          <w:spacing w:val="-5"/>
          <w:w w:val="110"/>
        </w:rPr>
        <w:t>n</w:t>
      </w:r>
      <w:r>
        <w:rPr>
          <w:w w:val="139"/>
        </w:rPr>
        <w:t>t</w:t>
      </w:r>
      <w:r>
        <w:rPr>
          <w:w w:val="99"/>
        </w:rPr>
        <w:t>i</w:t>
      </w:r>
      <w:r>
        <w:rPr>
          <w:w w:val="107"/>
        </w:rPr>
        <w:t>al</w:t>
      </w:r>
      <w:r>
        <w:rPr>
          <w:w w:val="99"/>
        </w:rPr>
        <w:t>l</w:t>
      </w:r>
      <w:r>
        <w:rPr>
          <w:w w:val="105"/>
        </w:rPr>
        <w:t>y</w:t>
      </w:r>
      <w:r>
        <w:rPr>
          <w:spacing w:val="25"/>
          <w:w w:val="105"/>
        </w:rPr>
        <w:t xml:space="preserve"> </w:t>
      </w:r>
      <w:r>
        <w:rPr>
          <w:w w:val="98"/>
        </w:rPr>
        <w:t>affec</w:t>
      </w:r>
      <w:r>
        <w:rPr>
          <w:w w:val="139"/>
        </w:rPr>
        <w:t>t</w:t>
      </w:r>
      <w:r>
        <w:rPr>
          <w:w w:val="105"/>
        </w:rPr>
        <w:t>ed</w:t>
      </w:r>
      <w:r>
        <w:rPr>
          <w:spacing w:val="26"/>
          <w:w w:val="105"/>
        </w:rPr>
        <w:t xml:space="preserve"> </w:t>
      </w:r>
      <w:r>
        <w:rPr>
          <w:spacing w:val="-5"/>
        </w:rPr>
        <w:t>b</w:t>
      </w:r>
      <w:r>
        <w:t>y</w:t>
      </w:r>
      <w:r>
        <w:rPr>
          <w:spacing w:val="40"/>
        </w:rPr>
        <w:t xml:space="preserve"> </w:t>
      </w:r>
      <w:r>
        <w:rPr>
          <w:spacing w:val="-5"/>
        </w:rPr>
        <w:t>w</w:t>
      </w:r>
      <w:r>
        <w:t>arming</w:t>
      </w:r>
      <w:r w:rsidR="00F9389F">
        <w:t xml:space="preserve"> </w:t>
      </w:r>
      <w:r>
        <w:t>during</w:t>
      </w:r>
      <w:r w:rsidR="00F9389F">
        <w:t xml:space="preserve"> </w:t>
      </w:r>
      <w:r>
        <w:t>summer</w:t>
      </w:r>
      <w:r w:rsidR="00F9389F">
        <w:t xml:space="preserve"> </w:t>
      </w:r>
      <w:r>
        <w:rPr>
          <w:spacing w:val="-5"/>
          <w:w w:val="105"/>
        </w:rPr>
        <w:t>v</w:t>
      </w:r>
      <w:r>
        <w:rPr>
          <w:w w:val="107"/>
        </w:rPr>
        <w:t>er</w:t>
      </w:r>
      <w:r>
        <w:rPr>
          <w:w w:val="106"/>
        </w:rPr>
        <w:t>su</w:t>
      </w:r>
      <w:r>
        <w:t>s during</w:t>
      </w:r>
      <w:r w:rsidR="00F9389F">
        <w:t xml:space="preserve"> </w:t>
      </w:r>
      <w:r>
        <w:rPr>
          <w:w w:val="99"/>
        </w:rPr>
        <w:t>wi</w:t>
      </w:r>
      <w:r>
        <w:rPr>
          <w:spacing w:val="-5"/>
          <w:w w:val="110"/>
        </w:rPr>
        <w:t>n</w:t>
      </w:r>
      <w:r>
        <w:rPr>
          <w:w w:val="139"/>
        </w:rPr>
        <w:t>t</w:t>
      </w:r>
      <w:r>
        <w:rPr>
          <w:w w:val="107"/>
        </w:rPr>
        <w:t>er</w:t>
      </w:r>
      <w:r>
        <w:rPr>
          <w:w w:val="110"/>
        </w:rPr>
        <w:t>,</w:t>
      </w:r>
      <w:r>
        <w:rPr>
          <w:spacing w:val="10"/>
          <w:w w:val="110"/>
        </w:rPr>
        <w:t xml:space="preserve"> </w:t>
      </w:r>
      <w:r>
        <w:t>when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9"/>
        </w:rPr>
        <w:t xml:space="preserve"> </w:t>
      </w:r>
      <w:r>
        <w:t>are</w:t>
      </w:r>
      <w:r>
        <w:rPr>
          <w:spacing w:val="30"/>
        </w:rPr>
        <w:t xml:space="preserve"> </w:t>
      </w:r>
      <w:r>
        <w:t>close</w:t>
      </w:r>
      <w:r>
        <w:rPr>
          <w:spacing w:val="7"/>
        </w:rPr>
        <w:t xml:space="preserve"> </w:t>
      </w:r>
      <w:r>
        <w:rPr>
          <w:w w:val="113"/>
        </w:rPr>
        <w:t>to</w:t>
      </w:r>
      <w:r>
        <w:rPr>
          <w:spacing w:val="3"/>
          <w:w w:val="113"/>
        </w:rPr>
        <w:t xml:space="preserve"> </w:t>
      </w:r>
      <w:r>
        <w:rPr>
          <w:w w:val="99"/>
        </w:rPr>
        <w:t>c</w:t>
      </w:r>
      <w:r>
        <w:rPr>
          <w:w w:val="109"/>
        </w:rPr>
        <w:t>ri</w:t>
      </w:r>
      <w:r>
        <w:rPr>
          <w:w w:val="139"/>
        </w:rPr>
        <w:t>t</w:t>
      </w:r>
      <w:r>
        <w:rPr>
          <w:w w:val="99"/>
        </w:rPr>
        <w:t>i</w:t>
      </w:r>
      <w:r>
        <w:rPr>
          <w:w w:val="104"/>
        </w:rPr>
        <w:t>cal</w:t>
      </w:r>
      <w:r>
        <w:rPr>
          <w:spacing w:val="9"/>
          <w:w w:val="104"/>
        </w:rPr>
        <w:t xml:space="preserve"> </w:t>
      </w:r>
      <w:r>
        <w:t>cold</w:t>
      </w:r>
      <w:r>
        <w:rPr>
          <w:spacing w:val="16"/>
        </w:rPr>
        <w:t xml:space="preserve"> </w:t>
      </w:r>
      <w:r>
        <w:rPr>
          <w:w w:val="139"/>
        </w:rPr>
        <w:t>t</w:t>
      </w:r>
      <w:r>
        <w:rPr>
          <w:w w:val="110"/>
        </w:rPr>
        <w:t>h</w:t>
      </w:r>
      <w:r>
        <w:rPr>
          <w:w w:val="116"/>
        </w:rPr>
        <w:t>r</w:t>
      </w:r>
      <w:r>
        <w:rPr>
          <w:w w:val="104"/>
        </w:rPr>
        <w:t>esh</w:t>
      </w:r>
      <w:r>
        <w:rPr>
          <w:w w:val="99"/>
        </w:rPr>
        <w:t>ol</w:t>
      </w:r>
      <w:r>
        <w:rPr>
          <w:w w:val="106"/>
        </w:rPr>
        <w:t>ds</w:t>
      </w:r>
      <w:r>
        <w:rPr>
          <w:spacing w:val="9"/>
          <w:w w:val="106"/>
        </w:rPr>
        <w:t xml:space="preserve"> </w:t>
      </w:r>
      <w:r>
        <w:t>and</w:t>
      </w:r>
      <w:r>
        <w:rPr>
          <w:spacing w:val="40"/>
        </w:rPr>
        <w:t xml:space="preserve"> </w:t>
      </w:r>
      <w:r>
        <w:t>when</w:t>
      </w:r>
      <w:r>
        <w:rPr>
          <w:spacing w:val="26"/>
        </w:rPr>
        <w:t xml:space="preserve"> </w:t>
      </w:r>
      <w:r>
        <w:rPr>
          <w:w w:val="112"/>
        </w:rPr>
        <w:t>the</w:t>
      </w:r>
      <w:r>
        <w:rPr>
          <w:spacing w:val="5"/>
          <w:w w:val="112"/>
        </w:rPr>
        <w:t xml:space="preserve"> </w:t>
      </w:r>
      <w:r>
        <w:t>frequency</w:t>
      </w:r>
      <w:r>
        <w:rPr>
          <w:spacing w:val="41"/>
        </w:rPr>
        <w:t xml:space="preserve"> </w:t>
      </w:r>
      <w:r>
        <w:t>of</w:t>
      </w:r>
      <w:r>
        <w:rPr>
          <w:spacing w:val="2"/>
        </w:rPr>
        <w:t xml:space="preserve"> </w:t>
      </w:r>
      <w:r>
        <w:rPr>
          <w:w w:val="91"/>
        </w:rPr>
        <w:t>f</w:t>
      </w:r>
      <w:r>
        <w:rPr>
          <w:w w:val="116"/>
        </w:rPr>
        <w:t>r</w:t>
      </w:r>
      <w:r>
        <w:rPr>
          <w:w w:val="99"/>
        </w:rPr>
        <w:t>eez</w:t>
      </w:r>
      <w:r>
        <w:rPr>
          <w:w w:val="110"/>
        </w:rPr>
        <w:t>e-th</w:t>
      </w:r>
      <w:r>
        <w:rPr>
          <w:spacing w:val="-5"/>
          <w:w w:val="112"/>
        </w:rPr>
        <w:t>a</w:t>
      </w:r>
      <w:r>
        <w:rPr>
          <w:w w:val="99"/>
        </w:rPr>
        <w:t xml:space="preserve">w </w:t>
      </w:r>
      <w:r>
        <w:rPr>
          <w:w w:val="102"/>
        </w:rPr>
        <w:t>e</w:t>
      </w:r>
      <w:r>
        <w:rPr>
          <w:spacing w:val="-5"/>
          <w:w w:val="102"/>
        </w:rPr>
        <w:t>v</w:t>
      </w:r>
      <w:r>
        <w:rPr>
          <w:w w:val="99"/>
        </w:rPr>
        <w:t>e</w:t>
      </w:r>
      <w:r>
        <w:rPr>
          <w:spacing w:val="-5"/>
          <w:w w:val="110"/>
        </w:rPr>
        <w:t>n</w:t>
      </w:r>
      <w:r>
        <w:rPr>
          <w:w w:val="139"/>
        </w:rPr>
        <w:t>t</w:t>
      </w:r>
      <w:r>
        <w:t>s</w:t>
      </w:r>
      <w:r>
        <w:rPr>
          <w:spacing w:val="11"/>
        </w:rPr>
        <w:t xml:space="preserve"> </w:t>
      </w:r>
      <w:r>
        <w:t>are</w:t>
      </w:r>
      <w:r>
        <w:rPr>
          <w:spacing w:val="33"/>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8"/>
        </w:rPr>
        <w:t>altered(</w:t>
      </w:r>
      <w:proofErr w:type="spellStart"/>
      <w:r>
        <w:rPr>
          <w:w w:val="108"/>
        </w:rPr>
        <w:t>Rivkina</w:t>
      </w:r>
      <w:proofErr w:type="spellEnd"/>
      <w:r>
        <w:rPr>
          <w:spacing w:val="13"/>
          <w:w w:val="108"/>
        </w:rPr>
        <w:t xml:space="preserve"> </w:t>
      </w:r>
      <w:r>
        <w:t>et</w:t>
      </w:r>
      <w:r>
        <w:rPr>
          <w:spacing w:val="29"/>
        </w:rPr>
        <w:t xml:space="preserve"> </w:t>
      </w:r>
      <w:r>
        <w:t>al.,</w:t>
      </w:r>
      <w:r>
        <w:rPr>
          <w:spacing w:val="34"/>
        </w:rPr>
        <w:t xml:space="preserve"> </w:t>
      </w:r>
      <w:r>
        <w:t>2000;</w:t>
      </w:r>
      <w:r>
        <w:rPr>
          <w:spacing w:val="6"/>
        </w:rPr>
        <w:t xml:space="preserve"> </w:t>
      </w:r>
      <w:r>
        <w:t>McDaniel</w:t>
      </w:r>
      <w:r>
        <w:rPr>
          <w:spacing w:val="40"/>
        </w:rPr>
        <w:t xml:space="preserve"> </w:t>
      </w:r>
      <w:r>
        <w:t>et</w:t>
      </w:r>
      <w:r>
        <w:rPr>
          <w:spacing w:val="29"/>
        </w:rPr>
        <w:t xml:space="preserve"> </w:t>
      </w:r>
      <w:r>
        <w:t>al.,</w:t>
      </w:r>
      <w:r>
        <w:rPr>
          <w:spacing w:val="34"/>
        </w:rPr>
        <w:t xml:space="preserve"> </w:t>
      </w:r>
      <w:r>
        <w:t>2014).</w:t>
      </w:r>
      <w:r>
        <w:rPr>
          <w:spacing w:val="47"/>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12"/>
        </w:rPr>
        <w:t xml:space="preserve"> </w:t>
      </w:r>
      <w:r>
        <w:rPr>
          <w:spacing w:val="-6"/>
          <w:w w:val="113"/>
        </w:rPr>
        <w:t>n</w:t>
      </w:r>
      <w:r>
        <w:rPr>
          <w:w w:val="113"/>
        </w:rPr>
        <w:t>utrie</w:t>
      </w:r>
      <w:r>
        <w:rPr>
          <w:spacing w:val="-6"/>
          <w:w w:val="113"/>
        </w:rPr>
        <w:t>n</w:t>
      </w:r>
      <w:r>
        <w:rPr>
          <w:w w:val="113"/>
        </w:rPr>
        <w:t>t</w:t>
      </w:r>
      <w:r>
        <w:rPr>
          <w:spacing w:val="8"/>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 xml:space="preserve">y </w:t>
      </w:r>
      <w:r>
        <w:t>will</w:t>
      </w:r>
      <w:r>
        <w:rPr>
          <w:spacing w:val="3"/>
        </w:rPr>
        <w:t xml:space="preserve"> </w:t>
      </w:r>
      <w:r>
        <w:rPr>
          <w:w w:val="139"/>
        </w:rPr>
        <w:t>t</w:t>
      </w:r>
      <w:r>
        <w:rPr>
          <w:w w:val="110"/>
        </w:rPr>
        <w:t>h</w:t>
      </w:r>
      <w:r>
        <w:rPr>
          <w:w w:val="105"/>
        </w:rPr>
        <w:t>en</w:t>
      </w:r>
      <w:r>
        <w:rPr>
          <w:spacing w:val="6"/>
          <w:w w:val="105"/>
        </w:rPr>
        <w:t xml:space="preserve"> </w:t>
      </w:r>
      <w:r>
        <w:rPr>
          <w:w w:val="112"/>
        </w:rPr>
        <w:t>alter pla</w:t>
      </w:r>
      <w:r>
        <w:rPr>
          <w:spacing w:val="-6"/>
          <w:w w:val="112"/>
        </w:rPr>
        <w:t>n</w:t>
      </w:r>
      <w:r>
        <w:rPr>
          <w:w w:val="112"/>
        </w:rPr>
        <w:t>t</w:t>
      </w:r>
      <w:r>
        <w:rPr>
          <w:spacing w:val="4"/>
          <w:w w:val="112"/>
        </w:rPr>
        <w:t xml:space="preserve"> </w:t>
      </w:r>
      <w:r>
        <w:t>gr</w:t>
      </w:r>
      <w:r>
        <w:rPr>
          <w:spacing w:val="-5"/>
        </w:rPr>
        <w:t>o</w:t>
      </w:r>
      <w:r>
        <w:t>wth,</w:t>
      </w:r>
      <w:r w:rsidR="00F9389F">
        <w:t xml:space="preserve"> </w:t>
      </w:r>
      <w:r>
        <w:t>a</w:t>
      </w:r>
      <w:r>
        <w:rPr>
          <w:spacing w:val="16"/>
        </w:rPr>
        <w:t xml:space="preserve"> </w:t>
      </w:r>
      <w:r>
        <w:t>common</w:t>
      </w:r>
      <w:r>
        <w:rPr>
          <w:spacing w:val="31"/>
        </w:rPr>
        <w:t xml:space="preserve"> </w:t>
      </w:r>
      <w:r>
        <w:t>f</w:t>
      </w:r>
      <w:r>
        <w:rPr>
          <w:spacing w:val="5"/>
        </w:rPr>
        <w:t>o</w:t>
      </w:r>
      <w:r>
        <w:t>cal</w:t>
      </w:r>
      <w:r>
        <w:rPr>
          <w:spacing w:val="9"/>
        </w:rPr>
        <w:t xml:space="preserve"> </w:t>
      </w:r>
      <w:r>
        <w:t>res</w:t>
      </w:r>
      <w:r>
        <w:rPr>
          <w:spacing w:val="5"/>
        </w:rPr>
        <w:t>p</w:t>
      </w:r>
      <w:r>
        <w:t>onse</w:t>
      </w:r>
      <w:r>
        <w:rPr>
          <w:spacing w:val="37"/>
        </w:rPr>
        <w:t xml:space="preserve"> </w:t>
      </w:r>
      <w:r>
        <w:t>in</w:t>
      </w:r>
      <w:r>
        <w:rPr>
          <w:spacing w:val="15"/>
        </w:rPr>
        <w:t xml:space="preserve"> </w:t>
      </w:r>
      <w:r>
        <w:t>climate</w:t>
      </w:r>
      <w:r>
        <w:rPr>
          <w:spacing w:val="44"/>
        </w:rPr>
        <w:t xml:space="preserve"> </w:t>
      </w:r>
      <w:r>
        <w:rPr>
          <w:spacing w:val="-5"/>
        </w:rPr>
        <w:t>c</w:t>
      </w:r>
      <w:r>
        <w:t>hange</w:t>
      </w:r>
      <w:r>
        <w:rPr>
          <w:spacing w:val="34"/>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99"/>
        </w:rPr>
        <w:t>:</w:t>
      </w:r>
      <w:r>
        <w:rPr>
          <w:spacing w:val="31"/>
          <w:w w:val="99"/>
        </w:rPr>
        <w:t xml:space="preserve"> </w:t>
      </w:r>
      <w:r>
        <w:t>e</w:t>
      </w:r>
      <w:r>
        <w:rPr>
          <w:spacing w:val="-5"/>
        </w:rPr>
        <w:t>v</w:t>
      </w:r>
      <w:r>
        <w:t>en</w:t>
      </w:r>
      <w:r>
        <w:rPr>
          <w:spacing w:val="20"/>
        </w:rPr>
        <w:t xml:space="preserve"> </w:t>
      </w:r>
      <w:r>
        <w:t>a</w:t>
      </w:r>
      <w:r>
        <w:rPr>
          <w:spacing w:val="17"/>
        </w:rPr>
        <w:t xml:space="preserve"> </w:t>
      </w:r>
      <w:r>
        <w:t>relati</w:t>
      </w:r>
      <w:r>
        <w:rPr>
          <w:spacing w:val="-5"/>
        </w:rPr>
        <w:t>v</w:t>
      </w:r>
      <w:r>
        <w:t>ely</w:t>
      </w:r>
      <w:r w:rsidR="00F9389F">
        <w:t xml:space="preserve"> </w:t>
      </w:r>
      <w:r>
        <w:t>s</w:t>
      </w:r>
      <w:r>
        <w:rPr>
          <w:w w:val="107"/>
        </w:rPr>
        <w:t>mal</w:t>
      </w:r>
      <w:r>
        <w:rPr>
          <w:w w:val="99"/>
        </w:rPr>
        <w:t xml:space="preserve">l </w:t>
      </w:r>
      <w:r>
        <w:rPr>
          <w:w w:val="107"/>
        </w:rPr>
        <w:t>amou</w:t>
      </w:r>
      <w:r>
        <w:rPr>
          <w:spacing w:val="-5"/>
          <w:w w:val="110"/>
        </w:rPr>
        <w:t>n</w:t>
      </w:r>
      <w:r>
        <w:rPr>
          <w:w w:val="139"/>
        </w:rPr>
        <w:t>t</w:t>
      </w:r>
      <w:r>
        <w:rPr>
          <w:spacing w:val="20"/>
          <w:w w:val="139"/>
        </w:rPr>
        <w:t xml:space="preserve"> </w:t>
      </w:r>
      <w:r>
        <w:t>of</w:t>
      </w:r>
      <w:r>
        <w:rPr>
          <w:spacing w:val="14"/>
        </w:rPr>
        <w:t xml:space="preserve"> </w:t>
      </w:r>
      <w:r>
        <w:t>newly</w:t>
      </w:r>
      <w:r>
        <w:rPr>
          <w:spacing w:val="33"/>
        </w:rPr>
        <w:t xml:space="preserve"> </w:t>
      </w:r>
      <w:r>
        <w:rPr>
          <w:spacing w:val="-5"/>
        </w:rPr>
        <w:t>a</w:t>
      </w:r>
      <w:r>
        <w:rPr>
          <w:spacing w:val="-11"/>
        </w:rPr>
        <w:t>v</w:t>
      </w:r>
      <w:r>
        <w:t>ailable</w:t>
      </w:r>
      <w:r w:rsidR="00F9389F">
        <w:t xml:space="preserve"> </w:t>
      </w:r>
      <w:r>
        <w:rPr>
          <w:w w:val="110"/>
        </w:rPr>
        <w:t>n</w:t>
      </w:r>
      <w:r>
        <w:rPr>
          <w:w w:val="99"/>
        </w:rPr>
        <w:t>i</w:t>
      </w:r>
      <w:r>
        <w:rPr>
          <w:w w:val="139"/>
        </w:rPr>
        <w:t>t</w:t>
      </w:r>
      <w:r>
        <w:rPr>
          <w:w w:val="102"/>
        </w:rPr>
        <w:t>roge</w:t>
      </w:r>
      <w:r>
        <w:rPr>
          <w:w w:val="110"/>
        </w:rPr>
        <w:t>n</w:t>
      </w:r>
      <w:r>
        <w:rPr>
          <w:spacing w:val="20"/>
          <w:w w:val="110"/>
        </w:rPr>
        <w:t xml:space="preserve"> </w:t>
      </w:r>
      <w:r>
        <w:t>from</w:t>
      </w:r>
      <w:r>
        <w:rPr>
          <w:spacing w:val="33"/>
        </w:rPr>
        <w:t xml:space="preserve"> </w:t>
      </w:r>
      <w:r>
        <w:t>the</w:t>
      </w:r>
      <w:r w:rsidR="00F9389F">
        <w:t xml:space="preserve"> </w:t>
      </w:r>
      <w:r>
        <w:t>soil</w:t>
      </w:r>
      <w:r>
        <w:rPr>
          <w:spacing w:val="20"/>
        </w:rPr>
        <w:t xml:space="preserve"> </w:t>
      </w:r>
      <w:r>
        <w:t>could</w:t>
      </w:r>
      <w:r>
        <w:rPr>
          <w:spacing w:val="37"/>
        </w:rPr>
        <w:t xml:space="preserve"> </w:t>
      </w:r>
      <w:r>
        <w:rPr>
          <w:w w:val="116"/>
        </w:rPr>
        <w:t>r</w:t>
      </w:r>
      <w:r>
        <w:rPr>
          <w:w w:val="104"/>
        </w:rPr>
        <w:t>esu</w:t>
      </w:r>
      <w:r>
        <w:rPr>
          <w:w w:val="99"/>
        </w:rPr>
        <w:t>l</w:t>
      </w:r>
      <w:r>
        <w:rPr>
          <w:w w:val="139"/>
        </w:rPr>
        <w:t>t</w:t>
      </w:r>
      <w:r>
        <w:rPr>
          <w:spacing w:val="20"/>
          <w:w w:val="139"/>
        </w:rPr>
        <w:t xml:space="preserve"> </w:t>
      </w:r>
      <w:r>
        <w:t>in</w:t>
      </w:r>
      <w:r>
        <w:rPr>
          <w:spacing w:val="30"/>
        </w:rPr>
        <w:t xml:space="preserve"> </w:t>
      </w:r>
      <w:r>
        <w:t>a</w:t>
      </w:r>
      <w:r>
        <w:rPr>
          <w:spacing w:val="31"/>
        </w:rPr>
        <w:t xml:space="preserve"> </w:t>
      </w:r>
      <w:r>
        <w:rPr>
          <w:w w:val="106"/>
        </w:rPr>
        <w:t>su</w:t>
      </w:r>
      <w:r>
        <w:rPr>
          <w:w w:val="110"/>
        </w:rPr>
        <w:t>b</w:t>
      </w:r>
      <w:r>
        <w:rPr>
          <w:w w:val="116"/>
        </w:rPr>
        <w:t>st</w:t>
      </w:r>
      <w:r>
        <w:rPr>
          <w:w w:val="111"/>
        </w:rPr>
        <w:t>a</w:t>
      </w:r>
      <w:r>
        <w:rPr>
          <w:spacing w:val="-5"/>
          <w:w w:val="111"/>
        </w:rPr>
        <w:t>n</w:t>
      </w:r>
      <w:r>
        <w:rPr>
          <w:w w:val="139"/>
        </w:rPr>
        <w:t>t</w:t>
      </w:r>
      <w:r>
        <w:rPr>
          <w:w w:val="105"/>
        </w:rPr>
        <w:t>ial</w:t>
      </w:r>
      <w:r>
        <w:rPr>
          <w:spacing w:val="20"/>
          <w:w w:val="105"/>
        </w:rPr>
        <w:t xml:space="preserve"> </w:t>
      </w:r>
      <w:r>
        <w:t>increase</w:t>
      </w:r>
      <w:r w:rsidR="00F9389F">
        <w:t xml:space="preserve"> </w:t>
      </w:r>
      <w:r>
        <w:t>in</w:t>
      </w:r>
      <w:r>
        <w:rPr>
          <w:spacing w:val="30"/>
        </w:rPr>
        <w:t xml:space="preserve"> </w:t>
      </w:r>
      <w:r>
        <w:t>car</w:t>
      </w:r>
      <w:r>
        <w:rPr>
          <w:spacing w:val="5"/>
        </w:rPr>
        <w:t>b</w:t>
      </w:r>
      <w:r>
        <w:t>on</w:t>
      </w:r>
      <w:r w:rsidR="00F9389F">
        <w:t xml:space="preserve"> </w:t>
      </w:r>
      <w:r>
        <w:t>storage</w:t>
      </w:r>
      <w:r w:rsidR="00F9389F">
        <w:t xml:space="preserve"> </w:t>
      </w:r>
      <w:r>
        <w:rPr>
          <w:w w:val="106"/>
        </w:rPr>
        <w:t xml:space="preserve">in </w:t>
      </w:r>
      <w:r>
        <w:rPr>
          <w:spacing w:val="-5"/>
        </w:rPr>
        <w:t>w</w:t>
      </w:r>
      <w:r>
        <w:rPr>
          <w:spacing w:val="5"/>
        </w:rPr>
        <w:t>oo</w:t>
      </w:r>
      <w:r>
        <w:t>dy</w:t>
      </w:r>
      <w:r>
        <w:rPr>
          <w:spacing w:val="47"/>
        </w:rPr>
        <w:t xml:space="preserve"> </w:t>
      </w:r>
      <w:r>
        <w:rPr>
          <w:w w:val="139"/>
        </w:rPr>
        <w:t>t</w:t>
      </w:r>
      <w:r>
        <w:rPr>
          <w:w w:val="99"/>
        </w:rPr>
        <w:t>i</w:t>
      </w:r>
      <w:r>
        <w:t>s</w:t>
      </w:r>
      <w:r>
        <w:rPr>
          <w:w w:val="106"/>
        </w:rPr>
        <w:t>su</w:t>
      </w:r>
      <w:r>
        <w:rPr>
          <w:w w:val="102"/>
        </w:rPr>
        <w:t>es,</w:t>
      </w:r>
      <w:r w:rsidR="00F9389F">
        <w:t xml:space="preserve"> </w:t>
      </w:r>
      <w:r>
        <w:t>es</w:t>
      </w:r>
      <w:r>
        <w:rPr>
          <w:spacing w:val="5"/>
        </w:rPr>
        <w:t>p</w:t>
      </w:r>
      <w:r>
        <w:t>ecially</w:t>
      </w:r>
      <w:r w:rsidR="00F9389F">
        <w:t xml:space="preserve"> </w:t>
      </w:r>
      <w:r>
        <w:t>if</w:t>
      </w:r>
      <w:r>
        <w:rPr>
          <w:spacing w:val="28"/>
        </w:rPr>
        <w:t xml:space="preserve"> </w:t>
      </w:r>
      <w:r>
        <w:t>it</w:t>
      </w:r>
      <w:r w:rsidR="00F9389F">
        <w:t xml:space="preserve"> </w:t>
      </w:r>
      <w:r>
        <w:rPr>
          <w:spacing w:val="5"/>
        </w:rPr>
        <w:t>b</w:t>
      </w:r>
      <w:r>
        <w:t>ecomes</w:t>
      </w:r>
      <w:r w:rsidR="00F9389F">
        <w:t xml:space="preserve"> </w:t>
      </w:r>
      <w:r>
        <w:rPr>
          <w:spacing w:val="-5"/>
        </w:rPr>
        <w:t>a</w:t>
      </w:r>
      <w:r>
        <w:rPr>
          <w:spacing w:val="-11"/>
        </w:rPr>
        <w:t>v</w:t>
      </w:r>
      <w:r>
        <w:t>ailable</w:t>
      </w:r>
      <w:r w:rsidR="00F9389F">
        <w:t xml:space="preserve"> </w:t>
      </w:r>
      <w:r>
        <w:t>during</w:t>
      </w:r>
      <w:r w:rsidR="00F9389F">
        <w:t xml:space="preserve"> </w:t>
      </w:r>
      <w:r>
        <w:t>critical</w:t>
      </w:r>
      <w:r w:rsidR="00F9389F">
        <w:t xml:space="preserve"> </w:t>
      </w:r>
      <w:r>
        <w:t>gr</w:t>
      </w:r>
      <w:r>
        <w:rPr>
          <w:spacing w:val="-5"/>
        </w:rPr>
        <w:t>o</w:t>
      </w:r>
      <w:r>
        <w:t>wth</w:t>
      </w:r>
      <w:r w:rsidR="00F9389F">
        <w:t xml:space="preserve"> </w:t>
      </w:r>
      <w:r>
        <w:rPr>
          <w:spacing w:val="5"/>
        </w:rPr>
        <w:t>p</w:t>
      </w:r>
      <w:r>
        <w:t>eri</w:t>
      </w:r>
      <w:r>
        <w:rPr>
          <w:spacing w:val="5"/>
        </w:rPr>
        <w:t>o</w:t>
      </w:r>
      <w:r>
        <w:t>ds</w:t>
      </w:r>
      <w:r w:rsidR="00F9389F">
        <w:t xml:space="preserve"> </w:t>
      </w:r>
      <w:r>
        <w:t>for</w:t>
      </w:r>
      <w:r>
        <w:rPr>
          <w:spacing w:val="40"/>
        </w:rPr>
        <w:t xml:space="preserve"> </w:t>
      </w:r>
      <w:r>
        <w:rPr>
          <w:w w:val="110"/>
        </w:rPr>
        <w:t>p</w:t>
      </w:r>
      <w:r>
        <w:rPr>
          <w:w w:val="108"/>
        </w:rPr>
        <w:t>la</w:t>
      </w:r>
      <w:r>
        <w:rPr>
          <w:spacing w:val="-5"/>
          <w:w w:val="108"/>
        </w:rPr>
        <w:t>n</w:t>
      </w:r>
      <w:r>
        <w:rPr>
          <w:w w:val="139"/>
        </w:rPr>
        <w:t>t</w:t>
      </w:r>
      <w:r>
        <w:rPr>
          <w:w w:val="104"/>
        </w:rPr>
        <w:t>s.</w:t>
      </w:r>
      <w:r w:rsidR="00F9389F">
        <w:t xml:space="preserve"> </w:t>
      </w:r>
      <w:r>
        <w:rPr>
          <w:spacing w:val="-5"/>
        </w:rPr>
        <w:t xml:space="preserve"> </w:t>
      </w:r>
      <w:r>
        <w:rPr>
          <w:w w:val="111"/>
        </w:rPr>
        <w:t>(</w:t>
      </w:r>
      <w:del w:id="217" w:author="Yann Vitasse" w:date="2017-01-19T12:11:00Z">
        <w:r w:rsidDel="006D50EF">
          <w:rPr>
            <w:spacing w:val="-19"/>
            <w:w w:val="111"/>
          </w:rPr>
          <w:delText>F</w:delText>
        </w:r>
        <w:r w:rsidDel="006D50EF">
          <w:rPr>
            <w:w w:val="111"/>
          </w:rPr>
          <w:delText>ati</w:delText>
        </w:r>
        <w:r w:rsidDel="006D50EF">
          <w:rPr>
            <w:spacing w:val="-6"/>
            <w:w w:val="111"/>
          </w:rPr>
          <w:delText>c</w:delText>
        </w:r>
        <w:r w:rsidDel="006D50EF">
          <w:rPr>
            <w:w w:val="111"/>
          </w:rPr>
          <w:delText>hi</w:delText>
        </w:r>
        <w:r w:rsidDel="006D50EF">
          <w:rPr>
            <w:spacing w:val="32"/>
            <w:w w:val="111"/>
          </w:rPr>
          <w:delText xml:space="preserve"> </w:delText>
        </w:r>
      </w:del>
      <w:ins w:id="218" w:author="Yann Vitasse" w:date="2017-01-19T12:11:00Z">
        <w:r w:rsidR="006D50EF">
          <w:rPr>
            <w:spacing w:val="-19"/>
            <w:w w:val="111"/>
          </w:rPr>
          <w:t>Duran et al GCB 2014</w:t>
        </w:r>
      </w:ins>
      <w:ins w:id="219" w:author="Yann Vitasse" w:date="2017-01-19T12:16:00Z">
        <w:r w:rsidR="006D50EF">
          <w:rPr>
            <w:spacing w:val="-19"/>
            <w:w w:val="111"/>
          </w:rPr>
          <w:t xml:space="preserve">, </w:t>
        </w:r>
        <w:r w:rsidR="006D50EF">
          <w:rPr>
            <w:sz w:val="24"/>
            <w:szCs w:val="24"/>
          </w:rPr>
          <w:t xml:space="preserve">Millard and </w:t>
        </w:r>
        <w:proofErr w:type="spellStart"/>
        <w:r w:rsidR="006D50EF">
          <w:rPr>
            <w:sz w:val="24"/>
            <w:szCs w:val="24"/>
          </w:rPr>
          <w:t>Grelet</w:t>
        </w:r>
        <w:proofErr w:type="spellEnd"/>
        <w:r w:rsidR="006D50EF">
          <w:rPr>
            <w:sz w:val="24"/>
            <w:szCs w:val="24"/>
          </w:rPr>
          <w:t xml:space="preserve"> Tree Physiology </w:t>
        </w:r>
      </w:ins>
      <w:ins w:id="220" w:author="Yann Vitasse" w:date="2017-01-19T12:17:00Z">
        <w:r w:rsidR="006D50EF">
          <w:rPr>
            <w:sz w:val="24"/>
            <w:szCs w:val="24"/>
          </w:rPr>
          <w:t>2010</w:t>
        </w:r>
      </w:ins>
      <w:del w:id="221" w:author="Yann Vitasse" w:date="2017-01-19T12:11:00Z">
        <w:r w:rsidDel="006D50EF">
          <w:delText>et</w:delText>
        </w:r>
        <w:r w:rsidR="00F9389F" w:rsidDel="006D50EF">
          <w:delText xml:space="preserve"> </w:delText>
        </w:r>
        <w:r w:rsidDel="006D50EF">
          <w:rPr>
            <w:w w:val="114"/>
          </w:rPr>
          <w:delText>a</w:delText>
        </w:r>
        <w:r w:rsidDel="006D50EF">
          <w:rPr>
            <w:w w:val="106"/>
          </w:rPr>
          <w:delText>l.</w:delText>
        </w:r>
        <w:r w:rsidDel="006D50EF">
          <w:rPr>
            <w:w w:val="110"/>
          </w:rPr>
          <w:delText>,</w:delText>
        </w:r>
      </w:del>
    </w:p>
    <w:p w14:paraId="081DEA9F" w14:textId="0A731839" w:rsidR="005B53EE" w:rsidRDefault="00F5753A" w:rsidP="00F9389F">
      <w:pPr>
        <w:spacing w:line="249" w:lineRule="auto"/>
        <w:ind w:left="117" w:right="83"/>
      </w:pPr>
      <w:del w:id="222" w:author="Yann Vitasse" w:date="2017-01-19T12:11:00Z">
        <w:r w:rsidDel="006D50EF">
          <w:delText>20</w:delText>
        </w:r>
      </w:del>
      <w:del w:id="223" w:author="Yann Vitasse" w:date="2017-01-19T12:12:00Z">
        <w:r w:rsidDel="006D50EF">
          <w:delText>14</w:delText>
        </w:r>
      </w:del>
      <w:r>
        <w:t>)</w:t>
      </w:r>
      <w:r>
        <w:rPr>
          <w:spacing w:val="11"/>
        </w:rPr>
        <w:t xml:space="preserve"> </w:t>
      </w:r>
      <w:r>
        <w:rPr>
          <w:spacing w:val="-17"/>
        </w:rPr>
        <w:t>Y</w:t>
      </w:r>
      <w:r>
        <w:t>ANN-</w:t>
      </w:r>
      <w:r>
        <w:rPr>
          <w:spacing w:val="21"/>
        </w:rPr>
        <w:t xml:space="preserve"> </w:t>
      </w:r>
      <w:r>
        <w:t>Is</w:t>
      </w:r>
      <w:r>
        <w:rPr>
          <w:spacing w:val="12"/>
        </w:rPr>
        <w:t xml:space="preserve"> </w:t>
      </w:r>
      <w:r>
        <w:t>this</w:t>
      </w:r>
      <w:r>
        <w:rPr>
          <w:spacing w:val="37"/>
        </w:rPr>
        <w:t xml:space="preserve"> </w:t>
      </w:r>
      <w:r>
        <w:rPr>
          <w:w w:val="112"/>
        </w:rPr>
        <w:t>the</w:t>
      </w:r>
      <w:r>
        <w:rPr>
          <w:spacing w:val="2"/>
          <w:w w:val="112"/>
        </w:rPr>
        <w:t xml:space="preserve"> </w:t>
      </w:r>
      <w:r>
        <w:rPr>
          <w:w w:val="99"/>
        </w:rPr>
        <w:t>c</w:t>
      </w:r>
      <w:r>
        <w:rPr>
          <w:w w:val="109"/>
        </w:rPr>
        <w:t>orr</w:t>
      </w:r>
      <w:r>
        <w:rPr>
          <w:w w:val="99"/>
        </w:rPr>
        <w:t>ec</w:t>
      </w:r>
      <w:r>
        <w:rPr>
          <w:w w:val="139"/>
        </w:rPr>
        <w:t>t</w:t>
      </w:r>
      <w:r>
        <w:rPr>
          <w:spacing w:val="7"/>
          <w:w w:val="139"/>
        </w:rPr>
        <w:t xml:space="preserve"> </w:t>
      </w:r>
      <w:r>
        <w:rPr>
          <w:w w:val="99"/>
        </w:rPr>
        <w:t>ci</w:t>
      </w:r>
      <w:r>
        <w:rPr>
          <w:w w:val="139"/>
        </w:rPr>
        <w:t>t</w:t>
      </w:r>
      <w:r>
        <w:rPr>
          <w:w w:val="122"/>
        </w:rPr>
        <w:t>at</w:t>
      </w:r>
      <w:r>
        <w:rPr>
          <w:w w:val="103"/>
        </w:rPr>
        <w:t>ion</w:t>
      </w:r>
      <w:r>
        <w:rPr>
          <w:w w:val="106"/>
        </w:rPr>
        <w:t>?</w:t>
      </w:r>
      <w:r>
        <w:rPr>
          <w:spacing w:val="35"/>
          <w:w w:val="106"/>
        </w:rPr>
        <w:t xml:space="preserve"> </w:t>
      </w:r>
      <w:r>
        <w:t>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9"/>
          <w:w w:val="110"/>
        </w:rPr>
        <w:t xml:space="preserve"> </w:t>
      </w:r>
      <w:r>
        <w:rPr>
          <w:spacing w:val="-5"/>
        </w:rPr>
        <w:t>w</w:t>
      </w:r>
      <w:r>
        <w:t>arming</w:t>
      </w:r>
      <w:r>
        <w:rPr>
          <w:spacing w:val="44"/>
        </w:rPr>
        <w:t xml:space="preserve"> </w:t>
      </w:r>
      <w:r>
        <w:t>of soil</w:t>
      </w:r>
      <w:r>
        <w:rPr>
          <w:spacing w:val="5"/>
        </w:rPr>
        <w:t xml:space="preserve"> </w:t>
      </w:r>
      <w:r>
        <w:rPr>
          <w:spacing w:val="-5"/>
        </w:rPr>
        <w:t>v</w:t>
      </w:r>
      <w:r>
        <w:t>ersus</w:t>
      </w:r>
      <w:r>
        <w:rPr>
          <w:spacing w:val="33"/>
        </w:rPr>
        <w:t xml:space="preserve"> </w:t>
      </w:r>
      <w:r>
        <w:t>air</w:t>
      </w:r>
      <w:r>
        <w:rPr>
          <w:spacing w:val="28"/>
        </w:rPr>
        <w:t xml:space="preserve"> </w:t>
      </w:r>
      <w:r>
        <w:t>is</w:t>
      </w:r>
      <w:r>
        <w:rPr>
          <w:spacing w:val="6"/>
        </w:rPr>
        <w:t xml:space="preserve"> </w:t>
      </w:r>
      <w:r>
        <w:t>li</w:t>
      </w:r>
      <w:r>
        <w:rPr>
          <w:spacing w:val="-5"/>
        </w:rPr>
        <w:t>k</w:t>
      </w:r>
      <w:r>
        <w:t>ely</w:t>
      </w:r>
      <w:r>
        <w:rPr>
          <w:spacing w:val="14"/>
        </w:rPr>
        <w:t xml:space="preserve"> </w:t>
      </w:r>
      <w:r>
        <w:t>to</w:t>
      </w:r>
      <w:r>
        <w:rPr>
          <w:spacing w:val="27"/>
        </w:rPr>
        <w:t xml:space="preserve"> </w:t>
      </w:r>
      <w:r>
        <w:t>result</w:t>
      </w:r>
      <w:r>
        <w:rPr>
          <w:spacing w:val="48"/>
        </w:rPr>
        <w:t xml:space="preserve"> </w:t>
      </w:r>
      <w:r>
        <w:t>in</w:t>
      </w:r>
      <w:r>
        <w:rPr>
          <w:spacing w:val="16"/>
        </w:rPr>
        <w:t xml:space="preserve"> </w:t>
      </w:r>
      <w:r>
        <w:rPr>
          <w:w w:val="106"/>
        </w:rPr>
        <w:t>di</w:t>
      </w:r>
      <w:r>
        <w:rPr>
          <w:w w:val="92"/>
        </w:rPr>
        <w:t>ffe</w:t>
      </w:r>
      <w:r>
        <w:rPr>
          <w:w w:val="107"/>
        </w:rPr>
        <w:t>re</w:t>
      </w:r>
      <w:r>
        <w:rPr>
          <w:spacing w:val="-5"/>
          <w:w w:val="110"/>
        </w:rPr>
        <w:t>n</w:t>
      </w:r>
      <w:r>
        <w:rPr>
          <w:w w:val="139"/>
        </w:rPr>
        <w:t xml:space="preserve">t </w:t>
      </w:r>
      <w:r>
        <w:t>effects</w:t>
      </w:r>
      <w:r>
        <w:rPr>
          <w:spacing w:val="18"/>
        </w:rPr>
        <w:t xml:space="preserve"> </w:t>
      </w:r>
      <w:r>
        <w:t>on</w:t>
      </w:r>
      <w:r>
        <w:rPr>
          <w:spacing w:val="26"/>
        </w:rPr>
        <w:t xml:space="preserve"> </w:t>
      </w:r>
      <w:r>
        <w:rPr>
          <w:w w:val="110"/>
        </w:rPr>
        <w:t>p</w:t>
      </w:r>
      <w:r>
        <w:rPr>
          <w:w w:val="99"/>
        </w:rPr>
        <w:t>l</w:t>
      </w:r>
      <w:r>
        <w:rPr>
          <w:w w:val="111"/>
        </w:rPr>
        <w:t>a</w:t>
      </w:r>
      <w:r>
        <w:rPr>
          <w:spacing w:val="-5"/>
          <w:w w:val="111"/>
        </w:rPr>
        <w:t>n</w:t>
      </w:r>
      <w:r>
        <w:rPr>
          <w:w w:val="139"/>
        </w:rPr>
        <w:t>t</w:t>
      </w:r>
      <w:r>
        <w:t>-s</w:t>
      </w:r>
      <w:r>
        <w:rPr>
          <w:w w:val="99"/>
        </w:rPr>
        <w:t>oil</w:t>
      </w:r>
      <w:r>
        <w:rPr>
          <w:spacing w:val="16"/>
        </w:rPr>
        <w:t xml:space="preserve"> </w:t>
      </w:r>
      <w:r>
        <w:t>micro</w:t>
      </w:r>
      <w:r>
        <w:rPr>
          <w:spacing w:val="5"/>
        </w:rPr>
        <w:t>b</w:t>
      </w:r>
      <w:r>
        <w:t>e</w:t>
      </w:r>
      <w:r>
        <w:rPr>
          <w:spacing w:val="44"/>
        </w:rPr>
        <w:t xml:space="preserve"> </w:t>
      </w:r>
      <w:r>
        <w:rPr>
          <w:w w:val="99"/>
        </w:rPr>
        <w:t>i</w:t>
      </w:r>
      <w:r>
        <w:rPr>
          <w:spacing w:val="-5"/>
          <w:w w:val="110"/>
        </w:rPr>
        <w:t>n</w:t>
      </w:r>
      <w:r>
        <w:rPr>
          <w:w w:val="139"/>
        </w:rPr>
        <w:t>t</w:t>
      </w:r>
      <w:r>
        <w:rPr>
          <w:w w:val="107"/>
        </w:rPr>
        <w:t>er</w:t>
      </w:r>
      <w:r>
        <w:rPr>
          <w:w w:val="114"/>
        </w:rPr>
        <w:t>act</w:t>
      </w:r>
      <w:r>
        <w:rPr>
          <w:w w:val="99"/>
        </w:rPr>
        <w:t>i</w:t>
      </w:r>
      <w:r>
        <w:rPr>
          <w:w w:val="105"/>
        </w:rPr>
        <w:t>on</w:t>
      </w:r>
      <w:r>
        <w:rPr>
          <w:w w:val="104"/>
        </w:rPr>
        <w:t>s,</w:t>
      </w:r>
      <w:r>
        <w:rPr>
          <w:spacing w:val="16"/>
        </w:rPr>
        <w:t xml:space="preserve"> </w:t>
      </w:r>
      <w:r>
        <w:t>since</w:t>
      </w:r>
      <w:r>
        <w:rPr>
          <w:spacing w:val="24"/>
        </w:rPr>
        <w:t xml:space="preserve"> </w:t>
      </w:r>
      <w:r>
        <w:t>soil</w:t>
      </w:r>
      <w:r>
        <w:rPr>
          <w:spacing w:val="15"/>
        </w:rPr>
        <w:t xml:space="preserve"> </w:t>
      </w:r>
      <w:r>
        <w:rPr>
          <w:spacing w:val="-5"/>
        </w:rPr>
        <w:t>w</w:t>
      </w:r>
      <w:r>
        <w:t>arming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m</w:t>
      </w:r>
      <w:r>
        <w:rPr>
          <w:spacing w:val="-5"/>
        </w:rPr>
        <w:t>a</w:t>
      </w:r>
      <w:r>
        <w:t>y</w:t>
      </w:r>
      <w:r>
        <w:rPr>
          <w:spacing w:val="41"/>
        </w:rPr>
        <w:t xml:space="preserve"> </w:t>
      </w:r>
      <w:r>
        <w:t>increase</w:t>
      </w:r>
      <w:r>
        <w:rPr>
          <w:spacing w:val="45"/>
        </w:rPr>
        <w:t xml:space="preserve"> </w:t>
      </w:r>
      <w:r>
        <w:t>net</w:t>
      </w:r>
      <w:r>
        <w:rPr>
          <w:spacing w:val="48"/>
        </w:rPr>
        <w:t xml:space="preserve"> </w:t>
      </w:r>
      <w:r>
        <w:rPr>
          <w:w w:val="106"/>
        </w:rPr>
        <w:t>mineralization</w:t>
      </w:r>
      <w:r>
        <w:rPr>
          <w:spacing w:val="23"/>
          <w:w w:val="106"/>
        </w:rPr>
        <w:t xml:space="preserve"> </w:t>
      </w:r>
      <w:r>
        <w:rPr>
          <w:w w:val="99"/>
        </w:rPr>
        <w:t>i</w:t>
      </w:r>
      <w:r>
        <w:rPr>
          <w:w w:val="110"/>
        </w:rPr>
        <w:t xml:space="preserve">n </w:t>
      </w:r>
      <w:r>
        <w:t>early</w:t>
      </w:r>
      <w:r w:rsidR="00F9389F">
        <w:t xml:space="preserve"> </w:t>
      </w:r>
      <w:r>
        <w:t>spring</w:t>
      </w:r>
      <w:r w:rsidR="00F9389F">
        <w:t xml:space="preserve"> </w:t>
      </w:r>
      <w:r>
        <w:t>or</w:t>
      </w:r>
      <w:r>
        <w:rPr>
          <w:spacing w:val="34"/>
        </w:rPr>
        <w:t xml:space="preserve"> </w:t>
      </w:r>
      <w:r>
        <w:t>wi</w:t>
      </w:r>
      <w:r>
        <w:rPr>
          <w:spacing w:val="-5"/>
        </w:rPr>
        <w:t>n</w:t>
      </w:r>
      <w:r>
        <w:t>ter,</w:t>
      </w:r>
      <w:r w:rsidR="00F9389F">
        <w:t xml:space="preserve"> </w:t>
      </w:r>
      <w:r>
        <w:t>but</w:t>
      </w:r>
      <w:r w:rsidR="00F9389F">
        <w:t xml:space="preserve"> </w:t>
      </w:r>
      <w:r>
        <w:rPr>
          <w:w w:val="113"/>
        </w:rPr>
        <w:t>pla</w:t>
      </w:r>
      <w:r>
        <w:rPr>
          <w:spacing w:val="-6"/>
          <w:w w:val="113"/>
        </w:rPr>
        <w:t>n</w:t>
      </w:r>
      <w:r>
        <w:rPr>
          <w:w w:val="113"/>
        </w:rPr>
        <w:t>t</w:t>
      </w:r>
      <w:r>
        <w:rPr>
          <w:spacing w:val="18"/>
          <w:w w:val="113"/>
        </w:rPr>
        <w:t xml:space="preserve"> </w:t>
      </w:r>
      <w:r>
        <w:t>phenology</w:t>
      </w:r>
      <w:r w:rsidR="00F9389F">
        <w:t xml:space="preserve"> </w:t>
      </w:r>
      <w:r>
        <w:rPr>
          <w:spacing w:val="-5"/>
        </w:rPr>
        <w:t>w</w:t>
      </w:r>
      <w:r>
        <w:t>ould</w:t>
      </w:r>
      <w:r>
        <w:rPr>
          <w:spacing w:val="40"/>
        </w:rPr>
        <w:t xml:space="preserve"> </w:t>
      </w:r>
      <w:r>
        <w:rPr>
          <w:spacing w:val="5"/>
        </w:rPr>
        <w:t>b</w:t>
      </w:r>
      <w:r>
        <w:t>e</w:t>
      </w:r>
      <w:r>
        <w:rPr>
          <w:spacing w:val="33"/>
        </w:rPr>
        <w:t xml:space="preserve"> </w:t>
      </w:r>
      <w:r>
        <w:t>unli</w:t>
      </w:r>
      <w:r>
        <w:rPr>
          <w:spacing w:val="-5"/>
        </w:rPr>
        <w:t>k</w:t>
      </w:r>
      <w:r>
        <w:t>ely</w:t>
      </w:r>
      <w:r w:rsidR="00F9389F">
        <w:t xml:space="preserve"> </w:t>
      </w:r>
      <w:r>
        <w:rPr>
          <w:w w:val="113"/>
        </w:rPr>
        <w:t>to</w:t>
      </w:r>
      <w:r>
        <w:rPr>
          <w:spacing w:val="18"/>
          <w:w w:val="113"/>
        </w:rPr>
        <w:t xml:space="preserve"> </w:t>
      </w:r>
      <w:r>
        <w:t>ad</w:t>
      </w:r>
      <w:r>
        <w:rPr>
          <w:spacing w:val="-11"/>
        </w:rPr>
        <w:t>v</w:t>
      </w:r>
      <w:r>
        <w:t>ance</w:t>
      </w:r>
      <w:r w:rsidR="00F9389F">
        <w:t xml:space="preserve"> </w:t>
      </w:r>
      <w:r>
        <w:t>in</w:t>
      </w:r>
      <w:r>
        <w:rPr>
          <w:spacing w:val="33"/>
        </w:rPr>
        <w:t xml:space="preserve"> </w:t>
      </w:r>
      <w:r>
        <w:rPr>
          <w:w w:val="99"/>
        </w:rPr>
        <w:t>c</w:t>
      </w:r>
      <w:r>
        <w:rPr>
          <w:w w:val="103"/>
        </w:rPr>
        <w:t>onc</w:t>
      </w:r>
      <w:r>
        <w:rPr>
          <w:w w:val="107"/>
        </w:rPr>
        <w:t>er</w:t>
      </w:r>
      <w:r>
        <w:rPr>
          <w:w w:val="139"/>
        </w:rPr>
        <w:t>t</w:t>
      </w:r>
      <w:r>
        <w:rPr>
          <w:w w:val="110"/>
        </w:rPr>
        <w:t>,</w:t>
      </w:r>
      <w:r>
        <w:rPr>
          <w:spacing w:val="28"/>
          <w:w w:val="110"/>
        </w:rPr>
        <w:t xml:space="preserve"> </w:t>
      </w:r>
      <w:r>
        <w:t>unless</w:t>
      </w:r>
      <w:r>
        <w:rPr>
          <w:spacing w:val="42"/>
        </w:rPr>
        <w:t xml:space="preserve"> </w:t>
      </w:r>
      <w:r>
        <w:rPr>
          <w:w w:val="111"/>
        </w:rPr>
        <w:t>ad</w:t>
      </w:r>
      <w:r>
        <w:rPr>
          <w:w w:val="106"/>
        </w:rPr>
        <w:t>di</w:t>
      </w:r>
      <w:r>
        <w:rPr>
          <w:w w:val="139"/>
        </w:rPr>
        <w:t>t</w:t>
      </w:r>
      <w:r>
        <w:rPr>
          <w:w w:val="99"/>
        </w:rPr>
        <w:t>i</w:t>
      </w:r>
      <w:r>
        <w:rPr>
          <w:w w:val="106"/>
        </w:rPr>
        <w:t>onal</w:t>
      </w:r>
      <w:r>
        <w:rPr>
          <w:spacing w:val="24"/>
          <w:w w:val="106"/>
        </w:rPr>
        <w:t xml:space="preserve"> </w:t>
      </w:r>
      <w:r>
        <w:rPr>
          <w:w w:val="107"/>
        </w:rPr>
        <w:t>ai</w:t>
      </w:r>
      <w:r>
        <w:rPr>
          <w:w w:val="116"/>
        </w:rPr>
        <w:t xml:space="preserve">r </w:t>
      </w:r>
      <w:r>
        <w:rPr>
          <w:spacing w:val="-5"/>
        </w:rPr>
        <w:t>w</w:t>
      </w:r>
      <w:r>
        <w:t>arming</w:t>
      </w:r>
      <w:r w:rsidR="00F9389F">
        <w:t xml:space="preserve"> </w:t>
      </w:r>
      <w:r>
        <w:rPr>
          <w:spacing w:val="-5"/>
        </w:rPr>
        <w:t>w</w:t>
      </w:r>
      <w:r>
        <w:t>ere</w:t>
      </w:r>
      <w:r>
        <w:rPr>
          <w:spacing w:val="34"/>
        </w:rPr>
        <w:t xml:space="preserve"> </w:t>
      </w:r>
      <w:r>
        <w:t>applied</w:t>
      </w:r>
      <w:r w:rsidR="00F9389F">
        <w:t xml:space="preserve"> </w:t>
      </w:r>
      <w:r>
        <w:t>(Du</w:t>
      </w:r>
      <w:r w:rsidR="00F9389F">
        <w:t xml:space="preserve"> </w:t>
      </w:r>
      <w:r>
        <w:t>&amp;</w:t>
      </w:r>
      <w:r>
        <w:rPr>
          <w:spacing w:val="24"/>
        </w:rPr>
        <w:t xml:space="preserve"> </w:t>
      </w:r>
      <w:r>
        <w:rPr>
          <w:spacing w:val="-17"/>
        </w:rPr>
        <w:t>F</w:t>
      </w:r>
      <w:r>
        <w:t>ang,</w:t>
      </w:r>
      <w:r w:rsidR="00F9389F">
        <w:t xml:space="preserve"> </w:t>
      </w:r>
      <w:r>
        <w:t>2014).</w:t>
      </w:r>
      <w:r w:rsidR="00F9389F">
        <w:t xml:space="preserve"> </w:t>
      </w:r>
      <w:r>
        <w:t>These</w:t>
      </w:r>
      <w:r w:rsidR="00F9389F">
        <w:t xml:space="preserve"> </w:t>
      </w:r>
      <w:r>
        <w:t>kinds</w:t>
      </w:r>
      <w:r w:rsidR="00F9389F">
        <w:t xml:space="preserve"> </w:t>
      </w:r>
      <w:r>
        <w:t>of</w:t>
      </w:r>
      <w:r>
        <w:rPr>
          <w:spacing w:val="19"/>
        </w:rPr>
        <w:t xml:space="preserve"> </w:t>
      </w:r>
      <w:r>
        <w:rPr>
          <w:w w:val="139"/>
        </w:rPr>
        <w:t>t</w:t>
      </w:r>
      <w:r>
        <w:rPr>
          <w:w w:val="108"/>
        </w:rPr>
        <w:t>rop</w:t>
      </w:r>
      <w:r>
        <w:rPr>
          <w:w w:val="110"/>
        </w:rPr>
        <w:t>h</w:t>
      </w:r>
      <w:r>
        <w:rPr>
          <w:w w:val="99"/>
        </w:rPr>
        <w:t>ic</w:t>
      </w:r>
      <w:r>
        <w:rPr>
          <w:spacing w:val="26"/>
          <w:w w:val="99"/>
        </w:rPr>
        <w:t xml:space="preserve"> </w:t>
      </w:r>
      <w:r>
        <w:t>mismat</w:t>
      </w:r>
      <w:r>
        <w:rPr>
          <w:spacing w:val="-5"/>
        </w:rPr>
        <w:t>c</w:t>
      </w:r>
      <w:r>
        <w:t>hes</w:t>
      </w:r>
      <w:r w:rsidR="00F9389F">
        <w:t xml:space="preserve"> </w:t>
      </w:r>
      <w:r>
        <w:t>m</w:t>
      </w:r>
      <w:r>
        <w:rPr>
          <w:spacing w:val="-5"/>
        </w:rPr>
        <w:t>a</w:t>
      </w:r>
      <w:r>
        <w:t>y</w:t>
      </w:r>
      <w:r w:rsidR="00F9389F">
        <w:t xml:space="preserve"> </w:t>
      </w:r>
      <w:r>
        <w:rPr>
          <w:spacing w:val="5"/>
        </w:rPr>
        <w:t>b</w:t>
      </w:r>
      <w:r>
        <w:t>e</w:t>
      </w:r>
      <w:r>
        <w:rPr>
          <w:spacing w:val="35"/>
        </w:rPr>
        <w:t xml:space="preserve"> </w:t>
      </w:r>
      <w:r>
        <w:rPr>
          <w:w w:val="110"/>
        </w:rPr>
        <w:t>p</w:t>
      </w:r>
      <w:r>
        <w:rPr>
          <w:w w:val="116"/>
        </w:rPr>
        <w:t>r</w:t>
      </w:r>
      <w:r>
        <w:t>ese</w:t>
      </w:r>
      <w:r>
        <w:rPr>
          <w:spacing w:val="-5"/>
          <w:w w:val="110"/>
        </w:rPr>
        <w:t>n</w:t>
      </w:r>
      <w:r>
        <w:rPr>
          <w:w w:val="139"/>
        </w:rPr>
        <w:t>t</w:t>
      </w:r>
      <w:r>
        <w:rPr>
          <w:spacing w:val="26"/>
          <w:w w:val="139"/>
        </w:rPr>
        <w:t xml:space="preserve"> </w:t>
      </w:r>
      <w:r>
        <w:t>in</w:t>
      </w:r>
      <w:r>
        <w:rPr>
          <w:spacing w:val="35"/>
        </w:rPr>
        <w:t xml:space="preserve"> </w:t>
      </w:r>
      <w:r>
        <w:rPr>
          <w:w w:val="99"/>
        </w:rPr>
        <w:t>cli</w:t>
      </w:r>
      <w:r>
        <w:rPr>
          <w:w w:val="114"/>
        </w:rPr>
        <w:t>mat</w:t>
      </w:r>
      <w:r>
        <w:rPr>
          <w:w w:val="99"/>
        </w:rPr>
        <w:t xml:space="preserve">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16"/>
        </w:rPr>
        <w:t xml:space="preserve"> </w:t>
      </w:r>
      <w:r>
        <w:t>e</w:t>
      </w:r>
      <w:r>
        <w:rPr>
          <w:spacing w:val="-5"/>
        </w:rPr>
        <w:t>v</w:t>
      </w:r>
      <w:r>
        <w:t>en</w:t>
      </w:r>
      <w:r>
        <w:rPr>
          <w:spacing w:val="29"/>
        </w:rPr>
        <w:t xml:space="preserve"> </w:t>
      </w:r>
      <w:r>
        <w:t>if</w:t>
      </w:r>
      <w:r>
        <w:rPr>
          <w:spacing w:val="9"/>
        </w:rPr>
        <w:t xml:space="preserve"> </w:t>
      </w:r>
      <w:r>
        <w:rPr>
          <w:w w:val="139"/>
        </w:rPr>
        <w:t>t</w:t>
      </w:r>
      <w:r>
        <w:rPr>
          <w:w w:val="105"/>
        </w:rPr>
        <w:t>hey</w:t>
      </w:r>
      <w:r>
        <w:rPr>
          <w:spacing w:val="16"/>
        </w:rPr>
        <w:t xml:space="preserve"> </w:t>
      </w:r>
      <w:r>
        <w:t>are</w:t>
      </w:r>
      <w:r>
        <w:rPr>
          <w:spacing w:val="38"/>
        </w:rPr>
        <w:t xml:space="preserve"> </w:t>
      </w:r>
      <w:r>
        <w:t>not</w:t>
      </w:r>
      <w:r>
        <w:rPr>
          <w:spacing w:val="47"/>
        </w:rPr>
        <w:t xml:space="preserve"> </w:t>
      </w:r>
      <w:r>
        <w:rPr>
          <w:w w:val="99"/>
        </w:rPr>
        <w:t>e</w:t>
      </w:r>
      <w:r>
        <w:rPr>
          <w:w w:val="107"/>
        </w:rPr>
        <w:t>x</w:t>
      </w:r>
      <w:r>
        <w:rPr>
          <w:spacing w:val="5"/>
          <w:w w:val="107"/>
        </w:rPr>
        <w:t>p</w:t>
      </w:r>
      <w:r>
        <w:rPr>
          <w:w w:val="99"/>
        </w:rPr>
        <w:t>ec</w:t>
      </w:r>
      <w:r>
        <w:rPr>
          <w:w w:val="139"/>
        </w:rPr>
        <w:t>t</w:t>
      </w:r>
      <w:r>
        <w:rPr>
          <w:w w:val="105"/>
        </w:rPr>
        <w:t>ed</w:t>
      </w:r>
      <w:r>
        <w:rPr>
          <w:spacing w:val="16"/>
        </w:rPr>
        <w:t xml:space="preserve"> </w:t>
      </w:r>
      <w:r>
        <w:rPr>
          <w:w w:val="113"/>
        </w:rPr>
        <w:t>to</w:t>
      </w:r>
      <w:r>
        <w:rPr>
          <w:spacing w:val="10"/>
          <w:w w:val="113"/>
        </w:rPr>
        <w:t xml:space="preserve"> </w:t>
      </w:r>
      <w:r>
        <w:rPr>
          <w:spacing w:val="5"/>
        </w:rPr>
        <w:t>o</w:t>
      </w:r>
      <w:r>
        <w:t>ccur</w:t>
      </w:r>
      <w:r>
        <w:rPr>
          <w:spacing w:val="34"/>
        </w:rPr>
        <w:t xml:space="preserve"> </w:t>
      </w:r>
      <w:r>
        <w:t>under</w:t>
      </w:r>
      <w:r w:rsidR="00F9389F">
        <w:t xml:space="preserve"> </w:t>
      </w:r>
      <w:r>
        <w:rPr>
          <w:w w:val="113"/>
        </w:rPr>
        <w:t>natural</w:t>
      </w:r>
      <w:r>
        <w:rPr>
          <w:spacing w:val="11"/>
          <w:w w:val="113"/>
        </w:rPr>
        <w:t xml:space="preserve"> </w:t>
      </w:r>
      <w:r>
        <w:rPr>
          <w:spacing w:val="-6"/>
        </w:rPr>
        <w:t>w</w:t>
      </w:r>
      <w:r>
        <w:t>arming</w:t>
      </w:r>
      <w:r w:rsidR="00F9389F">
        <w:t xml:space="preserve"> </w:t>
      </w:r>
      <w:r>
        <w:rPr>
          <w:w w:val="109"/>
        </w:rPr>
        <w:t>(</w:t>
      </w:r>
      <w:proofErr w:type="spellStart"/>
      <w:r>
        <w:rPr>
          <w:w w:val="109"/>
        </w:rPr>
        <w:t>Kharouba</w:t>
      </w:r>
      <w:proofErr w:type="spellEnd"/>
      <w:r>
        <w:rPr>
          <w:spacing w:val="17"/>
          <w:w w:val="109"/>
        </w:rPr>
        <w:t xml:space="preserve"> </w:t>
      </w:r>
      <w:r>
        <w:t>et</w:t>
      </w:r>
      <w:r>
        <w:rPr>
          <w:spacing w:val="34"/>
        </w:rPr>
        <w:t xml:space="preserve"> </w:t>
      </w:r>
      <w:r>
        <w:t>al.,</w:t>
      </w:r>
      <w:r>
        <w:rPr>
          <w:spacing w:val="39"/>
        </w:rPr>
        <w:t xml:space="preserve"> </w:t>
      </w:r>
      <w:r>
        <w:rPr>
          <w:w w:val="101"/>
        </w:rPr>
        <w:t>2015)</w:t>
      </w:r>
      <w:r>
        <w:rPr>
          <w:w w:val="110"/>
        </w:rPr>
        <w:t>.</w:t>
      </w:r>
    </w:p>
    <w:p w14:paraId="7EBE84BD" w14:textId="77777777" w:rsidR="005B53EE" w:rsidRDefault="005B53EE" w:rsidP="00F9389F">
      <w:pPr>
        <w:spacing w:before="4" w:line="140" w:lineRule="exact"/>
        <w:rPr>
          <w:sz w:val="14"/>
          <w:szCs w:val="14"/>
        </w:rPr>
      </w:pPr>
    </w:p>
    <w:p w14:paraId="6DF74297" w14:textId="7298AE0F" w:rsidR="005B53EE" w:rsidRDefault="00F5753A" w:rsidP="00F9389F">
      <w:pPr>
        <w:spacing w:line="249" w:lineRule="auto"/>
        <w:ind w:left="117" w:right="83"/>
        <w:sectPr w:rsidR="005B53EE">
          <w:pgSz w:w="12240" w:h="15840"/>
          <w:pgMar w:top="620" w:right="1300" w:bottom="280" w:left="1300" w:header="429" w:footer="1426" w:gutter="0"/>
          <w:cols w:space="720"/>
        </w:sectPr>
      </w:pPr>
      <w:r>
        <w:rPr>
          <w:w w:val="107"/>
        </w:rPr>
        <w:t>O</w:t>
      </w:r>
      <w:r>
        <w:rPr>
          <w:w w:val="139"/>
        </w:rPr>
        <w:t>t</w:t>
      </w:r>
      <w:r>
        <w:rPr>
          <w:w w:val="105"/>
        </w:rPr>
        <w:t>he</w:t>
      </w:r>
      <w:r>
        <w:rPr>
          <w:w w:val="116"/>
        </w:rPr>
        <w:t>r</w:t>
      </w:r>
      <w:r>
        <w:rPr>
          <w:spacing w:val="18"/>
          <w:w w:val="116"/>
        </w:rPr>
        <w:t xml:space="preserve"> </w:t>
      </w:r>
      <w:r>
        <w:t>biotic</w:t>
      </w:r>
      <w:r>
        <w:rPr>
          <w:spacing w:val="46"/>
        </w:rPr>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t>s</w:t>
      </w:r>
      <w:r>
        <w:rPr>
          <w:spacing w:val="18"/>
        </w:rPr>
        <w:t xml:space="preserve"> </w:t>
      </w:r>
      <w:r>
        <w:t>are</w:t>
      </w:r>
      <w:r>
        <w:rPr>
          <w:spacing w:val="39"/>
        </w:rPr>
        <w:t xml:space="preserve"> </w:t>
      </w:r>
      <w:r>
        <w:t>also</w:t>
      </w:r>
      <w:r>
        <w:rPr>
          <w:spacing w:val="28"/>
        </w:rPr>
        <w:t xml:space="preserve"> </w:t>
      </w:r>
      <w:r>
        <w:t>li</w:t>
      </w:r>
      <w:r>
        <w:rPr>
          <w:spacing w:val="-5"/>
        </w:rPr>
        <w:t>k</w:t>
      </w:r>
      <w:r>
        <w:t>ely</w:t>
      </w:r>
      <w:r>
        <w:rPr>
          <w:spacing w:val="26"/>
        </w:rPr>
        <w:t xml:space="preserve"> </w:t>
      </w:r>
      <w:r>
        <w:rPr>
          <w:w w:val="113"/>
        </w:rPr>
        <w:t>to</w:t>
      </w:r>
      <w:r>
        <w:rPr>
          <w:spacing w:val="12"/>
          <w:w w:val="113"/>
        </w:rPr>
        <w:t xml:space="preserve"> </w:t>
      </w:r>
      <w:r>
        <w:rPr>
          <w:spacing w:val="5"/>
        </w:rPr>
        <w:t>b</w:t>
      </w:r>
      <w:r>
        <w:t>e</w:t>
      </w:r>
      <w:r>
        <w:rPr>
          <w:spacing w:val="27"/>
        </w:rPr>
        <w:t xml:space="preserve"> </w:t>
      </w:r>
      <w:r>
        <w:rPr>
          <w:w w:val="98"/>
        </w:rPr>
        <w:t>affec</w:t>
      </w:r>
      <w:r>
        <w:rPr>
          <w:w w:val="139"/>
        </w:rPr>
        <w:t>t</w:t>
      </w:r>
      <w:r>
        <w:rPr>
          <w:w w:val="105"/>
        </w:rPr>
        <w:t>ed</w:t>
      </w:r>
      <w:r>
        <w:rPr>
          <w:spacing w:val="18"/>
          <w:w w:val="105"/>
        </w:rPr>
        <w:t xml:space="preserve"> </w:t>
      </w:r>
      <w:r>
        <w:rPr>
          <w:spacing w:val="-5"/>
        </w:rPr>
        <w:t>b</w:t>
      </w:r>
      <w:r>
        <w:t>y</w:t>
      </w:r>
      <w:r>
        <w:rPr>
          <w:spacing w:val="33"/>
        </w:rPr>
        <w:t xml:space="preserve"> </w:t>
      </w:r>
      <w:r>
        <w:rPr>
          <w:w w:val="106"/>
        </w:rPr>
        <w:t>di</w:t>
      </w:r>
      <w:r>
        <w:rPr>
          <w:w w:val="116"/>
        </w:rPr>
        <w:t>r</w:t>
      </w:r>
      <w:r>
        <w:rPr>
          <w:w w:val="99"/>
        </w:rPr>
        <w:t>ec</w:t>
      </w:r>
      <w:r>
        <w:rPr>
          <w:w w:val="139"/>
        </w:rPr>
        <w:t>t</w:t>
      </w:r>
      <w:r>
        <w:rPr>
          <w:spacing w:val="18"/>
          <w:w w:val="139"/>
        </w:rPr>
        <w:t xml:space="preserve"> </w:t>
      </w:r>
      <w:r>
        <w:t>and</w:t>
      </w:r>
      <w:r w:rsidR="00F9389F">
        <w:t xml:space="preserve"> </w:t>
      </w:r>
      <w:r>
        <w:rPr>
          <w:w w:val="99"/>
        </w:rPr>
        <w:t>i</w:t>
      </w:r>
      <w:r>
        <w:rPr>
          <w:w w:val="110"/>
        </w:rPr>
        <w:t>n</w:t>
      </w:r>
      <w:r>
        <w:rPr>
          <w:w w:val="106"/>
        </w:rPr>
        <w:t>di</w:t>
      </w:r>
      <w:r>
        <w:rPr>
          <w:w w:val="116"/>
        </w:rPr>
        <w:t>r</w:t>
      </w:r>
      <w:r>
        <w:rPr>
          <w:w w:val="99"/>
        </w:rPr>
        <w:t>ec</w:t>
      </w:r>
      <w:r>
        <w:rPr>
          <w:w w:val="139"/>
        </w:rPr>
        <w:t>t</w:t>
      </w:r>
      <w:r>
        <w:rPr>
          <w:spacing w:val="18"/>
          <w:w w:val="139"/>
        </w:rPr>
        <w:t xml:space="preserve"> </w:t>
      </w:r>
      <w:ins w:id="224" w:author="Yann Vitasse" w:date="2017-01-19T15:50:00Z">
        <w:r w:rsidR="007C5E7D">
          <w:t>e</w:t>
        </w:r>
      </w:ins>
      <w:del w:id="225" w:author="Yann Vitasse" w:date="2017-01-19T15:50:00Z">
        <w:r w:rsidDel="007C5E7D">
          <w:delText>a</w:delText>
        </w:r>
      </w:del>
      <w:r>
        <w:t>ffects</w:t>
      </w:r>
      <w:r>
        <w:rPr>
          <w:spacing w:val="34"/>
        </w:rPr>
        <w:t xml:space="preserve"> </w:t>
      </w:r>
      <w:r>
        <w:t>of</w:t>
      </w:r>
      <w:r>
        <w:rPr>
          <w:spacing w:val="12"/>
        </w:rPr>
        <w:t xml:space="preserve"> </w:t>
      </w:r>
      <w:r>
        <w:t>climate</w:t>
      </w:r>
      <w:r w:rsidR="00F9389F">
        <w:t xml:space="preserve"> </w:t>
      </w:r>
      <w:r>
        <w:rPr>
          <w:spacing w:val="-5"/>
        </w:rPr>
        <w:t>c</w:t>
      </w:r>
      <w:r>
        <w:t>hange</w:t>
      </w:r>
      <w:r>
        <w:rPr>
          <w:spacing w:val="46"/>
        </w:rPr>
        <w:t xml:space="preserve"> </w:t>
      </w:r>
      <w:r>
        <w:rPr>
          <w:w w:val="139"/>
        </w:rPr>
        <w:t>t</w:t>
      </w:r>
      <w:r>
        <w:rPr>
          <w:w w:val="116"/>
        </w:rPr>
        <w:t>r</w:t>
      </w:r>
      <w:r>
        <w:rPr>
          <w:w w:val="114"/>
        </w:rPr>
        <w:t>eat</w:t>
      </w:r>
      <w:r>
        <w:rPr>
          <w:w w:val="99"/>
        </w:rPr>
        <w:t xml:space="preserve">- </w:t>
      </w:r>
      <w:proofErr w:type="spellStart"/>
      <w:r>
        <w:rPr>
          <w:w w:val="104"/>
        </w:rPr>
        <w:t>me</w:t>
      </w:r>
      <w:r>
        <w:rPr>
          <w:spacing w:val="-5"/>
          <w:w w:val="110"/>
        </w:rPr>
        <w:t>n</w:t>
      </w:r>
      <w:r>
        <w:rPr>
          <w:w w:val="139"/>
        </w:rPr>
        <w:t>t</w:t>
      </w:r>
      <w:r>
        <w:t>s</w:t>
      </w:r>
      <w:proofErr w:type="spellEnd"/>
      <w:r>
        <w:rPr>
          <w:w w:val="110"/>
        </w:rPr>
        <w:t>.</w:t>
      </w:r>
      <w:r w:rsidR="00F9389F">
        <w:t xml:space="preserve"> </w:t>
      </w:r>
      <w:r>
        <w:rPr>
          <w:spacing w:val="-16"/>
        </w:rPr>
        <w:t>F</w:t>
      </w:r>
      <w:r>
        <w:t>or</w:t>
      </w:r>
      <w:r>
        <w:rPr>
          <w:spacing w:val="30"/>
        </w:rPr>
        <w:t xml:space="preserve"> </w:t>
      </w:r>
      <w:r>
        <w:t>example,</w:t>
      </w:r>
      <w:r>
        <w:rPr>
          <w:spacing w:val="43"/>
        </w:rPr>
        <w:t xml:space="preserve"> </w:t>
      </w:r>
      <w:proofErr w:type="spellStart"/>
      <w:r>
        <w:t>H</w:t>
      </w:r>
      <w:r>
        <w:rPr>
          <w:spacing w:val="5"/>
        </w:rPr>
        <w:t>o</w:t>
      </w:r>
      <w:r>
        <w:t>eppner</w:t>
      </w:r>
      <w:proofErr w:type="spellEnd"/>
      <w:r>
        <w:rPr>
          <w:spacing w:val="44"/>
        </w:rPr>
        <w:t xml:space="preserve"> </w:t>
      </w:r>
      <w:r>
        <w:t>and</w:t>
      </w:r>
      <w:r>
        <w:rPr>
          <w:spacing w:val="33"/>
        </w:rPr>
        <w:t xml:space="preserve"> </w:t>
      </w:r>
      <w:r>
        <w:t>Du</w:t>
      </w:r>
      <w:r>
        <w:rPr>
          <w:spacing w:val="-5"/>
        </w:rPr>
        <w:t>k</w:t>
      </w:r>
      <w:r>
        <w:t>es</w:t>
      </w:r>
      <w:r>
        <w:rPr>
          <w:spacing w:val="22"/>
        </w:rPr>
        <w:t xml:space="preserve"> </w:t>
      </w:r>
      <w:r>
        <w:t>(2012)</w:t>
      </w:r>
      <w:r>
        <w:rPr>
          <w:spacing w:val="17"/>
        </w:rPr>
        <w:t xml:space="preserve"> </w:t>
      </w:r>
      <w:r>
        <w:t>found</w:t>
      </w:r>
      <w:r>
        <w:rPr>
          <w:spacing w:val="24"/>
        </w:rPr>
        <w:t xml:space="preserve"> </w:t>
      </w:r>
      <w:r>
        <w:rPr>
          <w:w w:val="121"/>
        </w:rPr>
        <w:t>that</w:t>
      </w:r>
      <w:r>
        <w:rPr>
          <w:spacing w:val="-8"/>
          <w:w w:val="121"/>
        </w:rPr>
        <w:t xml:space="preserve"> </w:t>
      </w:r>
      <w:r>
        <w:rPr>
          <w:w w:val="116"/>
        </w:rPr>
        <w:t>r</w:t>
      </w:r>
      <w:r>
        <w:rPr>
          <w:spacing w:val="5"/>
          <w:w w:val="99"/>
        </w:rPr>
        <w:t>o</w:t>
      </w:r>
      <w:r>
        <w:rPr>
          <w:w w:val="110"/>
        </w:rPr>
        <w:t>d</w:t>
      </w:r>
      <w:r>
        <w:rPr>
          <w:w w:val="105"/>
        </w:rPr>
        <w:t>e</w:t>
      </w:r>
      <w:r>
        <w:rPr>
          <w:spacing w:val="-5"/>
          <w:w w:val="105"/>
        </w:rPr>
        <w:t>n</w:t>
      </w:r>
      <w:r>
        <w:rPr>
          <w:w w:val="139"/>
        </w:rPr>
        <w:t>t</w:t>
      </w:r>
      <w:r>
        <w:rPr>
          <w:spacing w:val="2"/>
        </w:rPr>
        <w:t xml:space="preserve"> </w:t>
      </w:r>
      <w:r>
        <w:rPr>
          <w:w w:val="108"/>
        </w:rPr>
        <w:t>disturbance</w:t>
      </w:r>
      <w:r>
        <w:rPr>
          <w:spacing w:val="6"/>
          <w:w w:val="108"/>
        </w:rPr>
        <w:t xml:space="preserve"> </w:t>
      </w:r>
      <w:r>
        <w:rPr>
          <w:spacing w:val="-11"/>
        </w:rPr>
        <w:t>v</w:t>
      </w:r>
      <w:r>
        <w:t>aried</w:t>
      </w:r>
      <w:r>
        <w:rPr>
          <w:spacing w:val="37"/>
        </w:rPr>
        <w:t xml:space="preserve"> </w:t>
      </w:r>
      <w:r>
        <w:rPr>
          <w:spacing w:val="-5"/>
        </w:rPr>
        <w:t>b</w:t>
      </w:r>
      <w:r>
        <w:t>y</w:t>
      </w:r>
      <w:r>
        <w:rPr>
          <w:spacing w:val="17"/>
        </w:rPr>
        <w:t xml:space="preserve"> </w:t>
      </w:r>
      <w:r>
        <w:rPr>
          <w:spacing w:val="-5"/>
        </w:rPr>
        <w:t>w</w:t>
      </w:r>
      <w:r>
        <w:t>arming</w:t>
      </w:r>
      <w:r>
        <w:rPr>
          <w:spacing w:val="40"/>
        </w:rPr>
        <w:t xml:space="preserve"> </w:t>
      </w:r>
      <w:r>
        <w:rPr>
          <w:w w:val="139"/>
        </w:rPr>
        <w:t>t</w:t>
      </w:r>
      <w:r>
        <w:rPr>
          <w:w w:val="116"/>
        </w:rPr>
        <w:t>r</w:t>
      </w:r>
      <w:r>
        <w:rPr>
          <w:w w:val="114"/>
        </w:rPr>
        <w:t>eat</w:t>
      </w:r>
      <w:r>
        <w:rPr>
          <w:w w:val="106"/>
        </w:rPr>
        <w:t>m</w:t>
      </w:r>
      <w:r>
        <w:rPr>
          <w:w w:val="105"/>
        </w:rPr>
        <w:t>e</w:t>
      </w:r>
      <w:r>
        <w:rPr>
          <w:spacing w:val="-5"/>
          <w:w w:val="105"/>
        </w:rPr>
        <w:t>n</w:t>
      </w:r>
      <w:r>
        <w:rPr>
          <w:w w:val="139"/>
        </w:rPr>
        <w:t xml:space="preserve">t </w:t>
      </w:r>
      <w:r>
        <w:t>(as</w:t>
      </w:r>
      <w:r>
        <w:rPr>
          <w:spacing w:val="46"/>
        </w:rPr>
        <w:t xml:space="preserve"> </w:t>
      </w:r>
      <w:r>
        <w:rPr>
          <w:spacing w:val="-5"/>
        </w:rPr>
        <w:t>w</w:t>
      </w:r>
      <w:r>
        <w:t>ell</w:t>
      </w:r>
      <w:r>
        <w:rPr>
          <w:spacing w:val="21"/>
        </w:rPr>
        <w:t xml:space="preserve"> </w:t>
      </w:r>
      <w:r>
        <w:t>as</w:t>
      </w:r>
      <w:r>
        <w:rPr>
          <w:spacing w:val="36"/>
        </w:rPr>
        <w:t xml:space="preserve"> </w:t>
      </w:r>
      <w:r>
        <w:rPr>
          <w:spacing w:val="-5"/>
        </w:rPr>
        <w:t>y</w:t>
      </w:r>
      <w:r>
        <w:t>ear)</w:t>
      </w:r>
      <w:r w:rsidR="00F9389F">
        <w:t xml:space="preserve"> </w:t>
      </w:r>
      <w:r>
        <w:t>in</w:t>
      </w:r>
      <w:r>
        <w:rPr>
          <w:spacing w:val="33"/>
        </w:rPr>
        <w:t xml:space="preserve"> </w:t>
      </w:r>
      <w:r>
        <w:rPr>
          <w:w w:val="139"/>
        </w:rPr>
        <w:t>t</w:t>
      </w:r>
      <w:r>
        <w:rPr>
          <w:w w:val="110"/>
        </w:rPr>
        <w:t>h</w:t>
      </w:r>
      <w:r>
        <w:rPr>
          <w:w w:val="99"/>
        </w:rPr>
        <w:t>ei</w:t>
      </w:r>
      <w:r>
        <w:rPr>
          <w:w w:val="116"/>
        </w:rPr>
        <w:t>r</w:t>
      </w:r>
      <w:r>
        <w:rPr>
          <w:spacing w:val="24"/>
        </w:rPr>
        <w:t xml:space="preserve"> </w:t>
      </w:r>
      <w:r>
        <w:t>climate</w:t>
      </w:r>
      <w:r w:rsidR="00F9389F">
        <w:t xml:space="preserve"> </w:t>
      </w:r>
      <w:r>
        <w:rPr>
          <w:spacing w:val="-5"/>
        </w:rPr>
        <w:t>c</w:t>
      </w:r>
      <w:r>
        <w:t>hange</w:t>
      </w:r>
      <w:r w:rsidR="00F9389F">
        <w:t xml:space="preserve"> </w:t>
      </w:r>
      <w:r>
        <w:rPr>
          <w:w w:val="107"/>
        </w:rPr>
        <w:t>ex</w:t>
      </w:r>
      <w:r>
        <w:rPr>
          <w:spacing w:val="5"/>
          <w:w w:val="107"/>
        </w:rPr>
        <w:t>p</w:t>
      </w:r>
      <w:r>
        <w:rPr>
          <w:w w:val="107"/>
        </w:rPr>
        <w:t>erime</w:t>
      </w:r>
      <w:r>
        <w:rPr>
          <w:spacing w:val="-5"/>
          <w:w w:val="107"/>
        </w:rPr>
        <w:t>n</w:t>
      </w:r>
      <w:r>
        <w:rPr>
          <w:w w:val="107"/>
        </w:rPr>
        <w:t>t.</w:t>
      </w:r>
      <w:r w:rsidR="00F9389F">
        <w:rPr>
          <w:w w:val="107"/>
        </w:rPr>
        <w:t xml:space="preserve"> </w:t>
      </w:r>
      <w:r>
        <w:rPr>
          <w:w w:val="106"/>
        </w:rPr>
        <w:t>Ins</w:t>
      </w:r>
      <w:r>
        <w:rPr>
          <w:w w:val="99"/>
        </w:rPr>
        <w:t>ec</w:t>
      </w:r>
      <w:r>
        <w:rPr>
          <w:w w:val="139"/>
        </w:rPr>
        <w:t>t</w:t>
      </w:r>
      <w:r>
        <w:rPr>
          <w:spacing w:val="24"/>
        </w:rPr>
        <w:t xml:space="preserve"> </w:t>
      </w:r>
      <w:r>
        <w:rPr>
          <w:w w:val="110"/>
        </w:rPr>
        <w:t>d</w:t>
      </w:r>
      <w:r>
        <w:rPr>
          <w:w w:val="99"/>
        </w:rPr>
        <w:t>i</w:t>
      </w:r>
      <w:r>
        <w:rPr>
          <w:spacing w:val="-5"/>
          <w:w w:val="105"/>
        </w:rPr>
        <w:t>v</w:t>
      </w:r>
      <w:r>
        <w:rPr>
          <w:w w:val="99"/>
        </w:rPr>
        <w:t>e</w:t>
      </w:r>
      <w:r>
        <w:rPr>
          <w:w w:val="116"/>
        </w:rPr>
        <w:t>r</w:t>
      </w:r>
      <w:r>
        <w:t>si</w:t>
      </w:r>
      <w:r>
        <w:rPr>
          <w:spacing w:val="-5"/>
          <w:w w:val="139"/>
        </w:rPr>
        <w:t>t</w:t>
      </w:r>
      <w:r>
        <w:rPr>
          <w:w w:val="105"/>
        </w:rPr>
        <w:t>y</w:t>
      </w:r>
      <w:r>
        <w:rPr>
          <w:spacing w:val="24"/>
        </w:rPr>
        <w:t xml:space="preserve"> </w:t>
      </w:r>
      <w:r>
        <w:t>and</w:t>
      </w:r>
      <w:r w:rsidR="00F9389F">
        <w:t xml:space="preserve">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4"/>
        </w:rPr>
        <w:t xml:space="preserve"> </w:t>
      </w:r>
      <w:r>
        <w:rPr>
          <w:w w:val="116"/>
        </w:rPr>
        <w:t>str</w:t>
      </w:r>
      <w:r>
        <w:rPr>
          <w:w w:val="105"/>
        </w:rPr>
        <w:t>uc</w:t>
      </w:r>
      <w:r>
        <w:rPr>
          <w:w w:val="139"/>
        </w:rPr>
        <w:t>t</w:t>
      </w:r>
      <w:r>
        <w:rPr>
          <w:w w:val="113"/>
        </w:rPr>
        <w:t>ur</w:t>
      </w:r>
      <w:r>
        <w:rPr>
          <w:w w:val="99"/>
        </w:rPr>
        <w:t>e</w:t>
      </w:r>
      <w:r>
        <w:rPr>
          <w:spacing w:val="24"/>
        </w:rPr>
        <w:t xml:space="preserve"> </w:t>
      </w:r>
      <w:r>
        <w:t>can</w:t>
      </w:r>
      <w:r>
        <w:rPr>
          <w:spacing w:val="44"/>
        </w:rPr>
        <w:t xml:space="preserve"> </w:t>
      </w:r>
      <w:r>
        <w:rPr>
          <w:spacing w:val="-5"/>
          <w:w w:val="99"/>
        </w:rPr>
        <w:t>c</w:t>
      </w:r>
      <w:r>
        <w:rPr>
          <w:w w:val="110"/>
        </w:rPr>
        <w:t>h</w:t>
      </w:r>
      <w:r>
        <w:rPr>
          <w:w w:val="111"/>
        </w:rPr>
        <w:t>an</w:t>
      </w:r>
      <w:r>
        <w:rPr>
          <w:w w:val="99"/>
        </w:rPr>
        <w:t>ge</w:t>
      </w:r>
    </w:p>
    <w:p w14:paraId="41C2857B" w14:textId="77777777" w:rsidR="005B53EE" w:rsidRDefault="005B53EE" w:rsidP="00F9389F">
      <w:pPr>
        <w:spacing w:line="200" w:lineRule="exact"/>
      </w:pPr>
    </w:p>
    <w:p w14:paraId="5E878571" w14:textId="77777777" w:rsidR="005B53EE" w:rsidRDefault="005B53EE" w:rsidP="00F9389F">
      <w:pPr>
        <w:spacing w:line="200" w:lineRule="exact"/>
      </w:pPr>
    </w:p>
    <w:p w14:paraId="10171E04" w14:textId="77777777" w:rsidR="005B53EE" w:rsidRDefault="005B53EE" w:rsidP="00F9389F">
      <w:pPr>
        <w:spacing w:before="8" w:line="280" w:lineRule="exact"/>
        <w:rPr>
          <w:sz w:val="28"/>
          <w:szCs w:val="28"/>
        </w:rPr>
      </w:pPr>
    </w:p>
    <w:p w14:paraId="61E72A63" w14:textId="77777777" w:rsidR="005B53EE" w:rsidRDefault="00F5753A" w:rsidP="00F9389F">
      <w:pPr>
        <w:spacing w:before="22"/>
        <w:ind w:left="117" w:right="87"/>
      </w:pPr>
      <w:r>
        <w:rPr>
          <w:w w:val="99"/>
        </w:rPr>
        <w:t>wi</w:t>
      </w:r>
      <w:r>
        <w:rPr>
          <w:w w:val="139"/>
        </w:rPr>
        <w:t>t</w:t>
      </w:r>
      <w:r>
        <w:rPr>
          <w:w w:val="110"/>
        </w:rPr>
        <w:t>h</w:t>
      </w:r>
      <w:r>
        <w:rPr>
          <w:spacing w:val="21"/>
        </w:rPr>
        <w:t xml:space="preserve"> </w:t>
      </w:r>
      <w:r>
        <w:t>acti</w:t>
      </w:r>
      <w:r>
        <w:rPr>
          <w:spacing w:val="-5"/>
        </w:rPr>
        <w:t>v</w:t>
      </w:r>
      <w:r>
        <w:t>e</w:t>
      </w:r>
      <w:r w:rsidR="00F9389F">
        <w:t xml:space="preserve"> </w:t>
      </w:r>
      <w:r>
        <w:rPr>
          <w:spacing w:val="-5"/>
        </w:rPr>
        <w:t>w</w:t>
      </w:r>
      <w:r>
        <w:t>arming,</w:t>
      </w:r>
      <w:r w:rsidR="00F9389F">
        <w:t xml:space="preserve"> </w:t>
      </w:r>
      <w:r>
        <w:t>and</w:t>
      </w:r>
      <w:r w:rsidR="00F9389F">
        <w:t xml:space="preserve"> </w:t>
      </w:r>
      <w:r>
        <w:t>m</w:t>
      </w:r>
      <w:r>
        <w:rPr>
          <w:spacing w:val="-5"/>
        </w:rPr>
        <w:t>a</w:t>
      </w:r>
      <w:r>
        <w:t>y</w:t>
      </w:r>
      <w:r>
        <w:rPr>
          <w:spacing w:val="45"/>
        </w:rPr>
        <w:t xml:space="preserve"> </w:t>
      </w:r>
      <w:r>
        <w:t>h</w:t>
      </w:r>
      <w:r>
        <w:rPr>
          <w:spacing w:val="-5"/>
        </w:rPr>
        <w:t>av</w:t>
      </w:r>
      <w:r>
        <w:t>e</w:t>
      </w:r>
      <w:r>
        <w:rPr>
          <w:spacing w:val="46"/>
        </w:rPr>
        <w:t xml:space="preserve"> </w:t>
      </w:r>
      <w:r>
        <w:t>secondary</w:t>
      </w:r>
      <w:r w:rsidR="00F9389F">
        <w:t xml:space="preserve"> </w:t>
      </w:r>
      <w:r>
        <w:rPr>
          <w:w w:val="99"/>
        </w:rPr>
        <w:t>e</w:t>
      </w:r>
      <w:r>
        <w:rPr>
          <w:w w:val="94"/>
        </w:rPr>
        <w:t>ffec</w:t>
      </w:r>
      <w:r>
        <w:rPr>
          <w:w w:val="139"/>
        </w:rPr>
        <w:t>t</w:t>
      </w:r>
      <w:r>
        <w:t>s</w:t>
      </w:r>
      <w:r>
        <w:rPr>
          <w:spacing w:val="21"/>
        </w:rPr>
        <w:t xml:space="preserve"> </w:t>
      </w:r>
      <w:r>
        <w:t>on</w:t>
      </w:r>
      <w:r>
        <w:rPr>
          <w:spacing w:val="31"/>
        </w:rPr>
        <w:t xml:space="preserve"> </w:t>
      </w:r>
      <w:r>
        <w:t>pla</w:t>
      </w:r>
      <w:r>
        <w:rPr>
          <w:spacing w:val="-5"/>
        </w:rPr>
        <w:t>n</w:t>
      </w:r>
      <w:r>
        <w:t>ts</w:t>
      </w:r>
      <w:r w:rsidR="00F9389F">
        <w:t xml:space="preserve"> </w:t>
      </w:r>
      <w:r>
        <w:t>or</w:t>
      </w:r>
      <w:r>
        <w:rPr>
          <w:spacing w:val="30"/>
        </w:rPr>
        <w:t xml:space="preserve"> </w:t>
      </w:r>
      <w:r>
        <w:t>other</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10"/>
        </w:rPr>
        <w:t>n</w:t>
      </w:r>
      <w:r>
        <w:rPr>
          <w:w w:val="99"/>
        </w:rPr>
        <w:t>g</w:t>
      </w:r>
      <w:r>
        <w:rPr>
          <w:spacing w:val="21"/>
        </w:rPr>
        <w:t xml:space="preserve"> </w:t>
      </w:r>
      <w:r>
        <w:rPr>
          <w:w w:val="106"/>
        </w:rPr>
        <w:t>organisms(</w:t>
      </w:r>
      <w:proofErr w:type="spellStart"/>
      <w:r>
        <w:rPr>
          <w:spacing w:val="-5"/>
          <w:w w:val="106"/>
        </w:rPr>
        <w:t>P</w:t>
      </w:r>
      <w:r>
        <w:rPr>
          <w:w w:val="106"/>
        </w:rPr>
        <w:t>elini</w:t>
      </w:r>
      <w:proofErr w:type="spellEnd"/>
      <w:r>
        <w:rPr>
          <w:spacing w:val="19"/>
          <w:w w:val="106"/>
        </w:rPr>
        <w:t xml:space="preserve"> </w:t>
      </w:r>
      <w:r>
        <w:t>et</w:t>
      </w:r>
      <w:r>
        <w:rPr>
          <w:spacing w:val="38"/>
        </w:rPr>
        <w:t xml:space="preserve"> </w:t>
      </w:r>
      <w:r>
        <w:rPr>
          <w:w w:val="105"/>
        </w:rPr>
        <w:t>al</w:t>
      </w:r>
      <w:r>
        <w:rPr>
          <w:w w:val="121"/>
        </w:rPr>
        <w:t>.</w:t>
      </w:r>
      <w:r>
        <w:rPr>
          <w:w w:val="110"/>
        </w:rPr>
        <w:t>,</w:t>
      </w:r>
    </w:p>
    <w:p w14:paraId="7C51F4DF" w14:textId="77777777" w:rsidR="005B53EE" w:rsidRDefault="00F5753A" w:rsidP="00F9389F">
      <w:pPr>
        <w:spacing w:before="9" w:line="249" w:lineRule="auto"/>
        <w:ind w:left="117" w:right="83"/>
      </w:pPr>
      <w:r>
        <w:t>2014;</w:t>
      </w:r>
      <w:r>
        <w:rPr>
          <w:spacing w:val="6"/>
        </w:rPr>
        <w:t xml:space="preserve"> </w:t>
      </w:r>
      <w:r>
        <w:t>Diamond</w:t>
      </w:r>
      <w:r w:rsidR="00F9389F">
        <w:t xml:space="preserve"> </w:t>
      </w:r>
      <w:r>
        <w:t>et</w:t>
      </w:r>
      <w:r>
        <w:rPr>
          <w:spacing w:val="29"/>
        </w:rPr>
        <w:t xml:space="preserve"> </w:t>
      </w:r>
      <w:r>
        <w:t>al.,</w:t>
      </w:r>
      <w:r>
        <w:rPr>
          <w:spacing w:val="34"/>
        </w:rPr>
        <w:t xml:space="preserve"> </w:t>
      </w:r>
      <w:r>
        <w:t>2016).</w:t>
      </w:r>
      <w:r>
        <w:rPr>
          <w:spacing w:val="47"/>
        </w:rPr>
        <w:t xml:space="preserve"> </w:t>
      </w:r>
      <w:r>
        <w:t>A</w:t>
      </w:r>
      <w:r>
        <w:rPr>
          <w:spacing w:val="15"/>
        </w:rPr>
        <w:t xml:space="preserve"> </w:t>
      </w:r>
      <w:r>
        <w:rPr>
          <w:w w:val="99"/>
        </w:rPr>
        <w:t>c</w:t>
      </w:r>
      <w:r>
        <w:rPr>
          <w:w w:val="109"/>
        </w:rPr>
        <w:t>ri</w:t>
      </w:r>
      <w:r>
        <w:rPr>
          <w:w w:val="139"/>
        </w:rPr>
        <w:t>t</w:t>
      </w:r>
      <w:r>
        <w:rPr>
          <w:w w:val="99"/>
        </w:rPr>
        <w:t>i</w:t>
      </w:r>
      <w:r>
        <w:rPr>
          <w:w w:val="104"/>
        </w:rPr>
        <w:t>cal</w:t>
      </w:r>
      <w:r>
        <w:rPr>
          <w:spacing w:val="11"/>
        </w:rPr>
        <w:t xml:space="preserve"> </w:t>
      </w:r>
      <w:r>
        <w:t>question</w:t>
      </w:r>
      <w:r w:rsidR="00F9389F">
        <w:t xml:space="preserve"> </w:t>
      </w:r>
      <w:r>
        <w:t>is</w:t>
      </w:r>
      <w:r>
        <w:rPr>
          <w:spacing w:val="11"/>
        </w:rPr>
        <w:t xml:space="preserve"> </w:t>
      </w:r>
      <w:r>
        <w:rPr>
          <w:w w:val="112"/>
        </w:rPr>
        <w:t>the</w:t>
      </w:r>
      <w:r>
        <w:rPr>
          <w:spacing w:val="7"/>
          <w:w w:val="112"/>
        </w:rPr>
        <w:t xml:space="preserve"> </w:t>
      </w:r>
      <w:r>
        <w:rPr>
          <w:w w:val="99"/>
        </w:rPr>
        <w:t>e</w:t>
      </w:r>
      <w:r>
        <w:rPr>
          <w:w w:val="105"/>
        </w:rPr>
        <w:t>x</w:t>
      </w:r>
      <w:r>
        <w:rPr>
          <w:w w:val="139"/>
        </w:rPr>
        <w:t>t</w:t>
      </w:r>
      <w:r>
        <w:rPr>
          <w:w w:val="105"/>
        </w:rPr>
        <w:t>e</w:t>
      </w:r>
      <w:r>
        <w:rPr>
          <w:spacing w:val="-5"/>
          <w:w w:val="105"/>
        </w:rPr>
        <w:t>n</w:t>
      </w:r>
      <w:r>
        <w:rPr>
          <w:w w:val="139"/>
        </w:rPr>
        <w:t>t</w:t>
      </w:r>
      <w:r>
        <w:rPr>
          <w:spacing w:val="11"/>
        </w:rPr>
        <w:t xml:space="preserve"> </w:t>
      </w:r>
      <w:r>
        <w:rPr>
          <w:w w:val="113"/>
        </w:rPr>
        <w:t>to</w:t>
      </w:r>
      <w:r>
        <w:rPr>
          <w:spacing w:val="5"/>
          <w:w w:val="113"/>
        </w:rPr>
        <w:t xml:space="preserve"> </w:t>
      </w:r>
      <w:r>
        <w:t>whi</w:t>
      </w:r>
      <w:r>
        <w:rPr>
          <w:spacing w:val="-5"/>
        </w:rPr>
        <w:t>c</w:t>
      </w:r>
      <w:r>
        <w:t>h</w:t>
      </w:r>
      <w:r>
        <w:rPr>
          <w:spacing w:val="29"/>
        </w:rPr>
        <w:t xml:space="preserve"> </w:t>
      </w:r>
      <w:r>
        <w:rPr>
          <w:w w:val="139"/>
        </w:rPr>
        <w:t>t</w:t>
      </w:r>
      <w:r>
        <w:rPr>
          <w:w w:val="105"/>
        </w:rPr>
        <w:t>he</w:t>
      </w:r>
      <w:r>
        <w:t>se</w:t>
      </w:r>
      <w:r>
        <w:rPr>
          <w:spacing w:val="11"/>
        </w:rPr>
        <w:t xml:space="preserve"> </w:t>
      </w:r>
      <w:r>
        <w:t>s</w:t>
      </w:r>
      <w:r>
        <w:rPr>
          <w:w w:val="106"/>
        </w:rPr>
        <w:t>hi</w:t>
      </w:r>
      <w:r>
        <w:rPr>
          <w:w w:val="91"/>
        </w:rPr>
        <w:t>f</w:t>
      </w:r>
      <w:r>
        <w:rPr>
          <w:w w:val="139"/>
        </w:rPr>
        <w:t>t</w:t>
      </w:r>
      <w:r>
        <w:t>s</w:t>
      </w:r>
      <w:r>
        <w:rPr>
          <w:spacing w:val="11"/>
        </w:rPr>
        <w:t xml:space="preserve"> </w:t>
      </w:r>
      <w:r>
        <w:t>in</w:t>
      </w:r>
      <w:r>
        <w:rPr>
          <w:spacing w:val="20"/>
        </w:rPr>
        <w:t xml:space="preserve"> </w:t>
      </w:r>
      <w:r>
        <w:t>biotic</w:t>
      </w:r>
      <w:r>
        <w:rPr>
          <w:spacing w:val="39"/>
        </w:rPr>
        <w:t xml:space="preserve"> </w:t>
      </w:r>
      <w:r>
        <w:rPr>
          <w:w w:val="99"/>
        </w:rPr>
        <w:t>i</w:t>
      </w:r>
      <w:r>
        <w:rPr>
          <w:spacing w:val="-5"/>
          <w:w w:val="110"/>
        </w:rPr>
        <w:t>n</w:t>
      </w:r>
      <w:r>
        <w:rPr>
          <w:w w:val="139"/>
        </w:rPr>
        <w:t>t</w:t>
      </w:r>
      <w:r>
        <w:rPr>
          <w:w w:val="99"/>
        </w:rPr>
        <w:t>e</w:t>
      </w:r>
      <w:r>
        <w:rPr>
          <w:w w:val="109"/>
        </w:rPr>
        <w:t>rac</w:t>
      </w:r>
      <w:r>
        <w:rPr>
          <w:w w:val="139"/>
        </w:rPr>
        <w:t>t</w:t>
      </w:r>
      <w:r>
        <w:rPr>
          <w:w w:val="103"/>
        </w:rPr>
        <w:t>ion</w:t>
      </w:r>
      <w:r>
        <w:t>s</w:t>
      </w:r>
      <w:r>
        <w:rPr>
          <w:spacing w:val="11"/>
        </w:rPr>
        <w:t xml:space="preserve"> </w:t>
      </w:r>
      <w:r>
        <w:rPr>
          <w:w w:val="116"/>
        </w:rPr>
        <w:t>(</w:t>
      </w:r>
      <w:r>
        <w:rPr>
          <w:w w:val="111"/>
        </w:rPr>
        <w:t>an</w:t>
      </w:r>
      <w:r>
        <w:rPr>
          <w:w w:val="110"/>
        </w:rPr>
        <w:t xml:space="preserve">d </w:t>
      </w:r>
      <w:r>
        <w:rPr>
          <w:w w:val="139"/>
        </w:rPr>
        <w:t>t</w:t>
      </w:r>
      <w:r>
        <w:rPr>
          <w:w w:val="105"/>
        </w:rPr>
        <w:t>he</w:t>
      </w:r>
      <w:r>
        <w:rPr>
          <w:w w:val="99"/>
        </w:rPr>
        <w:t>i</w:t>
      </w:r>
      <w:r>
        <w:rPr>
          <w:w w:val="116"/>
        </w:rPr>
        <w:t>r</w:t>
      </w:r>
      <w:r>
        <w:rPr>
          <w:spacing w:val="24"/>
          <w:w w:val="116"/>
        </w:rPr>
        <w:t xml:space="preserve"> </w:t>
      </w:r>
      <w:r>
        <w:t>effects</w:t>
      </w:r>
      <w:r>
        <w:rPr>
          <w:spacing w:val="27"/>
        </w:rPr>
        <w:t xml:space="preserve"> </w:t>
      </w:r>
      <w:r>
        <w:t>on</w:t>
      </w:r>
      <w:r>
        <w:rPr>
          <w:spacing w:val="34"/>
        </w:rPr>
        <w:t xml:space="preserve"> </w:t>
      </w:r>
      <w:r>
        <w:t>f</w:t>
      </w:r>
      <w:r>
        <w:rPr>
          <w:spacing w:val="5"/>
        </w:rPr>
        <w:t>o</w:t>
      </w:r>
      <w:r>
        <w:t>cal</w:t>
      </w:r>
      <w:r>
        <w:rPr>
          <w:spacing w:val="26"/>
        </w:rPr>
        <w:t xml:space="preserve"> </w:t>
      </w:r>
      <w:r>
        <w:t>res</w:t>
      </w:r>
      <w:r>
        <w:rPr>
          <w:spacing w:val="5"/>
        </w:rPr>
        <w:t>p</w:t>
      </w:r>
      <w:r>
        <w:t>onses)</w:t>
      </w:r>
      <w:r w:rsidR="00F9389F">
        <w:t xml:space="preserve"> </w:t>
      </w:r>
      <w:r>
        <w:t>are</w:t>
      </w:r>
      <w:r>
        <w:rPr>
          <w:spacing w:val="45"/>
        </w:rPr>
        <w:t xml:space="preserve"> </w:t>
      </w:r>
      <w:r>
        <w:rPr>
          <w:w w:val="109"/>
        </w:rPr>
        <w:t>accurate</w:t>
      </w:r>
      <w:r>
        <w:rPr>
          <w:spacing w:val="23"/>
          <w:w w:val="109"/>
        </w:rPr>
        <w:t xml:space="preserve"> </w:t>
      </w:r>
      <w:r>
        <w:t>forecasts</w:t>
      </w:r>
      <w:r w:rsidR="00F9389F">
        <w:t xml:space="preserve"> </w:t>
      </w:r>
      <w:r>
        <w:t>of</w:t>
      </w:r>
      <w:r>
        <w:rPr>
          <w:spacing w:val="17"/>
        </w:rPr>
        <w:t xml:space="preserve"> </w:t>
      </w:r>
      <w:r>
        <w:rPr>
          <w:w w:val="91"/>
        </w:rPr>
        <w:t>f</w:t>
      </w:r>
      <w:r>
        <w:rPr>
          <w:w w:val="110"/>
        </w:rPr>
        <w:t>u</w:t>
      </w:r>
      <w:r>
        <w:rPr>
          <w:w w:val="139"/>
        </w:rPr>
        <w:t>t</w:t>
      </w:r>
      <w:r>
        <w:rPr>
          <w:w w:val="113"/>
        </w:rPr>
        <w:t>ur</w:t>
      </w:r>
      <w:r>
        <w:rPr>
          <w:w w:val="99"/>
        </w:rPr>
        <w:t>e</w:t>
      </w:r>
      <w:r>
        <w:rPr>
          <w:spacing w:val="24"/>
          <w:w w:val="99"/>
        </w:rPr>
        <w:t xml:space="preserve"> </w:t>
      </w:r>
      <w:r>
        <w:t>shifts</w:t>
      </w:r>
      <w:r w:rsidR="00F9389F">
        <w:t xml:space="preserve"> </w:t>
      </w:r>
      <w:r>
        <w:rPr>
          <w:w w:val="121"/>
        </w:rPr>
        <w:t>that</w:t>
      </w:r>
      <w:r>
        <w:rPr>
          <w:spacing w:val="14"/>
          <w:w w:val="121"/>
        </w:rPr>
        <w:t xml:space="preserve"> </w:t>
      </w:r>
      <w:r>
        <w:t>are</w:t>
      </w:r>
      <w:r>
        <w:rPr>
          <w:spacing w:val="45"/>
        </w:rPr>
        <w:t xml:space="preserve"> </w:t>
      </w:r>
      <w:r>
        <w:t>li</w:t>
      </w:r>
      <w:r>
        <w:rPr>
          <w:spacing w:val="-5"/>
        </w:rPr>
        <w:t>k</w:t>
      </w:r>
      <w:r>
        <w:t>ely</w:t>
      </w:r>
      <w:r>
        <w:rPr>
          <w:spacing w:val="32"/>
        </w:rPr>
        <w:t xml:space="preserve"> </w:t>
      </w:r>
      <w:r>
        <w:rPr>
          <w:w w:val="113"/>
        </w:rPr>
        <w:t>to</w:t>
      </w:r>
      <w:r>
        <w:rPr>
          <w:spacing w:val="19"/>
          <w:w w:val="113"/>
        </w:rPr>
        <w:t xml:space="preserve"> </w:t>
      </w:r>
      <w:r>
        <w:rPr>
          <w:spacing w:val="5"/>
        </w:rPr>
        <w:t>o</w:t>
      </w:r>
      <w:r>
        <w:t>ccur</w:t>
      </w:r>
      <w:r>
        <w:rPr>
          <w:spacing w:val="42"/>
        </w:rPr>
        <w:t xml:space="preserve"> </w:t>
      </w:r>
      <w:r>
        <w:rPr>
          <w:w w:val="99"/>
        </w:rPr>
        <w:t>wi</w:t>
      </w:r>
      <w:r>
        <w:rPr>
          <w:w w:val="139"/>
        </w:rPr>
        <w:t>t</w:t>
      </w:r>
      <w:r>
        <w:rPr>
          <w:w w:val="110"/>
        </w:rPr>
        <w:t>h</w:t>
      </w:r>
      <w:r>
        <w:rPr>
          <w:spacing w:val="24"/>
          <w:w w:val="110"/>
        </w:rPr>
        <w:t xml:space="preserve"> </w:t>
      </w:r>
      <w:r>
        <w:rPr>
          <w:w w:val="99"/>
        </w:rPr>
        <w:t>cli</w:t>
      </w:r>
      <w:r>
        <w:rPr>
          <w:w w:val="114"/>
        </w:rPr>
        <w:t>mat</w:t>
      </w:r>
      <w:r>
        <w:rPr>
          <w:w w:val="99"/>
        </w:rPr>
        <w:t xml:space="preserve">e </w:t>
      </w:r>
      <w:r>
        <w:rPr>
          <w:spacing w:val="-5"/>
        </w:rPr>
        <w:t>c</w:t>
      </w:r>
      <w:r>
        <w:t>hange,</w:t>
      </w:r>
      <w:r w:rsidR="00F9389F">
        <w:t xml:space="preserve"> </w:t>
      </w:r>
      <w:r>
        <w:t>or</w:t>
      </w:r>
      <w:r>
        <w:rPr>
          <w:spacing w:val="42"/>
        </w:rPr>
        <w:t xml:space="preserve"> </w:t>
      </w:r>
      <w:r>
        <w:t>due</w:t>
      </w:r>
      <w:r w:rsidR="00F9389F">
        <w:t xml:space="preserve"> </w:t>
      </w:r>
      <w:r>
        <w:rPr>
          <w:w w:val="113"/>
        </w:rPr>
        <w:t>to</w:t>
      </w:r>
      <w:r>
        <w:rPr>
          <w:spacing w:val="26"/>
          <w:w w:val="113"/>
        </w:rPr>
        <w:t xml:space="preserve"> </w:t>
      </w:r>
      <w:r>
        <w:t>side-effects</w:t>
      </w:r>
      <w:r>
        <w:rPr>
          <w:spacing w:val="44"/>
        </w:rPr>
        <w:t xml:space="preserve"> </w:t>
      </w:r>
      <w:r>
        <w:rPr>
          <w:w w:val="121"/>
        </w:rPr>
        <w:t>that</w:t>
      </w:r>
      <w:r>
        <w:rPr>
          <w:spacing w:val="22"/>
          <w:w w:val="121"/>
        </w:rPr>
        <w:t xml:space="preserve"> </w:t>
      </w:r>
      <w:r>
        <w:t>are</w:t>
      </w:r>
      <w:r w:rsidR="00F9389F">
        <w:t xml:space="preserve"> </w:t>
      </w:r>
      <w:r>
        <w:t>unli</w:t>
      </w:r>
      <w:r>
        <w:rPr>
          <w:spacing w:val="-5"/>
        </w:rPr>
        <w:t>k</w:t>
      </w:r>
      <w:r>
        <w:t>ely</w:t>
      </w:r>
      <w:r w:rsidR="00F9389F">
        <w:t xml:space="preserve"> </w:t>
      </w:r>
      <w:r>
        <w:rPr>
          <w:w w:val="113"/>
        </w:rPr>
        <w:t>to</w:t>
      </w:r>
      <w:r>
        <w:rPr>
          <w:spacing w:val="26"/>
          <w:w w:val="113"/>
        </w:rPr>
        <w:t xml:space="preserve"> </w:t>
      </w:r>
      <w:r>
        <w:rPr>
          <w:spacing w:val="5"/>
        </w:rPr>
        <w:t>o</w:t>
      </w:r>
      <w:r>
        <w:t>ccur</w:t>
      </w:r>
      <w:r>
        <w:rPr>
          <w:spacing w:val="50"/>
        </w:rPr>
        <w:t xml:space="preserve"> </w:t>
      </w:r>
      <w:r>
        <w:rPr>
          <w:w w:val="105"/>
        </w:rPr>
        <w:t>ou</w:t>
      </w:r>
      <w:r>
        <w:rPr>
          <w:w w:val="139"/>
        </w:rPr>
        <w:t>t</w:t>
      </w:r>
      <w:r>
        <w:t>si</w:t>
      </w:r>
      <w:r>
        <w:rPr>
          <w:w w:val="105"/>
        </w:rPr>
        <w:t>de</w:t>
      </w:r>
      <w:r w:rsidR="00F9389F">
        <w:t xml:space="preserve"> </w:t>
      </w:r>
      <w:r>
        <w:t>of</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sidR="00F9389F">
        <w:t xml:space="preserve"> </w:t>
      </w:r>
      <w:r>
        <w:t>systems</w:t>
      </w:r>
      <w:r w:rsidR="00F9389F">
        <w:t xml:space="preserve"> </w:t>
      </w:r>
      <w:r>
        <w:t>(Diamond</w:t>
      </w:r>
      <w:r w:rsidR="00F9389F">
        <w:t xml:space="preserve"> </w:t>
      </w:r>
      <w:r>
        <w:t>et</w:t>
      </w:r>
      <w:r>
        <w:rPr>
          <w:spacing w:val="49"/>
        </w:rPr>
        <w:t xml:space="preserve"> </w:t>
      </w:r>
      <w:r>
        <w:rPr>
          <w:w w:val="110"/>
        </w:rPr>
        <w:t>al.,</w:t>
      </w:r>
    </w:p>
    <w:p w14:paraId="6F2C1834" w14:textId="77777777" w:rsidR="005B53EE" w:rsidRDefault="00F5753A" w:rsidP="00F9389F">
      <w:pPr>
        <w:ind w:left="117" w:right="8962"/>
      </w:pPr>
      <w:r>
        <w:rPr>
          <w:w w:val="101"/>
        </w:rPr>
        <w:t>2013)</w:t>
      </w:r>
      <w:r>
        <w:rPr>
          <w:w w:val="110"/>
        </w:rPr>
        <w:t>.</w:t>
      </w:r>
    </w:p>
    <w:p w14:paraId="09A97336" w14:textId="77777777" w:rsidR="005B53EE" w:rsidRDefault="005B53EE" w:rsidP="00F9389F">
      <w:pPr>
        <w:spacing w:line="200" w:lineRule="exact"/>
      </w:pPr>
    </w:p>
    <w:p w14:paraId="44B59CE2" w14:textId="77777777" w:rsidR="005B53EE" w:rsidRDefault="005B53EE" w:rsidP="00F9389F">
      <w:pPr>
        <w:spacing w:before="17" w:line="280" w:lineRule="exact"/>
        <w:rPr>
          <w:sz w:val="28"/>
          <w:szCs w:val="28"/>
        </w:rPr>
      </w:pPr>
    </w:p>
    <w:p w14:paraId="065061C6" w14:textId="77777777" w:rsidR="005B53EE" w:rsidRDefault="00F5753A" w:rsidP="00F9389F">
      <w:pPr>
        <w:ind w:left="117" w:right="1422"/>
        <w:rPr>
          <w:sz w:val="28"/>
          <w:szCs w:val="28"/>
        </w:rPr>
      </w:pPr>
      <w:r>
        <w:rPr>
          <w:w w:val="120"/>
          <w:sz w:val="28"/>
          <w:szCs w:val="28"/>
        </w:rPr>
        <w:t>Reco</w:t>
      </w:r>
      <w:r>
        <w:rPr>
          <w:w w:val="123"/>
          <w:sz w:val="28"/>
          <w:szCs w:val="28"/>
        </w:rPr>
        <w:t>mm</w:t>
      </w:r>
      <w:r>
        <w:rPr>
          <w:w w:val="125"/>
          <w:sz w:val="28"/>
          <w:szCs w:val="28"/>
        </w:rPr>
        <w:t>enda</w:t>
      </w:r>
      <w:r>
        <w:rPr>
          <w:w w:val="161"/>
          <w:sz w:val="28"/>
          <w:szCs w:val="28"/>
        </w:rPr>
        <w:t>t</w:t>
      </w:r>
      <w:r>
        <w:rPr>
          <w:w w:val="115"/>
          <w:sz w:val="28"/>
          <w:szCs w:val="28"/>
        </w:rPr>
        <w:t>io</w:t>
      </w:r>
      <w:r>
        <w:rPr>
          <w:w w:val="123"/>
          <w:sz w:val="28"/>
          <w:szCs w:val="28"/>
        </w:rPr>
        <w:t>ns</w:t>
      </w:r>
      <w:r w:rsidR="00F9389F">
        <w:rPr>
          <w:sz w:val="28"/>
          <w:szCs w:val="28"/>
        </w:rPr>
        <w:t xml:space="preserve"> </w:t>
      </w:r>
      <w:r>
        <w:rPr>
          <w:w w:val="119"/>
          <w:sz w:val="28"/>
          <w:szCs w:val="28"/>
        </w:rPr>
        <w:t>for</w:t>
      </w:r>
      <w:r>
        <w:rPr>
          <w:spacing w:val="27"/>
          <w:w w:val="119"/>
          <w:sz w:val="28"/>
          <w:szCs w:val="28"/>
        </w:rPr>
        <w:t xml:space="preserve"> </w:t>
      </w:r>
      <w:r>
        <w:rPr>
          <w:w w:val="105"/>
          <w:sz w:val="28"/>
          <w:szCs w:val="28"/>
        </w:rPr>
        <w:t>f</w:t>
      </w:r>
      <w:r>
        <w:rPr>
          <w:w w:val="136"/>
          <w:sz w:val="28"/>
          <w:szCs w:val="28"/>
        </w:rPr>
        <w:t>utur</w:t>
      </w:r>
      <w:r>
        <w:rPr>
          <w:w w:val="118"/>
          <w:sz w:val="28"/>
          <w:szCs w:val="28"/>
        </w:rPr>
        <w:t>e</w:t>
      </w:r>
      <w:r w:rsidR="00F9389F">
        <w:rPr>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1"/>
          <w:w w:val="122"/>
          <w:sz w:val="28"/>
          <w:szCs w:val="28"/>
        </w:rPr>
        <w:t xml:space="preserve"> </w:t>
      </w:r>
      <w:r>
        <w:rPr>
          <w:w w:val="118"/>
          <w:sz w:val="28"/>
          <w:szCs w:val="28"/>
        </w:rPr>
        <w:t>e</w:t>
      </w:r>
      <w:r>
        <w:rPr>
          <w:w w:val="124"/>
          <w:sz w:val="28"/>
          <w:szCs w:val="28"/>
        </w:rPr>
        <w:t>x</w:t>
      </w:r>
      <w:r>
        <w:rPr>
          <w:spacing w:val="9"/>
          <w:w w:val="124"/>
          <w:sz w:val="28"/>
          <w:szCs w:val="28"/>
        </w:rPr>
        <w:t>p</w:t>
      </w:r>
      <w:r>
        <w:rPr>
          <w:w w:val="118"/>
          <w:sz w:val="28"/>
          <w:szCs w:val="28"/>
        </w:rPr>
        <w:t>e</w:t>
      </w:r>
      <w:r>
        <w:rPr>
          <w:w w:val="129"/>
          <w:sz w:val="28"/>
          <w:szCs w:val="28"/>
        </w:rPr>
        <w:t>ri</w:t>
      </w:r>
      <w:r>
        <w:rPr>
          <w:w w:val="123"/>
          <w:sz w:val="28"/>
          <w:szCs w:val="28"/>
        </w:rPr>
        <w:t>me</w:t>
      </w:r>
      <w:r>
        <w:rPr>
          <w:spacing w:val="-9"/>
          <w:w w:val="123"/>
          <w:sz w:val="28"/>
          <w:szCs w:val="28"/>
        </w:rPr>
        <w:t>n</w:t>
      </w:r>
      <w:r>
        <w:rPr>
          <w:w w:val="161"/>
          <w:sz w:val="28"/>
          <w:szCs w:val="28"/>
        </w:rPr>
        <w:t>t</w:t>
      </w:r>
      <w:r>
        <w:rPr>
          <w:w w:val="116"/>
          <w:sz w:val="28"/>
          <w:szCs w:val="28"/>
        </w:rPr>
        <w:t>s</w:t>
      </w:r>
    </w:p>
    <w:p w14:paraId="54C389F9" w14:textId="77777777" w:rsidR="005B53EE" w:rsidRDefault="005B53EE" w:rsidP="00F9389F">
      <w:pPr>
        <w:spacing w:before="2" w:line="120" w:lineRule="exact"/>
        <w:rPr>
          <w:sz w:val="13"/>
          <w:szCs w:val="13"/>
        </w:rPr>
      </w:pPr>
    </w:p>
    <w:p w14:paraId="6C90F344" w14:textId="77777777" w:rsidR="005B53EE" w:rsidRDefault="005B53EE" w:rsidP="00F9389F">
      <w:pPr>
        <w:spacing w:line="200" w:lineRule="exact"/>
      </w:pPr>
    </w:p>
    <w:p w14:paraId="0FD1616E" w14:textId="77777777" w:rsidR="005B53EE" w:rsidRDefault="00F5753A" w:rsidP="00F9389F">
      <w:pPr>
        <w:spacing w:line="249" w:lineRule="auto"/>
        <w:ind w:left="117" w:right="83"/>
      </w:pPr>
      <w:r>
        <w:t>Climate</w:t>
      </w:r>
      <w:r w:rsidR="00F9389F">
        <w:t xml:space="preserve"> </w:t>
      </w:r>
      <w:r>
        <w:rPr>
          <w:spacing w:val="-5"/>
        </w:rPr>
        <w:t>c</w:t>
      </w:r>
      <w:r>
        <w:t>hange</w:t>
      </w:r>
      <w:r>
        <w:rPr>
          <w:spacing w:val="37"/>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t>s</w:t>
      </w:r>
      <w:r>
        <w:rPr>
          <w:spacing w:val="8"/>
        </w:rPr>
        <w:t xml:space="preserve"> </w:t>
      </w:r>
      <w:r>
        <w:t>pr</w:t>
      </w:r>
      <w:r>
        <w:rPr>
          <w:spacing w:val="-5"/>
        </w:rPr>
        <w:t>o</w:t>
      </w:r>
      <w:r>
        <w:t>vide</w:t>
      </w:r>
      <w:r>
        <w:rPr>
          <w:spacing w:val="41"/>
        </w:rPr>
        <w:t xml:space="preserve"> </w:t>
      </w:r>
      <w:r>
        <w:t>i</w:t>
      </w:r>
      <w:r>
        <w:rPr>
          <w:spacing w:val="-5"/>
        </w:rPr>
        <w:t>n</w:t>
      </w:r>
      <w:r>
        <w:rPr>
          <w:spacing w:val="-11"/>
        </w:rPr>
        <w:t>v</w:t>
      </w:r>
      <w:r>
        <w:t>aluable</w:t>
      </w:r>
      <w:r w:rsidR="00F9389F">
        <w:t xml:space="preserve"> </w:t>
      </w:r>
      <w:r>
        <w:rPr>
          <w:w w:val="106"/>
        </w:rPr>
        <w:t>information</w:t>
      </w:r>
      <w:r>
        <w:rPr>
          <w:spacing w:val="14"/>
          <w:w w:val="106"/>
        </w:rPr>
        <w:t xml:space="preserve"> </w:t>
      </w:r>
      <w:r>
        <w:rPr>
          <w:w w:val="111"/>
        </w:rPr>
        <w:t>a</w:t>
      </w:r>
      <w:r>
        <w:rPr>
          <w:spacing w:val="5"/>
          <w:w w:val="111"/>
        </w:rPr>
        <w:t>b</w:t>
      </w:r>
      <w:r>
        <w:rPr>
          <w:w w:val="105"/>
        </w:rPr>
        <w:t>ou</w:t>
      </w:r>
      <w:r>
        <w:rPr>
          <w:w w:val="139"/>
        </w:rPr>
        <w:t>t</w:t>
      </w:r>
      <w:r>
        <w:rPr>
          <w:spacing w:val="8"/>
        </w:rPr>
        <w:t xml:space="preserve"> </w:t>
      </w:r>
      <w:r>
        <w:t>biological</w:t>
      </w:r>
      <w:r>
        <w:rPr>
          <w:spacing w:val="23"/>
        </w:rPr>
        <w:t xml:space="preserve"> </w:t>
      </w:r>
      <w:r>
        <w:t>res</w:t>
      </w:r>
      <w:r>
        <w:rPr>
          <w:spacing w:val="5"/>
        </w:rPr>
        <w:t>p</w:t>
      </w:r>
      <w:r>
        <w:t>onses</w:t>
      </w:r>
      <w:r>
        <w:rPr>
          <w:spacing w:val="37"/>
        </w:rPr>
        <w:t xml:space="preserve"> </w:t>
      </w:r>
      <w:r>
        <w:rPr>
          <w:w w:val="113"/>
        </w:rPr>
        <w:t>to</w:t>
      </w:r>
      <w:r>
        <w:rPr>
          <w:spacing w:val="2"/>
          <w:w w:val="113"/>
        </w:rPr>
        <w:t xml:space="preserve"> </w:t>
      </w:r>
      <w:r>
        <w:t>climate</w:t>
      </w:r>
      <w:r>
        <w:rPr>
          <w:spacing w:val="47"/>
        </w:rPr>
        <w:t xml:space="preserve"> </w:t>
      </w:r>
      <w:r>
        <w:rPr>
          <w:spacing w:val="-5"/>
        </w:rPr>
        <w:t>c</w:t>
      </w:r>
      <w:r>
        <w:t>hange,</w:t>
      </w:r>
      <w:r>
        <w:rPr>
          <w:spacing w:val="43"/>
        </w:rPr>
        <w:t xml:space="preserve"> </w:t>
      </w:r>
      <w:r>
        <w:rPr>
          <w:spacing w:val="-5"/>
          <w:w w:val="105"/>
        </w:rPr>
        <w:t>y</w:t>
      </w:r>
      <w:r>
        <w:rPr>
          <w:w w:val="99"/>
        </w:rPr>
        <w:t>e</w:t>
      </w:r>
      <w:r>
        <w:rPr>
          <w:w w:val="139"/>
        </w:rPr>
        <w:t xml:space="preserve">t </w:t>
      </w:r>
      <w:r>
        <w:t>our</w:t>
      </w:r>
      <w:r>
        <w:rPr>
          <w:spacing w:val="47"/>
        </w:rPr>
        <w:t xml:space="preserve"> </w:t>
      </w:r>
      <w:r>
        <w:rPr>
          <w:w w:val="116"/>
        </w:rPr>
        <w:t>r</w:t>
      </w:r>
      <w:r>
        <w:t>es</w:t>
      </w:r>
      <w:r>
        <w:rPr>
          <w:w w:val="106"/>
        </w:rPr>
        <w:t>ul</w:t>
      </w:r>
      <w:r>
        <w:rPr>
          <w:w w:val="139"/>
        </w:rPr>
        <w:t>t</w:t>
      </w:r>
      <w:r>
        <w:t>s</w:t>
      </w:r>
      <w:r>
        <w:rPr>
          <w:spacing w:val="27"/>
        </w:rPr>
        <w:t xml:space="preserve"> </w:t>
      </w:r>
      <w:r>
        <w:rPr>
          <w:w w:val="106"/>
        </w:rPr>
        <w:t>hi</w:t>
      </w:r>
      <w:r>
        <w:rPr>
          <w:w w:val="105"/>
        </w:rPr>
        <w:t>gh</w:t>
      </w:r>
      <w:r>
        <w:rPr>
          <w:w w:val="99"/>
        </w:rPr>
        <w:t>l</w:t>
      </w:r>
      <w:r>
        <w:rPr>
          <w:w w:val="103"/>
        </w:rPr>
        <w:t>ig</w:t>
      </w:r>
      <w:r>
        <w:rPr>
          <w:spacing w:val="-5"/>
          <w:w w:val="103"/>
        </w:rPr>
        <w:t>h</w:t>
      </w:r>
      <w:r>
        <w:rPr>
          <w:w w:val="139"/>
        </w:rPr>
        <w:t>t</w:t>
      </w:r>
      <w:r>
        <w:rPr>
          <w:spacing w:val="27"/>
          <w:w w:val="139"/>
        </w:rPr>
        <w:t xml:space="preserve"> </w:t>
      </w:r>
      <w:r>
        <w:rPr>
          <w:w w:val="121"/>
        </w:rPr>
        <w:t>that</w:t>
      </w:r>
      <w:r>
        <w:rPr>
          <w:spacing w:val="16"/>
          <w:w w:val="121"/>
        </w:rPr>
        <w:t xml:space="preserve"> </w:t>
      </w:r>
      <w:r>
        <w:rPr>
          <w:spacing w:val="-6"/>
        </w:rPr>
        <w:t>w</w:t>
      </w:r>
      <w:r>
        <w:t>e</w:t>
      </w:r>
      <w:r>
        <w:rPr>
          <w:spacing w:val="24"/>
        </w:rPr>
        <w:t xml:space="preserve"> </w:t>
      </w:r>
      <w:r>
        <w:t>do</w:t>
      </w:r>
      <w:r>
        <w:rPr>
          <w:spacing w:val="36"/>
        </w:rPr>
        <w:t xml:space="preserve"> </w:t>
      </w:r>
      <w:r>
        <w:t>not</w:t>
      </w:r>
      <w:r w:rsidR="00F9389F">
        <w:t xml:space="preserve"> </w:t>
      </w:r>
      <w:r>
        <w:t>fully</w:t>
      </w:r>
      <w:r>
        <w:rPr>
          <w:spacing w:val="34"/>
        </w:rPr>
        <w:t xml:space="preserve"> </w:t>
      </w:r>
      <w:r>
        <w:t>explore</w:t>
      </w:r>
      <w:r w:rsidR="00F9389F">
        <w:t xml:space="preserve"> </w:t>
      </w:r>
      <w:r>
        <w:rPr>
          <w:w w:val="112"/>
        </w:rPr>
        <w:t>the</w:t>
      </w:r>
      <w:r>
        <w:rPr>
          <w:spacing w:val="22"/>
          <w:w w:val="112"/>
        </w:rPr>
        <w:t xml:space="preserve"> </w:t>
      </w:r>
      <w:r>
        <w:rPr>
          <w:spacing w:val="-5"/>
        </w:rPr>
        <w:t>wa</w:t>
      </w:r>
      <w:r>
        <w:t>ys</w:t>
      </w:r>
      <w:r>
        <w:rPr>
          <w:spacing w:val="41"/>
        </w:rPr>
        <w:t xml:space="preserve"> </w:t>
      </w:r>
      <w:r>
        <w:t>in</w:t>
      </w:r>
      <w:r>
        <w:rPr>
          <w:spacing w:val="36"/>
        </w:rPr>
        <w:t xml:space="preserve"> </w:t>
      </w:r>
      <w:r>
        <w:t>whi</w:t>
      </w:r>
      <w:r>
        <w:rPr>
          <w:spacing w:val="-5"/>
        </w:rPr>
        <w:t>c</w:t>
      </w:r>
      <w:r>
        <w:t>h</w:t>
      </w:r>
      <w:r>
        <w:rPr>
          <w:spacing w:val="45"/>
        </w:rPr>
        <w:t xml:space="preserve"> </w:t>
      </w:r>
      <w:r>
        <w:t>these</w:t>
      </w:r>
      <w:r w:rsidR="00F9389F">
        <w:t xml:space="preserve"> </w:t>
      </w:r>
      <w:r>
        <w:t>climate</w:t>
      </w:r>
      <w:r w:rsidR="00F9389F">
        <w:t xml:space="preserve"> </w:t>
      </w:r>
      <w:r>
        <w:rPr>
          <w:spacing w:val="-5"/>
        </w:rPr>
        <w:t>c</w:t>
      </w:r>
      <w:r>
        <w:t>hange</w:t>
      </w:r>
      <w:r w:rsidR="00F9389F">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7"/>
        </w:rPr>
        <w:t xml:space="preserve"> </w:t>
      </w:r>
      <w:r>
        <w:rPr>
          <w:w w:val="109"/>
        </w:rPr>
        <w:t xml:space="preserve">are </w:t>
      </w:r>
      <w:r>
        <w:t>actually</w:t>
      </w:r>
      <w:r w:rsidR="00F9389F">
        <w:t xml:space="preserve"> </w:t>
      </w:r>
      <w:r>
        <w:rPr>
          <w:w w:val="107"/>
        </w:rPr>
        <w:t>al</w:t>
      </w:r>
      <w:r>
        <w:rPr>
          <w:w w:val="139"/>
        </w:rPr>
        <w:t>t</w:t>
      </w:r>
      <w:r>
        <w:rPr>
          <w:w w:val="99"/>
        </w:rPr>
        <w:t>e</w:t>
      </w:r>
      <w:r>
        <w:rPr>
          <w:w w:val="109"/>
        </w:rPr>
        <w:t>ri</w:t>
      </w:r>
      <w:r>
        <w:rPr>
          <w:w w:val="110"/>
        </w:rPr>
        <w:t>n</w:t>
      </w:r>
      <w:r>
        <w:rPr>
          <w:w w:val="99"/>
        </w:rPr>
        <w:t>g</w:t>
      </w:r>
      <w:r>
        <w:rPr>
          <w:spacing w:val="21"/>
          <w:w w:val="99"/>
        </w:rPr>
        <w:t xml:space="preserve"> </w:t>
      </w:r>
      <w:r>
        <w:t>climate.</w:t>
      </w:r>
      <w:r w:rsidR="00F9389F">
        <w:t xml:space="preserve"> </w:t>
      </w:r>
      <w:r>
        <w:t>These</w:t>
      </w:r>
      <w:r w:rsidR="00F9389F">
        <w:t xml:space="preserve"> </w:t>
      </w:r>
      <w:r>
        <w:t>complications</w:t>
      </w:r>
      <w:r w:rsidR="00F9389F">
        <w:t xml:space="preserve"> </w:t>
      </w:r>
      <w:r>
        <w:t>should</w:t>
      </w:r>
      <w:r>
        <w:rPr>
          <w:spacing w:val="48"/>
        </w:rPr>
        <w:t xml:space="preserve"> </w:t>
      </w:r>
      <w:r>
        <w:t>not</w:t>
      </w:r>
      <w:r w:rsidR="00F9389F">
        <w:t xml:space="preserve"> </w:t>
      </w:r>
      <w:r>
        <w:t>suggest</w:t>
      </w:r>
      <w:r w:rsidR="00F9389F">
        <w:t xml:space="preserve"> </w:t>
      </w:r>
      <w:r>
        <w:rPr>
          <w:w w:val="121"/>
        </w:rPr>
        <w:t>that</w:t>
      </w:r>
      <w:r>
        <w:rPr>
          <w:spacing w:val="11"/>
          <w:w w:val="12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t>climate</w:t>
      </w:r>
      <w:r w:rsidR="00F9389F">
        <w:t xml:space="preserve"> </w:t>
      </w:r>
      <w:r>
        <w:rPr>
          <w:spacing w:val="-5"/>
        </w:rPr>
        <w:t>c</w:t>
      </w:r>
      <w:r>
        <w:t>hange</w:t>
      </w:r>
      <w:r>
        <w:rPr>
          <w:spacing w:val="50"/>
        </w:rPr>
        <w:t xml:space="preserve"> </w:t>
      </w:r>
      <w:r>
        <w:t>s</w:t>
      </w:r>
      <w:r>
        <w:rPr>
          <w:w w:val="139"/>
        </w:rPr>
        <w:t>t</w:t>
      </w:r>
      <w:r>
        <w:rPr>
          <w:w w:val="110"/>
        </w:rPr>
        <w:t>ud</w:t>
      </w:r>
      <w:r>
        <w:rPr>
          <w:w w:val="99"/>
        </w:rPr>
        <w:t>i</w:t>
      </w:r>
      <w:r>
        <w:t xml:space="preserve">es offer </w:t>
      </w:r>
      <w:r>
        <w:rPr>
          <w:w w:val="99"/>
        </w:rPr>
        <w:t>li</w:t>
      </w:r>
      <w:r>
        <w:rPr>
          <w:w w:val="139"/>
        </w:rPr>
        <w:t>tt</w:t>
      </w:r>
      <w:r>
        <w:rPr>
          <w:w w:val="99"/>
        </w:rPr>
        <w:t>le</w:t>
      </w:r>
      <w:r>
        <w:rPr>
          <w:spacing w:val="9"/>
        </w:rPr>
        <w:t xml:space="preserve"> </w:t>
      </w:r>
      <w:r>
        <w:rPr>
          <w:spacing w:val="-11"/>
        </w:rPr>
        <w:t>v</w:t>
      </w:r>
      <w:r>
        <w:t>alue.</w:t>
      </w:r>
      <w:r w:rsidR="00F9389F">
        <w:t xml:space="preserve"> </w:t>
      </w:r>
      <w:r>
        <w:rPr>
          <w:w w:val="109"/>
        </w:rPr>
        <w:t>Instead,</w:t>
      </w:r>
      <w:r>
        <w:rPr>
          <w:spacing w:val="10"/>
          <w:w w:val="109"/>
        </w:rPr>
        <w:t xml:space="preserve"> </w:t>
      </w:r>
      <w:r>
        <w:rPr>
          <w:spacing w:val="-5"/>
        </w:rPr>
        <w:t>w</w:t>
      </w:r>
      <w:r>
        <w:t>e</w:t>
      </w:r>
      <w:r>
        <w:rPr>
          <w:spacing w:val="7"/>
        </w:rPr>
        <w:t xml:space="preserve"> </w:t>
      </w:r>
      <w:r>
        <w:rPr>
          <w:spacing w:val="5"/>
        </w:rPr>
        <w:t>b</w:t>
      </w:r>
      <w:r>
        <w:t>elie</w:t>
      </w:r>
      <w:r>
        <w:rPr>
          <w:spacing w:val="-5"/>
        </w:rPr>
        <w:t>v</w:t>
      </w:r>
      <w:r>
        <w:t>e</w:t>
      </w:r>
      <w:r>
        <w:rPr>
          <w:spacing w:val="20"/>
        </w:rPr>
        <w:t xml:space="preserve"> </w:t>
      </w:r>
      <w:r>
        <w:rPr>
          <w:w w:val="139"/>
        </w:rPr>
        <w:t>t</w:t>
      </w:r>
      <w:r>
        <w:rPr>
          <w:w w:val="105"/>
        </w:rPr>
        <w:t>he</w:t>
      </w:r>
      <w:r>
        <w:t>se</w:t>
      </w:r>
      <w:r>
        <w:rPr>
          <w:spacing w:val="9"/>
        </w:rPr>
        <w:t xml:space="preserve"> </w:t>
      </w:r>
      <w:r>
        <w:t>complications</w:t>
      </w:r>
      <w:r w:rsidR="00F9389F">
        <w:t xml:space="preserve"> </w:t>
      </w:r>
      <w:r>
        <w:t>and</w:t>
      </w:r>
      <w:r>
        <w:rPr>
          <w:spacing w:val="40"/>
        </w:rPr>
        <w:t xml:space="preserve"> </w:t>
      </w:r>
      <w:r>
        <w:rPr>
          <w:w w:val="112"/>
        </w:rPr>
        <w:t>the</w:t>
      </w:r>
      <w:r>
        <w:rPr>
          <w:spacing w:val="4"/>
          <w:w w:val="112"/>
        </w:rPr>
        <w:t xml:space="preserve"> </w:t>
      </w:r>
      <w:r>
        <w:t>related</w:t>
      </w:r>
      <w:r w:rsidR="00F9389F">
        <w:t xml:space="preserve"> </w:t>
      </w:r>
      <w:r>
        <w:t>climate</w:t>
      </w:r>
      <w:r>
        <w:rPr>
          <w:spacing w:val="47"/>
        </w:rPr>
        <w:t xml:space="preserve"> </w:t>
      </w:r>
      <w:r>
        <w:t>data</w:t>
      </w:r>
      <w:r w:rsidR="00F9389F">
        <w:t xml:space="preserve"> </w:t>
      </w:r>
      <w:r>
        <w:t>pr</w:t>
      </w:r>
      <w:r>
        <w:rPr>
          <w:spacing w:val="-5"/>
        </w:rPr>
        <w:t>o</w:t>
      </w:r>
      <w:r>
        <w:t>vide</w:t>
      </w:r>
      <w:r>
        <w:rPr>
          <w:spacing w:val="44"/>
        </w:rPr>
        <w:t xml:space="preserve"> </w:t>
      </w:r>
      <w:r>
        <w:t>the</w:t>
      </w:r>
      <w:r>
        <w:rPr>
          <w:spacing w:val="39"/>
        </w:rPr>
        <w:t xml:space="preserve"> </w:t>
      </w:r>
      <w:r>
        <w:rPr>
          <w:w w:val="91"/>
        </w:rPr>
        <w:t>f</w:t>
      </w:r>
      <w:r>
        <w:rPr>
          <w:w w:val="106"/>
        </w:rPr>
        <w:t>oun</w:t>
      </w:r>
      <w:r>
        <w:rPr>
          <w:w w:val="110"/>
        </w:rPr>
        <w:t>d</w:t>
      </w:r>
      <w:r>
        <w:rPr>
          <w:w w:val="116"/>
        </w:rPr>
        <w:t>ati</w:t>
      </w:r>
      <w:r>
        <w:rPr>
          <w:w w:val="105"/>
        </w:rPr>
        <w:t xml:space="preserve">on </w:t>
      </w:r>
      <w:r>
        <w:rPr>
          <w:w w:val="113"/>
        </w:rPr>
        <w:t>to</w:t>
      </w:r>
      <w:r>
        <w:rPr>
          <w:spacing w:val="-4"/>
          <w:w w:val="113"/>
        </w:rPr>
        <w:t xml:space="preserve"> </w:t>
      </w:r>
      <w:r>
        <w:t>designing</w:t>
      </w:r>
      <w:r>
        <w:rPr>
          <w:spacing w:val="28"/>
        </w:rPr>
        <w:t xml:space="preserve"> </w:t>
      </w:r>
      <w:r>
        <w:rPr>
          <w:spacing w:val="6"/>
          <w:w w:val="113"/>
        </w:rPr>
        <w:t>b</w:t>
      </w:r>
      <w:r>
        <w:rPr>
          <w:w w:val="113"/>
        </w:rPr>
        <w:t xml:space="preserve">etter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
        </w:rPr>
        <w:t xml:space="preserve"> </w:t>
      </w:r>
      <w:r>
        <w:t>and</w:t>
      </w:r>
      <w:r>
        <w:rPr>
          <w:spacing w:val="33"/>
        </w:rPr>
        <w:t xml:space="preserve"> </w:t>
      </w:r>
      <w:r>
        <w:t>gaining</w:t>
      </w:r>
      <w:r>
        <w:rPr>
          <w:spacing w:val="30"/>
        </w:rPr>
        <w:t xml:space="preserve"> </w:t>
      </w:r>
      <w:r>
        <w:rPr>
          <w:w w:val="112"/>
        </w:rPr>
        <w:t>the</w:t>
      </w:r>
      <w:r>
        <w:rPr>
          <w:spacing w:val="-3"/>
          <w:w w:val="112"/>
        </w:rPr>
        <w:t xml:space="preserve"> </w:t>
      </w:r>
      <w:r>
        <w:t>most</w:t>
      </w:r>
      <w:r>
        <w:rPr>
          <w:spacing w:val="32"/>
        </w:rPr>
        <w:t xml:space="preserve"> </w:t>
      </w:r>
      <w:r>
        <w:t>kn</w:t>
      </w:r>
      <w:r>
        <w:rPr>
          <w:spacing w:val="-5"/>
        </w:rPr>
        <w:t>o</w:t>
      </w:r>
      <w:r>
        <w:t>wledge</w:t>
      </w:r>
      <w:r>
        <w:rPr>
          <w:spacing w:val="21"/>
        </w:rPr>
        <w:t xml:space="preserve"> </w:t>
      </w:r>
      <w:r>
        <w:t>and</w:t>
      </w:r>
      <w:r>
        <w:rPr>
          <w:spacing w:val="34"/>
        </w:rPr>
        <w:t xml:space="preserve"> </w:t>
      </w:r>
      <w:r>
        <w:rPr>
          <w:w w:val="110"/>
        </w:rPr>
        <w:t>u</w:t>
      </w:r>
      <w:r>
        <w:rPr>
          <w:w w:val="139"/>
        </w:rPr>
        <w:t>t</w:t>
      </w:r>
      <w:r>
        <w:rPr>
          <w:w w:val="99"/>
        </w:rPr>
        <w:t>ili</w:t>
      </w:r>
      <w:r>
        <w:rPr>
          <w:spacing w:val="-5"/>
          <w:w w:val="139"/>
        </w:rPr>
        <w:t>t</w:t>
      </w:r>
      <w:r>
        <w:rPr>
          <w:w w:val="105"/>
        </w:rPr>
        <w:t>y</w:t>
      </w:r>
      <w:r>
        <w:rPr>
          <w:spacing w:val="2"/>
        </w:rPr>
        <w:t xml:space="preserve"> </w:t>
      </w:r>
      <w:r>
        <w:t>from</w:t>
      </w:r>
      <w:r>
        <w:rPr>
          <w:spacing w:val="14"/>
        </w:rPr>
        <w:t xml:space="preserve"> </w:t>
      </w:r>
      <w:r>
        <w:rPr>
          <w:w w:val="99"/>
        </w:rPr>
        <w:t>e</w:t>
      </w:r>
      <w:r>
        <w:rPr>
          <w:w w:val="105"/>
        </w:rPr>
        <w:t>x</w:t>
      </w:r>
      <w:r>
        <w:t>is</w:t>
      </w:r>
      <w:r>
        <w:rPr>
          <w:w w:val="139"/>
        </w:rPr>
        <w:t>t</w:t>
      </w:r>
      <w:r>
        <w:rPr>
          <w:w w:val="106"/>
        </w:rPr>
        <w:t>in</w:t>
      </w:r>
      <w:r>
        <w:rPr>
          <w:w w:val="99"/>
        </w:rPr>
        <w:t>g</w:t>
      </w:r>
      <w:r>
        <w:rPr>
          <w:spacing w:val="2"/>
        </w:rPr>
        <w:t xml:space="preserve"> </w:t>
      </w:r>
      <w:r>
        <w:rPr>
          <w:w w:val="106"/>
        </w:rPr>
        <w:t>ex</w:t>
      </w:r>
      <w:r>
        <w:rPr>
          <w:spacing w:val="5"/>
          <w:w w:val="106"/>
        </w:rPr>
        <w:t>p</w:t>
      </w:r>
      <w:r>
        <w:rPr>
          <w:w w:val="106"/>
        </w:rPr>
        <w:t>erime</w:t>
      </w:r>
      <w:r>
        <w:rPr>
          <w:spacing w:val="-5"/>
          <w:w w:val="106"/>
        </w:rPr>
        <w:t>n</w:t>
      </w:r>
      <w:r>
        <w:rPr>
          <w:w w:val="106"/>
        </w:rPr>
        <w:t>ts.</w:t>
      </w:r>
      <w:r>
        <w:rPr>
          <w:spacing w:val="39"/>
          <w:w w:val="106"/>
        </w:rPr>
        <w:t xml:space="preserve"> </w:t>
      </w:r>
      <w:r>
        <w:rPr>
          <w:w w:val="105"/>
        </w:rPr>
        <w:t>B</w:t>
      </w:r>
      <w:r>
        <w:rPr>
          <w:w w:val="99"/>
        </w:rPr>
        <w:t>el</w:t>
      </w:r>
      <w:r>
        <w:rPr>
          <w:spacing w:val="-5"/>
          <w:w w:val="99"/>
        </w:rPr>
        <w:t>o</w:t>
      </w:r>
      <w:r>
        <w:rPr>
          <w:w w:val="99"/>
        </w:rPr>
        <w:t xml:space="preserve">w </w:t>
      </w:r>
      <w:r>
        <w:rPr>
          <w:spacing w:val="-5"/>
        </w:rPr>
        <w:t>w</w:t>
      </w:r>
      <w:r>
        <w:t>e</w:t>
      </w:r>
      <w:r>
        <w:rPr>
          <w:spacing w:val="40"/>
        </w:rPr>
        <w:t xml:space="preserve"> </w:t>
      </w:r>
      <w:r>
        <w:t>descri</w:t>
      </w:r>
      <w:r>
        <w:rPr>
          <w:spacing w:val="5"/>
        </w:rPr>
        <w:t>b</w:t>
      </w:r>
      <w:r>
        <w:t>e</w:t>
      </w:r>
      <w:r w:rsidR="00F9389F">
        <w:t xml:space="preserve"> </w:t>
      </w:r>
      <w:r>
        <w:rPr>
          <w:w w:val="106"/>
        </w:rPr>
        <w:t>recommendations</w:t>
      </w:r>
      <w:r>
        <w:rPr>
          <w:spacing w:val="47"/>
          <w:w w:val="106"/>
        </w:rPr>
        <w:t xml:space="preserve"> </w:t>
      </w:r>
      <w:r>
        <w:rPr>
          <w:w w:val="113"/>
        </w:rPr>
        <w:t>to</w:t>
      </w:r>
      <w:r>
        <w:rPr>
          <w:spacing w:val="36"/>
          <w:w w:val="113"/>
        </w:rPr>
        <w:t xml:space="preserve"> </w:t>
      </w:r>
      <w:r>
        <w:t>impr</w:t>
      </w:r>
      <w:r>
        <w:rPr>
          <w:spacing w:val="-5"/>
        </w:rPr>
        <w:t>ov</w:t>
      </w:r>
      <w:r>
        <w:t>e</w:t>
      </w:r>
      <w:r w:rsidR="00F9389F">
        <w:t xml:space="preserve"> </w:t>
      </w:r>
      <w:r>
        <w:rPr>
          <w:w w:val="104"/>
        </w:rPr>
        <w:t>im</w:t>
      </w:r>
      <w:r>
        <w:rPr>
          <w:w w:val="106"/>
        </w:rPr>
        <w:t>pl</w:t>
      </w:r>
      <w:r>
        <w:rPr>
          <w:w w:val="99"/>
        </w:rPr>
        <w:t>e</w:t>
      </w:r>
      <w:r>
        <w:rPr>
          <w:w w:val="106"/>
        </w:rPr>
        <w:t>me</w:t>
      </w:r>
      <w:r>
        <w:rPr>
          <w:spacing w:val="-5"/>
          <w:w w:val="106"/>
        </w:rPr>
        <w:t>n</w:t>
      </w:r>
      <w:r>
        <w:rPr>
          <w:w w:val="139"/>
        </w:rPr>
        <w:t>t</w:t>
      </w:r>
      <w:r>
        <w:rPr>
          <w:w w:val="122"/>
        </w:rPr>
        <w:t>at</w:t>
      </w:r>
      <w:r>
        <w:rPr>
          <w:w w:val="103"/>
        </w:rPr>
        <w:t>ion</w:t>
      </w:r>
      <w:r>
        <w:rPr>
          <w:w w:val="110"/>
        </w:rPr>
        <w:t>,</w:t>
      </w:r>
      <w:r w:rsidR="00F9389F">
        <w:rPr>
          <w:w w:val="110"/>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6"/>
        </w:rPr>
        <w:t>on,</w:t>
      </w:r>
      <w:r w:rsidR="00F9389F">
        <w:rPr>
          <w:w w:val="106"/>
        </w:rPr>
        <w:t xml:space="preserve"> </w:t>
      </w:r>
      <w:r>
        <w:t>and</w:t>
      </w:r>
      <w:r w:rsidR="00F9389F">
        <w:t xml:space="preserve"> </w:t>
      </w:r>
      <w:r>
        <w:rPr>
          <w:w w:val="106"/>
        </w:rPr>
        <w:t>com</w:t>
      </w:r>
      <w:r>
        <w:rPr>
          <w:spacing w:val="-5"/>
          <w:w w:val="106"/>
        </w:rPr>
        <w:t>m</w:t>
      </w:r>
      <w:r>
        <w:rPr>
          <w:w w:val="106"/>
        </w:rPr>
        <w:t>unication</w:t>
      </w:r>
      <w:r>
        <w:rPr>
          <w:spacing w:val="42"/>
          <w:w w:val="106"/>
        </w:rPr>
        <w:t xml:space="preserve"> </w:t>
      </w:r>
      <w:r>
        <w:t>of</w:t>
      </w:r>
      <w:r>
        <w:rPr>
          <w:spacing w:val="36"/>
        </w:rPr>
        <w:t xml:space="preserve"> </w:t>
      </w:r>
      <w:r>
        <w:rPr>
          <w:w w:val="99"/>
        </w:rPr>
        <w:t>cli</w:t>
      </w:r>
      <w:r>
        <w:rPr>
          <w:w w:val="106"/>
        </w:rPr>
        <w:t>m</w:t>
      </w:r>
      <w:r>
        <w:rPr>
          <w:w w:val="114"/>
        </w:rPr>
        <w:t xml:space="preserve">ate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in</w:t>
      </w:r>
      <w:r>
        <w:rPr>
          <w:spacing w:val="25"/>
        </w:rPr>
        <w:t xml:space="preserve"> </w:t>
      </w:r>
      <w:r>
        <w:rPr>
          <w:w w:val="112"/>
        </w:rPr>
        <w:t>the</w:t>
      </w:r>
      <w:r>
        <w:rPr>
          <w:spacing w:val="12"/>
          <w:w w:val="112"/>
        </w:rPr>
        <w:t xml:space="preserve"> </w:t>
      </w:r>
      <w:r>
        <w:rPr>
          <w:w w:val="102"/>
        </w:rPr>
        <w:t>fu</w:t>
      </w:r>
      <w:r>
        <w:rPr>
          <w:w w:val="139"/>
        </w:rPr>
        <w:t>t</w:t>
      </w:r>
      <w:r>
        <w:rPr>
          <w:w w:val="113"/>
        </w:rPr>
        <w:t>ur</w:t>
      </w:r>
      <w:r>
        <w:rPr>
          <w:w w:val="99"/>
        </w:rPr>
        <w:t>e</w:t>
      </w:r>
      <w:r>
        <w:rPr>
          <w:w w:val="110"/>
        </w:rPr>
        <w:t>.</w:t>
      </w:r>
    </w:p>
    <w:p w14:paraId="6E9377D3" w14:textId="77777777" w:rsidR="005B53EE" w:rsidRDefault="005B53EE" w:rsidP="00F9389F">
      <w:pPr>
        <w:spacing w:before="4" w:line="140" w:lineRule="exact"/>
        <w:rPr>
          <w:sz w:val="14"/>
          <w:szCs w:val="14"/>
        </w:rPr>
      </w:pPr>
    </w:p>
    <w:p w14:paraId="2A68C2B4" w14:textId="77777777" w:rsidR="005B53EE" w:rsidRDefault="00F5753A" w:rsidP="00F9389F">
      <w:pPr>
        <w:spacing w:line="249" w:lineRule="auto"/>
        <w:ind w:left="117" w:right="83"/>
      </w:pPr>
      <w:r>
        <w:t>Include</w:t>
      </w:r>
      <w:r w:rsidR="00F9389F">
        <w:t xml:space="preserve"> </w:t>
      </w:r>
      <w:r>
        <w:rPr>
          <w:spacing w:val="-10"/>
        </w:rPr>
        <w:t>b</w:t>
      </w:r>
      <w:r>
        <w:t>oth</w:t>
      </w:r>
      <w:r>
        <w:rPr>
          <w:spacing w:val="28"/>
        </w:rPr>
        <w:t xml:space="preserve"> </w:t>
      </w:r>
      <w:r>
        <w:rPr>
          <w:w w:val="104"/>
        </w:rPr>
        <w:t>s</w:t>
      </w:r>
      <w:r>
        <w:rPr>
          <w:w w:val="122"/>
        </w:rPr>
        <w:t>tr</w:t>
      </w:r>
      <w:r>
        <w:rPr>
          <w:w w:val="106"/>
        </w:rPr>
        <w:t>u</w:t>
      </w:r>
      <w:r>
        <w:rPr>
          <w:w w:val="103"/>
        </w:rPr>
        <w:t>c</w:t>
      </w:r>
      <w:r>
        <w:rPr>
          <w:w w:val="111"/>
        </w:rPr>
        <w:t>tu</w:t>
      </w:r>
      <w:r>
        <w:rPr>
          <w:spacing w:val="-10"/>
          <w:w w:val="125"/>
        </w:rPr>
        <w:t>r</w:t>
      </w:r>
      <w:r>
        <w:rPr>
          <w:w w:val="114"/>
        </w:rPr>
        <w:t>a</w:t>
      </w:r>
      <w:r>
        <w:rPr>
          <w:w w:val="91"/>
        </w:rPr>
        <w:t>l</w:t>
      </w:r>
      <w:r>
        <w:rPr>
          <w:spacing w:val="24"/>
        </w:rPr>
        <w:t xml:space="preserve"> </w:t>
      </w:r>
      <w:r>
        <w:t>and</w:t>
      </w:r>
      <w:r>
        <w:rPr>
          <w:spacing w:val="50"/>
        </w:rPr>
        <w:t xml:space="preserve"> </w:t>
      </w:r>
      <w:r>
        <w:t>ambient</w:t>
      </w:r>
      <w:r w:rsidR="00F9389F">
        <w:t xml:space="preserve"> </w:t>
      </w:r>
      <w:r>
        <w:rPr>
          <w:spacing w:val="-10"/>
        </w:rPr>
        <w:t>c</w:t>
      </w:r>
      <w:r>
        <w:t>ont</w:t>
      </w:r>
      <w:r>
        <w:rPr>
          <w:spacing w:val="-10"/>
        </w:rPr>
        <w:t>r</w:t>
      </w:r>
      <w:r>
        <w:t>ols</w:t>
      </w:r>
      <w:r w:rsidR="00F9389F">
        <w:t xml:space="preserve"> </w:t>
      </w:r>
      <w:r>
        <w:t>and</w:t>
      </w:r>
      <w:r>
        <w:rPr>
          <w:spacing w:val="50"/>
        </w:rPr>
        <w:t xml:space="preserve"> </w:t>
      </w:r>
      <w:r>
        <w:t>collect,</w:t>
      </w:r>
      <w:r>
        <w:rPr>
          <w:spacing w:val="43"/>
        </w:rPr>
        <w:t xml:space="preserve"> </w:t>
      </w:r>
      <w:r>
        <w:t>use,</w:t>
      </w:r>
      <w:r>
        <w:rPr>
          <w:spacing w:val="35"/>
        </w:rPr>
        <w:t xml:space="preserve"> </w:t>
      </w:r>
      <w:r>
        <w:t>and</w:t>
      </w:r>
      <w:r>
        <w:rPr>
          <w:spacing w:val="50"/>
        </w:rPr>
        <w:t xml:space="preserve"> </w:t>
      </w:r>
      <w:r>
        <w:rPr>
          <w:w w:val="107"/>
        </w:rPr>
        <w:t>re</w:t>
      </w:r>
      <w:r>
        <w:rPr>
          <w:spacing w:val="5"/>
          <w:w w:val="110"/>
        </w:rPr>
        <w:t>p</w:t>
      </w:r>
      <w:r>
        <w:rPr>
          <w:w w:val="106"/>
        </w:rPr>
        <w:t>or</w:t>
      </w:r>
      <w:r>
        <w:rPr>
          <w:w w:val="139"/>
        </w:rPr>
        <w:t>t</w:t>
      </w:r>
      <w:r>
        <w:rPr>
          <w:spacing w:val="19"/>
        </w:rPr>
        <w:t xml:space="preserve"> </w:t>
      </w:r>
      <w:r>
        <w:t>data</w:t>
      </w:r>
      <w:r w:rsidR="00F9389F">
        <w:t xml:space="preserve"> </w:t>
      </w:r>
      <w:r>
        <w:rPr>
          <w:w w:val="99"/>
        </w:rPr>
        <w:t>collec</w:t>
      </w:r>
      <w:r>
        <w:rPr>
          <w:w w:val="139"/>
        </w:rPr>
        <w:t>t</w:t>
      </w:r>
      <w:r>
        <w:rPr>
          <w:w w:val="105"/>
        </w:rPr>
        <w:t>ed</w:t>
      </w:r>
      <w:r>
        <w:rPr>
          <w:spacing w:val="19"/>
        </w:rPr>
        <w:t xml:space="preserve"> </w:t>
      </w:r>
      <w:r>
        <w:rPr>
          <w:w w:val="99"/>
        </w:rPr>
        <w:t>wi</w:t>
      </w:r>
      <w:r>
        <w:rPr>
          <w:w w:val="139"/>
        </w:rPr>
        <w:t>t</w:t>
      </w:r>
      <w:r>
        <w:rPr>
          <w:w w:val="110"/>
        </w:rPr>
        <w:t>h</w:t>
      </w:r>
      <w:r>
        <w:rPr>
          <w:w w:val="106"/>
        </w:rPr>
        <w:t>in</w:t>
      </w:r>
      <w:r>
        <w:rPr>
          <w:spacing w:val="19"/>
        </w:rPr>
        <w:t xml:space="preserve"> </w:t>
      </w:r>
      <w:r>
        <w:rPr>
          <w:w w:val="139"/>
        </w:rPr>
        <w:t>t</w:t>
      </w:r>
      <w:r>
        <w:rPr>
          <w:w w:val="110"/>
        </w:rPr>
        <w:t>h</w:t>
      </w:r>
      <w:r>
        <w:rPr>
          <w:w w:val="105"/>
        </w:rPr>
        <w:t>em.</w:t>
      </w:r>
      <w:r w:rsidR="00F9389F">
        <w:t xml:space="preserve"> </w:t>
      </w:r>
      <w:r>
        <w:rPr>
          <w:spacing w:val="-17"/>
          <w:w w:val="116"/>
        </w:rPr>
        <w:t>F</w:t>
      </w:r>
      <w:r>
        <w:rPr>
          <w:w w:val="99"/>
        </w:rPr>
        <w:t>e</w:t>
      </w:r>
      <w:r>
        <w:rPr>
          <w:spacing w:val="-5"/>
          <w:w w:val="99"/>
        </w:rPr>
        <w:t>w</w:t>
      </w:r>
      <w:r>
        <w:rPr>
          <w:w w:val="99"/>
        </w:rPr>
        <w:t>e</w:t>
      </w:r>
      <w:r>
        <w:rPr>
          <w:w w:val="116"/>
        </w:rPr>
        <w:t xml:space="preserve">r </w:t>
      </w:r>
      <w:r>
        <w:rPr>
          <w:w w:val="115"/>
        </w:rPr>
        <w:t>than</w:t>
      </w:r>
      <w:r>
        <w:rPr>
          <w:spacing w:val="7"/>
          <w:w w:val="115"/>
        </w:rPr>
        <w:t xml:space="preserve"> </w:t>
      </w:r>
      <w:r>
        <w:t>half</w:t>
      </w:r>
      <w:r>
        <w:rPr>
          <w:spacing w:val="26"/>
        </w:rPr>
        <w:t xml:space="preserve"> </w:t>
      </w:r>
      <w:r>
        <w:t>of</w:t>
      </w:r>
      <w:r>
        <w:rPr>
          <w:spacing w:val="6"/>
        </w:rPr>
        <w:t xml:space="preserve"> </w:t>
      </w:r>
      <w:r>
        <w:rPr>
          <w:w w:val="112"/>
        </w:rPr>
        <w:t>the</w:t>
      </w:r>
      <w:r>
        <w:rPr>
          <w:spacing w:val="8"/>
          <w:w w:val="112"/>
        </w:rPr>
        <w:t xml:space="preserve"> </w:t>
      </w:r>
      <w:r>
        <w:t>studies</w:t>
      </w:r>
      <w:r w:rsidR="00F9389F">
        <w:t xml:space="preserve"> </w:t>
      </w:r>
      <w:r>
        <w:t>in</w:t>
      </w:r>
      <w:r>
        <w:rPr>
          <w:spacing w:val="22"/>
        </w:rPr>
        <w:t xml:space="preserve"> </w:t>
      </w:r>
      <w:r>
        <w:t>our</w:t>
      </w:r>
      <w:r>
        <w:rPr>
          <w:spacing w:val="33"/>
        </w:rPr>
        <w:t xml:space="preserve"> </w:t>
      </w:r>
      <w:r>
        <w:t>C3E</w:t>
      </w:r>
      <w:r>
        <w:rPr>
          <w:spacing w:val="35"/>
        </w:rPr>
        <w:t xml:space="preserve"> </w:t>
      </w:r>
      <w:r>
        <w:rPr>
          <w:w w:val="110"/>
        </w:rPr>
        <w:t>database</w:t>
      </w:r>
      <w:r>
        <w:rPr>
          <w:spacing w:val="12"/>
          <w:w w:val="110"/>
        </w:rPr>
        <w:t xml:space="preserve"> </w:t>
      </w:r>
      <w:r>
        <w:t>included</w:t>
      </w:r>
      <w:r w:rsidR="00F9389F">
        <w:t xml:space="preserve"> </w:t>
      </w:r>
      <w:r>
        <w:rPr>
          <w:w w:val="139"/>
        </w:rPr>
        <w:t>t</w:t>
      </w:r>
      <w:r>
        <w:rPr>
          <w:w w:val="105"/>
        </w:rPr>
        <w:t>he</w:t>
      </w:r>
      <w:r>
        <w:t>se</w:t>
      </w:r>
      <w:r>
        <w:rPr>
          <w:spacing w:val="14"/>
        </w:rPr>
        <w:t xml:space="preserve"> </w:t>
      </w:r>
      <w:r>
        <w:rPr>
          <w:spacing w:val="-5"/>
          <w:w w:val="139"/>
        </w:rPr>
        <w:t>t</w:t>
      </w:r>
      <w:r>
        <w:rPr>
          <w:spacing w:val="-5"/>
          <w:w w:val="99"/>
        </w:rPr>
        <w:t>w</w:t>
      </w:r>
      <w:r>
        <w:rPr>
          <w:w w:val="99"/>
        </w:rPr>
        <w:t>o</w:t>
      </w:r>
      <w:r>
        <w:rPr>
          <w:spacing w:val="13"/>
          <w:w w:val="99"/>
        </w:rPr>
        <w:t xml:space="preserve"> </w:t>
      </w:r>
      <w:r>
        <w:rPr>
          <w:w w:val="103"/>
        </w:rPr>
        <w:t>co</w:t>
      </w:r>
      <w:r>
        <w:rPr>
          <w:spacing w:val="-5"/>
          <w:w w:val="103"/>
        </w:rPr>
        <w:t>n</w:t>
      </w:r>
      <w:r>
        <w:rPr>
          <w:w w:val="139"/>
        </w:rPr>
        <w:t>t</w:t>
      </w:r>
      <w:r>
        <w:rPr>
          <w:w w:val="104"/>
        </w:rPr>
        <w:t>rol</w:t>
      </w:r>
      <w:r>
        <w:rPr>
          <w:spacing w:val="13"/>
          <w:w w:val="104"/>
        </w:rPr>
        <w:t xml:space="preserve"> </w:t>
      </w:r>
      <w:r>
        <w:rPr>
          <w:spacing w:val="-5"/>
          <w:w w:val="139"/>
        </w:rPr>
        <w:t>t</w:t>
      </w:r>
      <w:r>
        <w:rPr>
          <w:w w:val="107"/>
        </w:rPr>
        <w:t>y</w:t>
      </w:r>
      <w:r>
        <w:rPr>
          <w:spacing w:val="5"/>
          <w:w w:val="107"/>
        </w:rPr>
        <w:t>p</w:t>
      </w:r>
      <w:r>
        <w:t>es</w:t>
      </w:r>
      <w:r>
        <w:rPr>
          <w:spacing w:val="14"/>
        </w:rPr>
        <w:t xml:space="preserve"> </w:t>
      </w:r>
      <w:r>
        <w:t>and</w:t>
      </w:r>
      <w:r>
        <w:rPr>
          <w:spacing w:val="43"/>
        </w:rPr>
        <w:t xml:space="preserve"> </w:t>
      </w:r>
      <w:r>
        <w:rPr>
          <w:w w:val="105"/>
        </w:rPr>
        <w:t>mon</w:t>
      </w:r>
      <w:r>
        <w:rPr>
          <w:w w:val="99"/>
        </w:rPr>
        <w:t>i</w:t>
      </w:r>
      <w:r>
        <w:rPr>
          <w:w w:val="139"/>
        </w:rPr>
        <w:t>t</w:t>
      </w:r>
      <w:r>
        <w:rPr>
          <w:w w:val="104"/>
        </w:rPr>
        <w:t>ore</w:t>
      </w:r>
      <w:r>
        <w:rPr>
          <w:w w:val="110"/>
        </w:rPr>
        <w:t>d</w:t>
      </w:r>
      <w:r>
        <w:rPr>
          <w:spacing w:val="13"/>
          <w:w w:val="110"/>
        </w:rPr>
        <w:t xml:space="preserve"> </w:t>
      </w:r>
      <w:r>
        <w:t>climate</w:t>
      </w:r>
      <w:r w:rsidR="00F9389F">
        <w:t xml:space="preserve"> </w:t>
      </w:r>
      <w:r>
        <w:rPr>
          <w:w w:val="99"/>
        </w:rPr>
        <w:t>wi</w:t>
      </w:r>
      <w:r>
        <w:rPr>
          <w:w w:val="139"/>
        </w:rPr>
        <w:t>t</w:t>
      </w:r>
      <w:r>
        <w:rPr>
          <w:w w:val="106"/>
        </w:rPr>
        <w:t>hi</w:t>
      </w:r>
      <w:r>
        <w:rPr>
          <w:w w:val="110"/>
        </w:rPr>
        <w:t xml:space="preserve">n </w:t>
      </w:r>
      <w:r>
        <w:rPr>
          <w:w w:val="139"/>
        </w:rPr>
        <w:t>t</w:t>
      </w:r>
      <w:r>
        <w:rPr>
          <w:w w:val="105"/>
        </w:rPr>
        <w:t>he</w:t>
      </w:r>
      <w:r>
        <w:rPr>
          <w:w w:val="106"/>
        </w:rPr>
        <w:t>m</w:t>
      </w:r>
      <w:r w:rsidR="00F9389F">
        <w:t xml:space="preserve"> </w:t>
      </w:r>
      <w:r>
        <w:t>(5</w:t>
      </w:r>
      <w:r>
        <w:rPr>
          <w:spacing w:val="48"/>
        </w:rPr>
        <w:t xml:space="preserve"> </w:t>
      </w:r>
      <w:r>
        <w:rPr>
          <w:w w:val="112"/>
        </w:rPr>
        <w:t>out</w:t>
      </w:r>
      <w:r>
        <w:rPr>
          <w:spacing w:val="33"/>
          <w:w w:val="112"/>
        </w:rPr>
        <w:t xml:space="preserve"> </w:t>
      </w:r>
      <w:r>
        <w:t>of</w:t>
      </w:r>
      <w:r>
        <w:rPr>
          <w:spacing w:val="31"/>
        </w:rPr>
        <w:t xml:space="preserve"> </w:t>
      </w:r>
      <w:r>
        <w:t>12);</w:t>
      </w:r>
      <w:r w:rsidR="00F9389F">
        <w:t xml:space="preserve"> </w:t>
      </w:r>
      <w:r>
        <w:t>all</w:t>
      </w:r>
      <w:r>
        <w:rPr>
          <w:spacing w:val="48"/>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t>sh</w:t>
      </w:r>
      <w:r>
        <w:rPr>
          <w:spacing w:val="-5"/>
        </w:rPr>
        <w:t>ow</w:t>
      </w:r>
      <w:r>
        <w:t>ed</w:t>
      </w:r>
      <w:r w:rsidR="00F9389F">
        <w:t xml:space="preserve"> </w:t>
      </w:r>
      <w:r>
        <w:t>si</w:t>
      </w:r>
      <w:r>
        <w:rPr>
          <w:w w:val="105"/>
        </w:rPr>
        <w:t>gn</w:t>
      </w:r>
      <w:r>
        <w:rPr>
          <w:w w:val="99"/>
        </w:rPr>
        <w:t>i</w:t>
      </w:r>
      <w:r>
        <w:rPr>
          <w:w w:val="94"/>
        </w:rPr>
        <w:t>fic</w:t>
      </w:r>
      <w:r>
        <w:rPr>
          <w:w w:val="111"/>
        </w:rPr>
        <w:t>a</w:t>
      </w:r>
      <w:r>
        <w:rPr>
          <w:spacing w:val="-5"/>
          <w:w w:val="111"/>
        </w:rPr>
        <w:t>n</w:t>
      </w:r>
      <w:r>
        <w:rPr>
          <w:w w:val="139"/>
        </w:rPr>
        <w:t>t</w:t>
      </w:r>
      <w:r w:rsidR="00F9389F">
        <w:t xml:space="preserve"> </w:t>
      </w:r>
      <w:r>
        <w:t>effects</w:t>
      </w:r>
      <w:r>
        <w:rPr>
          <w:spacing w:val="41"/>
        </w:rPr>
        <w:t xml:space="preserve"> </w:t>
      </w:r>
      <w:r>
        <w:t>of</w:t>
      </w:r>
      <w:r>
        <w:rPr>
          <w:spacing w:val="31"/>
        </w:rPr>
        <w:t xml:space="preserve"> </w:t>
      </w:r>
      <w:r>
        <w:t>shams.</w:t>
      </w:r>
      <w:r w:rsidR="00F9389F">
        <w:t xml:space="preserve"> </w:t>
      </w:r>
      <w:r>
        <w:rPr>
          <w:spacing w:val="38"/>
        </w:rPr>
        <w:t xml:space="preserve"> </w:t>
      </w:r>
      <w:commentRangeStart w:id="226"/>
      <w:r>
        <w:t>As</w:t>
      </w:r>
      <w:r>
        <w:rPr>
          <w:spacing w:val="42"/>
        </w:rPr>
        <w:t xml:space="preserve"> </w:t>
      </w:r>
      <w:r>
        <w:t>far</w:t>
      </w:r>
      <w:r w:rsidR="00F9389F">
        <w:t xml:space="preserve"> </w:t>
      </w:r>
      <w:r>
        <w:t>as</w:t>
      </w:r>
      <w:r>
        <w:rPr>
          <w:spacing w:val="50"/>
        </w:rPr>
        <w:t xml:space="preserve"> </w:t>
      </w:r>
      <w:r>
        <w:rPr>
          <w:spacing w:val="-5"/>
        </w:rPr>
        <w:t>w</w:t>
      </w:r>
      <w:r>
        <w:t>e</w:t>
      </w:r>
      <w:r>
        <w:rPr>
          <w:spacing w:val="36"/>
        </w:rPr>
        <w:t xml:space="preserve"> </w:t>
      </w:r>
      <w:r>
        <w:t>kn</w:t>
      </w:r>
      <w:r>
        <w:rPr>
          <w:spacing w:val="-5"/>
        </w:rPr>
        <w:t>o</w:t>
      </w:r>
      <w:r>
        <w:t>w,</w:t>
      </w:r>
      <w:r w:rsidR="00F9389F">
        <w:t xml:space="preserve"> </w:t>
      </w:r>
      <w:r>
        <w:t>only</w:t>
      </w:r>
      <w:r w:rsidR="00F9389F">
        <w:t xml:space="preserve"> </w:t>
      </w:r>
      <w:r>
        <w:t>one</w:t>
      </w:r>
      <w:r>
        <w:rPr>
          <w:spacing w:val="47"/>
        </w:rPr>
        <w:t xml:space="preserve"> </w:t>
      </w:r>
      <w:r>
        <w:t xml:space="preserve">of </w:t>
      </w:r>
      <w:r>
        <w:rPr>
          <w:w w:val="112"/>
        </w:rPr>
        <w:t>the</w:t>
      </w:r>
      <w:r>
        <w:rPr>
          <w:spacing w:val="15"/>
          <w:w w:val="112"/>
        </w:rPr>
        <w:t xml:space="preserve"> </w:t>
      </w:r>
      <w:r>
        <w:t>studies</w:t>
      </w:r>
      <w:r w:rsidR="00F9389F">
        <w:t xml:space="preserve"> </w:t>
      </w:r>
      <w:r>
        <w:t>in</w:t>
      </w:r>
      <w:r>
        <w:rPr>
          <w:spacing w:val="29"/>
        </w:rPr>
        <w:t xml:space="preserve"> </w:t>
      </w:r>
      <w:r>
        <w:rPr>
          <w:w w:val="112"/>
        </w:rPr>
        <w:t>the</w:t>
      </w:r>
      <w:r>
        <w:rPr>
          <w:spacing w:val="15"/>
          <w:w w:val="112"/>
        </w:rPr>
        <w:t xml:space="preserve"> </w:t>
      </w:r>
      <w:r>
        <w:rPr>
          <w:w w:val="112"/>
        </w:rPr>
        <w:t>database</w:t>
      </w:r>
      <w:r>
        <w:rPr>
          <w:spacing w:val="4"/>
          <w:w w:val="112"/>
        </w:rPr>
        <w:t xml:space="preserve"> </w:t>
      </w:r>
      <w:r>
        <w:rPr>
          <w:w w:val="105"/>
        </w:rPr>
        <w:t>mon</w:t>
      </w:r>
      <w:r>
        <w:rPr>
          <w:w w:val="99"/>
        </w:rPr>
        <w:t>i</w:t>
      </w:r>
      <w:r>
        <w:rPr>
          <w:w w:val="139"/>
        </w:rPr>
        <w:t>t</w:t>
      </w:r>
      <w:r>
        <w:rPr>
          <w:w w:val="104"/>
        </w:rPr>
        <w:t>ore</w:t>
      </w:r>
      <w:r>
        <w:rPr>
          <w:w w:val="110"/>
        </w:rPr>
        <w:t>d</w:t>
      </w:r>
      <w:r>
        <w:rPr>
          <w:spacing w:val="19"/>
          <w:w w:val="110"/>
        </w:rPr>
        <w:t xml:space="preserve"> </w:t>
      </w:r>
      <w:r>
        <w:rPr>
          <w:spacing w:val="5"/>
        </w:rPr>
        <w:t>b</w:t>
      </w:r>
      <w:r>
        <w:t>oth</w:t>
      </w:r>
      <w:r w:rsidR="00F9389F">
        <w:t xml:space="preserve"> </w:t>
      </w:r>
      <w:r>
        <w:t>climate</w:t>
      </w:r>
      <w:r w:rsidR="00F9389F">
        <w:t xml:space="preserve"> </w:t>
      </w:r>
      <w:r>
        <w:t>and</w:t>
      </w:r>
      <w:r w:rsidR="00F9389F">
        <w:t xml:space="preserve"> </w:t>
      </w:r>
      <w:r>
        <w:t>f</w:t>
      </w:r>
      <w:r>
        <w:rPr>
          <w:spacing w:val="5"/>
        </w:rPr>
        <w:t>o</w:t>
      </w:r>
      <w:r>
        <w:t>cal</w:t>
      </w:r>
      <w:r>
        <w:rPr>
          <w:spacing w:val="22"/>
        </w:rPr>
        <w:t xml:space="preserve"> </w:t>
      </w:r>
      <w:r>
        <w:t>biological</w:t>
      </w:r>
      <w:r>
        <w:rPr>
          <w:spacing w:val="34"/>
        </w:rPr>
        <w:t xml:space="preserve"> </w:t>
      </w:r>
      <w:r>
        <w:t>res</w:t>
      </w:r>
      <w:r>
        <w:rPr>
          <w:spacing w:val="5"/>
        </w:rPr>
        <w:t>p</w:t>
      </w:r>
      <w:r>
        <w:t>onse</w:t>
      </w:r>
      <w:r w:rsidR="00F9389F">
        <w:t xml:space="preserve"> </w:t>
      </w:r>
      <w:r>
        <w:rPr>
          <w:spacing w:val="-11"/>
        </w:rPr>
        <w:t>v</w:t>
      </w:r>
      <w:r>
        <w:t>ariables</w:t>
      </w:r>
      <w:r w:rsidR="00F9389F">
        <w:t xml:space="preserve"> </w:t>
      </w:r>
      <w:r>
        <w:t>in</w:t>
      </w:r>
      <w:r>
        <w:rPr>
          <w:spacing w:val="29"/>
        </w:rPr>
        <w:t xml:space="preserve"> </w:t>
      </w:r>
      <w:r>
        <w:rPr>
          <w:spacing w:val="5"/>
        </w:rPr>
        <w:t>b</w:t>
      </w:r>
      <w:r>
        <w:t>oth</w:t>
      </w:r>
      <w:r w:rsidR="00F9389F">
        <w:t xml:space="preserve"> </w:t>
      </w:r>
      <w:r>
        <w:rPr>
          <w:spacing w:val="-5"/>
          <w:w w:val="139"/>
        </w:rPr>
        <w:t>t</w:t>
      </w:r>
      <w:r>
        <w:rPr>
          <w:w w:val="105"/>
        </w:rPr>
        <w:t>y</w:t>
      </w:r>
      <w:r>
        <w:rPr>
          <w:spacing w:val="5"/>
          <w:w w:val="110"/>
        </w:rPr>
        <w:t>p</w:t>
      </w:r>
      <w:r>
        <w:t>es</w:t>
      </w:r>
      <w:r>
        <w:rPr>
          <w:spacing w:val="19"/>
        </w:rPr>
        <w:t xml:space="preserve"> </w:t>
      </w:r>
      <w:r>
        <w:t xml:space="preserve">of </w:t>
      </w:r>
      <w:r>
        <w:rPr>
          <w:w w:val="103"/>
        </w:rPr>
        <w:t>co</w:t>
      </w:r>
      <w:r>
        <w:rPr>
          <w:spacing w:val="-5"/>
          <w:w w:val="103"/>
        </w:rPr>
        <w:t>n</w:t>
      </w:r>
      <w:r>
        <w:rPr>
          <w:w w:val="139"/>
        </w:rPr>
        <w:t>t</w:t>
      </w:r>
      <w:r>
        <w:rPr>
          <w:w w:val="116"/>
        </w:rPr>
        <w:t>r</w:t>
      </w:r>
      <w:r>
        <w:t>ols</w:t>
      </w:r>
      <w:r>
        <w:rPr>
          <w:w w:val="110"/>
        </w:rPr>
        <w:t>,</w:t>
      </w:r>
      <w:r>
        <w:rPr>
          <w:spacing w:val="8"/>
          <w:w w:val="110"/>
        </w:rPr>
        <w:t xml:space="preserve"> </w:t>
      </w:r>
      <w:r>
        <w:t>h</w:t>
      </w:r>
      <w:r>
        <w:rPr>
          <w:spacing w:val="-5"/>
        </w:rPr>
        <w:t>ow</w:t>
      </w:r>
      <w:r>
        <w:t>e</w:t>
      </w:r>
      <w:r>
        <w:rPr>
          <w:spacing w:val="-5"/>
        </w:rPr>
        <w:t>v</w:t>
      </w:r>
      <w:r>
        <w:t>er</w:t>
      </w:r>
      <w:r>
        <w:rPr>
          <w:spacing w:val="29"/>
        </w:rPr>
        <w:t xml:space="preserve"> </w:t>
      </w:r>
      <w:r>
        <w:t>(</w:t>
      </w:r>
      <w:r>
        <w:rPr>
          <w:spacing w:val="17"/>
        </w:rPr>
        <w:t xml:space="preserve"> </w:t>
      </w:r>
      <w:r>
        <w:t>e.g.</w:t>
      </w:r>
      <w:r>
        <w:rPr>
          <w:spacing w:val="41"/>
        </w:rPr>
        <w:t xml:space="preserve"> </w:t>
      </w:r>
      <w:r>
        <w:rPr>
          <w:w w:val="113"/>
        </w:rPr>
        <w:t>pla</w:t>
      </w:r>
      <w:r>
        <w:rPr>
          <w:spacing w:val="-6"/>
          <w:w w:val="113"/>
        </w:rPr>
        <w:t>n</w:t>
      </w:r>
      <w:r>
        <w:rPr>
          <w:w w:val="113"/>
        </w:rPr>
        <w:t>t</w:t>
      </w:r>
      <w:r>
        <w:rPr>
          <w:spacing w:val="1"/>
          <w:w w:val="113"/>
        </w:rPr>
        <w:t xml:space="preserve"> </w:t>
      </w:r>
      <w:r>
        <w:t>phenology</w:t>
      </w:r>
      <w:r>
        <w:rPr>
          <w:spacing w:val="37"/>
        </w:rPr>
        <w:t xml:space="preserve"> </w:t>
      </w:r>
      <w:r>
        <w:t>?).</w:t>
      </w:r>
      <w:commentRangeEnd w:id="226"/>
      <w:r w:rsidR="003D12CD">
        <w:rPr>
          <w:rStyle w:val="CommentReference"/>
        </w:rPr>
        <w:commentReference w:id="226"/>
      </w:r>
      <w:r w:rsidR="00F9389F">
        <w:t xml:space="preserve"> </w:t>
      </w:r>
      <w:r>
        <w:rPr>
          <w:spacing w:val="-18"/>
          <w:w w:val="113"/>
        </w:rPr>
        <w:t>F</w:t>
      </w:r>
      <w:r>
        <w:rPr>
          <w:w w:val="113"/>
        </w:rPr>
        <w:t>uture</w:t>
      </w:r>
      <w:r>
        <w:rPr>
          <w:spacing w:val="5"/>
          <w:w w:val="113"/>
        </w:rPr>
        <w:t xml:space="preserve"> </w:t>
      </w:r>
      <w:r>
        <w:rPr>
          <w:w w:val="106"/>
        </w:rPr>
        <w:t>m</w:t>
      </w:r>
      <w:r>
        <w:rPr>
          <w:w w:val="103"/>
        </w:rPr>
        <w:t>oni</w:t>
      </w:r>
      <w:r>
        <w:rPr>
          <w:w w:val="139"/>
        </w:rPr>
        <w:t>t</w:t>
      </w:r>
      <w:r>
        <w:rPr>
          <w:w w:val="106"/>
        </w:rPr>
        <w:t>orin</w:t>
      </w:r>
      <w:r>
        <w:rPr>
          <w:w w:val="99"/>
        </w:rPr>
        <w:t>g</w:t>
      </w:r>
      <w:r>
        <w:rPr>
          <w:spacing w:val="7"/>
          <w:w w:val="99"/>
        </w:rPr>
        <w:t xml:space="preserve"> </w:t>
      </w:r>
      <w:r>
        <w:t>of all</w:t>
      </w:r>
      <w:r>
        <w:rPr>
          <w:spacing w:val="16"/>
        </w:rPr>
        <w:t xml:space="preserve"> </w:t>
      </w:r>
      <w:r>
        <w:t>climate</w:t>
      </w:r>
      <w:r>
        <w:rPr>
          <w:spacing w:val="44"/>
        </w:rPr>
        <w:t xml:space="preserve"> </w:t>
      </w:r>
      <w:r>
        <w:t>and</w:t>
      </w:r>
      <w:r>
        <w:rPr>
          <w:spacing w:val="38"/>
        </w:rPr>
        <w:t xml:space="preserve"> </w:t>
      </w:r>
      <w:r>
        <w:t>biological</w:t>
      </w:r>
      <w:r>
        <w:rPr>
          <w:spacing w:val="21"/>
        </w:rPr>
        <w:t xml:space="preserve"> </w:t>
      </w:r>
      <w:r>
        <w:rPr>
          <w:spacing w:val="-11"/>
        </w:rPr>
        <w:t>v</w:t>
      </w:r>
      <w:r>
        <w:t>ariables</w:t>
      </w:r>
      <w:r w:rsidR="00F9389F">
        <w:t xml:space="preserve"> </w:t>
      </w:r>
      <w:r>
        <w:t>in</w:t>
      </w:r>
      <w:r>
        <w:rPr>
          <w:spacing w:val="16"/>
        </w:rPr>
        <w:t xml:space="preserve"> </w:t>
      </w:r>
      <w:r>
        <w:rPr>
          <w:spacing w:val="5"/>
          <w:w w:val="110"/>
        </w:rPr>
        <w:t>b</w:t>
      </w:r>
      <w:r>
        <w:rPr>
          <w:w w:val="112"/>
        </w:rPr>
        <w:t xml:space="preserve">oth </w:t>
      </w:r>
      <w:r>
        <w:rPr>
          <w:w w:val="103"/>
        </w:rPr>
        <w:t>co</w:t>
      </w:r>
      <w:r>
        <w:rPr>
          <w:spacing w:val="-5"/>
          <w:w w:val="103"/>
        </w:rPr>
        <w:t>n</w:t>
      </w:r>
      <w:r>
        <w:rPr>
          <w:w w:val="139"/>
        </w:rPr>
        <w:t>t</w:t>
      </w:r>
      <w:r>
        <w:rPr>
          <w:w w:val="116"/>
        </w:rPr>
        <w:t>r</w:t>
      </w:r>
      <w:r>
        <w:rPr>
          <w:w w:val="99"/>
        </w:rPr>
        <w:t>ol</w:t>
      </w:r>
      <w:r>
        <w:rPr>
          <w:spacing w:val="21"/>
        </w:rPr>
        <w:t xml:space="preserve"> </w:t>
      </w:r>
      <w:r>
        <w:rPr>
          <w:spacing w:val="-5"/>
          <w:w w:val="139"/>
        </w:rPr>
        <w:t>t</w:t>
      </w:r>
      <w:r>
        <w:rPr>
          <w:w w:val="105"/>
        </w:rPr>
        <w:t>y</w:t>
      </w:r>
      <w:r>
        <w:rPr>
          <w:spacing w:val="5"/>
          <w:w w:val="110"/>
        </w:rPr>
        <w:t>p</w:t>
      </w:r>
      <w:r>
        <w:t>es</w:t>
      </w:r>
      <w:r>
        <w:rPr>
          <w:spacing w:val="21"/>
        </w:rPr>
        <w:t xml:space="preserve"> </w:t>
      </w:r>
      <w:r>
        <w:t>will</w:t>
      </w:r>
      <w:r>
        <w:rPr>
          <w:spacing w:val="18"/>
        </w:rPr>
        <w:t xml:space="preserve"> </w:t>
      </w:r>
      <w:r>
        <w:t>enable</w:t>
      </w:r>
      <w:r>
        <w:rPr>
          <w:spacing w:val="50"/>
        </w:rPr>
        <w:t xml:space="preserve"> </w:t>
      </w:r>
      <w:r>
        <w:t>sc</w:t>
      </w:r>
      <w:r>
        <w:rPr>
          <w:w w:val="99"/>
        </w:rPr>
        <w:t>ie</w:t>
      </w:r>
      <w:r>
        <w:rPr>
          <w:spacing w:val="-5"/>
          <w:w w:val="110"/>
        </w:rPr>
        <w:t>n</w:t>
      </w:r>
      <w:r>
        <w:rPr>
          <w:w w:val="139"/>
        </w:rPr>
        <w:t>t</w:t>
      </w:r>
      <w:r>
        <w:rPr>
          <w:w w:val="99"/>
        </w:rPr>
        <w:t>i</w:t>
      </w:r>
      <w:r>
        <w:t>s</w:t>
      </w:r>
      <w:r>
        <w:rPr>
          <w:w w:val="116"/>
        </w:rPr>
        <w:t>ts</w:t>
      </w:r>
      <w:r>
        <w:rPr>
          <w:spacing w:val="21"/>
        </w:rPr>
        <w:t xml:space="preserve"> </w:t>
      </w:r>
      <w:r>
        <w:rPr>
          <w:w w:val="113"/>
        </w:rPr>
        <w:t>to</w:t>
      </w:r>
      <w:r>
        <w:rPr>
          <w:spacing w:val="15"/>
          <w:w w:val="113"/>
        </w:rPr>
        <w:t xml:space="preserve"> </w:t>
      </w:r>
      <w:r>
        <w:rPr>
          <w:w w:val="139"/>
        </w:rPr>
        <w:t>t</w:t>
      </w:r>
      <w:r>
        <w:rPr>
          <w:w w:val="103"/>
        </w:rPr>
        <w:t>ease</w:t>
      </w:r>
      <w:r>
        <w:rPr>
          <w:spacing w:val="21"/>
        </w:rPr>
        <w:t xml:space="preserve"> </w:t>
      </w:r>
      <w:r>
        <w:rPr>
          <w:w w:val="115"/>
        </w:rPr>
        <w:t>apart</w:t>
      </w:r>
      <w:r>
        <w:rPr>
          <w:spacing w:val="16"/>
          <w:w w:val="115"/>
        </w:rPr>
        <w:t xml:space="preserve"> </w:t>
      </w:r>
      <w:r>
        <w:t>me</w:t>
      </w:r>
      <w:r>
        <w:rPr>
          <w:spacing w:val="-5"/>
        </w:rPr>
        <w:t>c</w:t>
      </w:r>
      <w:r>
        <w:t>hanisms</w:t>
      </w:r>
      <w:r w:rsidR="00F9389F">
        <w:t xml:space="preserve"> </w:t>
      </w:r>
      <w:r>
        <w:t>due</w:t>
      </w:r>
      <w:r>
        <w:rPr>
          <w:spacing w:val="40"/>
        </w:rPr>
        <w:t xml:space="preserve"> </w:t>
      </w:r>
      <w:r>
        <w:rPr>
          <w:w w:val="113"/>
        </w:rPr>
        <w:t>to</w:t>
      </w:r>
      <w:r>
        <w:rPr>
          <w:spacing w:val="15"/>
          <w:w w:val="113"/>
        </w:rPr>
        <w:t xml:space="preserve"> </w:t>
      </w:r>
      <w:r>
        <w:rPr>
          <w:w w:val="107"/>
        </w:rPr>
        <w:t>ex</w:t>
      </w:r>
      <w:r>
        <w:rPr>
          <w:spacing w:val="5"/>
          <w:w w:val="107"/>
        </w:rPr>
        <w:t>p</w:t>
      </w:r>
      <w:r>
        <w:rPr>
          <w:w w:val="107"/>
        </w:rPr>
        <w:t>erime</w:t>
      </w:r>
      <w:r>
        <w:rPr>
          <w:spacing w:val="-5"/>
          <w:w w:val="107"/>
        </w:rPr>
        <w:t>n</w:t>
      </w:r>
      <w:r>
        <w:rPr>
          <w:w w:val="107"/>
        </w:rPr>
        <w:t>tal</w:t>
      </w:r>
      <w:r>
        <w:rPr>
          <w:spacing w:val="19"/>
          <w:w w:val="107"/>
        </w:rPr>
        <w:t xml:space="preserve"> </w:t>
      </w:r>
      <w:r>
        <w:t>design</w:t>
      </w:r>
      <w:r>
        <w:rPr>
          <w:spacing w:val="39"/>
        </w:rPr>
        <w:t xml:space="preserve"> </w:t>
      </w:r>
      <w:r>
        <w:t>from</w:t>
      </w:r>
      <w:r>
        <w:rPr>
          <w:spacing w:val="34"/>
        </w:rPr>
        <w:t xml:space="preserve"> </w:t>
      </w:r>
      <w:r>
        <w:rPr>
          <w:w w:val="103"/>
        </w:rPr>
        <w:t>me</w:t>
      </w:r>
      <w:r>
        <w:rPr>
          <w:spacing w:val="-5"/>
          <w:w w:val="103"/>
        </w:rPr>
        <w:t>c</w:t>
      </w:r>
      <w:r>
        <w:rPr>
          <w:w w:val="111"/>
        </w:rPr>
        <w:t>han</w:t>
      </w:r>
      <w:r>
        <w:rPr>
          <w:w w:val="99"/>
        </w:rPr>
        <w:t>i</w:t>
      </w:r>
      <w:r>
        <w:rPr>
          <w:w w:val="103"/>
        </w:rPr>
        <w:t xml:space="preserve">sms </w:t>
      </w:r>
      <w:r>
        <w:t>due</w:t>
      </w:r>
      <w:r>
        <w:rPr>
          <w:spacing w:val="35"/>
        </w:rPr>
        <w:t xml:space="preserve"> </w:t>
      </w:r>
      <w:r>
        <w:rPr>
          <w:w w:val="113"/>
        </w:rPr>
        <w:t>to</w:t>
      </w:r>
      <w:r>
        <w:rPr>
          <w:spacing w:val="10"/>
          <w:w w:val="113"/>
        </w:rPr>
        <w:t xml:space="preserve"> </w:t>
      </w:r>
      <w:r>
        <w:t>actual</w:t>
      </w:r>
      <w:r w:rsidR="00F9389F">
        <w:t xml:space="preserve"> </w:t>
      </w:r>
      <w:r>
        <w:t>s</w:t>
      </w:r>
      <w:r>
        <w:rPr>
          <w:w w:val="106"/>
        </w:rPr>
        <w:t>hi</w:t>
      </w:r>
      <w:r>
        <w:rPr>
          <w:w w:val="91"/>
        </w:rPr>
        <w:t>f</w:t>
      </w:r>
      <w:r>
        <w:rPr>
          <w:w w:val="139"/>
        </w:rPr>
        <w:t>t</w:t>
      </w:r>
      <w:r>
        <w:t>s</w:t>
      </w:r>
      <w:r>
        <w:rPr>
          <w:spacing w:val="16"/>
        </w:rPr>
        <w:t xml:space="preserve"> </w:t>
      </w:r>
      <w:r>
        <w:t>in</w:t>
      </w:r>
      <w:r>
        <w:rPr>
          <w:spacing w:val="25"/>
        </w:rPr>
        <w:t xml:space="preserve"> </w:t>
      </w:r>
      <w:r>
        <w:rPr>
          <w:w w:val="99"/>
        </w:rPr>
        <w:t>cl</w:t>
      </w:r>
      <w:r>
        <w:rPr>
          <w:w w:val="104"/>
        </w:rPr>
        <w:t>im</w:t>
      </w:r>
      <w:r>
        <w:rPr>
          <w:w w:val="122"/>
        </w:rPr>
        <w:t>at</w:t>
      </w:r>
      <w:r>
        <w:rPr>
          <w:w w:val="103"/>
        </w:rPr>
        <w:t>e.</w:t>
      </w:r>
    </w:p>
    <w:p w14:paraId="10024058" w14:textId="77777777" w:rsidR="005B53EE" w:rsidRDefault="005B53EE" w:rsidP="00F9389F">
      <w:pPr>
        <w:spacing w:before="4" w:line="140" w:lineRule="exact"/>
        <w:rPr>
          <w:sz w:val="14"/>
          <w:szCs w:val="14"/>
        </w:rPr>
      </w:pPr>
    </w:p>
    <w:p w14:paraId="416B385A" w14:textId="77777777" w:rsidR="005B53EE" w:rsidRDefault="00F5753A" w:rsidP="00F9389F">
      <w:pPr>
        <w:spacing w:line="249" w:lineRule="auto"/>
        <w:ind w:left="117" w:right="83"/>
      </w:pPr>
      <w:r>
        <w:t>Maximize</w:t>
      </w:r>
      <w:r>
        <w:rPr>
          <w:spacing w:val="40"/>
        </w:rPr>
        <w:t xml:space="preserve"> </w:t>
      </w:r>
      <w:r>
        <w:t>the</w:t>
      </w:r>
      <w:r>
        <w:rPr>
          <w:spacing w:val="37"/>
        </w:rPr>
        <w:t xml:space="preserve"> </w:t>
      </w:r>
      <w:r>
        <w:t>length</w:t>
      </w:r>
      <w:r>
        <w:rPr>
          <w:spacing w:val="35"/>
        </w:rPr>
        <w:t xml:space="preserve"> </w:t>
      </w:r>
      <w:r>
        <w:t>of</w:t>
      </w:r>
      <w:r>
        <w:rPr>
          <w:spacing w:val="18"/>
        </w:rPr>
        <w:t xml:space="preserve"> </w:t>
      </w:r>
      <w:r>
        <w:t>climate</w:t>
      </w:r>
      <w:r w:rsidR="00F9389F">
        <w:t xml:space="preserve"> </w:t>
      </w:r>
      <w:r>
        <w:t>change</w:t>
      </w:r>
      <w:r>
        <w:rPr>
          <w:spacing w:val="44"/>
        </w:rPr>
        <w:t xml:space="preserve"> </w:t>
      </w:r>
      <w:r>
        <w:t>ex</w:t>
      </w:r>
      <w:r>
        <w:rPr>
          <w:spacing w:val="-10"/>
        </w:rPr>
        <w:t>p</w:t>
      </w:r>
      <w:r>
        <w:t>eriments</w:t>
      </w:r>
      <w:r w:rsidR="00F9389F">
        <w:t xml:space="preserve"> </w:t>
      </w:r>
      <w:r>
        <w:rPr>
          <w:spacing w:val="-5"/>
        </w:rPr>
        <w:t>b</w:t>
      </w:r>
      <w:r>
        <w:t>y</w:t>
      </w:r>
      <w:r>
        <w:rPr>
          <w:spacing w:val="33"/>
        </w:rPr>
        <w:t xml:space="preserve"> </w:t>
      </w:r>
      <w:r>
        <w:t>running</w:t>
      </w:r>
      <w:r w:rsidR="00F9389F">
        <w:t xml:space="preserve"> </w:t>
      </w:r>
      <w:r>
        <w:rPr>
          <w:w w:val="139"/>
        </w:rPr>
        <w:t>t</w:t>
      </w:r>
      <w:r>
        <w:rPr>
          <w:w w:val="110"/>
        </w:rPr>
        <w:t>h</w:t>
      </w:r>
      <w:r>
        <w:rPr>
          <w:w w:val="104"/>
        </w:rPr>
        <w:t>em</w:t>
      </w:r>
      <w:r>
        <w:rPr>
          <w:spacing w:val="18"/>
        </w:rPr>
        <w:t xml:space="preserve"> </w:t>
      </w:r>
      <w:r>
        <w:t>for</w:t>
      </w:r>
      <w:r>
        <w:rPr>
          <w:spacing w:val="22"/>
        </w:rPr>
        <w:t xml:space="preserve"> </w:t>
      </w:r>
      <w:r>
        <w:t>as</w:t>
      </w:r>
      <w:r>
        <w:rPr>
          <w:spacing w:val="30"/>
        </w:rPr>
        <w:t xml:space="preserve"> </w:t>
      </w:r>
      <w:r>
        <w:t>long</w:t>
      </w:r>
      <w:r>
        <w:rPr>
          <w:spacing w:val="26"/>
        </w:rPr>
        <w:t xml:space="preserve"> </w:t>
      </w:r>
      <w:r>
        <w:t>as</w:t>
      </w:r>
      <w:r>
        <w:rPr>
          <w:spacing w:val="30"/>
        </w:rPr>
        <w:t xml:space="preserve"> </w:t>
      </w:r>
      <w:r>
        <w:rPr>
          <w:spacing w:val="5"/>
        </w:rPr>
        <w:t>p</w:t>
      </w:r>
      <w:r>
        <w:t>ossible.</w:t>
      </w:r>
      <w:r w:rsidR="00F9389F">
        <w:t xml:space="preserve"> </w:t>
      </w:r>
      <w:r>
        <w:t>This</w:t>
      </w:r>
      <w:r>
        <w:rPr>
          <w:spacing w:val="48"/>
        </w:rPr>
        <w:t xml:space="preserve"> </w:t>
      </w:r>
      <w:r>
        <w:t>will</w:t>
      </w:r>
      <w:r>
        <w:rPr>
          <w:spacing w:val="15"/>
        </w:rPr>
        <w:t xml:space="preserve"> </w:t>
      </w:r>
      <w:r>
        <w:rPr>
          <w:w w:val="107"/>
        </w:rPr>
        <w:t>al</w:t>
      </w:r>
      <w:r>
        <w:rPr>
          <w:w w:val="99"/>
        </w:rPr>
        <w:t>l</w:t>
      </w:r>
      <w:r>
        <w:rPr>
          <w:spacing w:val="-5"/>
          <w:w w:val="99"/>
        </w:rPr>
        <w:t>o</w:t>
      </w:r>
      <w:r>
        <w:rPr>
          <w:w w:val="99"/>
        </w:rPr>
        <w:t xml:space="preserve">w </w:t>
      </w:r>
      <w:r>
        <w:t>study</w:t>
      </w:r>
      <w:r w:rsidR="00F9389F">
        <w:t xml:space="preserve"> </w:t>
      </w:r>
      <w:r>
        <w:t>of</w:t>
      </w:r>
      <w:r>
        <w:rPr>
          <w:spacing w:val="31"/>
        </w:rPr>
        <w:t xml:space="preserve"> </w:t>
      </w:r>
      <w:r>
        <w:t>h</w:t>
      </w:r>
      <w:r>
        <w:rPr>
          <w:spacing w:val="-5"/>
        </w:rPr>
        <w:t>o</w:t>
      </w:r>
      <w:r>
        <w:t>w</w:t>
      </w:r>
      <w:r>
        <w:rPr>
          <w:spacing w:val="47"/>
        </w:rPr>
        <w:t xml:space="preserve"> </w:t>
      </w:r>
      <w:r>
        <w:rPr>
          <w:w w:val="106"/>
        </w:rPr>
        <w:t>i</w:t>
      </w:r>
      <w:r>
        <w:rPr>
          <w:spacing w:val="-5"/>
          <w:w w:val="106"/>
        </w:rPr>
        <w:t>n</w:t>
      </w:r>
      <w:r>
        <w:rPr>
          <w:w w:val="139"/>
        </w:rPr>
        <w:t>t</w:t>
      </w:r>
      <w:r>
        <w:rPr>
          <w:w w:val="107"/>
        </w:rPr>
        <w:t>er</w:t>
      </w:r>
      <w:r>
        <w:rPr>
          <w:w w:val="108"/>
        </w:rPr>
        <w:t>-an</w:t>
      </w:r>
      <w:r>
        <w:rPr>
          <w:spacing w:val="-5"/>
          <w:w w:val="110"/>
        </w:rPr>
        <w:t>n</w:t>
      </w:r>
      <w:r>
        <w:rPr>
          <w:w w:val="108"/>
        </w:rPr>
        <w:t>ual</w:t>
      </w:r>
      <w:r w:rsidR="00F9389F">
        <w:t xml:space="preserve"> </w:t>
      </w:r>
      <w:r>
        <w:rPr>
          <w:spacing w:val="-12"/>
          <w:w w:val="112"/>
        </w:rPr>
        <w:t>v</w:t>
      </w:r>
      <w:r>
        <w:rPr>
          <w:w w:val="112"/>
        </w:rPr>
        <w:t>ariations</w:t>
      </w:r>
      <w:r>
        <w:rPr>
          <w:spacing w:val="7"/>
          <w:w w:val="112"/>
        </w:rPr>
        <w:t xml:space="preserve"> </w:t>
      </w:r>
      <w:r>
        <w:rPr>
          <w:w w:val="112"/>
        </w:rPr>
        <w:t>i</w:t>
      </w:r>
      <w:r>
        <w:rPr>
          <w:spacing w:val="-6"/>
          <w:w w:val="112"/>
        </w:rPr>
        <w:t>n</w:t>
      </w:r>
      <w:r>
        <w:rPr>
          <w:w w:val="112"/>
        </w:rPr>
        <w:t>teract</w:t>
      </w:r>
      <w:r>
        <w:rPr>
          <w:spacing w:val="35"/>
          <w:w w:val="112"/>
        </w:rPr>
        <w:t xml:space="preserve"> </w:t>
      </w:r>
      <w:r>
        <w:rPr>
          <w:w w:val="99"/>
        </w:rPr>
        <w:t>wi</w:t>
      </w:r>
      <w:r>
        <w:rPr>
          <w:w w:val="139"/>
        </w:rPr>
        <w:t>t</w:t>
      </w:r>
      <w:r>
        <w:rPr>
          <w:w w:val="110"/>
        </w:rPr>
        <w:t>h</w:t>
      </w:r>
      <w:r w:rsidR="00F9389F">
        <w:t xml:space="preserve"> </w:t>
      </w:r>
      <w:r>
        <w:t>climate</w:t>
      </w:r>
      <w:r w:rsidR="00F9389F">
        <w:t xml:space="preserve"> </w:t>
      </w:r>
      <w:r>
        <w:rPr>
          <w:spacing w:val="-5"/>
        </w:rPr>
        <w:t>c</w:t>
      </w:r>
      <w:r>
        <w:t>hange</w:t>
      </w:r>
      <w:r w:rsidR="00F9389F">
        <w:t xml:space="preserve"> </w:t>
      </w:r>
      <w:r>
        <w:rPr>
          <w:w w:val="112"/>
        </w:rPr>
        <w:t>treatme</w:t>
      </w:r>
      <w:r>
        <w:rPr>
          <w:spacing w:val="-6"/>
          <w:w w:val="112"/>
        </w:rPr>
        <w:t>n</w:t>
      </w:r>
      <w:r>
        <w:rPr>
          <w:w w:val="112"/>
        </w:rPr>
        <w:t>ts,</w:t>
      </w:r>
      <w:r>
        <w:rPr>
          <w:spacing w:val="44"/>
          <w:w w:val="112"/>
        </w:rPr>
        <w:t xml:space="preserve"> </w:t>
      </w:r>
      <w:r>
        <w:t>es</w:t>
      </w:r>
      <w:r>
        <w:rPr>
          <w:spacing w:val="5"/>
        </w:rPr>
        <w:t>p</w:t>
      </w:r>
      <w:r>
        <w:t>ecially</w:t>
      </w:r>
      <w:r w:rsidR="00F9389F">
        <w:t xml:space="preserve"> </w:t>
      </w:r>
      <w:r>
        <w:t>when</w:t>
      </w:r>
      <w:r w:rsidR="00F9389F">
        <w:t xml:space="preserve"> </w:t>
      </w:r>
      <w:r>
        <w:t>l</w:t>
      </w:r>
      <w:r>
        <w:rPr>
          <w:spacing w:val="6"/>
        </w:rPr>
        <w:t>o</w:t>
      </w:r>
      <w:r>
        <w:t>oking</w:t>
      </w:r>
      <w:r>
        <w:rPr>
          <w:spacing w:val="49"/>
        </w:rPr>
        <w:t xml:space="preserve"> </w:t>
      </w:r>
      <w:r>
        <w:rPr>
          <w:w w:val="122"/>
        </w:rPr>
        <w:t xml:space="preserve">at </w:t>
      </w:r>
      <w:r>
        <w:t>non-linear</w:t>
      </w:r>
      <w:r w:rsidR="00F9389F">
        <w:t xml:space="preserve"> </w:t>
      </w:r>
      <w:r>
        <w:t>and</w:t>
      </w:r>
      <w:r w:rsidR="00F9389F">
        <w:t xml:space="preserve"> </w:t>
      </w:r>
      <w:commentRangeStart w:id="227"/>
      <w:r>
        <w:rPr>
          <w:spacing w:val="-6"/>
        </w:rPr>
        <w:t>m</w:t>
      </w:r>
      <w:r>
        <w:t>ul</w:t>
      </w:r>
      <w:r>
        <w:rPr>
          <w:spacing w:val="-5"/>
        </w:rPr>
        <w:t>c</w:t>
      </w:r>
      <w:r>
        <w:t>h-</w:t>
      </w:r>
      <w:r>
        <w:rPr>
          <w:spacing w:val="-5"/>
        </w:rPr>
        <w:t>y</w:t>
      </w:r>
      <w:r>
        <w:t>ear</w:t>
      </w:r>
      <w:r w:rsidR="00F9389F">
        <w:t xml:space="preserve"> </w:t>
      </w:r>
      <w:commentRangeEnd w:id="227"/>
      <w:r w:rsidR="007C5E7D">
        <w:rPr>
          <w:rStyle w:val="CommentReference"/>
        </w:rPr>
        <w:commentReference w:id="227"/>
      </w:r>
      <w:r>
        <w:t>pr</w:t>
      </w:r>
      <w:r>
        <w:rPr>
          <w:spacing w:val="6"/>
        </w:rPr>
        <w:t>o</w:t>
      </w:r>
      <w:r>
        <w:t>cesses</w:t>
      </w:r>
      <w:r>
        <w:rPr>
          <w:spacing w:val="42"/>
        </w:rPr>
        <w:t xml:space="preserve"> </w:t>
      </w:r>
      <w:r>
        <w:t>su</w:t>
      </w:r>
      <w:r>
        <w:rPr>
          <w:spacing w:val="-5"/>
        </w:rPr>
        <w:t>c</w:t>
      </w:r>
      <w:r>
        <w:t>h</w:t>
      </w:r>
      <w:r>
        <w:rPr>
          <w:spacing w:val="43"/>
        </w:rPr>
        <w:t xml:space="preserve"> </w:t>
      </w:r>
      <w:r>
        <w:t>as</w:t>
      </w:r>
      <w:r>
        <w:rPr>
          <w:spacing w:val="35"/>
        </w:rPr>
        <w:t xml:space="preserve"> </w:t>
      </w:r>
      <w:r>
        <w:t>phenolog</w:t>
      </w:r>
      <w:r>
        <w:rPr>
          <w:spacing w:val="-17"/>
        </w:rPr>
        <w:t>y</w:t>
      </w:r>
      <w:r>
        <w:t>.</w:t>
      </w:r>
      <w:r w:rsidR="00F9389F">
        <w:t xml:space="preserve"> </w:t>
      </w:r>
      <w:r>
        <w:rPr>
          <w:spacing w:val="3"/>
        </w:rPr>
        <w:t xml:space="preserve"> </w:t>
      </w:r>
      <w:r>
        <w:t>It</w:t>
      </w:r>
      <w:r w:rsidR="00F9389F">
        <w:t xml:space="preserve"> </w:t>
      </w:r>
      <w:r>
        <w:t>will</w:t>
      </w:r>
      <w:r>
        <w:rPr>
          <w:spacing w:val="20"/>
        </w:rPr>
        <w:t xml:space="preserve"> </w:t>
      </w:r>
      <w:r>
        <w:t>also</w:t>
      </w:r>
      <w:r>
        <w:rPr>
          <w:spacing w:val="33"/>
        </w:rPr>
        <w:t xml:space="preserve"> </w:t>
      </w:r>
      <w:r>
        <w:t>all</w:t>
      </w:r>
      <w:r>
        <w:rPr>
          <w:spacing w:val="-5"/>
        </w:rPr>
        <w:t>o</w:t>
      </w:r>
      <w:r>
        <w:t>w</w:t>
      </w:r>
      <w:r>
        <w:rPr>
          <w:spacing w:val="31"/>
        </w:rPr>
        <w:t xml:space="preserve"> </w:t>
      </w:r>
      <w:r>
        <w:t>us</w:t>
      </w:r>
      <w:r>
        <w:rPr>
          <w:spacing w:val="33"/>
        </w:rPr>
        <w:t xml:space="preserve"> </w:t>
      </w:r>
      <w:r>
        <w:rPr>
          <w:w w:val="113"/>
        </w:rPr>
        <w:t>to</w:t>
      </w:r>
      <w:r>
        <w:rPr>
          <w:spacing w:val="17"/>
          <w:w w:val="113"/>
        </w:rPr>
        <w:t xml:space="preserve"> </w:t>
      </w:r>
      <w:r>
        <w:rPr>
          <w:w w:val="110"/>
        </w:rPr>
        <w:t>un</w:t>
      </w:r>
      <w:r>
        <w:rPr>
          <w:w w:val="105"/>
        </w:rPr>
        <w:t>de</w:t>
      </w:r>
      <w:r>
        <w:rPr>
          <w:w w:val="108"/>
        </w:rPr>
        <w:t>rs</w:t>
      </w:r>
      <w:r>
        <w:rPr>
          <w:w w:val="139"/>
        </w:rPr>
        <w:t>t</w:t>
      </w:r>
      <w:r>
        <w:rPr>
          <w:w w:val="111"/>
        </w:rPr>
        <w:t>and</w:t>
      </w:r>
      <w:r>
        <w:rPr>
          <w:spacing w:val="23"/>
          <w:w w:val="111"/>
        </w:rPr>
        <w:t xml:space="preserve"> </w:t>
      </w:r>
      <w:r>
        <w:t>h</w:t>
      </w:r>
      <w:r>
        <w:rPr>
          <w:spacing w:val="-5"/>
        </w:rPr>
        <w:t>o</w:t>
      </w:r>
      <w:r>
        <w:t>w</w:t>
      </w:r>
      <w:r>
        <w:rPr>
          <w:spacing w:val="31"/>
        </w:rPr>
        <w:t xml:space="preserve"> </w:t>
      </w:r>
      <w:r>
        <w:rPr>
          <w:w w:val="99"/>
        </w:rPr>
        <w:t>l</w:t>
      </w:r>
      <w:r>
        <w:rPr>
          <w:w w:val="102"/>
        </w:rPr>
        <w:t>ong-</w:t>
      </w:r>
      <w:r>
        <w:rPr>
          <w:w w:val="139"/>
        </w:rPr>
        <w:t>t</w:t>
      </w:r>
      <w:r>
        <w:rPr>
          <w:w w:val="107"/>
        </w:rPr>
        <w:t>er</w:t>
      </w:r>
      <w:r>
        <w:rPr>
          <w:w w:val="106"/>
        </w:rPr>
        <w:t xml:space="preserve">m </w:t>
      </w:r>
      <w:r>
        <w:t>res</w:t>
      </w:r>
      <w:r>
        <w:rPr>
          <w:spacing w:val="5"/>
        </w:rPr>
        <w:t>p</w:t>
      </w:r>
      <w:r>
        <w:t>onses</w:t>
      </w:r>
      <w:r>
        <w:rPr>
          <w:spacing w:val="47"/>
        </w:rPr>
        <w:t xml:space="preserve"> </w:t>
      </w:r>
      <w:r>
        <w:t>m</w:t>
      </w:r>
      <w:r>
        <w:rPr>
          <w:spacing w:val="-5"/>
        </w:rPr>
        <w:t>a</w:t>
      </w:r>
      <w:r>
        <w:t>y</w:t>
      </w:r>
      <w:r>
        <w:rPr>
          <w:spacing w:val="41"/>
        </w:rPr>
        <w:t xml:space="preserve"> </w:t>
      </w:r>
      <w:r>
        <w:t>differ</w:t>
      </w:r>
      <w:r>
        <w:rPr>
          <w:spacing w:val="18"/>
        </w:rPr>
        <w:t xml:space="preserve"> </w:t>
      </w:r>
      <w:r>
        <w:t>from</w:t>
      </w:r>
      <w:r>
        <w:rPr>
          <w:spacing w:val="29"/>
        </w:rPr>
        <w:t xml:space="preserve"> </w:t>
      </w:r>
      <w:r>
        <w:rPr>
          <w:w w:val="112"/>
        </w:rPr>
        <w:t>transie</w:t>
      </w:r>
      <w:r>
        <w:rPr>
          <w:spacing w:val="-6"/>
          <w:w w:val="112"/>
        </w:rPr>
        <w:t>n</w:t>
      </w:r>
      <w:r>
        <w:rPr>
          <w:w w:val="112"/>
        </w:rPr>
        <w:t>t</w:t>
      </w:r>
      <w:r>
        <w:rPr>
          <w:spacing w:val="12"/>
          <w:w w:val="112"/>
        </w:rPr>
        <w:t xml:space="preserve"> </w:t>
      </w:r>
      <w:r>
        <w:t>ones</w:t>
      </w:r>
      <w:r>
        <w:rPr>
          <w:spacing w:val="25"/>
        </w:rPr>
        <w:t xml:space="preserve"> </w:t>
      </w:r>
      <w:r>
        <w:rPr>
          <w:w w:val="110"/>
        </w:rPr>
        <w:t>(</w:t>
      </w:r>
      <w:r>
        <w:rPr>
          <w:spacing w:val="-19"/>
          <w:w w:val="110"/>
        </w:rPr>
        <w:t>F</w:t>
      </w:r>
      <w:r>
        <w:rPr>
          <w:w w:val="110"/>
        </w:rPr>
        <w:t>ranklin,</w:t>
      </w:r>
      <w:r>
        <w:rPr>
          <w:spacing w:val="12"/>
          <w:w w:val="110"/>
        </w:rPr>
        <w:t xml:space="preserve"> </w:t>
      </w:r>
      <w:r>
        <w:t>1989;</w:t>
      </w:r>
      <w:r>
        <w:rPr>
          <w:spacing w:val="11"/>
        </w:rPr>
        <w:t xml:space="preserve"> </w:t>
      </w:r>
      <w:proofErr w:type="spellStart"/>
      <w:r>
        <w:t>Giasson</w:t>
      </w:r>
      <w:proofErr w:type="spellEnd"/>
      <w:r>
        <w:rPr>
          <w:spacing w:val="47"/>
        </w:rPr>
        <w:t xml:space="preserve"> </w:t>
      </w:r>
      <w:r>
        <w:t>et</w:t>
      </w:r>
      <w:r>
        <w:rPr>
          <w:spacing w:val="34"/>
        </w:rPr>
        <w:t xml:space="preserve"> </w:t>
      </w:r>
      <w:r>
        <w:t>al.,</w:t>
      </w:r>
      <w:r>
        <w:rPr>
          <w:spacing w:val="39"/>
        </w:rPr>
        <w:t xml:space="preserve"> </w:t>
      </w:r>
      <w:r>
        <w:rPr>
          <w:w w:val="101"/>
        </w:rPr>
        <w:t>2013)</w:t>
      </w:r>
      <w:r>
        <w:rPr>
          <w:w w:val="110"/>
        </w:rPr>
        <w:t>.</w:t>
      </w:r>
    </w:p>
    <w:p w14:paraId="495D9A01" w14:textId="77777777" w:rsidR="005B53EE" w:rsidRDefault="005B53EE" w:rsidP="00F9389F">
      <w:pPr>
        <w:spacing w:before="4" w:line="140" w:lineRule="exact"/>
        <w:rPr>
          <w:sz w:val="14"/>
          <w:szCs w:val="14"/>
        </w:rPr>
      </w:pPr>
    </w:p>
    <w:p w14:paraId="26E9F2E1" w14:textId="77777777" w:rsidR="005B53EE" w:rsidRDefault="00F5753A" w:rsidP="00F9389F">
      <w:pPr>
        <w:spacing w:line="249" w:lineRule="auto"/>
        <w:ind w:left="117" w:right="83"/>
      </w:pPr>
      <w:commentRangeStart w:id="228"/>
      <w:r>
        <w:t>Co</w:t>
      </w:r>
      <w:r>
        <w:rPr>
          <w:spacing w:val="10"/>
        </w:rPr>
        <w:t>l</w:t>
      </w:r>
      <w:r>
        <w:t>l</w:t>
      </w:r>
      <w:r>
        <w:rPr>
          <w:spacing w:val="-10"/>
        </w:rPr>
        <w:t>e</w:t>
      </w:r>
      <w:r>
        <w:t>ct</w:t>
      </w:r>
      <w:r>
        <w:rPr>
          <w:spacing w:val="39"/>
        </w:rPr>
        <w:t xml:space="preserve"> </w:t>
      </w:r>
      <w:r>
        <w:t>fine-s</w:t>
      </w:r>
      <w:r>
        <w:rPr>
          <w:spacing w:val="-10"/>
        </w:rPr>
        <w:t>c</w:t>
      </w:r>
      <w:r>
        <w:t>ale</w:t>
      </w:r>
      <w:commentRangeEnd w:id="228"/>
      <w:r w:rsidR="003D12CD">
        <w:rPr>
          <w:rStyle w:val="CommentReference"/>
        </w:rPr>
        <w:commentReference w:id="228"/>
      </w:r>
      <w:r>
        <w:rPr>
          <w:spacing w:val="43"/>
        </w:rPr>
        <w:t xml:space="preserve"> </w:t>
      </w:r>
      <w:r>
        <w:t>climate</w:t>
      </w:r>
      <w:r w:rsidR="00F9389F">
        <w:t xml:space="preserve"> </w:t>
      </w:r>
      <w:r>
        <w:t>data,</w:t>
      </w:r>
      <w:r w:rsidR="00F9389F">
        <w:t xml:space="preserve"> </w:t>
      </w:r>
      <w:r>
        <w:t>at</w:t>
      </w:r>
      <w:r w:rsidR="00F9389F">
        <w:t xml:space="preserve"> </w:t>
      </w:r>
      <w:r>
        <w:rPr>
          <w:w w:val="99"/>
        </w:rPr>
        <w:t>l</w:t>
      </w:r>
      <w:r>
        <w:rPr>
          <w:w w:val="104"/>
        </w:rPr>
        <w:t>eas</w:t>
      </w:r>
      <w:r>
        <w:rPr>
          <w:w w:val="139"/>
        </w:rPr>
        <w:t>t</w:t>
      </w:r>
      <w:r>
        <w:rPr>
          <w:spacing w:val="18"/>
          <w:w w:val="139"/>
        </w:rPr>
        <w:t xml:space="preserve"> </w:t>
      </w:r>
      <w:r>
        <w:rPr>
          <w:spacing w:val="-5"/>
          <w:w w:val="139"/>
        </w:rPr>
        <w:t>t</w:t>
      </w:r>
      <w:r>
        <w:rPr>
          <w:w w:val="99"/>
        </w:rPr>
        <w:t>wice</w:t>
      </w:r>
      <w:r>
        <w:rPr>
          <w:spacing w:val="18"/>
          <w:w w:val="99"/>
        </w:rPr>
        <w:t xml:space="preserve"> </w:t>
      </w:r>
      <w:r>
        <w:t>dail</w:t>
      </w:r>
      <w:r>
        <w:rPr>
          <w:spacing w:val="-17"/>
        </w:rPr>
        <w:t>y</w:t>
      </w:r>
      <w:r>
        <w:t>,</w:t>
      </w:r>
      <w:r>
        <w:rPr>
          <w:spacing w:val="47"/>
        </w:rPr>
        <w:t xml:space="preserve"> </w:t>
      </w:r>
      <w:r>
        <w:t>and</w:t>
      </w:r>
      <w:r w:rsidR="00F9389F">
        <w:t xml:space="preserve"> </w:t>
      </w:r>
      <w:r>
        <w:t>ideally</w:t>
      </w:r>
      <w:r>
        <w:rPr>
          <w:spacing w:val="42"/>
        </w:rPr>
        <w:t xml:space="preserve"> </w:t>
      </w:r>
      <w:r>
        <w:t>hourl</w:t>
      </w:r>
      <w:r>
        <w:rPr>
          <w:spacing w:val="-16"/>
        </w:rPr>
        <w:t>y</w:t>
      </w:r>
      <w:r>
        <w:t>,</w:t>
      </w:r>
      <w:r w:rsidR="00F9389F">
        <w:t xml:space="preserve"> </w:t>
      </w:r>
      <w:r>
        <w:rPr>
          <w:w w:val="113"/>
        </w:rPr>
        <w:t>to</w:t>
      </w:r>
      <w:r>
        <w:rPr>
          <w:spacing w:val="12"/>
          <w:w w:val="113"/>
        </w:rPr>
        <w:t xml:space="preserve"> </w:t>
      </w:r>
      <w:r>
        <w:t>all</w:t>
      </w:r>
      <w:r>
        <w:rPr>
          <w:spacing w:val="-5"/>
        </w:rPr>
        <w:t>o</w:t>
      </w:r>
      <w:r>
        <w:t>w</w:t>
      </w:r>
      <w:r>
        <w:rPr>
          <w:spacing w:val="25"/>
        </w:rPr>
        <w:t xml:space="preserve"> </w:t>
      </w:r>
      <w:r>
        <w:t>for</w:t>
      </w:r>
      <w:r>
        <w:rPr>
          <w:spacing w:val="22"/>
        </w:rPr>
        <w:t xml:space="preserve"> </w:t>
      </w:r>
      <w:r>
        <w:t>mini</w:t>
      </w:r>
      <w:r>
        <w:rPr>
          <w:spacing w:val="-6"/>
        </w:rPr>
        <w:t>m</w:t>
      </w:r>
      <w:r>
        <w:t>um</w:t>
      </w:r>
      <w:r w:rsidR="00F9389F">
        <w:t xml:space="preserve"> </w:t>
      </w:r>
      <w:r>
        <w:t>and</w:t>
      </w:r>
      <w:r w:rsidR="00F9389F">
        <w:t xml:space="preserve"> </w:t>
      </w:r>
      <w:r>
        <w:rPr>
          <w:w w:val="107"/>
        </w:rPr>
        <w:t>max</w:t>
      </w:r>
      <w:r>
        <w:rPr>
          <w:w w:val="99"/>
        </w:rPr>
        <w:t>i</w:t>
      </w:r>
      <w:r>
        <w:rPr>
          <w:spacing w:val="-5"/>
          <w:w w:val="106"/>
        </w:rPr>
        <w:t>m</w:t>
      </w:r>
      <w:r>
        <w:rPr>
          <w:w w:val="110"/>
        </w:rPr>
        <w:t>u</w:t>
      </w:r>
      <w:r>
        <w:rPr>
          <w:w w:val="106"/>
        </w:rPr>
        <w:t xml:space="preserve">m </w:t>
      </w:r>
      <w:r>
        <w:rPr>
          <w:spacing w:val="-11"/>
        </w:rPr>
        <w:t>v</w:t>
      </w:r>
      <w:r>
        <w:t>alues,</w:t>
      </w:r>
      <w:r>
        <w:rPr>
          <w:spacing w:val="37"/>
        </w:rPr>
        <w:t xml:space="preserve"> </w:t>
      </w:r>
      <w:r>
        <w:t>as</w:t>
      </w:r>
      <w:r>
        <w:rPr>
          <w:spacing w:val="17"/>
        </w:rPr>
        <w:t xml:space="preserve"> </w:t>
      </w:r>
      <w:r>
        <w:rPr>
          <w:spacing w:val="-5"/>
        </w:rPr>
        <w:t>w</w:t>
      </w:r>
      <w:r>
        <w:t>ell</w:t>
      </w:r>
      <w:r>
        <w:rPr>
          <w:spacing w:val="3"/>
        </w:rPr>
        <w:t xml:space="preserve"> </w:t>
      </w:r>
      <w:r>
        <w:t>as</w:t>
      </w:r>
      <w:r>
        <w:rPr>
          <w:spacing w:val="17"/>
        </w:rPr>
        <w:t xml:space="preserve"> </w:t>
      </w:r>
      <w:r>
        <w:rPr>
          <w:w w:val="107"/>
        </w:rPr>
        <w:t>cr</w:t>
      </w:r>
      <w:r>
        <w:rPr>
          <w:w w:val="99"/>
        </w:rPr>
        <w:t>i</w:t>
      </w:r>
      <w:r>
        <w:rPr>
          <w:w w:val="139"/>
        </w:rPr>
        <w:t>t</w:t>
      </w:r>
      <w:r>
        <w:rPr>
          <w:w w:val="99"/>
        </w:rPr>
        <w:t>ic</w:t>
      </w:r>
      <w:r>
        <w:rPr>
          <w:w w:val="107"/>
        </w:rPr>
        <w:t>al</w:t>
      </w:r>
      <w:r>
        <w:rPr>
          <w:spacing w:val="7"/>
          <w:w w:val="107"/>
        </w:rPr>
        <w:t xml:space="preserve"> </w:t>
      </w:r>
      <w:r>
        <w:rPr>
          <w:w w:val="139"/>
        </w:rPr>
        <w:t>t</w:t>
      </w:r>
      <w:r>
        <w:rPr>
          <w:w w:val="110"/>
        </w:rPr>
        <w:t>h</w:t>
      </w:r>
      <w:r>
        <w:rPr>
          <w:w w:val="107"/>
        </w:rPr>
        <w:t>re</w:t>
      </w:r>
      <w:r>
        <w:rPr>
          <w:w w:val="106"/>
        </w:rPr>
        <w:t>sh</w:t>
      </w:r>
      <w:r>
        <w:rPr>
          <w:w w:val="103"/>
        </w:rPr>
        <w:t>old</w:t>
      </w:r>
      <w:r>
        <w:rPr>
          <w:w w:val="104"/>
        </w:rPr>
        <w:t>s,</w:t>
      </w:r>
      <w:r>
        <w:rPr>
          <w:spacing w:val="8"/>
          <w:w w:val="104"/>
        </w:rPr>
        <w:t xml:space="preserve"> </w:t>
      </w:r>
      <w:r>
        <w:t>su</w:t>
      </w:r>
      <w:r>
        <w:rPr>
          <w:spacing w:val="-5"/>
        </w:rPr>
        <w:t>c</w:t>
      </w:r>
      <w:r>
        <w:t>h</w:t>
      </w:r>
      <w:r>
        <w:rPr>
          <w:spacing w:val="26"/>
        </w:rPr>
        <w:t xml:space="preserve"> </w:t>
      </w:r>
      <w:r>
        <w:t>as</w:t>
      </w:r>
      <w:r>
        <w:rPr>
          <w:spacing w:val="17"/>
        </w:rPr>
        <w:t xml:space="preserve"> </w:t>
      </w:r>
      <w:r>
        <w:rPr>
          <w:w w:val="112"/>
        </w:rPr>
        <w:t>the</w:t>
      </w:r>
      <w:r>
        <w:rPr>
          <w:spacing w:val="1"/>
          <w:w w:val="112"/>
        </w:rPr>
        <w:t xml:space="preserve"> </w:t>
      </w:r>
      <w:r>
        <w:rPr>
          <w:spacing w:val="-5"/>
        </w:rPr>
        <w:t>n</w:t>
      </w:r>
      <w:r>
        <w:t>u</w:t>
      </w:r>
      <w:r>
        <w:rPr>
          <w:spacing w:val="-5"/>
        </w:rPr>
        <w:t>m</w:t>
      </w:r>
      <w:r>
        <w:rPr>
          <w:spacing w:val="5"/>
        </w:rPr>
        <w:t>b</w:t>
      </w:r>
      <w:r>
        <w:t>er</w:t>
      </w:r>
      <w:r w:rsidR="00F9389F">
        <w:t xml:space="preserve"> </w:t>
      </w:r>
      <w:r>
        <w:t>and</w:t>
      </w:r>
      <w:r>
        <w:rPr>
          <w:spacing w:val="37"/>
        </w:rPr>
        <w:t xml:space="preserve"> </w:t>
      </w:r>
      <w:r>
        <w:rPr>
          <w:w w:val="110"/>
        </w:rPr>
        <w:t>duration</w:t>
      </w:r>
      <w:r>
        <w:rPr>
          <w:spacing w:val="4"/>
          <w:w w:val="110"/>
        </w:rPr>
        <w:t xml:space="preserve"> </w:t>
      </w:r>
      <w:r>
        <w:t xml:space="preserve">of </w:t>
      </w:r>
      <w:r>
        <w:rPr>
          <w:w w:val="104"/>
        </w:rPr>
        <w:t>fr</w:t>
      </w:r>
      <w:r>
        <w:rPr>
          <w:w w:val="99"/>
        </w:rPr>
        <w:t>eeze-</w:t>
      </w:r>
      <w:r>
        <w:rPr>
          <w:w w:val="139"/>
        </w:rPr>
        <w:t>t</w:t>
      </w:r>
      <w:r>
        <w:rPr>
          <w:w w:val="111"/>
        </w:rPr>
        <w:t>h</w:t>
      </w:r>
      <w:r>
        <w:rPr>
          <w:spacing w:val="-5"/>
          <w:w w:val="111"/>
        </w:rPr>
        <w:t>a</w:t>
      </w:r>
      <w:r>
        <w:rPr>
          <w:w w:val="99"/>
        </w:rPr>
        <w:t>w</w:t>
      </w:r>
      <w:r>
        <w:rPr>
          <w:spacing w:val="6"/>
          <w:w w:val="99"/>
        </w:rPr>
        <w:t xml:space="preserve"> </w:t>
      </w:r>
      <w:r>
        <w:rPr>
          <w:w w:val="102"/>
        </w:rPr>
        <w:t>e</w:t>
      </w:r>
      <w:r>
        <w:rPr>
          <w:spacing w:val="-5"/>
          <w:w w:val="102"/>
        </w:rPr>
        <w:t>v</w:t>
      </w:r>
      <w:r>
        <w:rPr>
          <w:w w:val="99"/>
        </w:rPr>
        <w:t>e</w:t>
      </w:r>
      <w:r>
        <w:rPr>
          <w:spacing w:val="-5"/>
          <w:w w:val="110"/>
        </w:rPr>
        <w:t>n</w:t>
      </w:r>
      <w:r>
        <w:rPr>
          <w:w w:val="139"/>
        </w:rPr>
        <w:t>t</w:t>
      </w:r>
      <w:r>
        <w:t>s</w:t>
      </w:r>
      <w:r>
        <w:rPr>
          <w:spacing w:val="6"/>
        </w:rPr>
        <w:t xml:space="preserve"> </w:t>
      </w:r>
      <w:r>
        <w:t>and</w:t>
      </w:r>
      <w:r>
        <w:rPr>
          <w:spacing w:val="37"/>
        </w:rPr>
        <w:t xml:space="preserve"> </w:t>
      </w:r>
      <w:r>
        <w:rPr>
          <w:w w:val="105"/>
        </w:rPr>
        <w:t>accu</w:t>
      </w:r>
      <w:r>
        <w:rPr>
          <w:spacing w:val="-5"/>
          <w:w w:val="106"/>
        </w:rPr>
        <w:t>m</w:t>
      </w:r>
      <w:r>
        <w:rPr>
          <w:w w:val="110"/>
        </w:rPr>
        <w:t>u</w:t>
      </w:r>
      <w:r>
        <w:rPr>
          <w:w w:val="99"/>
        </w:rPr>
        <w:t>l</w:t>
      </w:r>
      <w:r>
        <w:rPr>
          <w:w w:val="122"/>
        </w:rPr>
        <w:t>at</w:t>
      </w:r>
      <w:r>
        <w:rPr>
          <w:w w:val="105"/>
        </w:rPr>
        <w:t xml:space="preserve">ed </w:t>
      </w:r>
      <w:r>
        <w:rPr>
          <w:spacing w:val="-5"/>
        </w:rPr>
        <w:t>c</w:t>
      </w:r>
      <w:r>
        <w:t>hilling</w:t>
      </w:r>
      <w:r w:rsidR="00F9389F">
        <w:t xml:space="preserve"> </w:t>
      </w:r>
      <w:r>
        <w:t>hours,</w:t>
      </w:r>
      <w:r w:rsidR="00F9389F">
        <w:t xml:space="preserve"> </w:t>
      </w:r>
      <w:commentRangeStart w:id="229"/>
      <w:r>
        <w:rPr>
          <w:w w:val="113"/>
        </w:rPr>
        <w:t>to</w:t>
      </w:r>
      <w:r>
        <w:rPr>
          <w:spacing w:val="30"/>
          <w:w w:val="113"/>
        </w:rPr>
        <w:t xml:space="preserve"> </w:t>
      </w:r>
      <w:r>
        <w:rPr>
          <w:spacing w:val="5"/>
        </w:rPr>
        <w:t>b</w:t>
      </w:r>
      <w:r>
        <w:t>e</w:t>
      </w:r>
      <w:r>
        <w:rPr>
          <w:spacing w:val="45"/>
        </w:rPr>
        <w:t xml:space="preserve"> </w:t>
      </w:r>
      <w:commentRangeEnd w:id="229"/>
      <w:r w:rsidR="007C5E7D">
        <w:rPr>
          <w:rStyle w:val="CommentReference"/>
        </w:rPr>
        <w:commentReference w:id="229"/>
      </w:r>
      <w:r>
        <w:rPr>
          <w:w w:val="113"/>
        </w:rPr>
        <w:t>to</w:t>
      </w:r>
      <w:r>
        <w:rPr>
          <w:spacing w:val="30"/>
          <w:w w:val="113"/>
        </w:rPr>
        <w:t xml:space="preserve"> </w:t>
      </w:r>
      <w:r>
        <w:rPr>
          <w:spacing w:val="5"/>
        </w:rPr>
        <w:t>b</w:t>
      </w:r>
      <w:r>
        <w:t>e</w:t>
      </w:r>
      <w:r>
        <w:rPr>
          <w:spacing w:val="45"/>
        </w:rPr>
        <w:t xml:space="preserve"> </w:t>
      </w:r>
      <w:r>
        <w:t>analyzed</w:t>
      </w:r>
      <w:r w:rsidR="00F9389F">
        <w:t xml:space="preserve"> </w:t>
      </w:r>
      <w:r>
        <w:t>and</w:t>
      </w:r>
      <w:r w:rsidR="00F9389F">
        <w:t xml:space="preserve"> </w:t>
      </w:r>
      <w:r>
        <w:rPr>
          <w:w w:val="99"/>
        </w:rPr>
        <w:t>i</w:t>
      </w:r>
      <w:r>
        <w:rPr>
          <w:spacing w:val="-5"/>
          <w:w w:val="110"/>
        </w:rPr>
        <w:t>n</w:t>
      </w:r>
      <w:r>
        <w:rPr>
          <w:w w:val="139"/>
        </w:rPr>
        <w:t>t</w:t>
      </w:r>
      <w:r>
        <w:rPr>
          <w:w w:val="107"/>
        </w:rPr>
        <w:t>er</w:t>
      </w:r>
      <w:r>
        <w:rPr>
          <w:w w:val="113"/>
        </w:rPr>
        <w:t>pr</w:t>
      </w:r>
      <w:r>
        <w:rPr>
          <w:w w:val="115"/>
        </w:rPr>
        <w:t>et</w:t>
      </w:r>
      <w:r>
        <w:rPr>
          <w:w w:val="99"/>
        </w:rPr>
        <w:t>e</w:t>
      </w:r>
      <w:r>
        <w:rPr>
          <w:w w:val="110"/>
        </w:rPr>
        <w:t>d,</w:t>
      </w:r>
      <w:r w:rsidR="00F9389F">
        <w:t xml:space="preserve"> </w:t>
      </w:r>
      <w:r>
        <w:t>in</w:t>
      </w:r>
      <w:r>
        <w:rPr>
          <w:spacing w:val="45"/>
        </w:rPr>
        <w:t xml:space="preserve"> </w:t>
      </w:r>
      <w:r>
        <w:rPr>
          <w:w w:val="112"/>
        </w:rPr>
        <w:t>addition</w:t>
      </w:r>
      <w:r>
        <w:rPr>
          <w:spacing w:val="13"/>
          <w:w w:val="112"/>
        </w:rPr>
        <w:t xml:space="preserve"> </w:t>
      </w:r>
      <w:r>
        <w:rPr>
          <w:w w:val="112"/>
        </w:rPr>
        <w:t>to</w:t>
      </w:r>
      <w:r>
        <w:rPr>
          <w:spacing w:val="32"/>
          <w:w w:val="112"/>
        </w:rPr>
        <w:t xml:space="preserve"> </w:t>
      </w:r>
      <w:r>
        <w:t>mean</w:t>
      </w:r>
      <w:r w:rsidR="00F9389F">
        <w:t xml:space="preserve"> </w:t>
      </w:r>
      <w:r>
        <w:rPr>
          <w:spacing w:val="-11"/>
        </w:rPr>
        <w:t>v</w:t>
      </w:r>
      <w:r>
        <w:t>alues</w:t>
      </w:r>
      <w:r w:rsidR="00F9389F">
        <w:t xml:space="preserve"> </w:t>
      </w:r>
      <w:r>
        <w:t>(McDaniel</w:t>
      </w:r>
      <w:r w:rsidR="00F9389F">
        <w:t xml:space="preserve"> </w:t>
      </w:r>
      <w:r>
        <w:t>et</w:t>
      </w:r>
      <w:r w:rsidR="00F9389F">
        <w:t xml:space="preserve"> </w:t>
      </w:r>
      <w:r>
        <w:t>al.,</w:t>
      </w:r>
      <w:r w:rsidR="00F9389F">
        <w:t xml:space="preserve"> </w:t>
      </w:r>
      <w:r>
        <w:rPr>
          <w:w w:val="101"/>
        </w:rPr>
        <w:t>2014)</w:t>
      </w:r>
      <w:r>
        <w:rPr>
          <w:w w:val="110"/>
        </w:rPr>
        <w:t xml:space="preserve">. </w:t>
      </w:r>
      <w:r>
        <w:t>In</w:t>
      </w:r>
      <w:r w:rsidR="00F9389F">
        <w:t xml:space="preserve"> </w:t>
      </w:r>
      <w:r>
        <w:t>assessing</w:t>
      </w:r>
      <w:r w:rsidR="00F9389F">
        <w:t xml:space="preserve"> </w:t>
      </w:r>
      <w:r>
        <w:rPr>
          <w:w w:val="112"/>
        </w:rPr>
        <w:t>the</w:t>
      </w:r>
      <w:r>
        <w:rPr>
          <w:spacing w:val="31"/>
          <w:w w:val="112"/>
        </w:rPr>
        <w:t xml:space="preserve"> </w:t>
      </w:r>
      <w:r>
        <w:t>frequency</w:t>
      </w:r>
      <w:r w:rsidR="00F9389F">
        <w:t xml:space="preserve"> </w:t>
      </w:r>
      <w:r>
        <w:t>of</w:t>
      </w:r>
      <w:r>
        <w:rPr>
          <w:spacing w:val="28"/>
        </w:rPr>
        <w:t xml:space="preserve"> </w:t>
      </w:r>
      <w:r>
        <w:rPr>
          <w:w w:val="104"/>
        </w:rPr>
        <w:t>me</w:t>
      </w:r>
      <w:r>
        <w:rPr>
          <w:w w:val="108"/>
        </w:rPr>
        <w:t>asu</w:t>
      </w:r>
      <w:r>
        <w:rPr>
          <w:w w:val="107"/>
        </w:rPr>
        <w:t>re</w:t>
      </w:r>
      <w:r>
        <w:rPr>
          <w:w w:val="106"/>
        </w:rPr>
        <w:t>me</w:t>
      </w:r>
      <w:r>
        <w:rPr>
          <w:spacing w:val="-5"/>
          <w:w w:val="106"/>
        </w:rPr>
        <w:t>n</w:t>
      </w:r>
      <w:r>
        <w:rPr>
          <w:w w:val="139"/>
        </w:rPr>
        <w:t>t</w:t>
      </w:r>
      <w:r>
        <w:rPr>
          <w:w w:val="104"/>
        </w:rPr>
        <w:t>s,</w:t>
      </w:r>
      <w:r>
        <w:rPr>
          <w:spacing w:val="40"/>
          <w:w w:val="104"/>
        </w:rPr>
        <w:t xml:space="preserve"> </w:t>
      </w:r>
      <w:r>
        <w:t>it</w:t>
      </w:r>
      <w:r w:rsidR="00F9389F">
        <w:t xml:space="preserve"> </w:t>
      </w:r>
      <w:r>
        <w:t>is</w:t>
      </w:r>
      <w:r>
        <w:rPr>
          <w:spacing w:val="34"/>
        </w:rPr>
        <w:t xml:space="preserve"> </w:t>
      </w:r>
      <w:r>
        <w:rPr>
          <w:w w:val="99"/>
        </w:rPr>
        <w:t>c</w:t>
      </w:r>
      <w:r>
        <w:rPr>
          <w:w w:val="109"/>
        </w:rPr>
        <w:t>ri</w:t>
      </w:r>
      <w:r>
        <w:rPr>
          <w:w w:val="139"/>
        </w:rPr>
        <w:t>t</w:t>
      </w:r>
      <w:r>
        <w:rPr>
          <w:w w:val="99"/>
        </w:rPr>
        <w:t>i</w:t>
      </w:r>
      <w:r>
        <w:rPr>
          <w:w w:val="104"/>
        </w:rPr>
        <w:t>cal</w:t>
      </w:r>
      <w:r>
        <w:rPr>
          <w:spacing w:val="35"/>
          <w:w w:val="104"/>
        </w:rPr>
        <w:t xml:space="preserve"> </w:t>
      </w:r>
      <w:r>
        <w:rPr>
          <w:w w:val="113"/>
        </w:rPr>
        <w:t>to</w:t>
      </w:r>
      <w:r>
        <w:rPr>
          <w:spacing w:val="28"/>
          <w:w w:val="113"/>
        </w:rPr>
        <w:t xml:space="preserve"> </w:t>
      </w:r>
      <w:r>
        <w:t>consider</w:t>
      </w:r>
      <w:r w:rsidR="00F9389F">
        <w:t xml:space="preserve"> </w:t>
      </w:r>
      <w:r>
        <w:rPr>
          <w:w w:val="112"/>
        </w:rPr>
        <w:t>the</w:t>
      </w:r>
      <w:r>
        <w:rPr>
          <w:spacing w:val="30"/>
          <w:w w:val="112"/>
        </w:rPr>
        <w:t xml:space="preserve"> </w:t>
      </w:r>
      <w:r>
        <w:rPr>
          <w:spacing w:val="-5"/>
        </w:rPr>
        <w:t>c</w:t>
      </w:r>
      <w:r>
        <w:t>hronobiology</w:t>
      </w:r>
      <w:r w:rsidR="00F9389F">
        <w:t xml:space="preserve"> </w:t>
      </w:r>
      <w:r>
        <w:t>of</w:t>
      </w:r>
      <w:r>
        <w:rPr>
          <w:spacing w:val="28"/>
        </w:rPr>
        <w:t xml:space="preserve"> </w:t>
      </w:r>
      <w:r>
        <w:rPr>
          <w:w w:val="112"/>
        </w:rPr>
        <w:t>the</w:t>
      </w:r>
      <w:r>
        <w:rPr>
          <w:spacing w:val="30"/>
          <w:w w:val="112"/>
        </w:rPr>
        <w:t xml:space="preserve"> </w:t>
      </w:r>
      <w:r>
        <w:rPr>
          <w:w w:val="99"/>
        </w:rPr>
        <w:t>e</w:t>
      </w:r>
      <w:r>
        <w:rPr>
          <w:spacing w:val="-5"/>
          <w:w w:val="105"/>
        </w:rPr>
        <w:t>v</w:t>
      </w:r>
      <w:r>
        <w:rPr>
          <w:w w:val="99"/>
        </w:rPr>
        <w:t>e</w:t>
      </w:r>
      <w:r>
        <w:rPr>
          <w:spacing w:val="-5"/>
          <w:w w:val="110"/>
        </w:rPr>
        <w:t>n</w:t>
      </w:r>
      <w:r>
        <w:rPr>
          <w:w w:val="139"/>
        </w:rPr>
        <w:t>t</w:t>
      </w:r>
      <w:r>
        <w:rPr>
          <w:spacing w:val="34"/>
          <w:w w:val="139"/>
        </w:rPr>
        <w:t xml:space="preserve"> </w:t>
      </w:r>
      <w:r>
        <w:rPr>
          <w:w w:val="111"/>
        </w:rPr>
        <w:t>an</w:t>
      </w:r>
      <w:r>
        <w:rPr>
          <w:w w:val="110"/>
        </w:rPr>
        <w:t xml:space="preserve">d </w:t>
      </w:r>
      <w:r>
        <w:t>organisms</w:t>
      </w:r>
      <w:r w:rsidR="00F9389F">
        <w:t xml:space="preserve"> </w:t>
      </w:r>
      <w:r>
        <w:t>of</w:t>
      </w:r>
      <w:r>
        <w:rPr>
          <w:spacing w:val="2"/>
        </w:rPr>
        <w:t xml:space="preserve"> </w:t>
      </w:r>
      <w:r>
        <w:rPr>
          <w:w w:val="106"/>
        </w:rPr>
        <w:t>i</w:t>
      </w:r>
      <w:r>
        <w:rPr>
          <w:spacing w:val="-5"/>
          <w:w w:val="106"/>
        </w:rPr>
        <w:t>n</w:t>
      </w:r>
      <w:r>
        <w:rPr>
          <w:w w:val="139"/>
        </w:rPr>
        <w:t>t</w:t>
      </w:r>
      <w:r>
        <w:rPr>
          <w:w w:val="107"/>
        </w:rPr>
        <w:t>er</w:t>
      </w:r>
      <w:r>
        <w:t>es</w:t>
      </w:r>
      <w:r>
        <w:rPr>
          <w:w w:val="139"/>
        </w:rPr>
        <w:t>t</w:t>
      </w:r>
      <w:r>
        <w:rPr>
          <w:w w:val="110"/>
        </w:rPr>
        <w:t>.</w:t>
      </w:r>
      <w:r>
        <w:rPr>
          <w:spacing w:val="34"/>
          <w:w w:val="110"/>
        </w:rPr>
        <w:t xml:space="preserve"> </w:t>
      </w:r>
      <w:r>
        <w:rPr>
          <w:spacing w:val="-17"/>
        </w:rPr>
        <w:t>F</w:t>
      </w:r>
      <w:r>
        <w:t>or</w:t>
      </w:r>
      <w:r>
        <w:rPr>
          <w:spacing w:val="38"/>
        </w:rPr>
        <w:t xml:space="preserve"> </w:t>
      </w:r>
      <w:r>
        <w:rPr>
          <w:w w:val="112"/>
        </w:rPr>
        <w:t>a</w:t>
      </w:r>
      <w:r>
        <w:rPr>
          <w:spacing w:val="-6"/>
          <w:w w:val="112"/>
        </w:rPr>
        <w:t>n</w:t>
      </w:r>
      <w:r>
        <w:rPr>
          <w:w w:val="112"/>
        </w:rPr>
        <w:t>ts,</w:t>
      </w:r>
      <w:r>
        <w:rPr>
          <w:spacing w:val="8"/>
          <w:w w:val="112"/>
        </w:rPr>
        <w:t xml:space="preserve"> </w:t>
      </w:r>
      <w:r>
        <w:rPr>
          <w:w w:val="139"/>
        </w:rPr>
        <w:t>t</w:t>
      </w:r>
      <w:r>
        <w:rPr>
          <w:w w:val="106"/>
        </w:rPr>
        <w:t>hi</w:t>
      </w:r>
      <w:r>
        <w:t>s</w:t>
      </w:r>
      <w:r>
        <w:rPr>
          <w:spacing w:val="10"/>
        </w:rPr>
        <w:t xml:space="preserve"> </w:t>
      </w:r>
      <w:r>
        <w:rPr>
          <w:w w:val="106"/>
        </w:rPr>
        <w:t>m</w:t>
      </w:r>
      <w:r>
        <w:rPr>
          <w:w w:val="99"/>
        </w:rPr>
        <w:t>i</w:t>
      </w:r>
      <w:r>
        <w:rPr>
          <w:w w:val="105"/>
        </w:rPr>
        <w:t>g</w:t>
      </w:r>
      <w:r>
        <w:rPr>
          <w:spacing w:val="-5"/>
          <w:w w:val="105"/>
        </w:rPr>
        <w:t>h</w:t>
      </w:r>
      <w:r>
        <w:rPr>
          <w:w w:val="139"/>
        </w:rPr>
        <w:t>t</w:t>
      </w:r>
      <w:r>
        <w:rPr>
          <w:spacing w:val="10"/>
          <w:w w:val="139"/>
        </w:rPr>
        <w:t xml:space="preserve"> </w:t>
      </w:r>
      <w:r>
        <w:t>mean</w:t>
      </w:r>
      <w:r>
        <w:rPr>
          <w:spacing w:val="41"/>
        </w:rPr>
        <w:t xml:space="preserve"> </w:t>
      </w:r>
      <w:r>
        <w:rPr>
          <w:w w:val="121"/>
        </w:rPr>
        <w:t xml:space="preserve">that </w:t>
      </w:r>
      <w:r>
        <w:rPr>
          <w:w w:val="139"/>
        </w:rPr>
        <w:t>t</w:t>
      </w:r>
      <w:r>
        <w:rPr>
          <w:w w:val="99"/>
        </w:rPr>
        <w:t>e</w:t>
      </w:r>
      <w:r>
        <w:rPr>
          <w:w w:val="108"/>
        </w:rPr>
        <w:t>m</w:t>
      </w:r>
      <w:r>
        <w:rPr>
          <w:spacing w:val="5"/>
          <w:w w:val="108"/>
        </w:rPr>
        <w:t>p</w:t>
      </w:r>
      <w:r>
        <w:rPr>
          <w:w w:val="107"/>
        </w:rPr>
        <w:t>er</w:t>
      </w:r>
      <w:r>
        <w:rPr>
          <w:w w:val="122"/>
        </w:rPr>
        <w:t>at</w:t>
      </w:r>
      <w:r>
        <w:rPr>
          <w:w w:val="113"/>
        </w:rPr>
        <w:t>ur</w:t>
      </w:r>
      <w:r>
        <w:t>es</w:t>
      </w:r>
      <w:r>
        <w:rPr>
          <w:spacing w:val="10"/>
        </w:rPr>
        <w:t xml:space="preserve"> </w:t>
      </w:r>
      <w:r>
        <w:rPr>
          <w:spacing w:val="5"/>
        </w:rPr>
        <w:t>b</w:t>
      </w:r>
      <w:r>
        <w:t>e</w:t>
      </w:r>
      <w:r>
        <w:rPr>
          <w:spacing w:val="19"/>
        </w:rPr>
        <w:t xml:space="preserve"> </w:t>
      </w:r>
      <w:r>
        <w:rPr>
          <w:w w:val="106"/>
        </w:rPr>
        <w:t>m</w:t>
      </w:r>
      <w:r>
        <w:rPr>
          <w:w w:val="103"/>
        </w:rPr>
        <w:t>oni</w:t>
      </w:r>
      <w:r>
        <w:rPr>
          <w:w w:val="139"/>
        </w:rPr>
        <w:t>t</w:t>
      </w:r>
      <w:r>
        <w:rPr>
          <w:w w:val="106"/>
        </w:rPr>
        <w:t>or</w:t>
      </w:r>
      <w:r>
        <w:rPr>
          <w:w w:val="105"/>
        </w:rPr>
        <w:t>ed</w:t>
      </w:r>
      <w:r>
        <w:rPr>
          <w:spacing w:val="10"/>
          <w:w w:val="105"/>
        </w:rPr>
        <w:t xml:space="preserve"> </w:t>
      </w:r>
      <w:r>
        <w:t>at</w:t>
      </w:r>
      <w:r>
        <w:rPr>
          <w:spacing w:val="42"/>
        </w:rPr>
        <w:t xml:space="preserve"> </w:t>
      </w:r>
      <w:r>
        <w:rPr>
          <w:w w:val="112"/>
        </w:rPr>
        <w:t>the</w:t>
      </w:r>
      <w:r>
        <w:rPr>
          <w:spacing w:val="6"/>
          <w:w w:val="112"/>
        </w:rPr>
        <w:t xml:space="preserve"> </w:t>
      </w:r>
      <w:r>
        <w:t>frequency</w:t>
      </w:r>
      <w:r>
        <w:rPr>
          <w:spacing w:val="42"/>
        </w:rPr>
        <w:t xml:space="preserve"> </w:t>
      </w:r>
      <w:r>
        <w:t>of</w:t>
      </w:r>
      <w:r>
        <w:rPr>
          <w:spacing w:val="2"/>
        </w:rPr>
        <w:t xml:space="preserve"> </w:t>
      </w:r>
      <w:r>
        <w:rPr>
          <w:w w:val="104"/>
        </w:rPr>
        <w:t>mi</w:t>
      </w:r>
      <w:r>
        <w:rPr>
          <w:spacing w:val="-5"/>
          <w:w w:val="110"/>
        </w:rPr>
        <w:t>n</w:t>
      </w:r>
      <w:r>
        <w:rPr>
          <w:w w:val="120"/>
        </w:rPr>
        <w:t>ut</w:t>
      </w:r>
      <w:r>
        <w:rPr>
          <w:w w:val="99"/>
        </w:rPr>
        <w:t xml:space="preserve">e </w:t>
      </w:r>
      <w:r>
        <w:t>(</w:t>
      </w:r>
      <w:commentRangeStart w:id="230"/>
      <w:r>
        <w:t>Aaron:</w:t>
      </w:r>
      <w:r w:rsidR="00F9389F">
        <w:t xml:space="preserve"> </w:t>
      </w:r>
      <w:r>
        <w:t>do</w:t>
      </w:r>
      <w:r>
        <w:rPr>
          <w:spacing w:val="25"/>
        </w:rPr>
        <w:t xml:space="preserve"> </w:t>
      </w:r>
      <w:r>
        <w:rPr>
          <w:spacing w:val="-5"/>
        </w:rPr>
        <w:t>y</w:t>
      </w:r>
      <w:r>
        <w:t>ou</w:t>
      </w:r>
      <w:r>
        <w:rPr>
          <w:spacing w:val="31"/>
        </w:rPr>
        <w:t xml:space="preserve"> </w:t>
      </w:r>
      <w:r>
        <w:t>h</w:t>
      </w:r>
      <w:r>
        <w:rPr>
          <w:spacing w:val="-5"/>
        </w:rPr>
        <w:t>av</w:t>
      </w:r>
      <w:r>
        <w:t>e</w:t>
      </w:r>
      <w:r>
        <w:rPr>
          <w:spacing w:val="41"/>
        </w:rPr>
        <w:t xml:space="preserve"> </w:t>
      </w:r>
      <w:r>
        <w:t>a</w:t>
      </w:r>
      <w:r>
        <w:rPr>
          <w:spacing w:val="27"/>
        </w:rPr>
        <w:t xml:space="preserve"> </w:t>
      </w:r>
      <w:r>
        <w:rPr>
          <w:w w:val="99"/>
        </w:rPr>
        <w:t>ci</w:t>
      </w:r>
      <w:r>
        <w:rPr>
          <w:w w:val="139"/>
        </w:rPr>
        <w:t>t</w:t>
      </w:r>
      <w:r>
        <w:rPr>
          <w:w w:val="122"/>
        </w:rPr>
        <w:t>at</w:t>
      </w:r>
      <w:r>
        <w:rPr>
          <w:w w:val="99"/>
        </w:rPr>
        <w:t>i</w:t>
      </w:r>
      <w:r>
        <w:rPr>
          <w:w w:val="105"/>
        </w:rPr>
        <w:t>on</w:t>
      </w:r>
      <w:r>
        <w:rPr>
          <w:spacing w:val="16"/>
        </w:rPr>
        <w:t xml:space="preserve"> </w:t>
      </w:r>
      <w:r>
        <w:t>for</w:t>
      </w:r>
      <w:r>
        <w:rPr>
          <w:spacing w:val="20"/>
        </w:rPr>
        <w:t xml:space="preserve"> </w:t>
      </w:r>
      <w:r>
        <w:rPr>
          <w:w w:val="139"/>
        </w:rPr>
        <w:t>t</w:t>
      </w:r>
      <w:r>
        <w:rPr>
          <w:w w:val="106"/>
        </w:rPr>
        <w:t>hi</w:t>
      </w:r>
      <w:r>
        <w:rPr>
          <w:w w:val="107"/>
        </w:rPr>
        <w:t>s</w:t>
      </w:r>
      <w:commentRangeEnd w:id="230"/>
      <w:r w:rsidR="003D12CD">
        <w:rPr>
          <w:rStyle w:val="CommentReference"/>
        </w:rPr>
        <w:commentReference w:id="230"/>
      </w:r>
      <w:r>
        <w:rPr>
          <w:w w:val="107"/>
        </w:rPr>
        <w:t>)</w:t>
      </w:r>
      <w:r>
        <w:rPr>
          <w:w w:val="99"/>
        </w:rPr>
        <w:t>;</w:t>
      </w:r>
      <w:r>
        <w:rPr>
          <w:spacing w:val="16"/>
        </w:rPr>
        <w:t xml:space="preserve"> </w:t>
      </w:r>
      <w:r>
        <w:t>for</w:t>
      </w:r>
      <w:r>
        <w:rPr>
          <w:spacing w:val="20"/>
        </w:rPr>
        <w:t xml:space="preserve"> </w:t>
      </w:r>
      <w:r>
        <w:rPr>
          <w:w w:val="109"/>
        </w:rPr>
        <w:t>bacteria,</w:t>
      </w:r>
      <w:r>
        <w:rPr>
          <w:spacing w:val="18"/>
          <w:w w:val="109"/>
        </w:rPr>
        <w:t xml:space="preserve"> </w:t>
      </w:r>
      <w:r>
        <w:t>e</w:t>
      </w:r>
      <w:r>
        <w:rPr>
          <w:spacing w:val="-5"/>
        </w:rPr>
        <w:t>v</w:t>
      </w:r>
      <w:r>
        <w:t>en</w:t>
      </w:r>
      <w:r>
        <w:rPr>
          <w:spacing w:val="29"/>
        </w:rPr>
        <w:t xml:space="preserve"> </w:t>
      </w:r>
      <w:r>
        <w:t>more</w:t>
      </w:r>
      <w:r>
        <w:rPr>
          <w:spacing w:val="36"/>
        </w:rPr>
        <w:t xml:space="preserve"> </w:t>
      </w:r>
      <w:r>
        <w:rPr>
          <w:w w:val="104"/>
        </w:rPr>
        <w:t>fr</w:t>
      </w:r>
      <w:r>
        <w:rPr>
          <w:w w:val="102"/>
        </w:rPr>
        <w:t>eq</w:t>
      </w:r>
      <w:r>
        <w:rPr>
          <w:w w:val="110"/>
        </w:rPr>
        <w:t>u</w:t>
      </w:r>
      <w:r>
        <w:rPr>
          <w:w w:val="105"/>
        </w:rPr>
        <w:t>e</w:t>
      </w:r>
      <w:r>
        <w:rPr>
          <w:spacing w:val="-5"/>
          <w:w w:val="105"/>
        </w:rPr>
        <w:t>n</w:t>
      </w:r>
      <w:r>
        <w:rPr>
          <w:w w:val="139"/>
        </w:rPr>
        <w:t>t</w:t>
      </w:r>
      <w:r>
        <w:rPr>
          <w:w w:val="103"/>
        </w:rPr>
        <w:t>l</w:t>
      </w:r>
      <w:r>
        <w:rPr>
          <w:spacing w:val="-16"/>
          <w:w w:val="103"/>
        </w:rPr>
        <w:t>y</w:t>
      </w:r>
      <w:r>
        <w:rPr>
          <w:w w:val="110"/>
        </w:rPr>
        <w:t>.</w:t>
      </w:r>
    </w:p>
    <w:p w14:paraId="78176565" w14:textId="77777777" w:rsidR="005B53EE" w:rsidRDefault="005B53EE" w:rsidP="00F9389F">
      <w:pPr>
        <w:spacing w:before="4" w:line="140" w:lineRule="exact"/>
        <w:rPr>
          <w:sz w:val="14"/>
          <w:szCs w:val="14"/>
        </w:rPr>
      </w:pPr>
    </w:p>
    <w:p w14:paraId="3499D4B8" w14:textId="05087A4F" w:rsidR="005B53EE" w:rsidRDefault="00F5753A" w:rsidP="00F9389F">
      <w:pPr>
        <w:spacing w:line="249" w:lineRule="auto"/>
        <w:ind w:left="117" w:right="83"/>
      </w:pPr>
      <w:commentRangeStart w:id="231"/>
      <w:r>
        <w:rPr>
          <w:spacing w:val="-5"/>
        </w:rPr>
        <w:t>A</w:t>
      </w:r>
      <w:r>
        <w:t>nalyze</w:t>
      </w:r>
      <w:r w:rsidR="00F9389F">
        <w:t xml:space="preserve"> </w:t>
      </w:r>
      <w:r>
        <w:rPr>
          <w:spacing w:val="-11"/>
          <w:w w:val="107"/>
        </w:rPr>
        <w:t>c</w:t>
      </w:r>
      <w:r>
        <w:rPr>
          <w:w w:val="107"/>
        </w:rPr>
        <w:t>ontinuous,</w:t>
      </w:r>
      <w:r w:rsidR="00F9389F">
        <w:rPr>
          <w:w w:val="107"/>
        </w:rPr>
        <w:t xml:space="preserve"> </w:t>
      </w:r>
      <w:r>
        <w:t>plot-level</w:t>
      </w:r>
      <w:r>
        <w:rPr>
          <w:spacing w:val="46"/>
        </w:rPr>
        <w:t xml:space="preserve"> </w:t>
      </w:r>
      <w:r>
        <w:t>climate</w:t>
      </w:r>
      <w:r w:rsidR="00F9389F">
        <w:t xml:space="preserve"> </w:t>
      </w:r>
      <w:r>
        <w:t>variables,</w:t>
      </w:r>
      <w:commentRangeEnd w:id="231"/>
      <w:r w:rsidR="008342EA">
        <w:rPr>
          <w:rStyle w:val="CommentReference"/>
        </w:rPr>
        <w:commentReference w:id="231"/>
      </w:r>
      <w:r w:rsidR="00F9389F">
        <w:t xml:space="preserve"> </w:t>
      </w:r>
      <w:r>
        <w:rPr>
          <w:w w:val="114"/>
        </w:rPr>
        <w:t>rather</w:t>
      </w:r>
      <w:r>
        <w:rPr>
          <w:spacing w:val="35"/>
          <w:w w:val="114"/>
        </w:rPr>
        <w:t xml:space="preserve"> </w:t>
      </w:r>
      <w:r>
        <w:rPr>
          <w:w w:val="114"/>
        </w:rPr>
        <w:t>than</w:t>
      </w:r>
      <w:r>
        <w:rPr>
          <w:spacing w:val="42"/>
          <w:w w:val="114"/>
        </w:rPr>
        <w:t xml:space="preserve"> </w:t>
      </w:r>
      <w:r>
        <w:rPr>
          <w:w w:val="110"/>
        </w:rPr>
        <w:t>d</w:t>
      </w:r>
      <w:r>
        <w:rPr>
          <w:w w:val="99"/>
        </w:rPr>
        <w:t>i</w:t>
      </w:r>
      <w:r>
        <w:t>sc</w:t>
      </w:r>
      <w:r>
        <w:rPr>
          <w:w w:val="107"/>
        </w:rPr>
        <w:t>re</w:t>
      </w:r>
      <w:r>
        <w:rPr>
          <w:w w:val="139"/>
        </w:rPr>
        <w:t>t</w:t>
      </w:r>
      <w:r>
        <w:rPr>
          <w:w w:val="99"/>
        </w:rPr>
        <w:t>e</w:t>
      </w:r>
      <w:r w:rsidR="00F9389F">
        <w:t xml:space="preserve"> </w:t>
      </w:r>
      <w:r>
        <w:rPr>
          <w:w w:val="112"/>
        </w:rPr>
        <w:t>treatme</w:t>
      </w:r>
      <w:r>
        <w:rPr>
          <w:spacing w:val="-6"/>
          <w:w w:val="112"/>
        </w:rPr>
        <w:t>n</w:t>
      </w:r>
      <w:r>
        <w:rPr>
          <w:w w:val="112"/>
        </w:rPr>
        <w:t>ts</w:t>
      </w:r>
      <w:r>
        <w:rPr>
          <w:spacing w:val="46"/>
          <w:w w:val="112"/>
        </w:rPr>
        <w:t xml:space="preserve"> </w:t>
      </w:r>
      <w:r>
        <w:t>(i.e.</w:t>
      </w:r>
      <w:r w:rsidR="00F9389F">
        <w:t xml:space="preserve"> </w:t>
      </w:r>
      <w:r>
        <w:rPr>
          <w:spacing w:val="43"/>
        </w:rPr>
        <w:t xml:space="preserve"> </w:t>
      </w:r>
      <w:r>
        <w:t>AN</w:t>
      </w:r>
      <w:r>
        <w:rPr>
          <w:spacing w:val="-5"/>
        </w:rPr>
        <w:t>O</w:t>
      </w:r>
      <w:r>
        <w:rPr>
          <w:spacing w:val="-22"/>
        </w:rPr>
        <w:t>V</w:t>
      </w:r>
      <w:r>
        <w:t>As).</w:t>
      </w:r>
      <w:r w:rsidR="00F9389F">
        <w:t xml:space="preserve">  </w:t>
      </w:r>
      <w:r>
        <w:rPr>
          <w:w w:val="114"/>
        </w:rPr>
        <w:t>Th</w:t>
      </w:r>
      <w:r>
        <w:rPr>
          <w:w w:val="107"/>
        </w:rPr>
        <w:t>er</w:t>
      </w:r>
      <w:r>
        <w:rPr>
          <w:w w:val="99"/>
        </w:rPr>
        <w:t xml:space="preserve">e </w:t>
      </w:r>
      <w:r>
        <w:t>can</w:t>
      </w:r>
      <w:r w:rsidR="00F9389F">
        <w:t xml:space="preserve"> </w:t>
      </w:r>
      <w:r>
        <w:rPr>
          <w:spacing w:val="5"/>
        </w:rPr>
        <w:t>b</w:t>
      </w:r>
      <w:r>
        <w:t>e</w:t>
      </w:r>
      <w:r w:rsidR="00F9389F">
        <w:t xml:space="preserve"> </w:t>
      </w:r>
      <w:r>
        <w:rPr>
          <w:w w:val="106"/>
        </w:rPr>
        <w:t>su</w:t>
      </w:r>
      <w:r>
        <w:rPr>
          <w:w w:val="110"/>
        </w:rPr>
        <w:t>b</w:t>
      </w:r>
      <w:r>
        <w:rPr>
          <w:w w:val="116"/>
        </w:rPr>
        <w:t>st</w:t>
      </w:r>
      <w:r>
        <w:rPr>
          <w:w w:val="111"/>
        </w:rPr>
        <w:t>a</w:t>
      </w:r>
      <w:r>
        <w:rPr>
          <w:spacing w:val="-5"/>
          <w:w w:val="111"/>
        </w:rPr>
        <w:t>n</w:t>
      </w:r>
      <w:r>
        <w:rPr>
          <w:w w:val="139"/>
        </w:rPr>
        <w:t>t</w:t>
      </w:r>
      <w:r>
        <w:rPr>
          <w:w w:val="99"/>
        </w:rPr>
        <w:t>i</w:t>
      </w:r>
      <w:r>
        <w:rPr>
          <w:w w:val="107"/>
        </w:rPr>
        <w:t>al</w:t>
      </w:r>
      <w:r>
        <w:rPr>
          <w:spacing w:val="40"/>
          <w:w w:val="107"/>
        </w:rPr>
        <w:t xml:space="preserve"> </w:t>
      </w:r>
      <w:r>
        <w:rPr>
          <w:spacing w:val="-12"/>
          <w:w w:val="109"/>
        </w:rPr>
        <w:t>v</w:t>
      </w:r>
      <w:r>
        <w:rPr>
          <w:w w:val="109"/>
        </w:rPr>
        <w:t>ariation</w:t>
      </w:r>
      <w:r>
        <w:rPr>
          <w:spacing w:val="41"/>
          <w:w w:val="109"/>
        </w:rPr>
        <w:t xml:space="preserve"> </w:t>
      </w:r>
      <w:r>
        <w:t>among</w:t>
      </w:r>
      <w:r w:rsidR="00F9389F">
        <w:t xml:space="preserve"> </w:t>
      </w:r>
      <w:r>
        <w:t>plots</w:t>
      </w:r>
      <w:r w:rsidR="00F9389F">
        <w:t xml:space="preserve"> </w:t>
      </w:r>
      <w:r>
        <w:t>in</w:t>
      </w:r>
      <w:r w:rsidR="00F9389F">
        <w:t xml:space="preserve"> </w:t>
      </w:r>
      <w:r>
        <w:rPr>
          <w:w w:val="99"/>
        </w:rPr>
        <w:t>e</w:t>
      </w:r>
      <w:r>
        <w:rPr>
          <w:w w:val="94"/>
        </w:rPr>
        <w:t>ffec</w:t>
      </w:r>
      <w:r>
        <w:rPr>
          <w:w w:val="139"/>
        </w:rPr>
        <w:t>t</w:t>
      </w:r>
      <w:r>
        <w:t>s</w:t>
      </w:r>
      <w:r>
        <w:rPr>
          <w:spacing w:val="41"/>
        </w:rPr>
        <w:t xml:space="preserve"> </w:t>
      </w:r>
      <w:r>
        <w:t>of</w:t>
      </w:r>
      <w:r>
        <w:rPr>
          <w:spacing w:val="33"/>
        </w:rPr>
        <w:t xml:space="preserve"> </w:t>
      </w:r>
      <w:r>
        <w:rPr>
          <w:spacing w:val="-5"/>
        </w:rPr>
        <w:t>w</w:t>
      </w:r>
      <w:r>
        <w:t>arming</w:t>
      </w:r>
      <w:r w:rsidR="00F9389F">
        <w:t xml:space="preserve"> </w:t>
      </w:r>
      <w:r>
        <w:t>and</w:t>
      </w:r>
      <w:r w:rsidR="00F9389F">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41"/>
          <w:w w:val="103"/>
        </w:rPr>
        <w:t xml:space="preserve"> </w:t>
      </w:r>
      <w:r>
        <w:rPr>
          <w:w w:val="112"/>
        </w:rPr>
        <w:t>treatme</w:t>
      </w:r>
      <w:r>
        <w:rPr>
          <w:spacing w:val="-6"/>
          <w:w w:val="112"/>
        </w:rPr>
        <w:t>n</w:t>
      </w:r>
      <w:r>
        <w:rPr>
          <w:w w:val="112"/>
        </w:rPr>
        <w:t>ts</w:t>
      </w:r>
      <w:r>
        <w:rPr>
          <w:spacing w:val="42"/>
          <w:w w:val="112"/>
        </w:rPr>
        <w:t xml:space="preserve"> </w:t>
      </w:r>
      <w:r>
        <w:t>(Figure</w:t>
      </w:r>
      <w:r w:rsidR="00F9389F">
        <w:t xml:space="preserve"> </w:t>
      </w:r>
      <w:r>
        <w:rPr>
          <w:w w:val="106"/>
        </w:rPr>
        <w:t>3)</w:t>
      </w:r>
      <w:del w:id="232" w:author="Yann Vitasse" w:date="2017-01-19T15:59:00Z">
        <w:r w:rsidDel="007C5E7D">
          <w:rPr>
            <w:w w:val="113"/>
          </w:rPr>
          <w:delText>)</w:delText>
        </w:r>
      </w:del>
      <w:r>
        <w:rPr>
          <w:w w:val="113"/>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7"/>
          <w:w w:val="103"/>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w w:val="99"/>
        </w:rPr>
        <w:t xml:space="preserve"> </w:t>
      </w:r>
      <w:r>
        <w:rPr>
          <w:w w:val="112"/>
        </w:rPr>
        <w:t>treatme</w:t>
      </w:r>
      <w:r>
        <w:rPr>
          <w:spacing w:val="-6"/>
          <w:w w:val="112"/>
        </w:rPr>
        <w:t>n</w:t>
      </w:r>
      <w:r>
        <w:rPr>
          <w:w w:val="112"/>
        </w:rPr>
        <w:t>ts</w:t>
      </w:r>
      <w:r>
        <w:rPr>
          <w:spacing w:val="6"/>
          <w:w w:val="112"/>
        </w:rPr>
        <w:t xml:space="preserve"> </w:t>
      </w:r>
      <w:r>
        <w:t>are</w:t>
      </w:r>
      <w:r>
        <w:rPr>
          <w:spacing w:val="27"/>
        </w:rPr>
        <w:t xml:space="preserve"> </w:t>
      </w:r>
      <w:r>
        <w:t>not</w:t>
      </w:r>
      <w:r>
        <w:rPr>
          <w:spacing w:val="37"/>
        </w:rPr>
        <w:t xml:space="preserve"> </w:t>
      </w:r>
      <w:r>
        <w:rPr>
          <w:w w:val="99"/>
        </w:rPr>
        <w:t>i</w:t>
      </w:r>
      <w:r>
        <w:rPr>
          <w:w w:val="110"/>
        </w:rPr>
        <w:t>n</w:t>
      </w:r>
      <w:r>
        <w:rPr>
          <w:w w:val="105"/>
        </w:rPr>
        <w:t>de</w:t>
      </w:r>
      <w:r>
        <w:rPr>
          <w:spacing w:val="5"/>
          <w:w w:val="110"/>
        </w:rPr>
        <w:t>p</w:t>
      </w:r>
      <w:r>
        <w:rPr>
          <w:w w:val="99"/>
        </w:rPr>
        <w:t>e</w:t>
      </w:r>
      <w:r>
        <w:rPr>
          <w:w w:val="110"/>
        </w:rPr>
        <w:t>nd</w:t>
      </w:r>
      <w:r>
        <w:rPr>
          <w:w w:val="105"/>
        </w:rPr>
        <w:t>e</w:t>
      </w:r>
      <w:r>
        <w:rPr>
          <w:spacing w:val="-5"/>
          <w:w w:val="105"/>
        </w:rPr>
        <w:t>n</w:t>
      </w:r>
      <w:r>
        <w:rPr>
          <w:w w:val="139"/>
        </w:rPr>
        <w:t>t</w:t>
      </w:r>
      <w:r>
        <w:rPr>
          <w:w w:val="99"/>
        </w:rPr>
        <w:t>:</w:t>
      </w:r>
      <w:r>
        <w:rPr>
          <w:spacing w:val="29"/>
          <w:w w:val="99"/>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6"/>
          <w:w w:val="103"/>
        </w:rPr>
        <w:t xml:space="preserve"> </w:t>
      </w:r>
      <w:r>
        <w:rPr>
          <w:w w:val="112"/>
        </w:rPr>
        <w:t>treatme</w:t>
      </w:r>
      <w:r>
        <w:rPr>
          <w:spacing w:val="-6"/>
          <w:w w:val="112"/>
        </w:rPr>
        <w:t>n</w:t>
      </w:r>
      <w:r>
        <w:rPr>
          <w:w w:val="112"/>
        </w:rPr>
        <w:t>ts</w:t>
      </w:r>
      <w:r>
        <w:rPr>
          <w:spacing w:val="7"/>
          <w:w w:val="112"/>
        </w:rPr>
        <w:t xml:space="preserve"> </w:t>
      </w:r>
      <w:r>
        <w:rPr>
          <w:w w:val="112"/>
        </w:rPr>
        <w:t>alter the</w:t>
      </w:r>
      <w:r>
        <w:rPr>
          <w:spacing w:val="1"/>
          <w:w w:val="112"/>
        </w:rPr>
        <w:t xml:space="preserve"> </w:t>
      </w:r>
      <w:r>
        <w:rPr>
          <w:w w:val="99"/>
        </w:rPr>
        <w:t>e</w:t>
      </w:r>
      <w:r>
        <w:rPr>
          <w:w w:val="94"/>
        </w:rPr>
        <w:t>ffec</w:t>
      </w:r>
      <w:r>
        <w:rPr>
          <w:w w:val="139"/>
        </w:rPr>
        <w:t>t</w:t>
      </w:r>
      <w:r>
        <w:rPr>
          <w:w w:val="103"/>
        </w:rPr>
        <w:t>i</w:t>
      </w:r>
      <w:r>
        <w:rPr>
          <w:spacing w:val="-5"/>
          <w:w w:val="103"/>
        </w:rPr>
        <w:t>v</w:t>
      </w:r>
      <w:r>
        <w:rPr>
          <w:w w:val="99"/>
        </w:rPr>
        <w:t>e</w:t>
      </w:r>
      <w:r>
        <w:rPr>
          <w:w w:val="105"/>
        </w:rPr>
        <w:t>ne</w:t>
      </w:r>
      <w:r>
        <w:t>ss</w:t>
      </w:r>
      <w:r>
        <w:rPr>
          <w:spacing w:val="6"/>
        </w:rPr>
        <w:t xml:space="preserve"> </w:t>
      </w:r>
      <w:r>
        <w:rPr>
          <w:w w:val="111"/>
        </w:rPr>
        <w:t xml:space="preserve">and </w:t>
      </w:r>
      <w:r>
        <w:rPr>
          <w:spacing w:val="-5"/>
        </w:rPr>
        <w:t>w</w:t>
      </w:r>
      <w:r>
        <w:t>arming,</w:t>
      </w:r>
      <w:r w:rsidR="00F9389F">
        <w:t xml:space="preserve"> </w:t>
      </w:r>
      <w:r>
        <w:t>and</w:t>
      </w:r>
      <w:r w:rsidR="00F9389F">
        <w:t xml:space="preserve"> </w:t>
      </w:r>
      <w:r>
        <w:rPr>
          <w:spacing w:val="-5"/>
        </w:rPr>
        <w:t>w</w:t>
      </w:r>
      <w:r>
        <w:t>arming</w:t>
      </w:r>
      <w:r w:rsidR="00F9389F">
        <w:t xml:space="preserve"> </w:t>
      </w:r>
      <w:r>
        <w:rPr>
          <w:w w:val="112"/>
        </w:rPr>
        <w:t>treatme</w:t>
      </w:r>
      <w:r>
        <w:rPr>
          <w:spacing w:val="-6"/>
          <w:w w:val="112"/>
        </w:rPr>
        <w:t>n</w:t>
      </w:r>
      <w:r>
        <w:rPr>
          <w:w w:val="112"/>
        </w:rPr>
        <w:t>ts</w:t>
      </w:r>
      <w:r>
        <w:rPr>
          <w:spacing w:val="19"/>
          <w:w w:val="112"/>
        </w:rPr>
        <w:t xml:space="preserve"> </w:t>
      </w:r>
      <w:r>
        <w:rPr>
          <w:w w:val="112"/>
        </w:rPr>
        <w:t>alter</w:t>
      </w:r>
      <w:r>
        <w:rPr>
          <w:spacing w:val="12"/>
          <w:w w:val="112"/>
        </w:rPr>
        <w:t xml:space="preserve"> </w:t>
      </w:r>
      <w:r>
        <w:rPr>
          <w:spacing w:val="-5"/>
        </w:rPr>
        <w:t>a</w:t>
      </w:r>
      <w:r>
        <w:rPr>
          <w:spacing w:val="-11"/>
        </w:rPr>
        <w:t>v</w:t>
      </w:r>
      <w:r>
        <w:t>ailable</w:t>
      </w:r>
      <w:r w:rsidR="00F9389F">
        <w:t xml:space="preserve"> </w:t>
      </w:r>
      <w:r>
        <w:rPr>
          <w:w w:val="106"/>
        </w:rPr>
        <w:t>m</w:t>
      </w:r>
      <w:r>
        <w:t>ois</w:t>
      </w:r>
      <w:r>
        <w:rPr>
          <w:w w:val="139"/>
        </w:rPr>
        <w:t>t</w:t>
      </w:r>
      <w:r>
        <w:rPr>
          <w:w w:val="113"/>
        </w:rPr>
        <w:t>ur</w:t>
      </w:r>
      <w:r>
        <w:rPr>
          <w:w w:val="99"/>
        </w:rPr>
        <w:t>e</w:t>
      </w:r>
      <w:r>
        <w:rPr>
          <w:spacing w:val="18"/>
          <w:w w:val="99"/>
        </w:rPr>
        <w:t xml:space="preserve"> </w:t>
      </w:r>
      <w:r>
        <w:t>le</w:t>
      </w:r>
      <w:r>
        <w:rPr>
          <w:spacing w:val="-5"/>
        </w:rPr>
        <w:t>v</w:t>
      </w:r>
      <w:r>
        <w:t>els.</w:t>
      </w:r>
      <w:r w:rsidR="00F9389F">
        <w:t xml:space="preserve"> </w:t>
      </w:r>
      <w:r>
        <w:t>Analyzing</w:t>
      </w:r>
      <w:r w:rsidR="00F9389F">
        <w:t xml:space="preserve"> </w:t>
      </w:r>
      <w:r>
        <w:t>climate</w:t>
      </w:r>
      <w:r w:rsidR="00F9389F">
        <w:t xml:space="preserve"> </w:t>
      </w:r>
      <w:r>
        <w:t>in</w:t>
      </w:r>
      <w:r>
        <w:rPr>
          <w:spacing w:val="28"/>
        </w:rPr>
        <w:t xml:space="preserve"> </w:t>
      </w:r>
      <w:r>
        <w:rPr>
          <w:w w:val="139"/>
        </w:rPr>
        <w:t>t</w:t>
      </w:r>
      <w:r>
        <w:rPr>
          <w:w w:val="106"/>
        </w:rPr>
        <w:t>hi</w:t>
      </w:r>
      <w:r>
        <w:t>s</w:t>
      </w:r>
      <w:r>
        <w:rPr>
          <w:spacing w:val="18"/>
        </w:rPr>
        <w:t xml:space="preserve"> </w:t>
      </w:r>
      <w:r>
        <w:rPr>
          <w:spacing w:val="-5"/>
        </w:rPr>
        <w:t>wa</w:t>
      </w:r>
      <w:r>
        <w:t>y</w:t>
      </w:r>
      <w:r>
        <w:rPr>
          <w:spacing w:val="32"/>
        </w:rPr>
        <w:t xml:space="preserve"> </w:t>
      </w:r>
      <w:r>
        <w:t>will</w:t>
      </w:r>
      <w:r>
        <w:rPr>
          <w:spacing w:val="15"/>
        </w:rPr>
        <w:t xml:space="preserve"> </w:t>
      </w:r>
      <w:r>
        <w:rPr>
          <w:w w:val="107"/>
        </w:rPr>
        <w:t>al</w:t>
      </w:r>
      <w:r>
        <w:rPr>
          <w:w w:val="99"/>
        </w:rPr>
        <w:t>l</w:t>
      </w:r>
      <w:r>
        <w:rPr>
          <w:spacing w:val="-5"/>
          <w:w w:val="99"/>
        </w:rPr>
        <w:t>o</w:t>
      </w:r>
      <w:r>
        <w:rPr>
          <w:w w:val="99"/>
        </w:rPr>
        <w:t xml:space="preserve">w </w:t>
      </w:r>
      <w:r>
        <w:rPr>
          <w:spacing w:val="-5"/>
        </w:rPr>
        <w:t>m</w:t>
      </w:r>
      <w:r>
        <w:t>u</w:t>
      </w:r>
      <w:r>
        <w:rPr>
          <w:spacing w:val="-5"/>
        </w:rPr>
        <w:t>c</w:t>
      </w:r>
      <w:r>
        <w:t>h</w:t>
      </w:r>
      <w:r>
        <w:rPr>
          <w:spacing w:val="44"/>
        </w:rPr>
        <w:t xml:space="preserve"> </w:t>
      </w:r>
      <w:r>
        <w:t>more</w:t>
      </w:r>
      <w:r>
        <w:rPr>
          <w:spacing w:val="34"/>
        </w:rPr>
        <w:t xml:space="preserve"> </w:t>
      </w:r>
      <w:r>
        <w:rPr>
          <w:w w:val="99"/>
        </w:rPr>
        <w:t>i</w:t>
      </w:r>
      <w:r>
        <w:rPr>
          <w:w w:val="110"/>
        </w:rPr>
        <w:t>n</w:t>
      </w:r>
      <w:r>
        <w:rPr>
          <w:w w:val="106"/>
        </w:rPr>
        <w:t>-d</w:t>
      </w:r>
      <w:r>
        <w:rPr>
          <w:w w:val="105"/>
        </w:rPr>
        <w:t>ep</w:t>
      </w:r>
      <w:r>
        <w:rPr>
          <w:w w:val="139"/>
        </w:rPr>
        <w:t>t</w:t>
      </w:r>
      <w:r>
        <w:rPr>
          <w:w w:val="110"/>
        </w:rPr>
        <w:t>h</w:t>
      </w:r>
      <w:r>
        <w:rPr>
          <w:spacing w:val="16"/>
        </w:rPr>
        <w:t xml:space="preserve"> </w:t>
      </w:r>
      <w:r>
        <w:rPr>
          <w:w w:val="108"/>
        </w:rPr>
        <w:t>understanding</w:t>
      </w:r>
      <w:r>
        <w:rPr>
          <w:spacing w:val="23"/>
          <w:w w:val="108"/>
        </w:rPr>
        <w:t xml:space="preserve"> </w:t>
      </w:r>
      <w:r>
        <w:t>of</w:t>
      </w:r>
      <w:r>
        <w:rPr>
          <w:spacing w:val="9"/>
        </w:rPr>
        <w:t xml:space="preserve"> </w:t>
      </w:r>
      <w:r>
        <w:rPr>
          <w:w w:val="112"/>
        </w:rPr>
        <w:t>the</w:t>
      </w:r>
      <w:r>
        <w:rPr>
          <w:spacing w:val="12"/>
          <w:w w:val="112"/>
        </w:rPr>
        <w:t xml:space="preserve"> </w:t>
      </w:r>
      <w:r>
        <w:t>dri</w:t>
      </w:r>
      <w:r>
        <w:rPr>
          <w:spacing w:val="-5"/>
        </w:rPr>
        <w:t>v</w:t>
      </w:r>
      <w:r>
        <w:t>ers</w:t>
      </w:r>
      <w:r w:rsidR="00F9389F">
        <w:t xml:space="preserve"> </w:t>
      </w:r>
      <w:r>
        <w:t>and</w:t>
      </w:r>
      <w:r>
        <w:rPr>
          <w:spacing w:val="47"/>
        </w:rPr>
        <w:t xml:space="preserve"> </w:t>
      </w:r>
      <w:r>
        <w:rPr>
          <w:w w:val="99"/>
        </w:rPr>
        <w:t>e</w:t>
      </w:r>
      <w:r>
        <w:rPr>
          <w:w w:val="94"/>
        </w:rPr>
        <w:t>ffec</w:t>
      </w:r>
      <w:r>
        <w:rPr>
          <w:w w:val="139"/>
        </w:rPr>
        <w:t>t</w:t>
      </w:r>
      <w:r>
        <w:t>s</w:t>
      </w:r>
      <w:r>
        <w:rPr>
          <w:spacing w:val="16"/>
        </w:rPr>
        <w:t xml:space="preserve"> </w:t>
      </w:r>
      <w:r>
        <w:t>of</w:t>
      </w:r>
      <w:r>
        <w:rPr>
          <w:spacing w:val="9"/>
        </w:rPr>
        <w:t xml:space="preserve"> </w:t>
      </w:r>
      <w:r>
        <w:rPr>
          <w:spacing w:val="-12"/>
          <w:w w:val="109"/>
        </w:rPr>
        <w:t>v</w:t>
      </w:r>
      <w:r>
        <w:rPr>
          <w:w w:val="109"/>
        </w:rPr>
        <w:t>ariation</w:t>
      </w:r>
      <w:r>
        <w:rPr>
          <w:spacing w:val="16"/>
          <w:w w:val="109"/>
        </w:rPr>
        <w:t xml:space="preserve"> </w:t>
      </w:r>
      <w:r>
        <w:t>in</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6"/>
        </w:rPr>
        <w:t xml:space="preserve"> </w:t>
      </w:r>
      <w:r>
        <w:t>and</w:t>
      </w:r>
      <w:r>
        <w:rPr>
          <w:spacing w:val="48"/>
        </w:rPr>
        <w:t xml:space="preserve"> </w:t>
      </w:r>
      <w:r>
        <w:rPr>
          <w:w w:val="103"/>
        </w:rPr>
        <w:t>moi</w:t>
      </w:r>
      <w:r>
        <w:rPr>
          <w:w w:val="116"/>
        </w:rPr>
        <w:t>st</w:t>
      </w:r>
      <w:r>
        <w:rPr>
          <w:w w:val="110"/>
        </w:rPr>
        <w:t>u</w:t>
      </w:r>
      <w:r>
        <w:rPr>
          <w:w w:val="116"/>
        </w:rPr>
        <w:t>r</w:t>
      </w:r>
      <w:r>
        <w:rPr>
          <w:w w:val="103"/>
        </w:rPr>
        <w:t>e.</w:t>
      </w:r>
    </w:p>
    <w:p w14:paraId="0C826898" w14:textId="77777777" w:rsidR="005B53EE" w:rsidRDefault="005B53EE" w:rsidP="00F9389F">
      <w:pPr>
        <w:spacing w:before="4" w:line="140" w:lineRule="exact"/>
        <w:rPr>
          <w:sz w:val="14"/>
          <w:szCs w:val="14"/>
        </w:rPr>
      </w:pPr>
    </w:p>
    <w:p w14:paraId="01F34938" w14:textId="77777777" w:rsidR="005B53EE" w:rsidRDefault="00F5753A" w:rsidP="00F9389F">
      <w:pPr>
        <w:spacing w:line="249" w:lineRule="auto"/>
        <w:ind w:left="117" w:right="83"/>
        <w:sectPr w:rsidR="005B53EE">
          <w:pgSz w:w="12240" w:h="15840"/>
          <w:pgMar w:top="620" w:right="1300" w:bottom="280" w:left="1300" w:header="429" w:footer="1426" w:gutter="0"/>
          <w:cols w:space="720"/>
        </w:sectPr>
      </w:pPr>
      <w:r>
        <w:t>Consult</w:t>
      </w:r>
      <w:r w:rsidR="00F9389F">
        <w:t xml:space="preserve"> </w:t>
      </w:r>
      <w:r>
        <w:t>observational</w:t>
      </w:r>
      <w:r w:rsidR="00F9389F">
        <w:t xml:space="preserve"> </w:t>
      </w:r>
      <w:r>
        <w:rPr>
          <w:spacing w:val="-10"/>
        </w:rPr>
        <w:t>rec</w:t>
      </w:r>
      <w:r>
        <w:t>o</w:t>
      </w:r>
      <w:r>
        <w:rPr>
          <w:spacing w:val="-10"/>
        </w:rPr>
        <w:t>r</w:t>
      </w:r>
      <w:r>
        <w:t>ds</w:t>
      </w:r>
      <w:r w:rsidR="00F9389F">
        <w:t xml:space="preserve"> </w:t>
      </w:r>
      <w:r>
        <w:t>and</w:t>
      </w:r>
      <w:r w:rsidR="00F9389F">
        <w:t xml:space="preserve"> </w:t>
      </w:r>
      <w:r>
        <w:t>fo</w:t>
      </w:r>
      <w:r>
        <w:rPr>
          <w:spacing w:val="-10"/>
        </w:rPr>
        <w:t>rec</w:t>
      </w:r>
      <w:r>
        <w:t>asts</w:t>
      </w:r>
      <w:r w:rsidR="00F9389F">
        <w:t xml:space="preserve"> </w:t>
      </w:r>
      <w:r>
        <w:t>to</w:t>
      </w:r>
      <w:r>
        <w:rPr>
          <w:spacing w:val="38"/>
        </w:rPr>
        <w:t xml:space="preserve"> </w:t>
      </w:r>
      <w:r>
        <w:t>design</w:t>
      </w:r>
      <w:r>
        <w:rPr>
          <w:spacing w:val="40"/>
        </w:rPr>
        <w:t xml:space="preserve"> </w:t>
      </w:r>
      <w:r>
        <w:rPr>
          <w:spacing w:val="-10"/>
        </w:rPr>
        <w:t>r</w:t>
      </w:r>
      <w:r>
        <w:t>elevant</w:t>
      </w:r>
      <w:r w:rsidR="00F9389F">
        <w:t xml:space="preserve"> </w:t>
      </w:r>
      <w:r>
        <w:rPr>
          <w:w w:val="107"/>
        </w:rPr>
        <w:t>manipulations.</w:t>
      </w:r>
      <w:r w:rsidR="00F9389F">
        <w:rPr>
          <w:w w:val="107"/>
        </w:rPr>
        <w:t xml:space="preserve"> </w:t>
      </w:r>
      <w:r>
        <w:t>If</w:t>
      </w:r>
      <w:r>
        <w:rPr>
          <w:spacing w:val="20"/>
        </w:rPr>
        <w:t xml:space="preserve"> </w:t>
      </w:r>
      <w:r>
        <w:rPr>
          <w:w w:val="112"/>
        </w:rPr>
        <w:t>the</w:t>
      </w:r>
      <w:r>
        <w:rPr>
          <w:spacing w:val="17"/>
          <w:w w:val="112"/>
        </w:rPr>
        <w:t xml:space="preserve"> </w:t>
      </w:r>
      <w:r>
        <w:t>goal</w:t>
      </w:r>
      <w:r>
        <w:rPr>
          <w:spacing w:val="28"/>
        </w:rPr>
        <w:t xml:space="preserve"> </w:t>
      </w:r>
      <w:r>
        <w:t>is</w:t>
      </w:r>
      <w:r>
        <w:rPr>
          <w:spacing w:val="21"/>
        </w:rPr>
        <w:t xml:space="preserve"> </w:t>
      </w:r>
      <w:r>
        <w:t>to</w:t>
      </w:r>
      <w:r>
        <w:rPr>
          <w:spacing w:val="42"/>
        </w:rPr>
        <w:t xml:space="preserve"> </w:t>
      </w:r>
      <w:r>
        <w:t>mimic</w:t>
      </w:r>
      <w:r>
        <w:rPr>
          <w:spacing w:val="38"/>
        </w:rPr>
        <w:t xml:space="preserve"> </w:t>
      </w:r>
      <w:r>
        <w:rPr>
          <w:w w:val="91"/>
        </w:rPr>
        <w:t>f</w:t>
      </w:r>
      <w:r>
        <w:rPr>
          <w:w w:val="120"/>
        </w:rPr>
        <w:t>ut</w:t>
      </w:r>
      <w:r>
        <w:rPr>
          <w:w w:val="110"/>
        </w:rPr>
        <w:t>u</w:t>
      </w:r>
      <w:r>
        <w:rPr>
          <w:w w:val="107"/>
        </w:rPr>
        <w:t xml:space="preserve">re </w:t>
      </w:r>
      <w:r>
        <w:t>climate</w:t>
      </w:r>
      <w:r w:rsidR="00F9389F">
        <w:t xml:space="preserve"> </w:t>
      </w:r>
      <w:r>
        <w:t>conditions,</w:t>
      </w:r>
      <w:r w:rsidR="00F9389F">
        <w:t xml:space="preserve"> </w:t>
      </w:r>
      <w:r>
        <w:t>careful</w:t>
      </w:r>
      <w:r w:rsidR="00F9389F">
        <w:t xml:space="preserve"> </w:t>
      </w:r>
      <w:r>
        <w:rPr>
          <w:w w:val="103"/>
        </w:rPr>
        <w:t>con</w:t>
      </w:r>
      <w:r>
        <w:rPr>
          <w:w w:val="106"/>
        </w:rPr>
        <w:t>su</w:t>
      </w:r>
      <w:r>
        <w:rPr>
          <w:w w:val="99"/>
        </w:rPr>
        <w:t>l</w:t>
      </w:r>
      <w:r>
        <w:rPr>
          <w:w w:val="139"/>
        </w:rPr>
        <w:t>t</w:t>
      </w:r>
      <w:r>
        <w:rPr>
          <w:w w:val="116"/>
        </w:rPr>
        <w:t>ati</w:t>
      </w:r>
      <w:r>
        <w:rPr>
          <w:w w:val="105"/>
        </w:rPr>
        <w:t>on</w:t>
      </w:r>
      <w:r>
        <w:rPr>
          <w:spacing w:val="25"/>
          <w:w w:val="105"/>
        </w:rPr>
        <w:t xml:space="preserve"> </w:t>
      </w:r>
      <w:r>
        <w:t>of</w:t>
      </w:r>
      <w:r>
        <w:rPr>
          <w:spacing w:val="18"/>
        </w:rPr>
        <w:t xml:space="preserve"> </w:t>
      </w:r>
      <w:r>
        <w:t>climate</w:t>
      </w:r>
      <w:r w:rsidR="00F9389F">
        <w:t xml:space="preserve"> </w:t>
      </w:r>
      <w:r>
        <w:rPr>
          <w:spacing w:val="-5"/>
        </w:rPr>
        <w:t>c</w:t>
      </w:r>
      <w:r>
        <w:t>hange</w:t>
      </w:r>
      <w:r w:rsidR="00F9389F">
        <w:t xml:space="preserve"> </w:t>
      </w:r>
      <w:r>
        <w:t>pr</w:t>
      </w:r>
      <w:r>
        <w:rPr>
          <w:spacing w:val="11"/>
        </w:rPr>
        <w:t>o</w:t>
      </w:r>
      <w:r>
        <w:t>jections</w:t>
      </w:r>
      <w:r w:rsidR="00F9389F">
        <w:t xml:space="preserve"> </w:t>
      </w:r>
      <w:r>
        <w:t>for</w:t>
      </w:r>
      <w:r>
        <w:rPr>
          <w:spacing w:val="29"/>
        </w:rPr>
        <w:t xml:space="preserve"> </w:t>
      </w:r>
      <w:r>
        <w:rPr>
          <w:w w:val="112"/>
        </w:rPr>
        <w:t>the</w:t>
      </w:r>
      <w:r>
        <w:rPr>
          <w:spacing w:val="20"/>
          <w:w w:val="112"/>
        </w:rPr>
        <w:t xml:space="preserve"> </w:t>
      </w:r>
      <w:r>
        <w:t>study</w:t>
      </w:r>
      <w:r w:rsidR="00F9389F">
        <w:t xml:space="preserve"> </w:t>
      </w:r>
      <w:r>
        <w:t>region,</w:t>
      </w:r>
      <w:r w:rsidR="00F9389F">
        <w:t xml:space="preserve"> </w:t>
      </w:r>
      <w:r>
        <w:t>as</w:t>
      </w:r>
      <w:r>
        <w:rPr>
          <w:spacing w:val="36"/>
        </w:rPr>
        <w:t xml:space="preserve"> </w:t>
      </w:r>
      <w:r>
        <w:rPr>
          <w:spacing w:val="-5"/>
        </w:rPr>
        <w:t>w</w:t>
      </w:r>
      <w:r>
        <w:t>ell</w:t>
      </w:r>
      <w:r>
        <w:rPr>
          <w:spacing w:val="21"/>
        </w:rPr>
        <w:t xml:space="preserve"> </w:t>
      </w:r>
      <w:r>
        <w:t>as</w:t>
      </w:r>
      <w:r>
        <w:rPr>
          <w:spacing w:val="36"/>
        </w:rPr>
        <w:t xml:space="preserve"> </w:t>
      </w:r>
      <w:r>
        <w:rPr>
          <w:w w:val="110"/>
        </w:rPr>
        <w:t>h</w:t>
      </w:r>
      <w:r>
        <w:rPr>
          <w:w w:val="99"/>
        </w:rPr>
        <w:t>i</w:t>
      </w:r>
      <w:r>
        <w:t xml:space="preserve">s- </w:t>
      </w:r>
      <w:proofErr w:type="spellStart"/>
      <w:r>
        <w:rPr>
          <w:w w:val="139"/>
        </w:rPr>
        <w:t>t</w:t>
      </w:r>
      <w:r>
        <w:rPr>
          <w:w w:val="106"/>
        </w:rPr>
        <w:t>or</w:t>
      </w:r>
      <w:r>
        <w:rPr>
          <w:w w:val="99"/>
        </w:rPr>
        <w:t>ic</w:t>
      </w:r>
      <w:r>
        <w:rPr>
          <w:w w:val="107"/>
        </w:rPr>
        <w:t>al</w:t>
      </w:r>
      <w:proofErr w:type="spellEnd"/>
      <w:r>
        <w:rPr>
          <w:spacing w:val="20"/>
          <w:w w:val="107"/>
        </w:rPr>
        <w:t xml:space="preserve"> </w:t>
      </w:r>
      <w:r>
        <w:t>data,</w:t>
      </w:r>
      <w:r w:rsidR="00F9389F">
        <w:t xml:space="preserve"> </w:t>
      </w:r>
      <w:r>
        <w:t>can</w:t>
      </w:r>
      <w:r>
        <w:rPr>
          <w:spacing w:val="40"/>
        </w:rPr>
        <w:t xml:space="preserve"> </w:t>
      </w:r>
      <w:r>
        <w:t>aid</w:t>
      </w:r>
      <w:r>
        <w:rPr>
          <w:spacing w:val="40"/>
        </w:rPr>
        <w:t xml:space="preserve"> </w:t>
      </w:r>
      <w:r>
        <w:t>in</w:t>
      </w:r>
      <w:r>
        <w:rPr>
          <w:spacing w:val="30"/>
        </w:rPr>
        <w:t xml:space="preserve"> </w:t>
      </w:r>
      <w:r>
        <w:t>selection</w:t>
      </w:r>
      <w:r w:rsidR="00F9389F">
        <w:t xml:space="preserve"> </w:t>
      </w:r>
      <w:r>
        <w:t>of</w:t>
      </w:r>
      <w:r>
        <w:rPr>
          <w:spacing w:val="13"/>
        </w:rPr>
        <w:t xml:space="preserve"> </w:t>
      </w:r>
      <w:r>
        <w:rPr>
          <w:spacing w:val="-5"/>
        </w:rPr>
        <w:t>w</w:t>
      </w:r>
      <w:r>
        <w:t>arming</w:t>
      </w:r>
      <w:r w:rsidR="00F9389F">
        <w:t xml:space="preserve"> </w:t>
      </w:r>
      <w:r>
        <w:t>and</w:t>
      </w:r>
      <w:r w:rsidR="00F9389F">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0"/>
          <w:w w:val="103"/>
        </w:rPr>
        <w:t xml:space="preserve"> </w:t>
      </w:r>
      <w:r>
        <w:rPr>
          <w:w w:val="114"/>
        </w:rPr>
        <w:t>treatme</w:t>
      </w:r>
      <w:r>
        <w:rPr>
          <w:spacing w:val="-6"/>
          <w:w w:val="114"/>
        </w:rPr>
        <w:t>n</w:t>
      </w:r>
      <w:r>
        <w:rPr>
          <w:w w:val="114"/>
        </w:rPr>
        <w:t>t</w:t>
      </w:r>
      <w:r>
        <w:rPr>
          <w:spacing w:val="14"/>
          <w:w w:val="114"/>
        </w:rPr>
        <w:t xml:space="preserve"> </w:t>
      </w:r>
      <w:r>
        <w:t>meth</w:t>
      </w:r>
      <w:r>
        <w:rPr>
          <w:spacing w:val="5"/>
        </w:rPr>
        <w:t>o</w:t>
      </w:r>
      <w:r>
        <w:t>ds</w:t>
      </w:r>
      <w:r w:rsidR="00F9389F">
        <w:t xml:space="preserve"> </w:t>
      </w:r>
      <w:r>
        <w:rPr>
          <w:w w:val="121"/>
        </w:rPr>
        <w:t>that</w:t>
      </w:r>
      <w:r>
        <w:rPr>
          <w:spacing w:val="10"/>
          <w:w w:val="121"/>
        </w:rPr>
        <w:t xml:space="preserve"> </w:t>
      </w:r>
      <w:r>
        <w:rPr>
          <w:w w:val="103"/>
        </w:rPr>
        <w:t>mos</w:t>
      </w:r>
      <w:r>
        <w:rPr>
          <w:w w:val="139"/>
        </w:rPr>
        <w:t>t</w:t>
      </w:r>
      <w:r>
        <w:rPr>
          <w:spacing w:val="20"/>
          <w:w w:val="139"/>
        </w:rPr>
        <w:t xml:space="preserve"> </w:t>
      </w:r>
      <w:r>
        <w:t>closely</w:t>
      </w:r>
      <w:r>
        <w:rPr>
          <w:spacing w:val="22"/>
        </w:rPr>
        <w:t xml:space="preserve"> </w:t>
      </w:r>
      <w:r>
        <w:rPr>
          <w:w w:val="104"/>
        </w:rPr>
        <w:t>mimi</w:t>
      </w:r>
      <w:r>
        <w:rPr>
          <w:w w:val="99"/>
        </w:rPr>
        <w:t xml:space="preserve">c </w:t>
      </w:r>
      <w:r>
        <w:rPr>
          <w:w w:val="110"/>
        </w:rPr>
        <w:t>a</w:t>
      </w:r>
      <w:r>
        <w:rPr>
          <w:spacing w:val="-5"/>
          <w:w w:val="110"/>
        </w:rPr>
        <w:t>n</w:t>
      </w:r>
      <w:r>
        <w:rPr>
          <w:w w:val="110"/>
        </w:rPr>
        <w:t>ticipated</w:t>
      </w:r>
      <w:r>
        <w:rPr>
          <w:spacing w:val="18"/>
          <w:w w:val="110"/>
        </w:rPr>
        <w:t xml:space="preserve"> </w:t>
      </w:r>
      <w:r>
        <w:rPr>
          <w:spacing w:val="-5"/>
        </w:rPr>
        <w:t>c</w:t>
      </w:r>
      <w:r>
        <w:t>hanges.</w:t>
      </w:r>
      <w:r w:rsidR="00F9389F">
        <w:t xml:space="preserve"> </w:t>
      </w:r>
      <w:r>
        <w:t>When</w:t>
      </w:r>
      <w:r w:rsidR="00F9389F">
        <w:t xml:space="preserve"> </w:t>
      </w:r>
      <w:r>
        <w:t>it</w:t>
      </w:r>
      <w:r>
        <w:rPr>
          <w:spacing w:val="40"/>
        </w:rPr>
        <w:t xml:space="preserve"> </w:t>
      </w:r>
      <w:r>
        <w:t>is</w:t>
      </w:r>
      <w:r>
        <w:rPr>
          <w:spacing w:val="19"/>
        </w:rPr>
        <w:t xml:space="preserve"> </w:t>
      </w:r>
      <w:r>
        <w:t>not</w:t>
      </w:r>
      <w:r>
        <w:rPr>
          <w:spacing w:val="49"/>
        </w:rPr>
        <w:t xml:space="preserve"> </w:t>
      </w:r>
      <w:r>
        <w:rPr>
          <w:spacing w:val="5"/>
        </w:rPr>
        <w:t>p</w:t>
      </w:r>
      <w:r>
        <w:t>ossible</w:t>
      </w:r>
      <w:r>
        <w:rPr>
          <w:spacing w:val="37"/>
        </w:rPr>
        <w:t xml:space="preserve"> </w:t>
      </w:r>
      <w:r>
        <w:rPr>
          <w:w w:val="113"/>
        </w:rPr>
        <w:t>to</w:t>
      </w:r>
      <w:r>
        <w:rPr>
          <w:spacing w:val="13"/>
          <w:w w:val="113"/>
        </w:rPr>
        <w:t xml:space="preserve"> </w:t>
      </w:r>
      <w:r>
        <w:t>mat</w:t>
      </w:r>
      <w:r>
        <w:rPr>
          <w:spacing w:val="-5"/>
        </w:rPr>
        <w:t>c</w:t>
      </w:r>
      <w:r>
        <w:t>h</w:t>
      </w:r>
      <w:r w:rsidR="00F9389F">
        <w:t xml:space="preserve"> </w:t>
      </w:r>
      <w:r>
        <w:rPr>
          <w:w w:val="111"/>
        </w:rPr>
        <w:t>a</w:t>
      </w:r>
      <w:r>
        <w:rPr>
          <w:spacing w:val="-5"/>
          <w:w w:val="111"/>
        </w:rPr>
        <w:t>n</w:t>
      </w:r>
      <w:r>
        <w:rPr>
          <w:w w:val="139"/>
        </w:rPr>
        <w:t>t</w:t>
      </w:r>
      <w:r>
        <w:rPr>
          <w:w w:val="99"/>
        </w:rPr>
        <w:t>ici</w:t>
      </w:r>
      <w:r>
        <w:rPr>
          <w:w w:val="110"/>
        </w:rPr>
        <w:t>p</w:t>
      </w:r>
      <w:r>
        <w:rPr>
          <w:w w:val="114"/>
        </w:rPr>
        <w:t>ate</w:t>
      </w:r>
      <w:r>
        <w:rPr>
          <w:w w:val="110"/>
        </w:rPr>
        <w:t>d</w:t>
      </w:r>
      <w:r>
        <w:rPr>
          <w:spacing w:val="19"/>
        </w:rPr>
        <w:t xml:space="preserve"> </w:t>
      </w:r>
      <w:r>
        <w:rPr>
          <w:spacing w:val="-5"/>
        </w:rPr>
        <w:t>c</w:t>
      </w:r>
      <w:r>
        <w:t>hanges</w:t>
      </w:r>
      <w:r>
        <w:rPr>
          <w:spacing w:val="47"/>
        </w:rPr>
        <w:t xml:space="preserve"> </w:t>
      </w:r>
      <w:r>
        <w:t>in</w:t>
      </w:r>
      <w:r>
        <w:rPr>
          <w:spacing w:val="28"/>
        </w:rPr>
        <w:t xml:space="preserve"> </w:t>
      </w:r>
      <w:r>
        <w:t>climate,</w:t>
      </w:r>
      <w:r w:rsidR="00F9389F">
        <w:t xml:space="preserve"> </w:t>
      </w:r>
      <w:r>
        <w:t>studies</w:t>
      </w:r>
      <w:r w:rsidR="00F9389F">
        <w:t xml:space="preserve"> </w:t>
      </w:r>
      <w:r>
        <w:t>should</w:t>
      </w:r>
      <w:r>
        <w:rPr>
          <w:spacing w:val="47"/>
        </w:rPr>
        <w:t xml:space="preserve"> </w:t>
      </w:r>
      <w:r>
        <w:rPr>
          <w:w w:val="116"/>
        </w:rPr>
        <w:t>r</w:t>
      </w:r>
      <w:r>
        <w:rPr>
          <w:w w:val="105"/>
        </w:rPr>
        <w:t>e</w:t>
      </w:r>
      <w:r>
        <w:rPr>
          <w:spacing w:val="5"/>
          <w:w w:val="105"/>
        </w:rPr>
        <w:t>p</w:t>
      </w:r>
      <w:r>
        <w:rPr>
          <w:w w:val="114"/>
        </w:rPr>
        <w:t xml:space="preserve">ort </w:t>
      </w:r>
      <w:r>
        <w:t>h</w:t>
      </w:r>
      <w:r>
        <w:rPr>
          <w:spacing w:val="-5"/>
        </w:rPr>
        <w:t>o</w:t>
      </w:r>
      <w:r>
        <w:t>w</w:t>
      </w:r>
      <w:r>
        <w:rPr>
          <w:spacing w:val="14"/>
        </w:rPr>
        <w:t xml:space="preserve"> </w:t>
      </w:r>
      <w:r>
        <w:t>im</w:t>
      </w:r>
      <w:r>
        <w:rPr>
          <w:spacing w:val="5"/>
        </w:rPr>
        <w:t>p</w:t>
      </w:r>
      <w:r>
        <w:t>osed</w:t>
      </w:r>
      <w:r>
        <w:rPr>
          <w:spacing w:val="37"/>
        </w:rPr>
        <w:t xml:space="preserve"> </w:t>
      </w:r>
      <w:r>
        <w:rPr>
          <w:w w:val="112"/>
        </w:rPr>
        <w:t>treatme</w:t>
      </w:r>
      <w:r>
        <w:rPr>
          <w:spacing w:val="-6"/>
          <w:w w:val="112"/>
        </w:rPr>
        <w:t>n</w:t>
      </w:r>
      <w:r>
        <w:rPr>
          <w:w w:val="112"/>
        </w:rPr>
        <w:t>ts</w:t>
      </w:r>
      <w:r>
        <w:rPr>
          <w:spacing w:val="8"/>
          <w:w w:val="112"/>
        </w:rPr>
        <w:t xml:space="preserve"> </w:t>
      </w:r>
      <w:r>
        <w:t>compared</w:t>
      </w:r>
      <w:r w:rsidR="00F9389F">
        <w:t xml:space="preserve"> </w:t>
      </w:r>
      <w:r>
        <w:rPr>
          <w:w w:val="113"/>
        </w:rPr>
        <w:t>to</w:t>
      </w:r>
      <w:r>
        <w:rPr>
          <w:spacing w:val="1"/>
          <w:w w:val="113"/>
        </w:rPr>
        <w:t xml:space="preserve"> </w:t>
      </w:r>
      <w:r>
        <w:rPr>
          <w:w w:val="110"/>
        </w:rPr>
        <w:t>p</w:t>
      </w:r>
      <w:r>
        <w:rPr>
          <w:w w:val="106"/>
        </w:rPr>
        <w:t>r</w:t>
      </w:r>
      <w:r>
        <w:rPr>
          <w:spacing w:val="11"/>
          <w:w w:val="106"/>
        </w:rPr>
        <w:t>o</w:t>
      </w:r>
      <w:r>
        <w:rPr>
          <w:w w:val="109"/>
        </w:rPr>
        <w:t>j</w:t>
      </w:r>
      <w:r>
        <w:rPr>
          <w:w w:val="99"/>
        </w:rPr>
        <w:t>ec</w:t>
      </w:r>
      <w:r>
        <w:rPr>
          <w:w w:val="139"/>
        </w:rPr>
        <w:t>t</w:t>
      </w:r>
      <w:r>
        <w:rPr>
          <w:w w:val="105"/>
        </w:rPr>
        <w:t>ed</w:t>
      </w:r>
      <w:r>
        <w:rPr>
          <w:spacing w:val="7"/>
          <w:w w:val="105"/>
        </w:rPr>
        <w:t xml:space="preserve"> </w:t>
      </w:r>
      <w:r>
        <w:rPr>
          <w:spacing w:val="-5"/>
        </w:rPr>
        <w:t>c</w:t>
      </w:r>
      <w:r>
        <w:t>hanges.</w:t>
      </w:r>
      <w:r w:rsidR="00F9389F">
        <w:t xml:space="preserve"> </w:t>
      </w:r>
      <w:r>
        <w:t>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8"/>
          <w:w w:val="110"/>
        </w:rPr>
        <w:t xml:space="preserve"> </w:t>
      </w:r>
      <w:r>
        <w:rPr>
          <w:w w:val="112"/>
        </w:rPr>
        <w:t>the</w:t>
      </w:r>
      <w:r>
        <w:rPr>
          <w:spacing w:val="2"/>
          <w:w w:val="112"/>
        </w:rPr>
        <w:t xml:space="preserve"> </w:t>
      </w:r>
      <w:r>
        <w:rPr>
          <w:w w:val="139"/>
        </w:rPr>
        <w:t>t</w:t>
      </w:r>
      <w:r>
        <w:rPr>
          <w:w w:val="99"/>
        </w:rPr>
        <w:t>i</w:t>
      </w:r>
      <w:r>
        <w:rPr>
          <w:w w:val="104"/>
        </w:rPr>
        <w:t>mi</w:t>
      </w:r>
      <w:r>
        <w:rPr>
          <w:w w:val="110"/>
        </w:rPr>
        <w:t>n</w:t>
      </w:r>
      <w:r>
        <w:rPr>
          <w:w w:val="99"/>
        </w:rPr>
        <w:t>g</w:t>
      </w:r>
      <w:r>
        <w:rPr>
          <w:spacing w:val="7"/>
          <w:w w:val="99"/>
        </w:rPr>
        <w:t xml:space="preserve"> </w:t>
      </w:r>
      <w:r>
        <w:t xml:space="preserve">of </w:t>
      </w:r>
      <w:r>
        <w:rPr>
          <w:w w:val="112"/>
        </w:rPr>
        <w:t>the</w:t>
      </w:r>
      <w:r>
        <w:rPr>
          <w:spacing w:val="2"/>
          <w:w w:val="112"/>
        </w:rPr>
        <w:t xml:space="preserve"> </w:t>
      </w:r>
      <w:r>
        <w:t>im</w:t>
      </w:r>
      <w:r>
        <w:rPr>
          <w:spacing w:val="5"/>
        </w:rPr>
        <w:t>p</w:t>
      </w:r>
      <w:r>
        <w:t>osed</w:t>
      </w:r>
      <w:r>
        <w:rPr>
          <w:spacing w:val="34"/>
        </w:rPr>
        <w:t xml:space="preserve"> </w:t>
      </w:r>
      <w:r>
        <w:rPr>
          <w:w w:val="139"/>
        </w:rPr>
        <w:t>t</w:t>
      </w:r>
      <w:r>
        <w:rPr>
          <w:w w:val="116"/>
        </w:rPr>
        <w:t>r</w:t>
      </w:r>
      <w:r>
        <w:rPr>
          <w:w w:val="114"/>
        </w:rPr>
        <w:t>eat</w:t>
      </w:r>
      <w:r>
        <w:rPr>
          <w:w w:val="106"/>
        </w:rPr>
        <w:t>m</w:t>
      </w:r>
      <w:r>
        <w:rPr>
          <w:w w:val="105"/>
        </w:rPr>
        <w:t>e</w:t>
      </w:r>
      <w:r>
        <w:rPr>
          <w:spacing w:val="-5"/>
          <w:w w:val="105"/>
        </w:rPr>
        <w:t>n</w:t>
      </w:r>
      <w:r>
        <w:rPr>
          <w:w w:val="139"/>
        </w:rPr>
        <w:t>t</w:t>
      </w:r>
      <w:r>
        <w:t>s should</w:t>
      </w:r>
      <w:r w:rsidR="00F9389F">
        <w:t xml:space="preserve"> </w:t>
      </w:r>
      <w:r>
        <w:rPr>
          <w:spacing w:val="5"/>
        </w:rPr>
        <w:t>b</w:t>
      </w:r>
      <w:r>
        <w:t>e</w:t>
      </w:r>
      <w:r>
        <w:rPr>
          <w:spacing w:val="31"/>
        </w:rPr>
        <w:t xml:space="preserve"> </w:t>
      </w:r>
      <w:r>
        <w:t>carefully</w:t>
      </w:r>
      <w:r w:rsidR="00F9389F">
        <w:t xml:space="preserve"> </w:t>
      </w:r>
      <w:r>
        <w:t>considered,</w:t>
      </w:r>
      <w:r w:rsidR="00F9389F">
        <w:t xml:space="preserve"> </w:t>
      </w:r>
      <w:r>
        <w:t>and</w:t>
      </w:r>
      <w:r w:rsidR="00F9389F">
        <w:t xml:space="preserve"> </w:t>
      </w:r>
      <w:r>
        <w:t>ideally</w:t>
      </w:r>
      <w:r>
        <w:rPr>
          <w:spacing w:val="44"/>
        </w:rPr>
        <w:t xml:space="preserve"> </w:t>
      </w:r>
      <w:r>
        <w:t>should</w:t>
      </w:r>
      <w:r>
        <w:rPr>
          <w:spacing w:val="49"/>
        </w:rPr>
        <w:t xml:space="preserve"> </w:t>
      </w:r>
      <w:r>
        <w:t>mat</w:t>
      </w:r>
      <w:r>
        <w:rPr>
          <w:spacing w:val="-5"/>
        </w:rPr>
        <w:t>c</w:t>
      </w:r>
      <w:r>
        <w:t>h</w:t>
      </w:r>
      <w:r w:rsidR="00F9389F">
        <w:t xml:space="preserve"> </w:t>
      </w:r>
      <w:r>
        <w:t>forecasts.</w:t>
      </w:r>
      <w:r w:rsidR="00F9389F">
        <w:t xml:space="preserve"> </w:t>
      </w:r>
      <w:r>
        <w:t>If</w:t>
      </w:r>
      <w:r>
        <w:rPr>
          <w:spacing w:val="20"/>
        </w:rPr>
        <w:t xml:space="preserve"> </w:t>
      </w:r>
      <w:r>
        <w:rPr>
          <w:w w:val="99"/>
        </w:rPr>
        <w:t>i</w:t>
      </w:r>
      <w:r>
        <w:rPr>
          <w:w w:val="139"/>
        </w:rPr>
        <w:t>t</w:t>
      </w:r>
      <w:r>
        <w:rPr>
          <w:spacing w:val="22"/>
          <w:w w:val="139"/>
        </w:rPr>
        <w:t xml:space="preserve"> </w:t>
      </w:r>
      <w:r>
        <w:t>is</w:t>
      </w:r>
      <w:r>
        <w:rPr>
          <w:spacing w:val="21"/>
        </w:rPr>
        <w:t xml:space="preserve"> </w:t>
      </w:r>
      <w:r>
        <w:t>not</w:t>
      </w:r>
      <w:r w:rsidR="00F9389F">
        <w:t xml:space="preserve"> </w:t>
      </w:r>
      <w:r>
        <w:rPr>
          <w:spacing w:val="5"/>
        </w:rPr>
        <w:t>p</w:t>
      </w:r>
      <w:r>
        <w:t>ossible</w:t>
      </w:r>
      <w:r>
        <w:rPr>
          <w:spacing w:val="40"/>
        </w:rPr>
        <w:t xml:space="preserve"> </w:t>
      </w:r>
      <w:r>
        <w:rPr>
          <w:w w:val="113"/>
        </w:rPr>
        <w:t>to</w:t>
      </w:r>
      <w:r>
        <w:rPr>
          <w:spacing w:val="15"/>
          <w:w w:val="113"/>
        </w:rPr>
        <w:t xml:space="preserve"> </w:t>
      </w:r>
      <w:r>
        <w:t>apply</w:t>
      </w:r>
      <w:r w:rsidR="00F9389F">
        <w:t xml:space="preserve"> </w:t>
      </w:r>
      <w:r>
        <w:rPr>
          <w:w w:val="99"/>
        </w:rPr>
        <w:t>c</w:t>
      </w:r>
      <w:r>
        <w:rPr>
          <w:w w:val="105"/>
        </w:rPr>
        <w:t>o</w:t>
      </w:r>
      <w:r>
        <w:rPr>
          <w:spacing w:val="-5"/>
          <w:w w:val="105"/>
        </w:rPr>
        <w:t>n</w:t>
      </w:r>
      <w:r>
        <w:rPr>
          <w:w w:val="139"/>
        </w:rPr>
        <w:t>t</w:t>
      </w:r>
      <w:r>
        <w:rPr>
          <w:w w:val="99"/>
        </w:rPr>
        <w:t>i</w:t>
      </w:r>
      <w:r>
        <w:rPr>
          <w:spacing w:val="-5"/>
          <w:w w:val="110"/>
        </w:rPr>
        <w:t>n</w:t>
      </w:r>
      <w:r>
        <w:rPr>
          <w:w w:val="106"/>
        </w:rPr>
        <w:t>uou</w:t>
      </w:r>
      <w:r>
        <w:t xml:space="preserve">s </w:t>
      </w:r>
      <w:r>
        <w:rPr>
          <w:w w:val="112"/>
        </w:rPr>
        <w:t>treatme</w:t>
      </w:r>
      <w:r>
        <w:rPr>
          <w:spacing w:val="-6"/>
          <w:w w:val="112"/>
        </w:rPr>
        <w:t>n</w:t>
      </w:r>
      <w:r>
        <w:rPr>
          <w:w w:val="112"/>
        </w:rPr>
        <w:t>ts</w:t>
      </w:r>
      <w:r>
        <w:rPr>
          <w:spacing w:val="43"/>
          <w:w w:val="112"/>
        </w:rPr>
        <w:t xml:space="preserve"> </w:t>
      </w:r>
      <w:r>
        <w:rPr>
          <w:w w:val="139"/>
        </w:rPr>
        <w:t>t</w:t>
      </w:r>
      <w:r>
        <w:rPr>
          <w:w w:val="113"/>
        </w:rPr>
        <w:t>hr</w:t>
      </w:r>
      <w:r>
        <w:rPr>
          <w:w w:val="105"/>
        </w:rPr>
        <w:t>oughou</w:t>
      </w:r>
      <w:r>
        <w:rPr>
          <w:w w:val="139"/>
        </w:rPr>
        <w:t>t</w:t>
      </w:r>
      <w:r w:rsidR="00F9389F">
        <w:t xml:space="preserve"> </w:t>
      </w:r>
      <w:r>
        <w:rPr>
          <w:w w:val="112"/>
        </w:rPr>
        <w:t>the</w:t>
      </w:r>
      <w:r>
        <w:rPr>
          <w:spacing w:val="38"/>
          <w:w w:val="112"/>
        </w:rPr>
        <w:t xml:space="preserve"> </w:t>
      </w:r>
      <w:r>
        <w:t>stud</w:t>
      </w:r>
      <w:r>
        <w:rPr>
          <w:spacing w:val="-16"/>
        </w:rPr>
        <w:t>y</w:t>
      </w:r>
      <w:r>
        <w:t>,</w:t>
      </w:r>
      <w:r w:rsidR="00F9389F">
        <w:t xml:space="preserve"> </w:t>
      </w:r>
      <w:r>
        <w:rPr>
          <w:w w:val="112"/>
        </w:rPr>
        <w:t>the</w:t>
      </w:r>
      <w:r>
        <w:rPr>
          <w:spacing w:val="37"/>
          <w:w w:val="112"/>
        </w:rPr>
        <w:t xml:space="preserve"> </w:t>
      </w:r>
      <w:r>
        <w:rPr>
          <w:w w:val="112"/>
        </w:rPr>
        <w:t>s</w:t>
      </w:r>
      <w:r>
        <w:rPr>
          <w:w w:val="104"/>
        </w:rPr>
        <w:t>eas</w:t>
      </w:r>
      <w:r>
        <w:rPr>
          <w:w w:val="106"/>
        </w:rPr>
        <w:t>onal</w:t>
      </w:r>
      <w:r>
        <w:rPr>
          <w:w w:val="99"/>
        </w:rPr>
        <w:t>i</w:t>
      </w:r>
      <w:r>
        <w:rPr>
          <w:spacing w:val="-5"/>
          <w:w w:val="139"/>
        </w:rPr>
        <w:t>t</w:t>
      </w:r>
      <w:r>
        <w:rPr>
          <w:w w:val="105"/>
        </w:rPr>
        <w:t>y</w:t>
      </w:r>
      <w:r w:rsidR="00F9389F">
        <w:t xml:space="preserve"> </w:t>
      </w:r>
      <w:r>
        <w:t>and</w:t>
      </w:r>
      <w:r w:rsidR="00F9389F">
        <w:t xml:space="preserve"> </w:t>
      </w:r>
      <w:r>
        <w:rPr>
          <w:w w:val="139"/>
        </w:rPr>
        <w:t>t</w:t>
      </w:r>
      <w:r>
        <w:rPr>
          <w:w w:val="99"/>
        </w:rPr>
        <w:t>i</w:t>
      </w:r>
      <w:r>
        <w:rPr>
          <w:w w:val="104"/>
        </w:rPr>
        <w:t>mi</w:t>
      </w:r>
      <w:r>
        <w:rPr>
          <w:w w:val="110"/>
        </w:rPr>
        <w:t>n</w:t>
      </w:r>
      <w:r>
        <w:rPr>
          <w:w w:val="99"/>
        </w:rPr>
        <w:t>g</w:t>
      </w:r>
      <w:r w:rsidR="00F9389F">
        <w:t xml:space="preserve"> </w:t>
      </w:r>
      <w:r>
        <w:t>of</w:t>
      </w:r>
      <w:r>
        <w:rPr>
          <w:spacing w:val="35"/>
        </w:rPr>
        <w:t xml:space="preserve"> </w:t>
      </w:r>
      <w:r>
        <w:rPr>
          <w:w w:val="112"/>
        </w:rPr>
        <w:t>treatme</w:t>
      </w:r>
      <w:r>
        <w:rPr>
          <w:spacing w:val="-6"/>
          <w:w w:val="112"/>
        </w:rPr>
        <w:t>n</w:t>
      </w:r>
      <w:r>
        <w:rPr>
          <w:w w:val="112"/>
        </w:rPr>
        <w:t>ts</w:t>
      </w:r>
      <w:r>
        <w:rPr>
          <w:spacing w:val="42"/>
          <w:w w:val="112"/>
        </w:rPr>
        <w:t xml:space="preserve"> </w:t>
      </w:r>
      <w:r>
        <w:t>should</w:t>
      </w:r>
      <w:r w:rsidR="00F9389F">
        <w:t xml:space="preserve"> </w:t>
      </w:r>
      <w:r>
        <w:rPr>
          <w:spacing w:val="5"/>
        </w:rPr>
        <w:t>b</w:t>
      </w:r>
      <w:r>
        <w:t>e</w:t>
      </w:r>
      <w:r w:rsidR="00F9389F">
        <w:t xml:space="preserve"> </w:t>
      </w:r>
      <w:r>
        <w:rPr>
          <w:w w:val="102"/>
        </w:rPr>
        <w:t>ex</w:t>
      </w:r>
      <w:r>
        <w:rPr>
          <w:w w:val="106"/>
        </w:rPr>
        <w:t>pl</w:t>
      </w:r>
      <w:r>
        <w:rPr>
          <w:w w:val="99"/>
        </w:rPr>
        <w:t>ici</w:t>
      </w:r>
      <w:r>
        <w:rPr>
          <w:w w:val="139"/>
        </w:rPr>
        <w:t>t</w:t>
      </w:r>
      <w:r>
        <w:rPr>
          <w:w w:val="99"/>
        </w:rPr>
        <w:t>l</w:t>
      </w:r>
      <w:r>
        <w:rPr>
          <w:w w:val="105"/>
        </w:rPr>
        <w:t>y</w:t>
      </w:r>
      <w:r w:rsidR="00F9389F">
        <w:t xml:space="preserve"> </w:t>
      </w:r>
      <w:r>
        <w:rPr>
          <w:w w:val="116"/>
        </w:rPr>
        <w:t>r</w:t>
      </w:r>
      <w:r>
        <w:rPr>
          <w:w w:val="105"/>
        </w:rPr>
        <w:t>e</w:t>
      </w:r>
      <w:r>
        <w:rPr>
          <w:spacing w:val="5"/>
          <w:w w:val="105"/>
        </w:rPr>
        <w:t>p</w:t>
      </w:r>
      <w:r>
        <w:rPr>
          <w:w w:val="114"/>
        </w:rPr>
        <w:t>ort</w:t>
      </w:r>
      <w:r>
        <w:rPr>
          <w:w w:val="99"/>
        </w:rPr>
        <w:t>e</w:t>
      </w:r>
      <w:r>
        <w:rPr>
          <w:w w:val="110"/>
        </w:rPr>
        <w:t xml:space="preserve">d </w:t>
      </w:r>
      <w:r>
        <w:t>and</w:t>
      </w:r>
      <w:r w:rsidR="00F9389F">
        <w:t xml:space="preserve"> </w:t>
      </w:r>
      <w:r>
        <w:t>the</w:t>
      </w:r>
      <w:r w:rsidR="00F9389F">
        <w:t xml:space="preserve"> </w:t>
      </w:r>
      <w:r>
        <w:t>climate</w:t>
      </w:r>
      <w:r w:rsidR="00F9389F">
        <w:t xml:space="preserve"> </w:t>
      </w:r>
      <w:r>
        <w:t>should</w:t>
      </w:r>
      <w:r w:rsidR="00F9389F">
        <w:t xml:space="preserve"> </w:t>
      </w:r>
      <w:r>
        <w:rPr>
          <w:spacing w:val="5"/>
        </w:rPr>
        <w:t>b</w:t>
      </w:r>
      <w:r>
        <w:t>e</w:t>
      </w:r>
      <w:r>
        <w:rPr>
          <w:spacing w:val="42"/>
        </w:rPr>
        <w:t xml:space="preserve"> </w:t>
      </w:r>
      <w:r>
        <w:t>monitored</w:t>
      </w:r>
      <w:r w:rsidR="00F9389F">
        <w:t xml:space="preserve"> </w:t>
      </w:r>
      <w:r>
        <w:rPr>
          <w:w w:val="139"/>
        </w:rPr>
        <w:t>t</w:t>
      </w:r>
      <w:r>
        <w:rPr>
          <w:w w:val="110"/>
        </w:rPr>
        <w:t>h</w:t>
      </w:r>
      <w:r>
        <w:rPr>
          <w:w w:val="116"/>
        </w:rPr>
        <w:t>r</w:t>
      </w:r>
      <w:r>
        <w:rPr>
          <w:w w:val="105"/>
        </w:rPr>
        <w:t>ough</w:t>
      </w:r>
      <w:r>
        <w:rPr>
          <w:w w:val="112"/>
        </w:rPr>
        <w:t>out</w:t>
      </w:r>
      <w:r>
        <w:rPr>
          <w:w w:val="110"/>
        </w:rPr>
        <w:t>,</w:t>
      </w:r>
      <w:r w:rsidR="00F9389F">
        <w:t xml:space="preserve"> </w:t>
      </w:r>
      <w:r>
        <w:t>e</w:t>
      </w:r>
      <w:r>
        <w:rPr>
          <w:spacing w:val="-5"/>
        </w:rPr>
        <w:t>v</w:t>
      </w:r>
      <w:r>
        <w:t>en</w:t>
      </w:r>
      <w:r>
        <w:rPr>
          <w:spacing w:val="46"/>
        </w:rPr>
        <w:t xml:space="preserve"> </w:t>
      </w:r>
      <w:r>
        <w:t>if</w:t>
      </w:r>
      <w:r>
        <w:rPr>
          <w:spacing w:val="26"/>
        </w:rPr>
        <w:t xml:space="preserve"> </w:t>
      </w:r>
      <w:r>
        <w:t>no</w:t>
      </w:r>
      <w:r>
        <w:rPr>
          <w:spacing w:val="42"/>
        </w:rPr>
        <w:t xml:space="preserve"> </w:t>
      </w:r>
      <w:r>
        <w:rPr>
          <w:w w:val="107"/>
        </w:rPr>
        <w:t>manipulations</w:t>
      </w:r>
      <w:r>
        <w:rPr>
          <w:spacing w:val="40"/>
          <w:w w:val="107"/>
        </w:rPr>
        <w:t xml:space="preserve"> </w:t>
      </w:r>
      <w:r>
        <w:t>are</w:t>
      </w:r>
      <w:r w:rsidR="00F9389F">
        <w:t xml:space="preserve"> </w:t>
      </w:r>
      <w:r>
        <w:rPr>
          <w:w w:val="99"/>
        </w:rPr>
        <w:t>i</w:t>
      </w:r>
      <w:r>
        <w:rPr>
          <w:w w:val="106"/>
        </w:rPr>
        <w:t>mpl</w:t>
      </w:r>
      <w:r>
        <w:rPr>
          <w:w w:val="104"/>
        </w:rPr>
        <w:t>em</w:t>
      </w:r>
      <w:r>
        <w:rPr>
          <w:w w:val="105"/>
        </w:rPr>
        <w:t>e</w:t>
      </w:r>
      <w:r>
        <w:rPr>
          <w:spacing w:val="-5"/>
          <w:w w:val="105"/>
        </w:rPr>
        <w:t>n</w:t>
      </w:r>
      <w:r>
        <w:rPr>
          <w:w w:val="139"/>
        </w:rPr>
        <w:t>t</w:t>
      </w:r>
      <w:r>
        <w:rPr>
          <w:w w:val="105"/>
        </w:rPr>
        <w:t>ed</w:t>
      </w:r>
      <w:r>
        <w:rPr>
          <w:w w:val="110"/>
        </w:rPr>
        <w:t>.</w:t>
      </w:r>
      <w:r w:rsidR="00F9389F">
        <w:t xml:space="preserve"> </w:t>
      </w:r>
      <w:r>
        <w:rPr>
          <w:spacing w:val="-12"/>
        </w:rPr>
        <w:t xml:space="preserve"> </w:t>
      </w:r>
      <w:r>
        <w:t>In</w:t>
      </w:r>
      <w:r>
        <w:rPr>
          <w:spacing w:val="48"/>
        </w:rPr>
        <w:t xml:space="preserve"> </w:t>
      </w:r>
      <w:r>
        <w:rPr>
          <w:w w:val="111"/>
        </w:rPr>
        <w:t>add</w:t>
      </w:r>
      <w:r>
        <w:rPr>
          <w:w w:val="99"/>
        </w:rPr>
        <w:t>i</w:t>
      </w:r>
      <w:r>
        <w:rPr>
          <w:w w:val="139"/>
        </w:rPr>
        <w:t>t</w:t>
      </w:r>
      <w:r>
        <w:rPr>
          <w:w w:val="103"/>
        </w:rPr>
        <w:t xml:space="preserve">ion </w:t>
      </w:r>
      <w:r>
        <w:rPr>
          <w:w w:val="113"/>
        </w:rPr>
        <w:t>to</w:t>
      </w:r>
      <w:r>
        <w:rPr>
          <w:spacing w:val="31"/>
          <w:w w:val="113"/>
        </w:rPr>
        <w:t xml:space="preserve"> </w:t>
      </w:r>
      <w:r>
        <w:t>designing</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sidR="00F9389F">
        <w:t xml:space="preserve"> </w:t>
      </w:r>
      <w:r>
        <w:rPr>
          <w:w w:val="121"/>
        </w:rPr>
        <w:t>that</w:t>
      </w:r>
      <w:r>
        <w:rPr>
          <w:spacing w:val="28"/>
          <w:w w:val="121"/>
        </w:rPr>
        <w:t xml:space="preserve"> </w:t>
      </w:r>
      <w:r>
        <w:rPr>
          <w:w w:val="121"/>
        </w:rPr>
        <w:t>s</w:t>
      </w:r>
      <w:r>
        <w:rPr>
          <w:w w:val="106"/>
        </w:rPr>
        <w:t>hi</w:t>
      </w:r>
      <w:r>
        <w:rPr>
          <w:w w:val="91"/>
        </w:rPr>
        <w:t>f</w:t>
      </w:r>
      <w:r>
        <w:rPr>
          <w:w w:val="139"/>
        </w:rPr>
        <w:t>t</w:t>
      </w:r>
      <w:r w:rsidR="00F9389F">
        <w:t xml:space="preserve"> </w:t>
      </w:r>
      <w:r>
        <w:t>mean</w:t>
      </w:r>
      <w:r w:rsidR="00F9389F">
        <w:t xml:space="preserve"> </w:t>
      </w:r>
      <w:r>
        <w:t>climatic</w:t>
      </w:r>
      <w:r w:rsidR="00F9389F">
        <w:t xml:space="preserve"> </w:t>
      </w:r>
      <w:r>
        <w:t>conditions,</w:t>
      </w:r>
      <w:r w:rsidR="00F9389F">
        <w:t xml:space="preserve"> </w:t>
      </w:r>
      <w:r>
        <w:t>sci</w:t>
      </w:r>
      <w:r>
        <w:rPr>
          <w:w w:val="99"/>
        </w:rPr>
        <w:t>e</w:t>
      </w:r>
      <w:r>
        <w:rPr>
          <w:spacing w:val="-5"/>
          <w:w w:val="110"/>
        </w:rPr>
        <w:t>n</w:t>
      </w:r>
      <w:r>
        <w:rPr>
          <w:w w:val="139"/>
        </w:rPr>
        <w:t>t</w:t>
      </w:r>
      <w:r>
        <w:rPr>
          <w:w w:val="99"/>
        </w:rPr>
        <w:t>i</w:t>
      </w:r>
      <w:r>
        <w:rPr>
          <w:w w:val="116"/>
        </w:rPr>
        <w:t>st</w:t>
      </w:r>
      <w:r>
        <w:t>s</w:t>
      </w:r>
      <w:r w:rsidR="00F9389F">
        <w:t xml:space="preserve"> </w:t>
      </w:r>
      <w:r>
        <w:t>should</w:t>
      </w:r>
      <w:r w:rsidR="00F9389F">
        <w:t xml:space="preserve"> </w:t>
      </w:r>
      <w:r>
        <w:rPr>
          <w:spacing w:val="5"/>
        </w:rPr>
        <w:t>b</w:t>
      </w:r>
      <w:r>
        <w:t>e</w:t>
      </w:r>
      <w:r>
        <w:rPr>
          <w:spacing w:val="47"/>
        </w:rPr>
        <w:t xml:space="preserve"> </w:t>
      </w:r>
      <w:r>
        <w:rPr>
          <w:w w:val="139"/>
        </w:rPr>
        <w:t>t</w:t>
      </w:r>
      <w:r>
        <w:rPr>
          <w:w w:val="110"/>
        </w:rPr>
        <w:t>h</w:t>
      </w:r>
      <w:r>
        <w:rPr>
          <w:w w:val="105"/>
        </w:rPr>
        <w:t>oug</w:t>
      </w:r>
      <w:r>
        <w:rPr>
          <w:spacing w:val="-5"/>
          <w:w w:val="105"/>
        </w:rPr>
        <w:t>h</w:t>
      </w:r>
      <w:r>
        <w:rPr>
          <w:w w:val="139"/>
        </w:rPr>
        <w:t>t</w:t>
      </w:r>
      <w:r>
        <w:rPr>
          <w:w w:val="102"/>
        </w:rPr>
        <w:t>fu</w:t>
      </w:r>
      <w:r>
        <w:rPr>
          <w:w w:val="99"/>
        </w:rPr>
        <w:t>l</w:t>
      </w:r>
      <w:r w:rsidR="00F9389F">
        <w:t xml:space="preserve"> </w:t>
      </w:r>
      <w:r>
        <w:rPr>
          <w:w w:val="111"/>
        </w:rPr>
        <w:t>a</w:t>
      </w:r>
      <w:r>
        <w:rPr>
          <w:spacing w:val="5"/>
          <w:w w:val="111"/>
        </w:rPr>
        <w:t>b</w:t>
      </w:r>
      <w:r>
        <w:rPr>
          <w:w w:val="105"/>
        </w:rPr>
        <w:t>ou</w:t>
      </w:r>
      <w:r>
        <w:rPr>
          <w:w w:val="139"/>
        </w:rPr>
        <w:t>t</w:t>
      </w:r>
      <w:r w:rsidR="00F9389F">
        <w:t xml:space="preserve"> </w:t>
      </w:r>
      <w:r>
        <w:rPr>
          <w:w w:val="104"/>
        </w:rPr>
        <w:t>wh</w:t>
      </w:r>
      <w:r>
        <w:rPr>
          <w:w w:val="122"/>
        </w:rPr>
        <w:t xml:space="preserve">at </w:t>
      </w:r>
      <w:r>
        <w:t>other</w:t>
      </w:r>
      <w:r w:rsidR="00F9389F">
        <w:t xml:space="preserve"> </w:t>
      </w:r>
      <w:r>
        <w:t>as</w:t>
      </w:r>
      <w:r>
        <w:rPr>
          <w:spacing w:val="5"/>
        </w:rPr>
        <w:t>p</w:t>
      </w:r>
      <w:r>
        <w:t>ects</w:t>
      </w:r>
      <w:r w:rsidR="00F9389F">
        <w:t xml:space="preserve"> </w:t>
      </w:r>
      <w:r>
        <w:t>of</w:t>
      </w:r>
      <w:r>
        <w:rPr>
          <w:spacing w:val="4"/>
        </w:rPr>
        <w:t xml:space="preserve"> </w:t>
      </w:r>
      <w:r>
        <w:t>micr</w:t>
      </w:r>
      <w:r>
        <w:rPr>
          <w:spacing w:val="5"/>
        </w:rPr>
        <w:t>o</w:t>
      </w:r>
      <w:r>
        <w:t>climate</w:t>
      </w:r>
      <w:r w:rsidR="00F9389F">
        <w:t xml:space="preserve"> </w:t>
      </w:r>
      <w:r>
        <w:t>are</w:t>
      </w:r>
      <w:r>
        <w:rPr>
          <w:spacing w:val="32"/>
        </w:rPr>
        <w:t xml:space="preserve"> </w:t>
      </w:r>
      <w:r>
        <w:rPr>
          <w:spacing w:val="5"/>
        </w:rPr>
        <w:t>b</w:t>
      </w:r>
      <w:r>
        <w:t>eing</w:t>
      </w:r>
      <w:r>
        <w:rPr>
          <w:spacing w:val="30"/>
        </w:rPr>
        <w:t xml:space="preserve"> </w:t>
      </w:r>
      <w:r>
        <w:rPr>
          <w:w w:val="107"/>
        </w:rPr>
        <w:t>al</w:t>
      </w:r>
      <w:r>
        <w:rPr>
          <w:w w:val="139"/>
        </w:rPr>
        <w:t>t</w:t>
      </w:r>
      <w:r>
        <w:rPr>
          <w:w w:val="107"/>
        </w:rPr>
        <w:t>er</w:t>
      </w:r>
      <w:r>
        <w:rPr>
          <w:w w:val="105"/>
        </w:rPr>
        <w:t>ed</w:t>
      </w:r>
      <w:r>
        <w:rPr>
          <w:w w:val="110"/>
        </w:rPr>
        <w:t>,</w:t>
      </w:r>
      <w:r>
        <w:rPr>
          <w:spacing w:val="12"/>
        </w:rPr>
        <w:t xml:space="preserve"> </w:t>
      </w:r>
      <w:r>
        <w:t>su</w:t>
      </w:r>
      <w:r>
        <w:rPr>
          <w:spacing w:val="-5"/>
        </w:rPr>
        <w:t>c</w:t>
      </w:r>
      <w:r>
        <w:t>h</w:t>
      </w:r>
      <w:r>
        <w:rPr>
          <w:spacing w:val="31"/>
        </w:rPr>
        <w:t xml:space="preserve"> </w:t>
      </w:r>
      <w:r>
        <w:t>as</w:t>
      </w:r>
      <w:r>
        <w:rPr>
          <w:spacing w:val="22"/>
        </w:rPr>
        <w:t xml:space="preserve"> </w:t>
      </w:r>
      <w:r>
        <w:t>the</w:t>
      </w:r>
      <w:r>
        <w:rPr>
          <w:spacing w:val="41"/>
        </w:rPr>
        <w:t xml:space="preserve"> </w:t>
      </w:r>
      <w:r>
        <w:t>mini</w:t>
      </w:r>
      <w:r>
        <w:rPr>
          <w:spacing w:val="-5"/>
        </w:rPr>
        <w:t>m</w:t>
      </w:r>
      <w:r>
        <w:t>um,</w:t>
      </w:r>
      <w:r w:rsidR="00F9389F">
        <w:t xml:space="preserve"> </w:t>
      </w:r>
      <w:r>
        <w:t>maxi</w:t>
      </w:r>
      <w:r>
        <w:rPr>
          <w:spacing w:val="-5"/>
        </w:rPr>
        <w:t>m</w:t>
      </w:r>
      <w:r>
        <w:t>um,</w:t>
      </w:r>
      <w:r w:rsidR="00F9389F">
        <w:t xml:space="preserve"> </w:t>
      </w:r>
      <w:r>
        <w:rPr>
          <w:spacing w:val="-11"/>
        </w:rPr>
        <w:t>v</w:t>
      </w:r>
      <w:r>
        <w:t>ariance,</w:t>
      </w:r>
      <w:r w:rsidR="00F9389F">
        <w:t xml:space="preserve"> </w:t>
      </w:r>
      <w:r>
        <w:rPr>
          <w:w w:val="110"/>
        </w:rPr>
        <w:t>d</w:t>
      </w:r>
      <w:r>
        <w:t>is</w:t>
      </w:r>
      <w:r>
        <w:rPr>
          <w:w w:val="139"/>
        </w:rPr>
        <w:t>t</w:t>
      </w:r>
      <w:r>
        <w:rPr>
          <w:w w:val="109"/>
        </w:rPr>
        <w:t>ri</w:t>
      </w:r>
      <w:r>
        <w:rPr>
          <w:w w:val="110"/>
        </w:rPr>
        <w:t>b</w:t>
      </w:r>
      <w:r>
        <w:rPr>
          <w:w w:val="120"/>
        </w:rPr>
        <w:t>ut</w:t>
      </w:r>
      <w:r>
        <w:rPr>
          <w:w w:val="99"/>
        </w:rPr>
        <w:t>i</w:t>
      </w:r>
      <w:r>
        <w:rPr>
          <w:w w:val="105"/>
        </w:rPr>
        <w:t>on</w:t>
      </w:r>
      <w:r>
        <w:rPr>
          <w:w w:val="110"/>
        </w:rPr>
        <w:t>,</w:t>
      </w:r>
      <w:r>
        <w:rPr>
          <w:spacing w:val="12"/>
        </w:rPr>
        <w:t xml:space="preserve"> </w:t>
      </w:r>
      <w:r>
        <w:rPr>
          <w:w w:val="111"/>
        </w:rPr>
        <w:t>and</w:t>
      </w:r>
    </w:p>
    <w:p w14:paraId="6D4C8D15" w14:textId="77777777" w:rsidR="005B53EE" w:rsidRDefault="005B53EE" w:rsidP="00F9389F">
      <w:pPr>
        <w:spacing w:line="200" w:lineRule="exact"/>
      </w:pPr>
    </w:p>
    <w:p w14:paraId="2CCD5120" w14:textId="77777777" w:rsidR="005B53EE" w:rsidRDefault="005B53EE" w:rsidP="00F9389F">
      <w:pPr>
        <w:spacing w:line="200" w:lineRule="exact"/>
      </w:pPr>
    </w:p>
    <w:p w14:paraId="5BADF1CB" w14:textId="77777777" w:rsidR="005B53EE" w:rsidRDefault="005B53EE" w:rsidP="00F9389F">
      <w:pPr>
        <w:spacing w:before="8" w:line="280" w:lineRule="exact"/>
        <w:rPr>
          <w:sz w:val="28"/>
          <w:szCs w:val="28"/>
        </w:rPr>
      </w:pPr>
    </w:p>
    <w:p w14:paraId="3B21E94A" w14:textId="77777777" w:rsidR="005B53EE" w:rsidRDefault="00F5753A" w:rsidP="00F9389F">
      <w:pPr>
        <w:spacing w:before="22" w:line="249" w:lineRule="auto"/>
        <w:ind w:left="117" w:right="83"/>
      </w:pPr>
      <w:r>
        <w:rPr>
          <w:w w:val="107"/>
        </w:rPr>
        <w:t>cr</w:t>
      </w:r>
      <w:r>
        <w:rPr>
          <w:w w:val="99"/>
        </w:rPr>
        <w:t>i</w:t>
      </w:r>
      <w:r>
        <w:rPr>
          <w:w w:val="139"/>
        </w:rPr>
        <w:t>t</w:t>
      </w:r>
      <w:r>
        <w:rPr>
          <w:w w:val="99"/>
        </w:rPr>
        <w:t>i</w:t>
      </w:r>
      <w:r>
        <w:rPr>
          <w:w w:val="104"/>
        </w:rPr>
        <w:t>cal</w:t>
      </w:r>
      <w:r>
        <w:rPr>
          <w:spacing w:val="21"/>
        </w:rPr>
        <w:t xml:space="preserve"> </w:t>
      </w:r>
      <w:r>
        <w:rPr>
          <w:w w:val="139"/>
        </w:rPr>
        <w:t>t</w:t>
      </w:r>
      <w:r>
        <w:rPr>
          <w:w w:val="110"/>
        </w:rPr>
        <w:t>h</w:t>
      </w:r>
      <w:r>
        <w:rPr>
          <w:w w:val="116"/>
        </w:rPr>
        <w:t>r</w:t>
      </w:r>
      <w:r>
        <w:rPr>
          <w:w w:val="104"/>
        </w:rPr>
        <w:t>esh</w:t>
      </w:r>
      <w:r>
        <w:rPr>
          <w:w w:val="99"/>
        </w:rPr>
        <w:t>ol</w:t>
      </w:r>
      <w:r>
        <w:rPr>
          <w:w w:val="110"/>
        </w:rPr>
        <w:t>d</w:t>
      </w:r>
      <w:r>
        <w:rPr>
          <w:spacing w:val="21"/>
        </w:rPr>
        <w:t xml:space="preserve"> </w:t>
      </w:r>
      <w:r>
        <w:rPr>
          <w:spacing w:val="-11"/>
        </w:rPr>
        <w:t>v</w:t>
      </w:r>
      <w:r>
        <w:t>alues.</w:t>
      </w:r>
      <w:r w:rsidR="00F9389F">
        <w:t xml:space="preserve"> </w:t>
      </w:r>
      <w:r>
        <w:t>In</w:t>
      </w:r>
      <w:r>
        <w:rPr>
          <w:spacing w:val="36"/>
        </w:rPr>
        <w:t xml:space="preserve"> </w:t>
      </w:r>
      <w:r>
        <w:rPr>
          <w:w w:val="112"/>
        </w:rPr>
        <w:t>par</w:t>
      </w:r>
      <w:r>
        <w:rPr>
          <w:w w:val="139"/>
        </w:rPr>
        <w:t>t</w:t>
      </w:r>
      <w:r>
        <w:rPr>
          <w:w w:val="99"/>
        </w:rPr>
        <w:t>i</w:t>
      </w:r>
      <w:r>
        <w:rPr>
          <w:w w:val="105"/>
        </w:rPr>
        <w:t>cu</w:t>
      </w:r>
      <w:r>
        <w:rPr>
          <w:w w:val="99"/>
        </w:rPr>
        <w:t>l</w:t>
      </w:r>
      <w:r>
        <w:rPr>
          <w:w w:val="113"/>
        </w:rPr>
        <w:t>ar,</w:t>
      </w:r>
      <w:r>
        <w:rPr>
          <w:spacing w:val="22"/>
        </w:rPr>
        <w:t xml:space="preserve"> </w:t>
      </w:r>
      <w:r>
        <w:rPr>
          <w:w w:val="102"/>
        </w:rPr>
        <w:t>ex</w:t>
      </w:r>
      <w:r>
        <w:rPr>
          <w:w w:val="139"/>
        </w:rPr>
        <w:t>t</w:t>
      </w:r>
      <w:r>
        <w:rPr>
          <w:w w:val="107"/>
        </w:rPr>
        <w:t>re</w:t>
      </w:r>
      <w:r>
        <w:rPr>
          <w:w w:val="103"/>
        </w:rPr>
        <w:t>mes</w:t>
      </w:r>
      <w:r>
        <w:rPr>
          <w:spacing w:val="21"/>
        </w:rPr>
        <w:t xml:space="preserve"> </w:t>
      </w:r>
      <w:r>
        <w:t>can</w:t>
      </w:r>
      <w:r>
        <w:rPr>
          <w:spacing w:val="41"/>
        </w:rPr>
        <w:t xml:space="preserve"> </w:t>
      </w:r>
      <w:r>
        <w:t>often</w:t>
      </w:r>
      <w:r>
        <w:rPr>
          <w:spacing w:val="46"/>
        </w:rPr>
        <w:t xml:space="preserve"> </w:t>
      </w:r>
      <w:r>
        <w:t>h</w:t>
      </w:r>
      <w:r>
        <w:rPr>
          <w:spacing w:val="-5"/>
        </w:rPr>
        <w:t>av</w:t>
      </w:r>
      <w:r>
        <w:t>e</w:t>
      </w:r>
      <w:r>
        <w:rPr>
          <w:spacing w:val="46"/>
        </w:rPr>
        <w:t xml:space="preserve"> </w:t>
      </w:r>
      <w:r>
        <w:rPr>
          <w:w w:val="105"/>
        </w:rPr>
        <w:t>ou</w:t>
      </w:r>
      <w:r>
        <w:rPr>
          <w:w w:val="139"/>
        </w:rPr>
        <w:t>t</w:t>
      </w:r>
      <w:r>
        <w:t>-s</w:t>
      </w:r>
      <w:r>
        <w:rPr>
          <w:w w:val="99"/>
        </w:rPr>
        <w:t>iz</w:t>
      </w:r>
      <w:r>
        <w:rPr>
          <w:w w:val="105"/>
        </w:rPr>
        <w:t>ed</w:t>
      </w:r>
      <w:r>
        <w:rPr>
          <w:spacing w:val="21"/>
        </w:rPr>
        <w:t xml:space="preserve"> </w:t>
      </w:r>
      <w:r>
        <w:t>effects</w:t>
      </w:r>
      <w:r>
        <w:rPr>
          <w:spacing w:val="24"/>
        </w:rPr>
        <w:t xml:space="preserve"> </w:t>
      </w:r>
      <w:r>
        <w:t>compared</w:t>
      </w:r>
      <w:r w:rsidR="00F9389F">
        <w:t xml:space="preserve"> </w:t>
      </w:r>
      <w:r>
        <w:rPr>
          <w:w w:val="113"/>
        </w:rPr>
        <w:t>to</w:t>
      </w:r>
      <w:r>
        <w:rPr>
          <w:spacing w:val="15"/>
          <w:w w:val="113"/>
        </w:rPr>
        <w:t xml:space="preserve"> </w:t>
      </w:r>
      <w:r>
        <w:t>shifts</w:t>
      </w:r>
      <w:r>
        <w:rPr>
          <w:spacing w:val="47"/>
        </w:rPr>
        <w:t xml:space="preserve"> </w:t>
      </w:r>
      <w:r>
        <w:t>only</w:t>
      </w:r>
      <w:r>
        <w:rPr>
          <w:spacing w:val="35"/>
        </w:rPr>
        <w:t xml:space="preserve"> </w:t>
      </w:r>
      <w:r>
        <w:rPr>
          <w:w w:val="99"/>
        </w:rPr>
        <w:t>i</w:t>
      </w:r>
      <w:r>
        <w:rPr>
          <w:w w:val="110"/>
        </w:rPr>
        <w:t xml:space="preserve">n </w:t>
      </w:r>
      <w:r>
        <w:rPr>
          <w:w w:val="112"/>
        </w:rPr>
        <w:t>the</w:t>
      </w:r>
      <w:r>
        <w:rPr>
          <w:spacing w:val="12"/>
          <w:w w:val="112"/>
        </w:rPr>
        <w:t xml:space="preserve"> </w:t>
      </w:r>
      <w:r>
        <w:t>mean</w:t>
      </w:r>
      <w:r>
        <w:rPr>
          <w:spacing w:val="46"/>
        </w:rPr>
        <w:t xml:space="preserve"> </w:t>
      </w:r>
      <w:r>
        <w:rPr>
          <w:w w:val="114"/>
        </w:rPr>
        <w:t>state</w:t>
      </w:r>
      <w:r>
        <w:rPr>
          <w:spacing w:val="12"/>
          <w:w w:val="114"/>
        </w:rPr>
        <w:t xml:space="preserve"> </w:t>
      </w:r>
      <w:r>
        <w:t>(Ben</w:t>
      </w:r>
      <w:r>
        <w:rPr>
          <w:spacing w:val="43"/>
        </w:rPr>
        <w:t xml:space="preserve"> </w:t>
      </w:r>
      <w:r>
        <w:t>could</w:t>
      </w:r>
      <w:r>
        <w:rPr>
          <w:spacing w:val="34"/>
        </w:rPr>
        <w:t xml:space="preserve"> </w:t>
      </w:r>
      <w:r>
        <w:rPr>
          <w:spacing w:val="-5"/>
        </w:rPr>
        <w:t>y</w:t>
      </w:r>
      <w:r>
        <w:t>ou</w:t>
      </w:r>
      <w:r>
        <w:rPr>
          <w:spacing w:val="31"/>
        </w:rPr>
        <w:t xml:space="preserve"> </w:t>
      </w:r>
      <w:r>
        <w:t>add</w:t>
      </w:r>
      <w:r>
        <w:rPr>
          <w:spacing w:val="47"/>
        </w:rPr>
        <w:t xml:space="preserve"> </w:t>
      </w:r>
      <w:r>
        <w:t>a</w:t>
      </w:r>
      <w:r>
        <w:rPr>
          <w:spacing w:val="27"/>
        </w:rPr>
        <w:t xml:space="preserve"> </w:t>
      </w:r>
      <w:r>
        <w:rPr>
          <w:w w:val="110"/>
        </w:rPr>
        <w:t>citation</w:t>
      </w:r>
      <w:r>
        <w:rPr>
          <w:spacing w:val="12"/>
          <w:w w:val="110"/>
        </w:rPr>
        <w:t xml:space="preserve"> </w:t>
      </w:r>
      <w:r>
        <w:rPr>
          <w:w w:val="105"/>
        </w:rPr>
        <w:t>he</w:t>
      </w:r>
      <w:r>
        <w:rPr>
          <w:w w:val="107"/>
        </w:rPr>
        <w:t>re</w:t>
      </w:r>
      <w:r>
        <w:rPr>
          <w:w w:val="116"/>
        </w:rPr>
        <w:t>)</w:t>
      </w:r>
      <w:r>
        <w:rPr>
          <w:w w:val="110"/>
        </w:rPr>
        <w:t>.</w:t>
      </w:r>
    </w:p>
    <w:p w14:paraId="1EFF8EFB" w14:textId="77777777" w:rsidR="005B53EE" w:rsidRDefault="005B53EE" w:rsidP="00F9389F">
      <w:pPr>
        <w:spacing w:before="4" w:line="140" w:lineRule="exact"/>
        <w:rPr>
          <w:sz w:val="14"/>
          <w:szCs w:val="14"/>
        </w:rPr>
      </w:pPr>
    </w:p>
    <w:p w14:paraId="4D1CF785" w14:textId="61CEDCE6" w:rsidR="005B53EE" w:rsidRDefault="00F5753A" w:rsidP="00F9389F">
      <w:pPr>
        <w:spacing w:line="249" w:lineRule="auto"/>
        <w:ind w:left="117" w:right="83"/>
      </w:pPr>
      <w:r>
        <w:t>Publish</w:t>
      </w:r>
      <w:r w:rsidR="00F9389F">
        <w:t xml:space="preserve"> </w:t>
      </w:r>
      <w:r>
        <w:t>high</w:t>
      </w:r>
      <w:r>
        <w:rPr>
          <w:spacing w:val="26"/>
        </w:rPr>
        <w:t xml:space="preserve"> </w:t>
      </w:r>
      <w:r>
        <w:t>quality,</w:t>
      </w:r>
      <w:r w:rsidR="00F9389F">
        <w:t xml:space="preserve"> </w:t>
      </w:r>
      <w:r>
        <w:t>usable</w:t>
      </w:r>
      <w:r>
        <w:rPr>
          <w:spacing w:val="38"/>
        </w:rPr>
        <w:t xml:space="preserve"> </w:t>
      </w:r>
      <w:r>
        <w:t>data</w:t>
      </w:r>
      <w:r w:rsidR="00F9389F">
        <w:t xml:space="preserve"> </w:t>
      </w:r>
      <w:r>
        <w:t>and</w:t>
      </w:r>
      <w:r w:rsidR="00F9389F">
        <w:t xml:space="preserve"> </w:t>
      </w:r>
      <w:r>
        <w:rPr>
          <w:w w:val="109"/>
        </w:rPr>
        <w:t>metadata</w:t>
      </w:r>
      <w:r>
        <w:rPr>
          <w:spacing w:val="40"/>
          <w:w w:val="109"/>
        </w:rPr>
        <w:t xml:space="preserve"> </w:t>
      </w:r>
      <w:r>
        <w:t>su</w:t>
      </w:r>
      <w:r>
        <w:rPr>
          <w:spacing w:val="-5"/>
        </w:rPr>
        <w:t>c</w:t>
      </w:r>
      <w:r>
        <w:t>h</w:t>
      </w:r>
      <w:r>
        <w:rPr>
          <w:spacing w:val="44"/>
        </w:rPr>
        <w:t xml:space="preserve"> </w:t>
      </w:r>
      <w:r>
        <w:rPr>
          <w:w w:val="121"/>
        </w:rPr>
        <w:t>that</w:t>
      </w:r>
      <w:r>
        <w:rPr>
          <w:spacing w:val="14"/>
          <w:w w:val="121"/>
        </w:rPr>
        <w:t xml:space="preserve"> </w:t>
      </w:r>
      <w:r>
        <w:t>data</w:t>
      </w:r>
      <w:r w:rsidR="00F9389F">
        <w:t xml:space="preserve"> </w:t>
      </w:r>
      <w:r>
        <w:t>can</w:t>
      </w:r>
      <w:r>
        <w:rPr>
          <w:spacing w:val="43"/>
        </w:rPr>
        <w:t xml:space="preserve"> </w:t>
      </w:r>
      <w:r>
        <w:t>easily</w:t>
      </w:r>
      <w:r>
        <w:rPr>
          <w:spacing w:val="38"/>
        </w:rPr>
        <w:t xml:space="preserve"> </w:t>
      </w:r>
      <w:r>
        <w:rPr>
          <w:spacing w:val="5"/>
        </w:rPr>
        <w:t>b</w:t>
      </w:r>
      <w:r>
        <w:t>e</w:t>
      </w:r>
      <w:r>
        <w:rPr>
          <w:spacing w:val="33"/>
        </w:rPr>
        <w:t xml:space="preserve"> </w:t>
      </w:r>
      <w:r>
        <w:t>shared</w:t>
      </w:r>
      <w:r w:rsidR="00F9389F">
        <w:t xml:space="preserve"> </w:t>
      </w:r>
      <w:r>
        <w:t>and</w:t>
      </w:r>
      <w:r w:rsidR="00F9389F">
        <w:t xml:space="preserve"> </w:t>
      </w:r>
      <w:r>
        <w:t>used</w:t>
      </w:r>
      <w:r>
        <w:rPr>
          <w:spacing w:val="45"/>
        </w:rPr>
        <w:t xml:space="preserve"> </w:t>
      </w:r>
      <w:r>
        <w:rPr>
          <w:spacing w:val="-5"/>
        </w:rPr>
        <w:t>b</w:t>
      </w:r>
      <w:r>
        <w:t>y</w:t>
      </w:r>
      <w:r>
        <w:rPr>
          <w:spacing w:val="39"/>
        </w:rPr>
        <w:t xml:space="preserve"> </w:t>
      </w:r>
      <w:r>
        <w:t>others.</w:t>
      </w:r>
      <w:r w:rsidR="00F9389F">
        <w:t xml:space="preserve"> </w:t>
      </w:r>
      <w:r>
        <w:rPr>
          <w:spacing w:val="7"/>
        </w:rPr>
        <w:t xml:space="preserve"> </w:t>
      </w:r>
      <w:r>
        <w:rPr>
          <w:w w:val="109"/>
        </w:rPr>
        <w:t xml:space="preserve">In </w:t>
      </w:r>
      <w:r>
        <w:rPr>
          <w:w w:val="112"/>
        </w:rPr>
        <w:t>the</w:t>
      </w:r>
      <w:r>
        <w:rPr>
          <w:spacing w:val="14"/>
          <w:w w:val="112"/>
        </w:rPr>
        <w:t xml:space="preserve"> </w:t>
      </w:r>
      <w:r>
        <w:rPr>
          <w:w w:val="112"/>
        </w:rPr>
        <w:t>metadata,</w:t>
      </w:r>
      <w:r>
        <w:rPr>
          <w:spacing w:val="18"/>
          <w:w w:val="112"/>
        </w:rPr>
        <w:t xml:space="preserve"> </w:t>
      </w:r>
      <w:r>
        <w:t>re</w:t>
      </w:r>
      <w:r>
        <w:rPr>
          <w:spacing w:val="5"/>
        </w:rPr>
        <w:t>p</w:t>
      </w:r>
      <w:r>
        <w:t>ort</w:t>
      </w:r>
      <w:r w:rsidR="00F9389F">
        <w:t xml:space="preserve"> </w:t>
      </w:r>
      <w:r>
        <w:rPr>
          <w:w w:val="112"/>
        </w:rPr>
        <w:t>the</w:t>
      </w:r>
      <w:r>
        <w:rPr>
          <w:spacing w:val="14"/>
          <w:w w:val="112"/>
        </w:rPr>
        <w:t xml:space="preserve"> </w:t>
      </w:r>
      <w:r>
        <w:rPr>
          <w:spacing w:val="-5"/>
        </w:rPr>
        <w:t>n</w:t>
      </w:r>
      <w:r>
        <w:t>u</w:t>
      </w:r>
      <w:r>
        <w:rPr>
          <w:spacing w:val="-5"/>
        </w:rPr>
        <w:t>m</w:t>
      </w:r>
      <w:r>
        <w:rPr>
          <w:spacing w:val="5"/>
        </w:rPr>
        <w:t>b</w:t>
      </w:r>
      <w:r>
        <w:t>er</w:t>
      </w:r>
      <w:r w:rsidR="00F9389F">
        <w:t xml:space="preserve"> </w:t>
      </w:r>
      <w:r>
        <w:t>and</w:t>
      </w:r>
      <w:r w:rsidR="00F9389F">
        <w:t xml:space="preserve"> </w:t>
      </w:r>
      <w:r>
        <w:t>cause</w:t>
      </w:r>
      <w:r>
        <w:rPr>
          <w:spacing w:val="38"/>
        </w:rPr>
        <w:t xml:space="preserve"> </w:t>
      </w:r>
      <w:r>
        <w:t>of</w:t>
      </w:r>
      <w:r>
        <w:rPr>
          <w:spacing w:val="11"/>
        </w:rPr>
        <w:t xml:space="preserve"> </w:t>
      </w:r>
      <w:r>
        <w:t>missing</w:t>
      </w:r>
      <w:r>
        <w:rPr>
          <w:spacing w:val="35"/>
        </w:rPr>
        <w:t xml:space="preserve"> </w:t>
      </w:r>
      <w:r>
        <w:t>data</w:t>
      </w:r>
      <w:r w:rsidR="00F9389F">
        <w:t xml:space="preserve"> </w:t>
      </w:r>
      <w:r>
        <w:rPr>
          <w:spacing w:val="5"/>
          <w:w w:val="110"/>
        </w:rPr>
        <w:t>p</w:t>
      </w:r>
      <w:r>
        <w:rPr>
          <w:w w:val="103"/>
        </w:rPr>
        <w:t>oi</w:t>
      </w:r>
      <w:r>
        <w:rPr>
          <w:spacing w:val="-5"/>
          <w:w w:val="103"/>
        </w:rPr>
        <w:t>n</w:t>
      </w:r>
      <w:r>
        <w:rPr>
          <w:w w:val="139"/>
        </w:rPr>
        <w:t>t</w:t>
      </w:r>
      <w:r>
        <w:t>s</w:t>
      </w:r>
      <w:r>
        <w:rPr>
          <w:spacing w:val="18"/>
        </w:rPr>
        <w:t xml:space="preserve"> </w:t>
      </w:r>
      <w:r>
        <w:t>for</w:t>
      </w:r>
      <w:r>
        <w:rPr>
          <w:spacing w:val="22"/>
        </w:rPr>
        <w:t xml:space="preserve"> </w:t>
      </w:r>
      <w:r>
        <w:t>climate,</w:t>
      </w:r>
      <w:r w:rsidR="00F9389F">
        <w:t xml:space="preserve"> </w:t>
      </w:r>
      <w:r>
        <w:t>es</w:t>
      </w:r>
      <w:r>
        <w:rPr>
          <w:spacing w:val="5"/>
        </w:rPr>
        <w:t>p</w:t>
      </w:r>
      <w:r>
        <w:t>ecially</w:t>
      </w:r>
      <w:r>
        <w:rPr>
          <w:spacing w:val="41"/>
        </w:rPr>
        <w:t xml:space="preserve"> </w:t>
      </w:r>
      <w:r>
        <w:rPr>
          <w:w w:val="139"/>
        </w:rPr>
        <w:t>t</w:t>
      </w:r>
      <w:r>
        <w:rPr>
          <w:w w:val="110"/>
        </w:rPr>
        <w:t>h</w:t>
      </w:r>
      <w:r>
        <w:t>ose</w:t>
      </w:r>
      <w:r>
        <w:rPr>
          <w:spacing w:val="18"/>
        </w:rPr>
        <w:t xml:space="preserve"> </w:t>
      </w:r>
      <w:r>
        <w:t>collected</w:t>
      </w:r>
      <w:r>
        <w:rPr>
          <w:spacing w:val="45"/>
        </w:rPr>
        <w:t xml:space="preserve"> </w:t>
      </w:r>
      <w:r>
        <w:rPr>
          <w:w w:val="99"/>
        </w:rPr>
        <w:t>i</w:t>
      </w:r>
      <w:r>
        <w:rPr>
          <w:w w:val="110"/>
        </w:rPr>
        <w:t xml:space="preserve">n </w:t>
      </w:r>
      <w:r>
        <w:rPr>
          <w:spacing w:val="-5"/>
        </w:rPr>
        <w:t>w</w:t>
      </w:r>
      <w:r>
        <w:t>arming</w:t>
      </w:r>
      <w:r w:rsidR="00F9389F">
        <w:t xml:space="preserve"> </w:t>
      </w:r>
      <w:r>
        <w:rPr>
          <w:w w:val="112"/>
        </w:rPr>
        <w:t>treatme</w:t>
      </w:r>
      <w:r>
        <w:rPr>
          <w:spacing w:val="-6"/>
          <w:w w:val="112"/>
        </w:rPr>
        <w:t>n</w:t>
      </w:r>
      <w:r>
        <w:rPr>
          <w:w w:val="112"/>
        </w:rPr>
        <w:t>ts.</w:t>
      </w:r>
      <w:r w:rsidR="00F9389F">
        <w:rPr>
          <w:w w:val="112"/>
        </w:rPr>
        <w:t xml:space="preserve"> </w:t>
      </w:r>
      <w:r>
        <w:t>(</w:t>
      </w:r>
      <w:r>
        <w:rPr>
          <w:spacing w:val="-17"/>
        </w:rPr>
        <w:t>F</w:t>
      </w:r>
      <w:r>
        <w:t>or</w:t>
      </w:r>
      <w:r w:rsidR="00F9389F">
        <w:t xml:space="preserve"> </w:t>
      </w:r>
      <w:r>
        <w:t>example,</w:t>
      </w:r>
      <w:r w:rsidR="00F9389F">
        <w:t xml:space="preserve"> </w:t>
      </w:r>
      <w:r>
        <w:t>are</w:t>
      </w:r>
      <w:r>
        <w:rPr>
          <w:spacing w:val="45"/>
        </w:rPr>
        <w:t xml:space="preserve"> </w:t>
      </w:r>
      <w:r>
        <w:t>data</w:t>
      </w:r>
      <w:r w:rsidR="00F9389F">
        <w:t xml:space="preserve"> </w:t>
      </w:r>
      <w:r>
        <w:t>missing</w:t>
      </w:r>
      <w:r>
        <w:rPr>
          <w:spacing w:val="39"/>
        </w:rPr>
        <w:t xml:space="preserve"> </w:t>
      </w:r>
      <w:r>
        <w:rPr>
          <w:spacing w:val="5"/>
        </w:rPr>
        <w:t>b</w:t>
      </w:r>
      <w:r>
        <w:t>ecause</w:t>
      </w:r>
      <w:r w:rsidR="00F9389F">
        <w:t xml:space="preserve"> </w:t>
      </w:r>
      <w:r>
        <w:t>the</w:t>
      </w:r>
      <w:r w:rsidR="00F9389F">
        <w:t xml:space="preserve"> </w:t>
      </w:r>
      <w:r>
        <w:t>heaters</w:t>
      </w:r>
      <w:r w:rsidR="00F9389F">
        <w:t xml:space="preserve"> </w:t>
      </w:r>
      <w:r>
        <w:t>failed,</w:t>
      </w:r>
      <w:r>
        <w:rPr>
          <w:spacing w:val="43"/>
        </w:rPr>
        <w:t xml:space="preserve"> </w:t>
      </w:r>
      <w:r>
        <w:t>or</w:t>
      </w:r>
      <w:r>
        <w:rPr>
          <w:spacing w:val="32"/>
        </w:rPr>
        <w:t xml:space="preserve"> </w:t>
      </w:r>
      <w:r>
        <w:rPr>
          <w:spacing w:val="5"/>
        </w:rPr>
        <w:t>b</w:t>
      </w:r>
      <w:r>
        <w:t>ecause</w:t>
      </w:r>
      <w:r w:rsidR="00F9389F">
        <w:t xml:space="preserve"> </w:t>
      </w:r>
      <w:r>
        <w:t>sensors</w:t>
      </w:r>
      <w:r>
        <w:rPr>
          <w:spacing w:val="42"/>
        </w:rPr>
        <w:t xml:space="preserve"> </w:t>
      </w:r>
      <w:r>
        <w:rPr>
          <w:w w:val="91"/>
        </w:rPr>
        <w:t>f</w:t>
      </w:r>
      <w:r>
        <w:rPr>
          <w:w w:val="107"/>
        </w:rPr>
        <w:t>ai</w:t>
      </w:r>
      <w:r>
        <w:rPr>
          <w:w w:val="99"/>
        </w:rPr>
        <w:t>l</w:t>
      </w:r>
      <w:r>
        <w:rPr>
          <w:w w:val="105"/>
        </w:rPr>
        <w:t>ed</w:t>
      </w:r>
      <w:r>
        <w:rPr>
          <w:w w:val="116"/>
        </w:rPr>
        <w:t xml:space="preserve">) </w:t>
      </w:r>
      <w:r>
        <w:rPr>
          <w:w w:val="107"/>
        </w:rPr>
        <w:t>Re</w:t>
      </w:r>
      <w:r>
        <w:rPr>
          <w:spacing w:val="5"/>
          <w:w w:val="107"/>
        </w:rPr>
        <w:t>p</w:t>
      </w:r>
      <w:r>
        <w:rPr>
          <w:w w:val="106"/>
        </w:rPr>
        <w:t>or</w:t>
      </w:r>
      <w:r>
        <w:rPr>
          <w:w w:val="139"/>
        </w:rPr>
        <w:t>t</w:t>
      </w:r>
      <w:r>
        <w:rPr>
          <w:spacing w:val="21"/>
        </w:rPr>
        <w:t xml:space="preserve"> </w:t>
      </w:r>
      <w:r>
        <w:rPr>
          <w:w w:val="112"/>
        </w:rPr>
        <w:t>the</w:t>
      </w:r>
      <w:r>
        <w:rPr>
          <w:spacing w:val="17"/>
          <w:w w:val="112"/>
        </w:rPr>
        <w:t xml:space="preserve"> </w:t>
      </w:r>
      <w:r>
        <w:rPr>
          <w:w w:val="139"/>
        </w:rPr>
        <w:t>t</w:t>
      </w:r>
      <w:r>
        <w:rPr>
          <w:w w:val="99"/>
        </w:rPr>
        <w:t>i</w:t>
      </w:r>
      <w:r>
        <w:rPr>
          <w:w w:val="104"/>
        </w:rPr>
        <w:t>mi</w:t>
      </w:r>
      <w:r>
        <w:rPr>
          <w:w w:val="110"/>
        </w:rPr>
        <w:t>n</w:t>
      </w:r>
      <w:r>
        <w:rPr>
          <w:w w:val="99"/>
        </w:rPr>
        <w:t>g</w:t>
      </w:r>
      <w:r>
        <w:rPr>
          <w:spacing w:val="21"/>
        </w:rPr>
        <w:t xml:space="preserve"> </w:t>
      </w:r>
      <w:r>
        <w:t>of</w:t>
      </w:r>
      <w:r>
        <w:rPr>
          <w:spacing w:val="14"/>
        </w:rPr>
        <w:t xml:space="preserve"> </w:t>
      </w:r>
      <w:r>
        <w:t>applied</w:t>
      </w:r>
      <w:r w:rsidR="00F9389F">
        <w:t xml:space="preserve"> </w:t>
      </w:r>
      <w:r>
        <w:rPr>
          <w:spacing w:val="-5"/>
        </w:rPr>
        <w:t>w</w:t>
      </w:r>
      <w:r>
        <w:t>arming</w:t>
      </w:r>
      <w:r w:rsidR="00F9389F">
        <w:t xml:space="preserve"> </w:t>
      </w:r>
      <w:r>
        <w:rPr>
          <w:w w:val="112"/>
        </w:rPr>
        <w:t>treatme</w:t>
      </w:r>
      <w:r>
        <w:rPr>
          <w:spacing w:val="-6"/>
          <w:w w:val="112"/>
        </w:rPr>
        <w:t>n</w:t>
      </w:r>
      <w:r>
        <w:rPr>
          <w:w w:val="112"/>
        </w:rPr>
        <w:t>ts</w:t>
      </w:r>
      <w:r>
        <w:rPr>
          <w:spacing w:val="21"/>
          <w:w w:val="112"/>
        </w:rPr>
        <w:t xml:space="preserve"> </w:t>
      </w:r>
      <w:r>
        <w:t>(i.e.</w:t>
      </w:r>
      <w:r w:rsidR="00F9389F">
        <w:t xml:space="preserve"> </w:t>
      </w:r>
      <w:r>
        <w:t>exact</w:t>
      </w:r>
      <w:r w:rsidR="00F9389F">
        <w:t xml:space="preserve"> </w:t>
      </w:r>
      <w:r>
        <w:rPr>
          <w:w w:val="118"/>
        </w:rPr>
        <w:t>start</w:t>
      </w:r>
      <w:r>
        <w:rPr>
          <w:spacing w:val="15"/>
          <w:w w:val="118"/>
        </w:rPr>
        <w:t xml:space="preserve"> </w:t>
      </w:r>
      <w:r>
        <w:t>and</w:t>
      </w:r>
      <w:r w:rsidR="00F9389F">
        <w:t xml:space="preserve"> </w:t>
      </w:r>
      <w:r>
        <w:t>end</w:t>
      </w:r>
      <w:r>
        <w:rPr>
          <w:spacing w:val="40"/>
        </w:rPr>
        <w:t xml:space="preserve"> </w:t>
      </w:r>
      <w:r>
        <w:t>dates,</w:t>
      </w:r>
      <w:r w:rsidR="00F9389F">
        <w:t xml:space="preserve"> </w:t>
      </w:r>
      <w:r>
        <w:t>within</w:t>
      </w:r>
      <w:r w:rsidR="00F9389F">
        <w:t xml:space="preserve"> </w:t>
      </w:r>
      <w:r>
        <w:t>and</w:t>
      </w:r>
      <w:r w:rsidR="00F9389F">
        <w:t xml:space="preserve"> </w:t>
      </w:r>
      <w:r>
        <w:t>across</w:t>
      </w:r>
      <w:r>
        <w:rPr>
          <w:spacing w:val="41"/>
        </w:rPr>
        <w:t xml:space="preserve"> </w:t>
      </w:r>
      <w:r>
        <w:rPr>
          <w:spacing w:val="-5"/>
          <w:w w:val="105"/>
        </w:rPr>
        <w:t>y</w:t>
      </w:r>
      <w:r>
        <w:rPr>
          <w:w w:val="109"/>
        </w:rPr>
        <w:t>ear</w:t>
      </w:r>
      <w:r>
        <w:rPr>
          <w:w w:val="107"/>
        </w:rPr>
        <w:t>s)</w:t>
      </w:r>
      <w:r>
        <w:rPr>
          <w:w w:val="110"/>
        </w:rPr>
        <w:t xml:space="preserve">, </w:t>
      </w:r>
      <w:r>
        <w:t>as</w:t>
      </w:r>
      <w:r w:rsidR="00F9389F">
        <w:t xml:space="preserve"> </w:t>
      </w:r>
      <w:r>
        <w:rPr>
          <w:spacing w:val="-5"/>
        </w:rPr>
        <w:t>w</w:t>
      </w:r>
      <w:r>
        <w:t>ell</w:t>
      </w:r>
      <w:r>
        <w:rPr>
          <w:spacing w:val="37"/>
        </w:rPr>
        <w:t xml:space="preserve"> </w:t>
      </w:r>
      <w:r>
        <w:t>as</w:t>
      </w:r>
      <w:r w:rsidR="00F9389F">
        <w:t xml:space="preserve"> </w:t>
      </w:r>
      <w:r>
        <w:rPr>
          <w:spacing w:val="-12"/>
          <w:w w:val="108"/>
        </w:rPr>
        <w:t>v</w:t>
      </w:r>
      <w:r>
        <w:rPr>
          <w:w w:val="108"/>
        </w:rPr>
        <w:t>ariations</w:t>
      </w:r>
      <w:r>
        <w:rPr>
          <w:spacing w:val="40"/>
          <w:w w:val="108"/>
        </w:rPr>
        <w:t xml:space="preserve"> </w:t>
      </w:r>
      <w:r>
        <w:t>in</w:t>
      </w:r>
      <w:r w:rsidR="00F9389F">
        <w:t xml:space="preserve"> </w:t>
      </w:r>
      <w:r>
        <w:rPr>
          <w:w w:val="110"/>
        </w:rPr>
        <w:t>d</w:t>
      </w:r>
      <w:r>
        <w:rPr>
          <w:spacing w:val="-5"/>
          <w:w w:val="112"/>
        </w:rPr>
        <w:t>a</w:t>
      </w:r>
      <w:r>
        <w:rPr>
          <w:w w:val="105"/>
        </w:rPr>
        <w:t>y</w:t>
      </w:r>
      <w:r>
        <w:rPr>
          <w:w w:val="139"/>
        </w:rPr>
        <w:t>t</w:t>
      </w:r>
      <w:r>
        <w:rPr>
          <w:w w:val="104"/>
        </w:rPr>
        <w:t>im</w:t>
      </w:r>
      <w:r>
        <w:rPr>
          <w:w w:val="99"/>
        </w:rPr>
        <w:t>e</w:t>
      </w:r>
      <w:r>
        <w:rPr>
          <w:spacing w:val="41"/>
          <w:w w:val="99"/>
        </w:rPr>
        <w:t xml:space="preserve"> </w:t>
      </w:r>
      <w:r>
        <w:t>and</w:t>
      </w:r>
      <w:r w:rsidR="00F9389F">
        <w:t xml:space="preserve"> </w:t>
      </w:r>
      <w:r>
        <w:rPr>
          <w:w w:val="110"/>
        </w:rPr>
        <w:t>n</w:t>
      </w:r>
      <w:r>
        <w:rPr>
          <w:w w:val="103"/>
        </w:rPr>
        <w:t>ig</w:t>
      </w:r>
      <w:r>
        <w:rPr>
          <w:spacing w:val="-5"/>
          <w:w w:val="103"/>
        </w:rPr>
        <w:t>h</w:t>
      </w:r>
      <w:r>
        <w:rPr>
          <w:w w:val="139"/>
        </w:rPr>
        <w:t>tt</w:t>
      </w:r>
      <w:r>
        <w:rPr>
          <w:w w:val="99"/>
        </w:rPr>
        <w:t>i</w:t>
      </w:r>
      <w:r>
        <w:rPr>
          <w:w w:val="104"/>
        </w:rPr>
        <w:t>me</w:t>
      </w:r>
      <w:r>
        <w:rPr>
          <w:spacing w:val="41"/>
          <w:w w:val="104"/>
        </w:rPr>
        <w:t xml:space="preserve"> </w:t>
      </w:r>
      <w:r>
        <w:t>and</w:t>
      </w:r>
      <w:r w:rsidR="00F9389F">
        <w:t xml:space="preserve"> </w:t>
      </w:r>
      <w:r>
        <w:t>seasonal</w:t>
      </w:r>
      <w:r w:rsidR="00F9389F">
        <w:t xml:space="preserve"> </w:t>
      </w:r>
      <w:r>
        <w:rPr>
          <w:spacing w:val="-12"/>
          <w:w w:val="108"/>
        </w:rPr>
        <w:t>v</w:t>
      </w:r>
      <w:r>
        <w:rPr>
          <w:w w:val="108"/>
        </w:rPr>
        <w:t>ariations</w:t>
      </w:r>
      <w:r>
        <w:rPr>
          <w:spacing w:val="40"/>
          <w:w w:val="108"/>
        </w:rPr>
        <w:t xml:space="preserve"> </w:t>
      </w:r>
      <w:r>
        <w:t>in</w:t>
      </w:r>
      <w:r w:rsidR="00F9389F">
        <w:t xml:space="preserve"> </w:t>
      </w:r>
      <w:r>
        <w:t>climate</w:t>
      </w:r>
      <w:r w:rsidR="00F9389F">
        <w:t xml:space="preserve"> </w:t>
      </w:r>
      <w:r>
        <w:rPr>
          <w:spacing w:val="-11"/>
        </w:rPr>
        <w:t>v</w:t>
      </w:r>
      <w:r>
        <w:t>ariables.</w:t>
      </w:r>
      <w:r w:rsidR="00F9389F">
        <w:t xml:space="preserve">  </w:t>
      </w:r>
      <w:r>
        <w:t>Gi</w:t>
      </w:r>
      <w:r>
        <w:rPr>
          <w:spacing w:val="-5"/>
        </w:rPr>
        <w:t>v</w:t>
      </w:r>
      <w:r>
        <w:t>en</w:t>
      </w:r>
      <w:r w:rsidR="00F9389F">
        <w:t xml:space="preserve"> </w:t>
      </w:r>
      <w:r>
        <w:rPr>
          <w:w w:val="139"/>
        </w:rPr>
        <w:t>t</w:t>
      </w:r>
      <w:r>
        <w:rPr>
          <w:w w:val="117"/>
        </w:rPr>
        <w:t xml:space="preserve">hat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1"/>
          <w:w w:val="107"/>
        </w:rPr>
        <w:t xml:space="preserve"> </w:t>
      </w:r>
      <w:r>
        <w:t>in</w:t>
      </w:r>
      <w:r w:rsidR="00F9389F">
        <w:t xml:space="preserve"> </w:t>
      </w:r>
      <w:r>
        <w:t>si</w:t>
      </w:r>
      <w:r>
        <w:rPr>
          <w:w w:val="139"/>
        </w:rPr>
        <w:t>t</w:t>
      </w:r>
      <w:r>
        <w:rPr>
          <w:w w:val="110"/>
        </w:rPr>
        <w:t>u</w:t>
      </w:r>
      <w:r>
        <w:rPr>
          <w:spacing w:val="41"/>
          <w:w w:val="110"/>
        </w:rPr>
        <w:t xml:space="preserve"> </w:t>
      </w:r>
      <w:r>
        <w:t>acti</w:t>
      </w:r>
      <w:r>
        <w:rPr>
          <w:spacing w:val="-5"/>
        </w:rPr>
        <w:t>v</w:t>
      </w:r>
      <w:r>
        <w:t>e</w:t>
      </w:r>
      <w:r w:rsidR="00F9389F">
        <w:t xml:space="preserve"> </w:t>
      </w:r>
      <w:r>
        <w:t>climate</w:t>
      </w:r>
      <w:r w:rsidR="00F9389F">
        <w:t xml:space="preserve"> </w:t>
      </w:r>
      <w:r>
        <w:rPr>
          <w:w w:val="107"/>
        </w:rPr>
        <w:t>manipulations</w:t>
      </w:r>
      <w:r>
        <w:rPr>
          <w:spacing w:val="45"/>
          <w:w w:val="107"/>
        </w:rPr>
        <w:t xml:space="preserve"> </w:t>
      </w:r>
      <w:r>
        <w:t>are</w:t>
      </w:r>
      <w:r w:rsidR="00F9389F">
        <w:t xml:space="preserve"> </w:t>
      </w:r>
      <w:r>
        <w:t>logistically</w:t>
      </w:r>
      <w:r w:rsidR="00F9389F">
        <w:t xml:space="preserve"> </w:t>
      </w:r>
      <w:r>
        <w:rPr>
          <w:spacing w:val="-5"/>
        </w:rPr>
        <w:t>c</w:t>
      </w:r>
      <w:r>
        <w:t>hallenging</w:t>
      </w:r>
      <w:r w:rsidR="00F9389F">
        <w:t xml:space="preserve"> </w:t>
      </w:r>
      <w:r>
        <w:t>and</w:t>
      </w:r>
      <w:r w:rsidR="00F9389F">
        <w:t xml:space="preserve"> </w:t>
      </w:r>
      <w:r>
        <w:t>ex</w:t>
      </w:r>
      <w:r>
        <w:rPr>
          <w:spacing w:val="5"/>
        </w:rPr>
        <w:t>p</w:t>
      </w:r>
      <w:r>
        <w:t>ensi</w:t>
      </w:r>
      <w:r>
        <w:rPr>
          <w:spacing w:val="-5"/>
        </w:rPr>
        <w:t>v</w:t>
      </w:r>
      <w:r>
        <w:t>e</w:t>
      </w:r>
      <w:r w:rsidR="00F9389F">
        <w:t xml:space="preserve"> </w:t>
      </w:r>
      <w:r>
        <w:t>(Aronson</w:t>
      </w:r>
      <w:r w:rsidR="00F9389F">
        <w:t xml:space="preserve"> </w:t>
      </w:r>
      <w:r>
        <w:t>&amp; McNul</w:t>
      </w:r>
      <w:r>
        <w:rPr>
          <w:spacing w:val="-5"/>
        </w:rPr>
        <w:t>t</w:t>
      </w:r>
      <w:r>
        <w:t>y,</w:t>
      </w:r>
      <w:r w:rsidR="00F9389F">
        <w:t xml:space="preserve"> </w:t>
      </w:r>
      <w:r>
        <w:t>2009),</w:t>
      </w:r>
      <w:r>
        <w:rPr>
          <w:spacing w:val="40"/>
        </w:rPr>
        <w:t xml:space="preserve"> </w:t>
      </w:r>
      <w:r>
        <w:t>and</w:t>
      </w:r>
      <w:r w:rsidR="00F9389F">
        <w:t xml:space="preserve"> </w:t>
      </w:r>
      <w:r>
        <w:rPr>
          <w:w w:val="121"/>
        </w:rPr>
        <w:t>that</w:t>
      </w:r>
      <w:r>
        <w:rPr>
          <w:spacing w:val="17"/>
          <w:w w:val="121"/>
        </w:rPr>
        <w:t xml:space="preserve"> </w:t>
      </w:r>
      <w:r>
        <w:rPr>
          <w:w w:val="139"/>
        </w:rPr>
        <w:t>t</w:t>
      </w:r>
      <w:r>
        <w:rPr>
          <w:w w:val="110"/>
        </w:rPr>
        <w:t>h</w:t>
      </w:r>
      <w:r>
        <w:rPr>
          <w:w w:val="102"/>
        </w:rPr>
        <w:t>ey</w:t>
      </w:r>
      <w:r w:rsidR="00F9389F">
        <w:t xml:space="preserve"> </w:t>
      </w:r>
      <w:r>
        <w:rPr>
          <w:w w:val="96"/>
        </w:rPr>
        <w:t>of</w:t>
      </w:r>
      <w:r>
        <w:rPr>
          <w:w w:val="139"/>
        </w:rPr>
        <w:t>t</w:t>
      </w:r>
      <w:r>
        <w:rPr>
          <w:w w:val="105"/>
        </w:rPr>
        <w:t>en</w:t>
      </w:r>
      <w:r w:rsidR="00F9389F">
        <w:t xml:space="preserve"> </w:t>
      </w:r>
      <w:r>
        <w:t>pr</w:t>
      </w:r>
      <w:r>
        <w:rPr>
          <w:spacing w:val="6"/>
        </w:rPr>
        <w:t>o</w:t>
      </w:r>
      <w:r>
        <w:t>duce</w:t>
      </w:r>
      <w:r w:rsidR="00F9389F">
        <w:t xml:space="preserve"> </w:t>
      </w:r>
      <w:r>
        <w:t>a</w:t>
      </w:r>
      <w:r>
        <w:rPr>
          <w:spacing w:val="38"/>
        </w:rPr>
        <w:t xml:space="preserve"> </w:t>
      </w:r>
      <w:r>
        <w:t>large</w:t>
      </w:r>
      <w:r>
        <w:rPr>
          <w:spacing w:val="46"/>
        </w:rPr>
        <w:t xml:space="preserve"> </w:t>
      </w:r>
      <w:r>
        <w:rPr>
          <w:spacing w:val="-5"/>
        </w:rPr>
        <w:t>v</w:t>
      </w:r>
      <w:r>
        <w:t>olume</w:t>
      </w:r>
      <w:r w:rsidR="00F9389F">
        <w:t xml:space="preserve"> </w:t>
      </w:r>
      <w:r>
        <w:t>of</w:t>
      </w:r>
      <w:r>
        <w:rPr>
          <w:spacing w:val="20"/>
        </w:rPr>
        <w:t xml:space="preserve"> </w:t>
      </w:r>
      <w:r>
        <w:t>fine-scale</w:t>
      </w:r>
      <w:r>
        <w:rPr>
          <w:spacing w:val="32"/>
        </w:rPr>
        <w:t xml:space="preserve"> </w:t>
      </w:r>
      <w:r>
        <w:t>climate</w:t>
      </w:r>
      <w:r w:rsidR="00F9389F">
        <w:t xml:space="preserve"> </w:t>
      </w:r>
      <w:r>
        <w:rPr>
          <w:w w:val="115"/>
        </w:rPr>
        <w:t>data,</w:t>
      </w:r>
      <w:r>
        <w:rPr>
          <w:spacing w:val="23"/>
          <w:w w:val="115"/>
        </w:rPr>
        <w:t xml:space="preserve"> </w:t>
      </w:r>
      <w:r>
        <w:t>g</w:t>
      </w:r>
      <w:r>
        <w:rPr>
          <w:spacing w:val="5"/>
        </w:rPr>
        <w:t>oo</w:t>
      </w:r>
      <w:r>
        <w:t>d</w:t>
      </w:r>
      <w:r>
        <w:rPr>
          <w:spacing w:val="34"/>
        </w:rPr>
        <w:t xml:space="preserve"> </w:t>
      </w:r>
      <w:del w:id="233" w:author="Yann Vitasse" w:date="2017-01-19T16:01:00Z">
        <w:r w:rsidDel="000B0C38">
          <w:delText>curation</w:delText>
        </w:r>
        <w:r w:rsidR="00F9389F" w:rsidDel="000B0C38">
          <w:delText xml:space="preserve"> </w:delText>
        </w:r>
      </w:del>
      <w:ins w:id="234" w:author="Yann Vitasse" w:date="2017-01-19T16:01:00Z">
        <w:r w:rsidR="000B0C38">
          <w:t xml:space="preserve">accuracy? </w:t>
        </w:r>
      </w:ins>
      <w:r>
        <w:rPr>
          <w:w w:val="111"/>
        </w:rPr>
        <w:t>an</w:t>
      </w:r>
      <w:r>
        <w:rPr>
          <w:w w:val="110"/>
        </w:rPr>
        <w:t xml:space="preserve">d </w:t>
      </w:r>
      <w:r>
        <w:t>data</w:t>
      </w:r>
      <w:r w:rsidR="00F9389F">
        <w:t xml:space="preserve"> </w:t>
      </w:r>
      <w:r>
        <w:t>sharing</w:t>
      </w:r>
      <w:r w:rsidR="00F9389F">
        <w:t xml:space="preserve"> </w:t>
      </w:r>
      <w:r>
        <w:t>will</w:t>
      </w:r>
      <w:r>
        <w:rPr>
          <w:spacing w:val="13"/>
        </w:rPr>
        <w:t xml:space="preserve"> </w:t>
      </w:r>
      <w:r>
        <w:t>ensure</w:t>
      </w:r>
      <w:r>
        <w:rPr>
          <w:spacing w:val="47"/>
        </w:rPr>
        <w:t xml:space="preserve"> </w:t>
      </w:r>
      <w:r>
        <w:t>wider</w:t>
      </w:r>
      <w:r>
        <w:rPr>
          <w:spacing w:val="35"/>
        </w:rPr>
        <w:t xml:space="preserve"> </w:t>
      </w:r>
      <w:r>
        <w:t>use</w:t>
      </w:r>
      <w:r>
        <w:rPr>
          <w:spacing w:val="26"/>
        </w:rPr>
        <w:t xml:space="preserve"> </w:t>
      </w:r>
      <w:r>
        <w:t>and</w:t>
      </w:r>
      <w:r>
        <w:rPr>
          <w:spacing w:val="48"/>
        </w:rPr>
        <w:t xml:space="preserve"> </w:t>
      </w:r>
      <w:r>
        <w:t>more</w:t>
      </w:r>
      <w:r>
        <w:rPr>
          <w:spacing w:val="34"/>
        </w:rPr>
        <w:t xml:space="preserve"> </w:t>
      </w:r>
      <w:r>
        <w:t>in-depth</w:t>
      </w:r>
      <w:r w:rsidR="00F9389F">
        <w:t xml:space="preserve"> </w:t>
      </w:r>
      <w:r>
        <w:rPr>
          <w:w w:val="108"/>
        </w:rPr>
        <w:t>understanding</w:t>
      </w:r>
      <w:r>
        <w:rPr>
          <w:spacing w:val="23"/>
          <w:w w:val="108"/>
        </w:rPr>
        <w:t xml:space="preserve"> </w:t>
      </w:r>
      <w:r>
        <w:t>of</w:t>
      </w:r>
      <w:r>
        <w:rPr>
          <w:spacing w:val="9"/>
        </w:rPr>
        <w:t xml:space="preserve"> </w:t>
      </w:r>
      <w:r>
        <w:rPr>
          <w:w w:val="139"/>
        </w:rPr>
        <w:t>t</w:t>
      </w:r>
      <w:r>
        <w:rPr>
          <w:w w:val="110"/>
        </w:rPr>
        <w:t>h</w:t>
      </w:r>
      <w:r>
        <w:t>es</w:t>
      </w:r>
      <w:r>
        <w:rPr>
          <w:w w:val="99"/>
        </w:rPr>
        <w:t>e</w:t>
      </w:r>
      <w:r>
        <w:rPr>
          <w:spacing w:val="16"/>
        </w:rPr>
        <w:t xml:space="preserve"> </w:t>
      </w:r>
      <w:r>
        <w:rPr>
          <w:spacing w:val="-11"/>
        </w:rPr>
        <w:t>v</w:t>
      </w:r>
      <w:r>
        <w:t>aluable</w:t>
      </w:r>
      <w:r w:rsidR="00F9389F">
        <w:t xml:space="preserve"> </w:t>
      </w:r>
      <w:r>
        <w:rPr>
          <w:w w:val="110"/>
        </w:rPr>
        <w:t>d</w:t>
      </w:r>
      <w:r>
        <w:rPr>
          <w:w w:val="122"/>
        </w:rPr>
        <w:t>at</w:t>
      </w:r>
      <w:r>
        <w:rPr>
          <w:w w:val="111"/>
        </w:rPr>
        <w:t>a.</w:t>
      </w:r>
    </w:p>
    <w:p w14:paraId="6B5075F7" w14:textId="77777777" w:rsidR="005B53EE" w:rsidRDefault="005B53EE" w:rsidP="00F9389F">
      <w:pPr>
        <w:spacing w:before="4" w:line="140" w:lineRule="exact"/>
        <w:rPr>
          <w:sz w:val="14"/>
          <w:szCs w:val="14"/>
        </w:rPr>
      </w:pPr>
    </w:p>
    <w:p w14:paraId="08CA7DF8" w14:textId="77777777" w:rsidR="005B53EE" w:rsidRDefault="00F5753A" w:rsidP="00F9389F">
      <w:pPr>
        <w:spacing w:line="249" w:lineRule="auto"/>
        <w:ind w:left="117" w:right="83"/>
      </w:pPr>
      <w:commentRangeStart w:id="235"/>
      <w:r>
        <w:t>Consider</w:t>
      </w:r>
      <w:r w:rsidR="00F9389F">
        <w:t xml:space="preserve"> </w:t>
      </w:r>
      <w:r>
        <w:t>implementing</w:t>
      </w:r>
      <w:r w:rsidR="00F9389F">
        <w:t xml:space="preserve"> </w:t>
      </w:r>
      <w:r>
        <w:t>and</w:t>
      </w:r>
      <w:r w:rsidR="00F9389F">
        <w:t xml:space="preserve"> </w:t>
      </w:r>
      <w:r>
        <w:t>fo</w:t>
      </w:r>
      <w:r>
        <w:rPr>
          <w:spacing w:val="10"/>
        </w:rPr>
        <w:t>l</w:t>
      </w:r>
      <w:r>
        <w:t>lowing</w:t>
      </w:r>
      <w:r>
        <w:rPr>
          <w:spacing w:val="21"/>
        </w:rPr>
        <w:t xml:space="preserve"> </w:t>
      </w:r>
      <w:r>
        <w:rPr>
          <w:spacing w:val="-10"/>
        </w:rPr>
        <w:t>c</w:t>
      </w:r>
      <w:r>
        <w:t>ommunity</w:t>
      </w:r>
      <w:r w:rsidR="00F9389F">
        <w:t xml:space="preserve"> </w:t>
      </w:r>
      <w:r>
        <w:rPr>
          <w:w w:val="109"/>
        </w:rPr>
        <w:t>standa</w:t>
      </w:r>
      <w:r>
        <w:rPr>
          <w:spacing w:val="-11"/>
          <w:w w:val="109"/>
        </w:rPr>
        <w:t>r</w:t>
      </w:r>
      <w:r>
        <w:rPr>
          <w:w w:val="109"/>
        </w:rPr>
        <w:t>ds</w:t>
      </w:r>
      <w:r>
        <w:rPr>
          <w:spacing w:val="37"/>
          <w:w w:val="109"/>
        </w:rPr>
        <w:t xml:space="preserve"> </w:t>
      </w:r>
      <w:r>
        <w:t>for</w:t>
      </w:r>
      <w:r w:rsidR="00F9389F">
        <w:t xml:space="preserve"> </w:t>
      </w:r>
      <w:r>
        <w:rPr>
          <w:spacing w:val="-10"/>
        </w:rPr>
        <w:t>r</w:t>
      </w:r>
      <w:r>
        <w:t>e</w:t>
      </w:r>
      <w:r>
        <w:rPr>
          <w:spacing w:val="-10"/>
        </w:rPr>
        <w:t>p</w:t>
      </w:r>
      <w:r>
        <w:t>orting</w:t>
      </w:r>
      <w:r w:rsidR="00F9389F">
        <w:t xml:space="preserve"> </w:t>
      </w:r>
      <w:r>
        <w:t>climate</w:t>
      </w:r>
      <w:r w:rsidR="00F9389F">
        <w:t xml:space="preserve"> </w:t>
      </w:r>
      <w:r>
        <w:t>data</w:t>
      </w:r>
      <w:r w:rsidR="00F9389F">
        <w:t xml:space="preserve"> </w:t>
      </w:r>
      <w:r>
        <w:t>When</w:t>
      </w:r>
      <w:r w:rsidR="00F9389F">
        <w:t xml:space="preserve"> </w:t>
      </w:r>
      <w:r>
        <w:t>s</w:t>
      </w:r>
      <w:r>
        <w:rPr>
          <w:w w:val="139"/>
        </w:rPr>
        <w:t>t</w:t>
      </w:r>
      <w:r>
        <w:rPr>
          <w:w w:val="110"/>
        </w:rPr>
        <w:t>ud</w:t>
      </w:r>
      <w:r>
        <w:rPr>
          <w:w w:val="105"/>
        </w:rPr>
        <w:t>y</w:t>
      </w:r>
      <w:r>
        <w:rPr>
          <w:w w:val="99"/>
        </w:rPr>
        <w:t>i</w:t>
      </w:r>
      <w:r>
        <w:rPr>
          <w:w w:val="105"/>
        </w:rPr>
        <w:t>ng</w:t>
      </w:r>
      <w:r>
        <w:rPr>
          <w:spacing w:val="35"/>
          <w:w w:val="105"/>
        </w:rPr>
        <w:t xml:space="preserve"> </w:t>
      </w:r>
      <w:r>
        <w:rPr>
          <w:w w:val="110"/>
        </w:rPr>
        <w:t>b</w:t>
      </w:r>
      <w:r>
        <w:rPr>
          <w:w w:val="99"/>
        </w:rPr>
        <w:t xml:space="preserve">i- </w:t>
      </w:r>
      <w:proofErr w:type="spellStart"/>
      <w:r>
        <w:t>ological</w:t>
      </w:r>
      <w:proofErr w:type="spellEnd"/>
      <w:r>
        <w:rPr>
          <w:spacing w:val="45"/>
        </w:rPr>
        <w:t xml:space="preserve"> </w:t>
      </w:r>
      <w:r>
        <w:t>implications</w:t>
      </w:r>
      <w:r w:rsidR="00F9389F">
        <w:t xml:space="preserve"> </w:t>
      </w:r>
      <w:r>
        <w:t>of</w:t>
      </w:r>
      <w:r>
        <w:rPr>
          <w:spacing w:val="32"/>
        </w:rPr>
        <w:t xml:space="preserve"> </w:t>
      </w:r>
      <w:r>
        <w:t>a</w:t>
      </w:r>
      <w:r>
        <w:rPr>
          <w:spacing w:val="49"/>
        </w:rPr>
        <w:t xml:space="preserve"> </w:t>
      </w:r>
      <w:r>
        <w:t>global</w:t>
      </w:r>
      <w:r w:rsidR="00F9389F">
        <w:t xml:space="preserve"> </w:t>
      </w:r>
      <w:r>
        <w:rPr>
          <w:spacing w:val="-5"/>
        </w:rPr>
        <w:t>c</w:t>
      </w:r>
      <w:r>
        <w:t>hallenge</w:t>
      </w:r>
      <w:r w:rsidR="00F9389F">
        <w:t xml:space="preserve"> </w:t>
      </w:r>
      <w:r>
        <w:t>as</w:t>
      </w:r>
      <w:r w:rsidR="00F9389F">
        <w:t xml:space="preserve"> </w:t>
      </w:r>
      <w:r>
        <w:t>large</w:t>
      </w:r>
      <w:r w:rsidR="00F9389F">
        <w:t xml:space="preserve"> </w:t>
      </w:r>
      <w:r>
        <w:t>as</w:t>
      </w:r>
      <w:r w:rsidR="00F9389F">
        <w:t xml:space="preserve"> </w:t>
      </w:r>
      <w:r>
        <w:t>climate</w:t>
      </w:r>
      <w:r w:rsidR="00F9389F">
        <w:t xml:space="preserve"> </w:t>
      </w:r>
      <w:r>
        <w:rPr>
          <w:spacing w:val="-5"/>
        </w:rPr>
        <w:t>c</w:t>
      </w:r>
      <w:r>
        <w:t>hange,</w:t>
      </w:r>
      <w:r w:rsidR="00F9389F">
        <w:t xml:space="preserve"> </w:t>
      </w:r>
      <w:r>
        <w:rPr>
          <w:w w:val="99"/>
        </w:rPr>
        <w:t>i</w:t>
      </w:r>
      <w:r>
        <w:rPr>
          <w:w w:val="139"/>
        </w:rPr>
        <w:t>t</w:t>
      </w:r>
      <w:r>
        <w:rPr>
          <w:spacing w:val="38"/>
          <w:w w:val="139"/>
        </w:rPr>
        <w:t xml:space="preserve"> </w:t>
      </w:r>
      <w:r>
        <w:t>will</w:t>
      </w:r>
      <w:r>
        <w:rPr>
          <w:spacing w:val="35"/>
        </w:rPr>
        <w:t xml:space="preserve"> </w:t>
      </w:r>
      <w:r>
        <w:rPr>
          <w:w w:val="91"/>
        </w:rPr>
        <w:t>f</w:t>
      </w:r>
      <w:r>
        <w:rPr>
          <w:w w:val="104"/>
        </w:rPr>
        <w:t>aci</w:t>
      </w:r>
      <w:r>
        <w:rPr>
          <w:w w:val="99"/>
        </w:rPr>
        <w:t>li</w:t>
      </w:r>
      <w:r>
        <w:rPr>
          <w:w w:val="139"/>
        </w:rPr>
        <w:t>t</w:t>
      </w:r>
      <w:r>
        <w:rPr>
          <w:w w:val="122"/>
        </w:rPr>
        <w:t>at</w:t>
      </w:r>
      <w:r>
        <w:rPr>
          <w:w w:val="99"/>
        </w:rPr>
        <w:t>e</w:t>
      </w:r>
      <w:r>
        <w:rPr>
          <w:spacing w:val="38"/>
          <w:w w:val="99"/>
        </w:rPr>
        <w:t xml:space="preserve"> </w:t>
      </w:r>
      <w:r>
        <w:t>progress</w:t>
      </w:r>
      <w:r w:rsidR="00F9389F">
        <w:t xml:space="preserve"> </w:t>
      </w:r>
      <w:r>
        <w:t>if</w:t>
      </w:r>
      <w:r>
        <w:rPr>
          <w:spacing w:val="32"/>
        </w:rPr>
        <w:t xml:space="preserve"> </w:t>
      </w:r>
      <w:r>
        <w:rPr>
          <w:spacing w:val="-5"/>
        </w:rPr>
        <w:t>w</w:t>
      </w:r>
      <w:r>
        <w:t>e</w:t>
      </w:r>
      <w:r>
        <w:rPr>
          <w:spacing w:val="36"/>
        </w:rPr>
        <w:t xml:space="preserve"> </w:t>
      </w:r>
      <w:r>
        <w:rPr>
          <w:w w:val="107"/>
        </w:rPr>
        <w:t xml:space="preserve">can </w:t>
      </w:r>
      <w:r>
        <w:t>design,</w:t>
      </w:r>
      <w:r w:rsidR="00F9389F">
        <w:t xml:space="preserve"> </w:t>
      </w:r>
      <w:r>
        <w:t>run,</w:t>
      </w:r>
      <w:r w:rsidR="00F9389F">
        <w:t xml:space="preserve"> </w:t>
      </w:r>
      <w:r>
        <w:t>and</w:t>
      </w:r>
      <w:r w:rsidR="00F9389F">
        <w:t xml:space="preserve"> </w:t>
      </w:r>
      <w:r>
        <w:t>re</w:t>
      </w:r>
      <w:r>
        <w:rPr>
          <w:spacing w:val="5"/>
        </w:rPr>
        <w:t>p</w:t>
      </w:r>
      <w:r>
        <w:t>ort</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33"/>
        </w:rPr>
        <w:t xml:space="preserve"> </w:t>
      </w:r>
      <w:r>
        <w:t>in</w:t>
      </w:r>
      <w:r>
        <w:rPr>
          <w:spacing w:val="42"/>
        </w:rPr>
        <w:t xml:space="preserve"> </w:t>
      </w:r>
      <w:r>
        <w:t>su</w:t>
      </w:r>
      <w:r>
        <w:rPr>
          <w:spacing w:val="-5"/>
        </w:rPr>
        <w:t>c</w:t>
      </w:r>
      <w:r>
        <w:t>h</w:t>
      </w:r>
      <w:r w:rsidR="00F9389F">
        <w:t xml:space="preserve"> </w:t>
      </w:r>
      <w:r>
        <w:t>a</w:t>
      </w:r>
      <w:r>
        <w:rPr>
          <w:spacing w:val="43"/>
        </w:rPr>
        <w:t xml:space="preserve"> </w:t>
      </w:r>
      <w:r>
        <w:rPr>
          <w:spacing w:val="-5"/>
        </w:rPr>
        <w:t>wa</w:t>
      </w:r>
      <w:r>
        <w:t>y</w:t>
      </w:r>
      <w:r>
        <w:rPr>
          <w:spacing w:val="47"/>
        </w:rPr>
        <w:t xml:space="preserve"> </w:t>
      </w:r>
      <w:r>
        <w:rPr>
          <w:w w:val="121"/>
        </w:rPr>
        <w:t>that</w:t>
      </w:r>
      <w:r>
        <w:rPr>
          <w:spacing w:val="23"/>
          <w:w w:val="121"/>
        </w:rPr>
        <w:t xml:space="preserve"> </w:t>
      </w:r>
      <w:r>
        <w:rPr>
          <w:spacing w:val="-6"/>
        </w:rPr>
        <w:t>w</w:t>
      </w:r>
      <w:r>
        <w:t>e</w:t>
      </w:r>
      <w:r>
        <w:rPr>
          <w:spacing w:val="30"/>
        </w:rPr>
        <w:t xml:space="preserve"> </w:t>
      </w:r>
      <w:r>
        <w:t>can</w:t>
      </w:r>
      <w:r w:rsidR="00F9389F">
        <w:t xml:space="preserve"> </w:t>
      </w:r>
      <w:r>
        <w:rPr>
          <w:w w:val="99"/>
        </w:rPr>
        <w:t>e</w:t>
      </w:r>
      <w:r>
        <w:rPr>
          <w:spacing w:val="-5"/>
          <w:w w:val="105"/>
        </w:rPr>
        <w:t>v</w:t>
      </w:r>
      <w:r>
        <w:rPr>
          <w:w w:val="105"/>
        </w:rPr>
        <w:t>e</w:t>
      </w:r>
      <w:r>
        <w:rPr>
          <w:spacing w:val="-5"/>
          <w:w w:val="105"/>
        </w:rPr>
        <w:t>n</w:t>
      </w:r>
      <w:r>
        <w:rPr>
          <w:w w:val="139"/>
        </w:rPr>
        <w:t>t</w:t>
      </w:r>
      <w:r>
        <w:rPr>
          <w:w w:val="108"/>
        </w:rPr>
        <w:t>ual</w:t>
      </w:r>
      <w:r>
        <w:rPr>
          <w:w w:val="99"/>
        </w:rPr>
        <w:t>l</w:t>
      </w:r>
      <w:r>
        <w:rPr>
          <w:w w:val="105"/>
        </w:rPr>
        <w:t>y</w:t>
      </w:r>
      <w:r>
        <w:rPr>
          <w:spacing w:val="33"/>
          <w:w w:val="105"/>
        </w:rPr>
        <w:t xml:space="preserve"> </w:t>
      </w:r>
      <w:r>
        <w:t>create</w:t>
      </w:r>
      <w:r w:rsidR="00F9389F">
        <w:t xml:space="preserve"> </w:t>
      </w:r>
      <w:r>
        <w:t>a</w:t>
      </w:r>
      <w:r>
        <w:rPr>
          <w:spacing w:val="43"/>
        </w:rPr>
        <w:t xml:space="preserve"> </w:t>
      </w:r>
      <w:r>
        <w:t>global</w:t>
      </w:r>
      <w:r w:rsidR="00F9389F">
        <w:t xml:space="preserve"> </w:t>
      </w:r>
      <w:r>
        <w:t>data</w:t>
      </w:r>
      <w:r w:rsidR="00F9389F">
        <w:t xml:space="preserve"> </w:t>
      </w:r>
      <w:r>
        <w:t>set.</w:t>
      </w:r>
      <w:r w:rsidR="00F9389F">
        <w:t xml:space="preserve"> </w:t>
      </w:r>
      <w:r>
        <w:rPr>
          <w:spacing w:val="17"/>
        </w:rPr>
        <w:t xml:space="preserve"> </w:t>
      </w:r>
      <w:r>
        <w:rPr>
          <w:w w:val="114"/>
        </w:rPr>
        <w:t>Th</w:t>
      </w:r>
      <w:r>
        <w:rPr>
          <w:w w:val="99"/>
        </w:rPr>
        <w:t>i</w:t>
      </w:r>
      <w:r>
        <w:t xml:space="preserve">s </w:t>
      </w:r>
      <w:r>
        <w:rPr>
          <w:w w:val="106"/>
        </w:rPr>
        <w:t>recommendation</w:t>
      </w:r>
      <w:r>
        <w:rPr>
          <w:spacing w:val="18"/>
          <w:w w:val="106"/>
        </w:rPr>
        <w:t xml:space="preserve"> </w:t>
      </w:r>
      <w:r>
        <w:rPr>
          <w:w w:val="106"/>
        </w:rPr>
        <w:t>s</w:t>
      </w:r>
      <w:r>
        <w:rPr>
          <w:w w:val="139"/>
        </w:rPr>
        <w:t>t</w:t>
      </w:r>
      <w:r>
        <w:rPr>
          <w:w w:val="103"/>
        </w:rPr>
        <w:t>ems</w:t>
      </w:r>
      <w:r>
        <w:rPr>
          <w:spacing w:val="12"/>
        </w:rPr>
        <w:t xml:space="preserve"> </w:t>
      </w:r>
      <w:r>
        <w:t>from</w:t>
      </w:r>
      <w:r>
        <w:rPr>
          <w:spacing w:val="25"/>
        </w:rPr>
        <w:t xml:space="preserve"> </w:t>
      </w:r>
      <w:r>
        <w:t>our</w:t>
      </w:r>
      <w:r>
        <w:rPr>
          <w:spacing w:val="33"/>
        </w:rPr>
        <w:t xml:space="preserve"> </w:t>
      </w:r>
      <w:r>
        <w:rPr>
          <w:spacing w:val="-6"/>
        </w:rPr>
        <w:t>w</w:t>
      </w:r>
      <w:r>
        <w:t>ork</w:t>
      </w:r>
      <w:r>
        <w:rPr>
          <w:spacing w:val="24"/>
        </w:rPr>
        <w:t xml:space="preserve"> </w:t>
      </w:r>
      <w:r>
        <w:rPr>
          <w:w w:val="108"/>
        </w:rPr>
        <w:t>gathering</w:t>
      </w:r>
      <w:r>
        <w:rPr>
          <w:spacing w:val="10"/>
          <w:w w:val="108"/>
        </w:rPr>
        <w:t xml:space="preserve"> </w:t>
      </w:r>
      <w:r>
        <w:t>and</w:t>
      </w:r>
      <w:r>
        <w:rPr>
          <w:spacing w:val="44"/>
        </w:rPr>
        <w:t xml:space="preserve"> </w:t>
      </w:r>
      <w:r>
        <w:t>analyzing</w:t>
      </w:r>
      <w:r w:rsidR="00F9389F">
        <w:t xml:space="preserve"> </w:t>
      </w:r>
      <w:r>
        <w:t>data</w:t>
      </w:r>
      <w:r w:rsidR="00F9389F">
        <w:t xml:space="preserve"> </w:t>
      </w:r>
      <w:r>
        <w:t>from</w:t>
      </w:r>
      <w:r>
        <w:rPr>
          <w:spacing w:val="24"/>
        </w:rPr>
        <w:t xml:space="preserve"> </w:t>
      </w:r>
      <w:r>
        <w:t>ma</w:t>
      </w:r>
      <w:r>
        <w:rPr>
          <w:spacing w:val="-5"/>
        </w:rPr>
        <w:t>n</w:t>
      </w:r>
      <w:r>
        <w:t>y</w:t>
      </w:r>
      <w:r>
        <w:rPr>
          <w:spacing w:val="48"/>
        </w:rPr>
        <w:t xml:space="preserve"> </w:t>
      </w:r>
      <w:r>
        <w:t>climate</w:t>
      </w:r>
      <w:r w:rsidR="00F9389F">
        <w:t xml:space="preserv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 xml:space="preserve">. </w:t>
      </w:r>
      <w:commentRangeEnd w:id="235"/>
      <w:r w:rsidR="000B0C38">
        <w:rPr>
          <w:rStyle w:val="CommentReference"/>
        </w:rPr>
        <w:commentReference w:id="235"/>
      </w:r>
      <w:r>
        <w:rPr>
          <w:spacing w:val="-17"/>
        </w:rPr>
        <w:t>W</w:t>
      </w:r>
      <w:r>
        <w:t>e</w:t>
      </w:r>
      <w:r>
        <w:rPr>
          <w:spacing w:val="48"/>
        </w:rPr>
        <w:t xml:space="preserve"> </w:t>
      </w:r>
      <w:r>
        <w:t>found</w:t>
      </w:r>
      <w:r w:rsidR="00F9389F">
        <w:t xml:space="preserve"> </w:t>
      </w:r>
      <w:r>
        <w:rPr>
          <w:w w:val="121"/>
        </w:rPr>
        <w:t>that</w:t>
      </w:r>
      <w:r>
        <w:rPr>
          <w:spacing w:val="24"/>
          <w:w w:val="121"/>
        </w:rPr>
        <w:t xml:space="preserve"> </w:t>
      </w:r>
      <w:r>
        <w:t>studies</w:t>
      </w:r>
      <w:r w:rsidR="00F9389F">
        <w:t xml:space="preserve"> </w:t>
      </w:r>
      <w:r>
        <w:t>re</w:t>
      </w:r>
      <w:r>
        <w:rPr>
          <w:spacing w:val="5"/>
        </w:rPr>
        <w:t>p</w:t>
      </w:r>
      <w:r>
        <w:t>ort</w:t>
      </w:r>
      <w:r w:rsidR="00F9389F">
        <w:t xml:space="preserve"> </w:t>
      </w:r>
      <w:r>
        <w:t>a</w:t>
      </w:r>
      <w:r>
        <w:rPr>
          <w:spacing w:val="45"/>
        </w:rPr>
        <w:t xml:space="preserve"> </w:t>
      </w:r>
      <w:r>
        <w:t>di</w:t>
      </w:r>
      <w:r>
        <w:rPr>
          <w:spacing w:val="-5"/>
        </w:rPr>
        <w:t>v</w:t>
      </w:r>
      <w:r>
        <w:t>erse</w:t>
      </w:r>
      <w:r w:rsidR="00F9389F">
        <w:t xml:space="preserve"> </w:t>
      </w:r>
      <w:r>
        <w:t>range</w:t>
      </w:r>
      <w:r w:rsidR="00F9389F">
        <w:t xml:space="preserve"> </w:t>
      </w:r>
      <w:r>
        <w:t>of</w:t>
      </w:r>
      <w:r>
        <w:rPr>
          <w:spacing w:val="27"/>
        </w:rPr>
        <w:t xml:space="preserve"> </w:t>
      </w:r>
      <w:r>
        <w:rPr>
          <w:w w:val="99"/>
        </w:rPr>
        <w:t>cli</w:t>
      </w:r>
      <w:r>
        <w:rPr>
          <w:w w:val="106"/>
        </w:rPr>
        <w:t>m</w:t>
      </w:r>
      <w:r>
        <w:rPr>
          <w:w w:val="112"/>
        </w:rPr>
        <w:t>a</w:t>
      </w:r>
      <w:r>
        <w:rPr>
          <w:w w:val="139"/>
        </w:rPr>
        <w:t>t</w:t>
      </w:r>
      <w:r>
        <w:rPr>
          <w:w w:val="99"/>
        </w:rPr>
        <w:t>e</w:t>
      </w:r>
      <w:r w:rsidR="00F9389F">
        <w:t xml:space="preserve"> </w:t>
      </w:r>
      <w:r>
        <w:rPr>
          <w:spacing w:val="-11"/>
        </w:rPr>
        <w:t>v</w:t>
      </w:r>
      <w:r>
        <w:t>ariables,</w:t>
      </w:r>
      <w:r w:rsidR="00F9389F">
        <w:t xml:space="preserve"> </w:t>
      </w:r>
      <w:r>
        <w:t>collected</w:t>
      </w:r>
      <w:r w:rsidR="00F9389F">
        <w:t xml:space="preserve"> </w:t>
      </w:r>
      <w:r>
        <w:t>in</w:t>
      </w:r>
      <w:r>
        <w:rPr>
          <w:spacing w:val="43"/>
        </w:rPr>
        <w:t xml:space="preserve"> </w:t>
      </w:r>
      <w:r>
        <w:rPr>
          <w:w w:val="110"/>
        </w:rPr>
        <w:t>d</w:t>
      </w:r>
      <w:r>
        <w:rPr>
          <w:w w:val="99"/>
        </w:rPr>
        <w:t>i</w:t>
      </w:r>
      <w:r>
        <w:rPr>
          <w:w w:val="97"/>
        </w:rPr>
        <w:t>ffer</w:t>
      </w:r>
      <w:r>
        <w:rPr>
          <w:w w:val="105"/>
        </w:rPr>
        <w:t>e</w:t>
      </w:r>
      <w:r>
        <w:rPr>
          <w:spacing w:val="-5"/>
          <w:w w:val="105"/>
        </w:rPr>
        <w:t>n</w:t>
      </w:r>
      <w:r>
        <w:rPr>
          <w:w w:val="139"/>
        </w:rPr>
        <w:t>t</w:t>
      </w:r>
      <w:r w:rsidR="00F9389F">
        <w:t xml:space="preserve"> </w:t>
      </w:r>
      <w:r>
        <w:rPr>
          <w:spacing w:val="-5"/>
        </w:rPr>
        <w:t>wa</w:t>
      </w:r>
      <w:r>
        <w:t>ys</w:t>
      </w:r>
      <w:r>
        <w:rPr>
          <w:spacing w:val="48"/>
        </w:rPr>
        <w:t xml:space="preserve"> </w:t>
      </w:r>
      <w:r>
        <w:t>(e.g.</w:t>
      </w:r>
      <w:r w:rsidR="00F9389F">
        <w:t xml:space="preserve"> </w:t>
      </w:r>
      <w:r>
        <w:rPr>
          <w:spacing w:val="10"/>
        </w:rPr>
        <w:t xml:space="preserve"> </w:t>
      </w:r>
      <w:r>
        <w:t>in</w:t>
      </w:r>
      <w:r>
        <w:rPr>
          <w:spacing w:val="43"/>
        </w:rPr>
        <w:t xml:space="preserve"> </w:t>
      </w:r>
      <w:r>
        <w:rPr>
          <w:w w:val="139"/>
        </w:rPr>
        <w:t>t</w:t>
      </w:r>
      <w:r>
        <w:rPr>
          <w:w w:val="105"/>
        </w:rPr>
        <w:t xml:space="preserve">he </w:t>
      </w:r>
      <w:proofErr w:type="spellStart"/>
      <w:r>
        <w:rPr>
          <w:w w:val="112"/>
        </w:rPr>
        <w:t>the</w:t>
      </w:r>
      <w:proofErr w:type="spellEnd"/>
      <w:r>
        <w:rPr>
          <w:spacing w:val="40"/>
          <w:w w:val="112"/>
        </w:rPr>
        <w:t xml:space="preserve"> </w:t>
      </w:r>
      <w:r>
        <w:t>C3E</w:t>
      </w:r>
      <w:r w:rsidR="00F9389F">
        <w:t xml:space="preserve"> </w:t>
      </w:r>
      <w:r>
        <w:rPr>
          <w:w w:val="110"/>
        </w:rPr>
        <w:t>database,</w:t>
      </w:r>
      <w:r>
        <w:rPr>
          <w:spacing w:val="51"/>
          <w:w w:val="110"/>
        </w:rPr>
        <w:t xml:space="preserve"> </w:t>
      </w:r>
      <w:r>
        <w:t>soil</w:t>
      </w:r>
      <w:r>
        <w:rPr>
          <w:spacing w:val="42"/>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rsidR="00F9389F">
        <w:t xml:space="preserve"> </w:t>
      </w:r>
      <w:r>
        <w:rPr>
          <w:spacing w:val="-5"/>
        </w:rPr>
        <w:t>w</w:t>
      </w:r>
      <w:r>
        <w:t>as</w:t>
      </w:r>
      <w:r w:rsidR="00F9389F">
        <w:t xml:space="preserve"> </w:t>
      </w:r>
      <w:r>
        <w:rPr>
          <w:w w:val="99"/>
        </w:rPr>
        <w:t>collec</w:t>
      </w:r>
      <w:r>
        <w:rPr>
          <w:w w:val="139"/>
        </w:rPr>
        <w:t>t</w:t>
      </w:r>
      <w:r>
        <w:rPr>
          <w:w w:val="105"/>
        </w:rPr>
        <w:t>ed</w:t>
      </w:r>
      <w:r w:rsidR="00F9389F">
        <w:t xml:space="preserve"> </w:t>
      </w:r>
      <w:r>
        <w:t>at</w:t>
      </w:r>
      <w:r w:rsidR="00F9389F">
        <w:t xml:space="preserve"> </w:t>
      </w:r>
      <w:r>
        <w:t>depths</w:t>
      </w:r>
      <w:r w:rsidR="00F9389F">
        <w:t xml:space="preserve"> </w:t>
      </w:r>
      <w:r>
        <w:t>ranging</w:t>
      </w:r>
      <w:r w:rsidR="00F9389F">
        <w:t xml:space="preserve"> </w:t>
      </w:r>
      <w:r>
        <w:t>from</w:t>
      </w:r>
      <w:r w:rsidR="00F9389F">
        <w:t xml:space="preserve"> </w:t>
      </w:r>
      <w:r>
        <w:t>2</w:t>
      </w:r>
      <w:r>
        <w:rPr>
          <w:spacing w:val="43"/>
        </w:rPr>
        <w:t xml:space="preserve"> </w:t>
      </w:r>
      <w:r>
        <w:rPr>
          <w:w w:val="113"/>
        </w:rPr>
        <w:t>to</w:t>
      </w:r>
      <w:r>
        <w:rPr>
          <w:spacing w:val="38"/>
          <w:w w:val="113"/>
        </w:rPr>
        <w:t xml:space="preserve"> </w:t>
      </w:r>
      <w:r>
        <w:t>25</w:t>
      </w:r>
      <w:r>
        <w:rPr>
          <w:spacing w:val="42"/>
        </w:rPr>
        <w:t xml:space="preserve"> </w:t>
      </w:r>
      <w:r>
        <w:t>cm</w:t>
      </w:r>
      <w:r w:rsidR="00F9389F">
        <w:t xml:space="preserve"> </w:t>
      </w:r>
      <w:r>
        <w:t>and</w:t>
      </w:r>
      <w:r w:rsidR="00F9389F">
        <w:t xml:space="preserve"> </w:t>
      </w:r>
      <w:r>
        <w:t>soil</w:t>
      </w:r>
      <w:r>
        <w:rPr>
          <w:spacing w:val="43"/>
        </w:rPr>
        <w:t xml:space="preserve"> </w:t>
      </w:r>
      <w:r>
        <w:rPr>
          <w:w w:val="103"/>
        </w:rPr>
        <w:t>moi</w:t>
      </w:r>
      <w:r>
        <w:rPr>
          <w:w w:val="116"/>
        </w:rPr>
        <w:t>st</w:t>
      </w:r>
      <w:r>
        <w:rPr>
          <w:w w:val="110"/>
        </w:rPr>
        <w:t>u</w:t>
      </w:r>
      <w:r>
        <w:rPr>
          <w:w w:val="116"/>
        </w:rPr>
        <w:t>r</w:t>
      </w:r>
      <w:r>
        <w:rPr>
          <w:w w:val="99"/>
        </w:rPr>
        <w:t xml:space="preserve">e </w:t>
      </w:r>
      <w:r>
        <w:rPr>
          <w:spacing w:val="-5"/>
        </w:rPr>
        <w:t>w</w:t>
      </w:r>
      <w:r>
        <w:t>as</w:t>
      </w:r>
      <w:r>
        <w:rPr>
          <w:spacing w:val="37"/>
        </w:rPr>
        <w:t xml:space="preserve"> </w:t>
      </w:r>
      <w:r>
        <w:rPr>
          <w:w w:val="99"/>
        </w:rPr>
        <w:t>collec</w:t>
      </w:r>
      <w:r>
        <w:rPr>
          <w:w w:val="139"/>
        </w:rPr>
        <w:t>t</w:t>
      </w:r>
      <w:r>
        <w:rPr>
          <w:w w:val="105"/>
        </w:rPr>
        <w:t>ed</w:t>
      </w:r>
      <w:r w:rsidR="00F9389F">
        <w:t xml:space="preserve"> </w:t>
      </w:r>
      <w:r>
        <w:t>at</w:t>
      </w:r>
      <w:r w:rsidR="00F9389F">
        <w:t xml:space="preserve"> </w:t>
      </w:r>
      <w:r>
        <w:rPr>
          <w:w w:val="110"/>
        </w:rPr>
        <w:t>d</w:t>
      </w:r>
      <w:r>
        <w:rPr>
          <w:w w:val="105"/>
        </w:rPr>
        <w:t>ep</w:t>
      </w:r>
      <w:r>
        <w:rPr>
          <w:w w:val="139"/>
        </w:rPr>
        <w:t>t</w:t>
      </w:r>
      <w:r>
        <w:rPr>
          <w:w w:val="110"/>
        </w:rPr>
        <w:t>h</w:t>
      </w:r>
      <w:r>
        <w:t>s</w:t>
      </w:r>
      <w:r w:rsidR="00F9389F">
        <w:t xml:space="preserve"> </w:t>
      </w:r>
      <w:r>
        <w:t>ranging</w:t>
      </w:r>
      <w:r w:rsidR="00F9389F">
        <w:t xml:space="preserve"> </w:t>
      </w:r>
      <w:r>
        <w:t>from</w:t>
      </w:r>
      <w:r>
        <w:rPr>
          <w:spacing w:val="40"/>
        </w:rPr>
        <w:t xml:space="preserve"> </w:t>
      </w:r>
      <w:r>
        <w:t>8</w:t>
      </w:r>
      <w:r>
        <w:rPr>
          <w:spacing w:val="27"/>
        </w:rPr>
        <w:t xml:space="preserve"> </w:t>
      </w:r>
      <w:r>
        <w:rPr>
          <w:w w:val="113"/>
        </w:rPr>
        <w:t>to</w:t>
      </w:r>
      <w:r>
        <w:rPr>
          <w:spacing w:val="22"/>
          <w:w w:val="113"/>
        </w:rPr>
        <w:t xml:space="preserve"> </w:t>
      </w:r>
      <w:r>
        <w:t>30</w:t>
      </w:r>
      <w:r>
        <w:rPr>
          <w:spacing w:val="25"/>
        </w:rPr>
        <w:t xml:space="preserve"> </w:t>
      </w:r>
      <w:r>
        <w:t>cm,</w:t>
      </w:r>
      <w:r>
        <w:rPr>
          <w:spacing w:val="45"/>
        </w:rPr>
        <w:t xml:space="preserve"> </w:t>
      </w:r>
      <w:r>
        <w:t>using</w:t>
      </w:r>
      <w:r>
        <w:rPr>
          <w:spacing w:val="47"/>
        </w:rPr>
        <w:t xml:space="preserve"> </w:t>
      </w:r>
      <w:r>
        <w:rPr>
          <w:w w:val="106"/>
        </w:rPr>
        <w:t>di</w:t>
      </w:r>
      <w:r>
        <w:rPr>
          <w:w w:val="92"/>
        </w:rPr>
        <w:t>ffe</w:t>
      </w:r>
      <w:r>
        <w:rPr>
          <w:w w:val="107"/>
        </w:rPr>
        <w:t>re</w:t>
      </w:r>
      <w:r>
        <w:rPr>
          <w:spacing w:val="-5"/>
          <w:w w:val="110"/>
        </w:rPr>
        <w:t>n</w:t>
      </w:r>
      <w:r>
        <w:rPr>
          <w:w w:val="139"/>
        </w:rPr>
        <w:t>t</w:t>
      </w:r>
      <w:r w:rsidR="00F9389F">
        <w:t xml:space="preserve"> </w:t>
      </w:r>
      <w:r>
        <w:rPr>
          <w:w w:val="110"/>
        </w:rPr>
        <w:t>un</w:t>
      </w:r>
      <w:r>
        <w:rPr>
          <w:w w:val="99"/>
        </w:rPr>
        <w:t>i</w:t>
      </w:r>
      <w:r>
        <w:rPr>
          <w:w w:val="139"/>
        </w:rPr>
        <w:t>t</w:t>
      </w:r>
      <w:r>
        <w:t>s</w:t>
      </w:r>
      <w:r w:rsidR="00F9389F">
        <w:t xml:space="preserve"> </w:t>
      </w:r>
      <w:r>
        <w:t>and</w:t>
      </w:r>
      <w:r w:rsidR="00F9389F">
        <w:t xml:space="preserve"> </w:t>
      </w:r>
      <w:r>
        <w:rPr>
          <w:w w:val="104"/>
        </w:rPr>
        <w:t>me</w:t>
      </w:r>
      <w:r>
        <w:rPr>
          <w:w w:val="139"/>
        </w:rPr>
        <w:t>t</w:t>
      </w:r>
      <w:r>
        <w:rPr>
          <w:w w:val="105"/>
        </w:rPr>
        <w:t>h</w:t>
      </w:r>
      <w:r>
        <w:rPr>
          <w:spacing w:val="5"/>
          <w:w w:val="105"/>
        </w:rPr>
        <w:t>o</w:t>
      </w:r>
      <w:r>
        <w:rPr>
          <w:w w:val="110"/>
        </w:rPr>
        <w:t>d</w:t>
      </w:r>
      <w:r>
        <w:rPr>
          <w:w w:val="107"/>
        </w:rPr>
        <w:t>s)</w:t>
      </w:r>
      <w:r>
        <w:rPr>
          <w:w w:val="110"/>
        </w:rPr>
        <w:t>.</w:t>
      </w:r>
      <w:r w:rsidR="00F9389F">
        <w:t xml:space="preserve"> </w:t>
      </w:r>
      <w:r>
        <w:t>It</w:t>
      </w:r>
      <w:r w:rsidR="00F9389F">
        <w:t xml:space="preserve"> </w:t>
      </w:r>
      <w:r>
        <w:t>has</w:t>
      </w:r>
      <w:r>
        <w:rPr>
          <w:spacing w:val="49"/>
        </w:rPr>
        <w:t xml:space="preserve"> </w:t>
      </w:r>
      <w:r>
        <w:rPr>
          <w:spacing w:val="5"/>
        </w:rPr>
        <w:t>b</w:t>
      </w:r>
      <w:r>
        <w:t>een</w:t>
      </w:r>
      <w:r>
        <w:rPr>
          <w:spacing w:val="45"/>
        </w:rPr>
        <w:t xml:space="preserve"> </w:t>
      </w:r>
      <w:r>
        <w:rPr>
          <w:w w:val="106"/>
        </w:rPr>
        <w:t>di</w:t>
      </w:r>
      <w:r>
        <w:rPr>
          <w:w w:val="91"/>
        </w:rPr>
        <w:t>ffic</w:t>
      </w:r>
      <w:r>
        <w:rPr>
          <w:w w:val="106"/>
        </w:rPr>
        <w:t>ul</w:t>
      </w:r>
      <w:r>
        <w:rPr>
          <w:w w:val="139"/>
        </w:rPr>
        <w:t xml:space="preserve">t </w:t>
      </w:r>
      <w:r>
        <w:rPr>
          <w:w w:val="113"/>
        </w:rPr>
        <w:t>to</w:t>
      </w:r>
      <w:r>
        <w:rPr>
          <w:spacing w:val="35"/>
          <w:w w:val="113"/>
        </w:rPr>
        <w:t xml:space="preserve"> </w:t>
      </w:r>
      <w:r>
        <w:rPr>
          <w:w w:val="103"/>
        </w:rPr>
        <w:t>sy</w:t>
      </w:r>
      <w:r>
        <w:rPr>
          <w:spacing w:val="-5"/>
          <w:w w:val="110"/>
        </w:rPr>
        <w:t>n</w:t>
      </w:r>
      <w:r>
        <w:rPr>
          <w:w w:val="139"/>
        </w:rPr>
        <w:t>t</w:t>
      </w:r>
      <w:r>
        <w:rPr>
          <w:w w:val="105"/>
        </w:rPr>
        <w:t>he</w:t>
      </w:r>
      <w:r>
        <w:t>si</w:t>
      </w:r>
      <w:r>
        <w:rPr>
          <w:w w:val="99"/>
        </w:rPr>
        <w:t>ze</w:t>
      </w:r>
      <w:r w:rsidR="00F9389F">
        <w:t xml:space="preserve"> </w:t>
      </w:r>
      <w:r>
        <w:t>these</w:t>
      </w:r>
      <w:r w:rsidR="00F9389F">
        <w:t xml:space="preserve"> </w:t>
      </w:r>
      <w:r>
        <w:t>data</w:t>
      </w:r>
      <w:r w:rsidR="00F9389F">
        <w:t xml:space="preserve"> </w:t>
      </w:r>
      <w:r>
        <w:t>in</w:t>
      </w:r>
      <w:r w:rsidR="00F9389F">
        <w:t xml:space="preserve"> </w:t>
      </w:r>
      <w:r>
        <w:t>a</w:t>
      </w:r>
      <w:r w:rsidR="00F9389F">
        <w:t xml:space="preserve"> </w:t>
      </w:r>
      <w:r>
        <w:t>comprehensi</w:t>
      </w:r>
      <w:r>
        <w:rPr>
          <w:spacing w:val="-5"/>
        </w:rPr>
        <w:t>v</w:t>
      </w:r>
      <w:r>
        <w:t>e</w:t>
      </w:r>
      <w:r w:rsidR="00F9389F">
        <w:t xml:space="preserve"> </w:t>
      </w:r>
      <w:r>
        <w:rPr>
          <w:spacing w:val="-5"/>
        </w:rPr>
        <w:t>wa</w:t>
      </w:r>
      <w:r>
        <w:t>y</w:t>
      </w:r>
      <w:r w:rsidR="00F9389F">
        <w:t xml:space="preserve"> </w:t>
      </w:r>
      <w:r>
        <w:rPr>
          <w:w w:val="120"/>
        </w:rPr>
        <w:t>that</w:t>
      </w:r>
      <w:r>
        <w:rPr>
          <w:spacing w:val="34"/>
          <w:w w:val="120"/>
        </w:rPr>
        <w:t xml:space="preserve"> </w:t>
      </w:r>
      <w:r>
        <w:t>can</w:t>
      </w:r>
      <w:r w:rsidR="00F9389F">
        <w:t xml:space="preserve"> </w:t>
      </w:r>
      <w:r>
        <w:t>fully</w:t>
      </w:r>
      <w:r>
        <w:rPr>
          <w:spacing w:val="48"/>
        </w:rPr>
        <w:t xml:space="preserve"> </w:t>
      </w:r>
      <w:r>
        <w:t>address</w:t>
      </w:r>
      <w:r w:rsidR="00F9389F">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sidR="00F9389F">
        <w:t xml:space="preserve"> </w:t>
      </w:r>
      <w:r>
        <w:rPr>
          <w:w w:val="105"/>
        </w:rPr>
        <w:t>q</w:t>
      </w:r>
      <w:r>
        <w:rPr>
          <w:w w:val="110"/>
        </w:rPr>
        <w:t>u</w:t>
      </w:r>
      <w:r>
        <w:t>es</w:t>
      </w:r>
      <w:r>
        <w:rPr>
          <w:w w:val="139"/>
        </w:rPr>
        <w:t>t</w:t>
      </w:r>
      <w:r>
        <w:rPr>
          <w:w w:val="103"/>
        </w:rPr>
        <w:t>ion</w:t>
      </w:r>
      <w:r>
        <w:rPr>
          <w:w w:val="104"/>
        </w:rPr>
        <w:t>s,</w:t>
      </w:r>
      <w:r w:rsidR="00F9389F">
        <w:t xml:space="preserve"> </w:t>
      </w:r>
      <w:r>
        <w:t>and</w:t>
      </w:r>
      <w:r w:rsidR="00F9389F">
        <w:t xml:space="preserve"> </w:t>
      </w:r>
      <w:r>
        <w:rPr>
          <w:w w:val="99"/>
        </w:rPr>
        <w:t>i</w:t>
      </w:r>
      <w:r>
        <w:rPr>
          <w:w w:val="139"/>
        </w:rPr>
        <w:t>t</w:t>
      </w:r>
      <w:r w:rsidR="00F9389F">
        <w:t xml:space="preserve"> </w:t>
      </w:r>
      <w:r>
        <w:t xml:space="preserve">will </w:t>
      </w:r>
      <w:r>
        <w:rPr>
          <w:spacing w:val="5"/>
        </w:rPr>
        <w:t>b</w:t>
      </w:r>
      <w:r>
        <w:t>e</w:t>
      </w:r>
      <w:r>
        <w:rPr>
          <w:spacing w:val="39"/>
        </w:rPr>
        <w:t xml:space="preserve"> </w:t>
      </w:r>
      <w:r>
        <w:t>a</w:t>
      </w:r>
      <w:r>
        <w:rPr>
          <w:spacing w:val="41"/>
        </w:rPr>
        <w:t xml:space="preserve"> </w:t>
      </w:r>
      <w:r>
        <w:rPr>
          <w:spacing w:val="-5"/>
        </w:rPr>
        <w:t>c</w:t>
      </w:r>
      <w:r>
        <w:t>hallenge</w:t>
      </w:r>
      <w:r w:rsidR="00F9389F">
        <w:t xml:space="preserve"> </w:t>
      </w:r>
      <w:r>
        <w:rPr>
          <w:w w:val="113"/>
        </w:rPr>
        <w:t>to</w:t>
      </w:r>
      <w:r>
        <w:rPr>
          <w:spacing w:val="24"/>
          <w:w w:val="113"/>
        </w:rPr>
        <w:t xml:space="preserve"> </w:t>
      </w:r>
      <w:r>
        <w:rPr>
          <w:w w:val="139"/>
        </w:rPr>
        <w:t>t</w:t>
      </w:r>
      <w:r>
        <w:rPr>
          <w:w w:val="104"/>
        </w:rPr>
        <w:t>eas</w:t>
      </w:r>
      <w:r>
        <w:rPr>
          <w:w w:val="99"/>
        </w:rPr>
        <w:t>e</w:t>
      </w:r>
      <w:r w:rsidR="00F9389F">
        <w:t xml:space="preserve"> </w:t>
      </w:r>
      <w:r>
        <w:rPr>
          <w:w w:val="115"/>
        </w:rPr>
        <w:t>apart</w:t>
      </w:r>
      <w:r>
        <w:rPr>
          <w:spacing w:val="25"/>
          <w:w w:val="115"/>
        </w:rPr>
        <w:t xml:space="preserve"> </w:t>
      </w:r>
      <w:r>
        <w:rPr>
          <w:w w:val="102"/>
        </w:rPr>
        <w:t>whe</w:t>
      </w:r>
      <w:r>
        <w:rPr>
          <w:w w:val="139"/>
        </w:rPr>
        <w:t>t</w:t>
      </w:r>
      <w:r>
        <w:rPr>
          <w:w w:val="105"/>
        </w:rPr>
        <w:t>he</w:t>
      </w:r>
      <w:r>
        <w:rPr>
          <w:w w:val="116"/>
        </w:rPr>
        <w:t>r</w:t>
      </w:r>
      <w:r w:rsidR="00F9389F">
        <w:t xml:space="preserve"> </w:t>
      </w:r>
      <w:r>
        <w:rPr>
          <w:spacing w:val="-11"/>
        </w:rPr>
        <w:t>v</w:t>
      </w:r>
      <w:r>
        <w:t>ariable</w:t>
      </w:r>
      <w:r w:rsidR="00F9389F">
        <w:t xml:space="preserve"> </w:t>
      </w:r>
      <w:r>
        <w:t>findings</w:t>
      </w:r>
      <w:r>
        <w:rPr>
          <w:spacing w:val="46"/>
        </w:rPr>
        <w:t xml:space="preserve"> </w:t>
      </w:r>
      <w:r>
        <w:t>are</w:t>
      </w:r>
      <w:r w:rsidR="00F9389F">
        <w:t xml:space="preserve"> </w:t>
      </w:r>
      <w:r>
        <w:t>due</w:t>
      </w:r>
      <w:r>
        <w:rPr>
          <w:spacing w:val="49"/>
        </w:rPr>
        <w:t xml:space="preserve"> </w:t>
      </w:r>
      <w:r>
        <w:rPr>
          <w:w w:val="113"/>
        </w:rPr>
        <w:t>to</w:t>
      </w:r>
      <w:r>
        <w:rPr>
          <w:spacing w:val="24"/>
          <w:w w:val="113"/>
        </w:rPr>
        <w:t xml:space="preserve"> </w:t>
      </w:r>
      <w:r>
        <w:t>meth</w:t>
      </w:r>
      <w:r>
        <w:rPr>
          <w:spacing w:val="5"/>
        </w:rPr>
        <w:t>o</w:t>
      </w:r>
      <w:r>
        <w:t>dological</w:t>
      </w:r>
      <w:r w:rsidR="00F9389F">
        <w:t xml:space="preserve"> </w:t>
      </w:r>
      <w:r>
        <w:t>differences,</w:t>
      </w:r>
      <w:r w:rsidR="00F9389F">
        <w:t xml:space="preserve"> </w:t>
      </w:r>
      <w:r>
        <w:rPr>
          <w:w w:val="113"/>
        </w:rPr>
        <w:t>to</w:t>
      </w:r>
      <w:r>
        <w:rPr>
          <w:spacing w:val="24"/>
          <w:w w:val="113"/>
        </w:rPr>
        <w:t xml:space="preserve"> </w:t>
      </w:r>
      <w:r>
        <w:rPr>
          <w:w w:val="106"/>
        </w:rPr>
        <w:t>measu</w:t>
      </w:r>
      <w:r>
        <w:rPr>
          <w:w w:val="116"/>
        </w:rPr>
        <w:t>r</w:t>
      </w:r>
      <w:r>
        <w:rPr>
          <w:w w:val="99"/>
        </w:rPr>
        <w:t xml:space="preserve">e- </w:t>
      </w:r>
      <w:proofErr w:type="spellStart"/>
      <w:r>
        <w:rPr>
          <w:w w:val="104"/>
        </w:rPr>
        <w:t>me</w:t>
      </w:r>
      <w:r>
        <w:rPr>
          <w:spacing w:val="-5"/>
          <w:w w:val="110"/>
        </w:rPr>
        <w:t>n</w:t>
      </w:r>
      <w:r>
        <w:rPr>
          <w:w w:val="139"/>
        </w:rPr>
        <w:t>t</w:t>
      </w:r>
      <w:proofErr w:type="spellEnd"/>
      <w:r>
        <w:rPr>
          <w:spacing w:val="41"/>
          <w:w w:val="139"/>
        </w:rPr>
        <w:t xml:space="preserve"> </w:t>
      </w:r>
      <w:r>
        <w:t>error,</w:t>
      </w:r>
      <w:r w:rsidR="00F9389F">
        <w:t xml:space="preserve"> </w:t>
      </w:r>
      <w:r>
        <w:t>or</w:t>
      </w:r>
      <w:r w:rsidR="00F9389F">
        <w:t xml:space="preserve"> </w:t>
      </w:r>
      <w:r>
        <w:rPr>
          <w:w w:val="112"/>
        </w:rPr>
        <w:t>to</w:t>
      </w:r>
      <w:r>
        <w:rPr>
          <w:spacing w:val="37"/>
          <w:w w:val="112"/>
        </w:rPr>
        <w:t xml:space="preserve"> </w:t>
      </w:r>
      <w:r>
        <w:rPr>
          <w:w w:val="112"/>
        </w:rPr>
        <w:t>true</w:t>
      </w:r>
      <w:r>
        <w:rPr>
          <w:spacing w:val="40"/>
          <w:w w:val="112"/>
        </w:rPr>
        <w:t xml:space="preserve"> </w:t>
      </w:r>
      <w:r>
        <w:rPr>
          <w:spacing w:val="-12"/>
          <w:w w:val="112"/>
        </w:rPr>
        <w:t>v</w:t>
      </w:r>
      <w:r>
        <w:rPr>
          <w:w w:val="112"/>
        </w:rPr>
        <w:t>ariation</w:t>
      </w:r>
      <w:r>
        <w:rPr>
          <w:spacing w:val="16"/>
          <w:w w:val="112"/>
        </w:rPr>
        <w:t xml:space="preserve"> </w:t>
      </w:r>
      <w:r>
        <w:t>in</w:t>
      </w:r>
      <w:r w:rsidR="00F9389F">
        <w:t xml:space="preserve"> </w:t>
      </w:r>
      <w:r>
        <w:t>biological</w:t>
      </w:r>
      <w:r w:rsidR="00F9389F">
        <w:t xml:space="preserve"> </w:t>
      </w:r>
      <w:r>
        <w:t>res</w:t>
      </w:r>
      <w:r>
        <w:rPr>
          <w:spacing w:val="5"/>
        </w:rPr>
        <w:t>p</w:t>
      </w:r>
      <w:r>
        <w:t>onses.</w:t>
      </w:r>
      <w:r w:rsidR="00F9389F">
        <w:t xml:space="preserve"> </w:t>
      </w:r>
      <w:r>
        <w:rPr>
          <w:spacing w:val="47"/>
        </w:rPr>
        <w:t xml:space="preserve"> </w:t>
      </w:r>
      <w:r>
        <w:rPr>
          <w:w w:val="108"/>
        </w:rPr>
        <w:t>Qu</w:t>
      </w:r>
      <w:r>
        <w:t>es</w:t>
      </w:r>
      <w:r>
        <w:rPr>
          <w:w w:val="139"/>
        </w:rPr>
        <w:t>t</w:t>
      </w:r>
      <w:r>
        <w:rPr>
          <w:w w:val="103"/>
        </w:rPr>
        <w:t>ion</w:t>
      </w:r>
      <w:r>
        <w:rPr>
          <w:spacing w:val="41"/>
          <w:w w:val="103"/>
        </w:rPr>
        <w:t xml:space="preserve"> </w:t>
      </w:r>
      <w:r>
        <w:t>for</w:t>
      </w:r>
      <w:r>
        <w:rPr>
          <w:spacing w:val="45"/>
        </w:rPr>
        <w:t xml:space="preserve"> </w:t>
      </w:r>
      <w:r>
        <w:t>e</w:t>
      </w:r>
      <w:r>
        <w:rPr>
          <w:spacing w:val="-5"/>
        </w:rPr>
        <w:t>v</w:t>
      </w:r>
      <w:r>
        <w:t>er</w:t>
      </w:r>
      <w:r>
        <w:rPr>
          <w:spacing w:val="-5"/>
        </w:rPr>
        <w:t>y</w:t>
      </w:r>
      <w:r>
        <w:t>one</w:t>
      </w:r>
      <w:r w:rsidR="00F9389F">
        <w:t xml:space="preserve"> </w:t>
      </w:r>
      <w:r>
        <w:rPr>
          <w:w w:val="116"/>
        </w:rPr>
        <w:t>(</w:t>
      </w:r>
      <w:r>
        <w:rPr>
          <w:w w:val="101"/>
        </w:rPr>
        <w:t>Li</w:t>
      </w:r>
      <w:r>
        <w:rPr>
          <w:w w:val="99"/>
        </w:rPr>
        <w:t>zzie</w:t>
      </w:r>
      <w:r>
        <w:rPr>
          <w:w w:val="118"/>
        </w:rPr>
        <w:t>/Be</w:t>
      </w:r>
      <w:r>
        <w:rPr>
          <w:w w:val="117"/>
        </w:rPr>
        <w:t>n/M</w:t>
      </w:r>
      <w:r>
        <w:rPr>
          <w:w w:val="99"/>
        </w:rPr>
        <w:t>i</w:t>
      </w:r>
      <w:r>
        <w:rPr>
          <w:w w:val="109"/>
        </w:rPr>
        <w:t>ri</w:t>
      </w:r>
      <w:r>
        <w:rPr>
          <w:w w:val="114"/>
        </w:rPr>
        <w:t>am/An</w:t>
      </w:r>
      <w:r>
        <w:rPr>
          <w:w w:val="110"/>
        </w:rPr>
        <w:t xml:space="preserve">n </w:t>
      </w:r>
      <w:r>
        <w:rPr>
          <w:w w:val="102"/>
        </w:rPr>
        <w:t>M</w:t>
      </w:r>
      <w:r>
        <w:rPr>
          <w:w w:val="110"/>
        </w:rPr>
        <w:t>ari</w:t>
      </w:r>
      <w:r>
        <w:rPr>
          <w:w w:val="99"/>
        </w:rPr>
        <w:t>e</w:t>
      </w:r>
      <w:r>
        <w:rPr>
          <w:w w:val="114"/>
        </w:rPr>
        <w:t>/Aaron</w:t>
      </w:r>
      <w:r>
        <w:rPr>
          <w:w w:val="124"/>
        </w:rPr>
        <w:t>/</w:t>
      </w:r>
      <w:r>
        <w:rPr>
          <w:spacing w:val="-17"/>
          <w:w w:val="124"/>
        </w:rPr>
        <w:t>Y</w:t>
      </w:r>
      <w:r>
        <w:rPr>
          <w:w w:val="111"/>
        </w:rPr>
        <w:t>an</w:t>
      </w:r>
      <w:r>
        <w:rPr>
          <w:w w:val="120"/>
        </w:rPr>
        <w:t>n/Is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r w:rsidR="00F9389F">
        <w:t xml:space="preserve"> </w:t>
      </w:r>
      <w:commentRangeStart w:id="236"/>
      <w:r>
        <w:t>I’m</w:t>
      </w:r>
      <w:r>
        <w:rPr>
          <w:spacing w:val="23"/>
        </w:rPr>
        <w:t xml:space="preserve"> </w:t>
      </w:r>
      <w:r>
        <w:t>not</w:t>
      </w:r>
      <w:r w:rsidR="00F9389F">
        <w:t xml:space="preserve"> </w:t>
      </w:r>
      <w:r>
        <w:t>sure</w:t>
      </w:r>
      <w:r>
        <w:rPr>
          <w:spacing w:val="41"/>
        </w:rPr>
        <w:t xml:space="preserve"> </w:t>
      </w:r>
      <w:r>
        <w:t>if</w:t>
      </w:r>
      <w:r>
        <w:rPr>
          <w:spacing w:val="13"/>
        </w:rPr>
        <w:t xml:space="preserve"> </w:t>
      </w:r>
      <w:proofErr w:type="spellStart"/>
      <w:r>
        <w:t>i</w:t>
      </w:r>
      <w:proofErr w:type="spellEnd"/>
      <w:r>
        <w:rPr>
          <w:spacing w:val="19"/>
        </w:rPr>
        <w:t xml:space="preserve"> </w:t>
      </w:r>
      <w:r>
        <w:rPr>
          <w:spacing w:val="-6"/>
          <w:w w:val="99"/>
        </w:rPr>
        <w:t>w</w:t>
      </w:r>
      <w:r>
        <w:rPr>
          <w:w w:val="111"/>
        </w:rPr>
        <w:t>a</w:t>
      </w:r>
      <w:r>
        <w:rPr>
          <w:spacing w:val="-5"/>
          <w:w w:val="111"/>
        </w:rPr>
        <w:t>n</w:t>
      </w:r>
      <w:r>
        <w:rPr>
          <w:w w:val="139"/>
        </w:rPr>
        <w:t>t</w:t>
      </w:r>
      <w:r>
        <w:rPr>
          <w:spacing w:val="20"/>
        </w:rPr>
        <w:t xml:space="preserve"> </w:t>
      </w:r>
      <w:r>
        <w:rPr>
          <w:w w:val="113"/>
        </w:rPr>
        <w:t>to</w:t>
      </w:r>
      <w:r>
        <w:rPr>
          <w:spacing w:val="14"/>
          <w:w w:val="113"/>
        </w:rPr>
        <w:t xml:space="preserve"> </w:t>
      </w:r>
      <w:r>
        <w:rPr>
          <w:spacing w:val="-5"/>
        </w:rPr>
        <w:t>k</w:t>
      </w:r>
      <w:r>
        <w:t>eep</w:t>
      </w:r>
      <w:r>
        <w:rPr>
          <w:spacing w:val="33"/>
        </w:rPr>
        <w:t xml:space="preserve"> </w:t>
      </w:r>
      <w:r>
        <w:rPr>
          <w:w w:val="139"/>
        </w:rPr>
        <w:t>t</w:t>
      </w:r>
      <w:r>
        <w:rPr>
          <w:w w:val="106"/>
        </w:rPr>
        <w:t>hi</w:t>
      </w:r>
      <w:r>
        <w:t>s</w:t>
      </w:r>
      <w:r>
        <w:rPr>
          <w:spacing w:val="20"/>
        </w:rPr>
        <w:t xml:space="preserve"> </w:t>
      </w:r>
      <w:r>
        <w:rPr>
          <w:w w:val="106"/>
        </w:rPr>
        <w:t>recommendation-</w:t>
      </w:r>
      <w:r>
        <w:rPr>
          <w:spacing w:val="20"/>
          <w:w w:val="106"/>
        </w:rPr>
        <w:t xml:space="preserve"> </w:t>
      </w:r>
      <w:r>
        <w:rPr>
          <w:spacing w:val="5"/>
        </w:rPr>
        <w:t>p</w:t>
      </w:r>
      <w:r>
        <w:t>erhaps</w:t>
      </w:r>
      <w:r w:rsidR="00F9389F">
        <w:t xml:space="preserve"> </w:t>
      </w:r>
      <w:r>
        <w:rPr>
          <w:w w:val="99"/>
        </w:rPr>
        <w:t>i</w:t>
      </w:r>
      <w:r>
        <w:rPr>
          <w:w w:val="139"/>
        </w:rPr>
        <w:t>t</w:t>
      </w:r>
      <w:r>
        <w:t xml:space="preserve">s </w:t>
      </w:r>
      <w:r>
        <w:rPr>
          <w:w w:val="114"/>
        </w:rPr>
        <w:t>the</w:t>
      </w:r>
      <w:r>
        <w:rPr>
          <w:spacing w:val="26"/>
          <w:w w:val="114"/>
        </w:rPr>
        <w:t xml:space="preserve"> </w:t>
      </w:r>
      <w:r>
        <w:rPr>
          <w:w w:val="114"/>
        </w:rPr>
        <w:t>part</w:t>
      </w:r>
      <w:r>
        <w:rPr>
          <w:spacing w:val="39"/>
          <w:w w:val="114"/>
        </w:rPr>
        <w:t xml:space="preserve"> </w:t>
      </w:r>
      <w:r>
        <w:t>of</w:t>
      </w:r>
      <w:r>
        <w:rPr>
          <w:spacing w:val="29"/>
        </w:rPr>
        <w:t xml:space="preserve"> </w:t>
      </w:r>
      <w:r>
        <w:t>me</w:t>
      </w:r>
      <w:r>
        <w:rPr>
          <w:spacing w:val="46"/>
        </w:rPr>
        <w:t xml:space="preserve"> </w:t>
      </w:r>
      <w:r>
        <w:rPr>
          <w:w w:val="99"/>
        </w:rPr>
        <w:t>wi</w:t>
      </w:r>
      <w:r>
        <w:rPr>
          <w:w w:val="139"/>
        </w:rPr>
        <w:t>t</w:t>
      </w:r>
      <w:r>
        <w:rPr>
          <w:w w:val="110"/>
        </w:rPr>
        <w:t>h</w:t>
      </w:r>
      <w:r w:rsidR="00F9389F">
        <w:t xml:space="preserve"> </w:t>
      </w:r>
      <w:r>
        <w:rPr>
          <w:w w:val="99"/>
        </w:rPr>
        <w:t>l</w:t>
      </w:r>
      <w:r>
        <w:rPr>
          <w:w w:val="106"/>
        </w:rPr>
        <w:t>i</w:t>
      </w:r>
      <w:r>
        <w:rPr>
          <w:spacing w:val="5"/>
          <w:w w:val="106"/>
        </w:rPr>
        <w:t>b</w:t>
      </w:r>
      <w:r>
        <w:rPr>
          <w:w w:val="107"/>
        </w:rPr>
        <w:t>er</w:t>
      </w:r>
      <w:r>
        <w:rPr>
          <w:w w:val="139"/>
        </w:rPr>
        <w:t>t</w:t>
      </w:r>
      <w:r>
        <w:rPr>
          <w:w w:val="114"/>
        </w:rPr>
        <w:t>ar</w:t>
      </w:r>
      <w:r>
        <w:rPr>
          <w:w w:val="108"/>
        </w:rPr>
        <w:t>ian</w:t>
      </w:r>
      <w:r>
        <w:rPr>
          <w:w w:val="126"/>
        </w:rPr>
        <w:t>/a</w:t>
      </w:r>
      <w:r>
        <w:rPr>
          <w:spacing w:val="-5"/>
          <w:w w:val="126"/>
        </w:rPr>
        <w:t>n</w:t>
      </w:r>
      <w:r>
        <w:rPr>
          <w:w w:val="139"/>
        </w:rPr>
        <w:t>t</w:t>
      </w:r>
      <w:r>
        <w:rPr>
          <w:w w:val="99"/>
        </w:rPr>
        <w:t>i-</w:t>
      </w:r>
      <w:r>
        <w:rPr>
          <w:w w:val="139"/>
        </w:rPr>
        <w:t>t</w:t>
      </w:r>
      <w:r>
        <w:rPr>
          <w:w w:val="103"/>
        </w:rPr>
        <w:t>op-</w:t>
      </w:r>
      <w:r>
        <w:rPr>
          <w:w w:val="105"/>
        </w:rPr>
        <w:t>d</w:t>
      </w:r>
      <w:r>
        <w:rPr>
          <w:spacing w:val="-5"/>
          <w:w w:val="105"/>
        </w:rPr>
        <w:t>o</w:t>
      </w:r>
      <w:r>
        <w:rPr>
          <w:w w:val="104"/>
        </w:rPr>
        <w:t>wn</w:t>
      </w:r>
      <w:r w:rsidR="00F9389F">
        <w:t xml:space="preserve"> </w:t>
      </w:r>
      <w:r>
        <w:rPr>
          <w:w w:val="139"/>
        </w:rPr>
        <w:t>t</w:t>
      </w:r>
      <w:r>
        <w:rPr>
          <w:w w:val="99"/>
        </w:rPr>
        <w:t>e</w:t>
      </w:r>
      <w:r>
        <w:rPr>
          <w:w w:val="110"/>
        </w:rPr>
        <w:t>nd</w:t>
      </w:r>
      <w:r>
        <w:rPr>
          <w:w w:val="105"/>
        </w:rPr>
        <w:t>en</w:t>
      </w:r>
      <w:r>
        <w:rPr>
          <w:w w:val="99"/>
        </w:rPr>
        <w:t>ci</w:t>
      </w:r>
      <w:r>
        <w:t>es</w:t>
      </w:r>
      <w:r w:rsidR="00F9389F">
        <w:t xml:space="preserve"> </w:t>
      </w:r>
      <w:r>
        <w:rPr>
          <w:w w:val="116"/>
        </w:rPr>
        <w:t>(</w:t>
      </w:r>
      <w:r>
        <w:rPr>
          <w:w w:val="107"/>
        </w:rPr>
        <w:t>al</w:t>
      </w:r>
      <w:r>
        <w:rPr>
          <w:w w:val="139"/>
        </w:rPr>
        <w:t>t</w:t>
      </w:r>
      <w:r>
        <w:rPr>
          <w:w w:val="106"/>
        </w:rPr>
        <w:t>hou</w:t>
      </w:r>
      <w:r>
        <w:rPr>
          <w:w w:val="105"/>
        </w:rPr>
        <w:t>gh</w:t>
      </w:r>
      <w:r w:rsidR="00F9389F">
        <w:t xml:space="preserve"> </w:t>
      </w:r>
      <w:proofErr w:type="spellStart"/>
      <w:r>
        <w:t>i</w:t>
      </w:r>
      <w:proofErr w:type="spellEnd"/>
      <w:r>
        <w:rPr>
          <w:spacing w:val="35"/>
        </w:rPr>
        <w:t xml:space="preserve"> </w:t>
      </w:r>
      <w:r>
        <w:t>can</w:t>
      </w:r>
      <w:r w:rsidR="00F9389F">
        <w:t xml:space="preserve"> </w:t>
      </w:r>
      <w:r>
        <w:rPr>
          <w:w w:val="99"/>
        </w:rPr>
        <w:t>c</w:t>
      </w:r>
      <w:r>
        <w:rPr>
          <w:w w:val="107"/>
        </w:rPr>
        <w:t>er</w:t>
      </w:r>
      <w:r>
        <w:rPr>
          <w:w w:val="139"/>
        </w:rPr>
        <w:t>t</w:t>
      </w:r>
      <w:r>
        <w:rPr>
          <w:w w:val="107"/>
        </w:rPr>
        <w:t>ai</w:t>
      </w:r>
      <w:r>
        <w:rPr>
          <w:w w:val="106"/>
        </w:rPr>
        <w:t>nl</w:t>
      </w:r>
      <w:r>
        <w:rPr>
          <w:w w:val="105"/>
        </w:rPr>
        <w:t>y</w:t>
      </w:r>
      <w:r w:rsidR="00F9389F">
        <w:t xml:space="preserve"> </w:t>
      </w:r>
      <w:r>
        <w:t>see</w:t>
      </w:r>
      <w:r>
        <w:rPr>
          <w:spacing w:val="34"/>
        </w:rPr>
        <w:t xml:space="preserve"> </w:t>
      </w:r>
      <w:r>
        <w:rPr>
          <w:w w:val="112"/>
        </w:rPr>
        <w:t>the</w:t>
      </w:r>
      <w:r>
        <w:rPr>
          <w:spacing w:val="32"/>
          <w:w w:val="112"/>
        </w:rPr>
        <w:t xml:space="preserve"> </w:t>
      </w:r>
      <w:r>
        <w:rPr>
          <w:spacing w:val="-11"/>
        </w:rPr>
        <w:t>v</w:t>
      </w:r>
      <w:r>
        <w:t>alue</w:t>
      </w:r>
      <w:r w:rsidR="00F9389F">
        <w:t xml:space="preserve"> </w:t>
      </w:r>
      <w:r>
        <w:t>in</w:t>
      </w:r>
      <w:r>
        <w:rPr>
          <w:spacing w:val="45"/>
        </w:rPr>
        <w:t xml:space="preserve"> </w:t>
      </w:r>
      <w:r>
        <w:rPr>
          <w:w w:val="139"/>
        </w:rPr>
        <w:t>t</w:t>
      </w:r>
      <w:r>
        <w:rPr>
          <w:w w:val="106"/>
        </w:rPr>
        <w:t>hi</w:t>
      </w:r>
      <w:r>
        <w:t>s</w:t>
      </w:r>
      <w:r>
        <w:rPr>
          <w:w w:val="113"/>
        </w:rPr>
        <w:t xml:space="preserve">). </w:t>
      </w:r>
      <w:r>
        <w:t>What</w:t>
      </w:r>
      <w:r w:rsidR="00F9389F">
        <w:t xml:space="preserve"> </w:t>
      </w:r>
      <w:r>
        <w:t>do</w:t>
      </w:r>
      <w:r>
        <w:rPr>
          <w:spacing w:val="25"/>
        </w:rPr>
        <w:t xml:space="preserve"> </w:t>
      </w:r>
      <w:r>
        <w:t>others</w:t>
      </w:r>
      <w:r w:rsidR="00F9389F">
        <w:t xml:space="preserve"> </w:t>
      </w:r>
      <w:r>
        <w:rPr>
          <w:w w:val="139"/>
        </w:rPr>
        <w:t>t</w:t>
      </w:r>
      <w:r>
        <w:rPr>
          <w:w w:val="106"/>
        </w:rPr>
        <w:t>hi</w:t>
      </w:r>
      <w:r>
        <w:rPr>
          <w:w w:val="110"/>
        </w:rPr>
        <w:t>n</w:t>
      </w:r>
      <w:r>
        <w:rPr>
          <w:w w:val="105"/>
        </w:rPr>
        <w:t>k</w:t>
      </w:r>
      <w:r>
        <w:rPr>
          <w:w w:val="106"/>
        </w:rPr>
        <w:t>?</w:t>
      </w:r>
      <w:commentRangeEnd w:id="236"/>
      <w:r w:rsidR="008342EA">
        <w:rPr>
          <w:rStyle w:val="CommentReference"/>
        </w:rPr>
        <w:commentReference w:id="236"/>
      </w:r>
    </w:p>
    <w:p w14:paraId="5B4F42AC" w14:textId="77777777" w:rsidR="005B53EE" w:rsidRDefault="005B53EE" w:rsidP="00F9389F">
      <w:pPr>
        <w:spacing w:before="4" w:line="140" w:lineRule="exact"/>
        <w:rPr>
          <w:sz w:val="14"/>
          <w:szCs w:val="14"/>
        </w:rPr>
      </w:pPr>
    </w:p>
    <w:p w14:paraId="0ABDA770" w14:textId="77777777" w:rsidR="005B53EE" w:rsidRDefault="00F5753A" w:rsidP="00F9389F">
      <w:pPr>
        <w:spacing w:line="249" w:lineRule="auto"/>
        <w:ind w:left="117" w:right="83"/>
      </w:pPr>
      <w:r>
        <w:rPr>
          <w:w w:val="105"/>
        </w:rPr>
        <w:t>D</w:t>
      </w:r>
      <w:r>
        <w:rPr>
          <w:spacing w:val="5"/>
          <w:w w:val="99"/>
        </w:rPr>
        <w:t>o</w:t>
      </w:r>
      <w:r>
        <w:rPr>
          <w:w w:val="105"/>
        </w:rPr>
        <w:t>cu</w:t>
      </w:r>
      <w:r>
        <w:rPr>
          <w:w w:val="104"/>
        </w:rPr>
        <w:t>me</w:t>
      </w:r>
      <w:r>
        <w:rPr>
          <w:spacing w:val="-5"/>
          <w:w w:val="110"/>
        </w:rPr>
        <w:t>n</w:t>
      </w:r>
      <w:r>
        <w:rPr>
          <w:w w:val="139"/>
        </w:rPr>
        <w:t>t</w:t>
      </w:r>
      <w:r>
        <w:rPr>
          <w:w w:val="99"/>
        </w:rPr>
        <w:t>i</w:t>
      </w:r>
      <w:r>
        <w:rPr>
          <w:w w:val="110"/>
        </w:rPr>
        <w:t>n</w:t>
      </w:r>
      <w:r>
        <w:rPr>
          <w:w w:val="99"/>
        </w:rPr>
        <w:t>g</w:t>
      </w:r>
      <w:r>
        <w:rPr>
          <w:spacing w:val="23"/>
        </w:rPr>
        <w:t xml:space="preserve"> </w:t>
      </w:r>
      <w:r>
        <w:t>biological</w:t>
      </w:r>
      <w:r>
        <w:rPr>
          <w:spacing w:val="37"/>
        </w:rPr>
        <w:t xml:space="preserve"> </w:t>
      </w:r>
      <w:r>
        <w:t>impacts</w:t>
      </w:r>
      <w:r w:rsidR="00F9389F">
        <w:t xml:space="preserve"> </w:t>
      </w:r>
      <w:r>
        <w:t>of</w:t>
      </w:r>
      <w:r>
        <w:rPr>
          <w:spacing w:val="15"/>
        </w:rPr>
        <w:t xml:space="preserve"> </w:t>
      </w:r>
      <w:r>
        <w:t>climate</w:t>
      </w:r>
      <w:r w:rsidR="00F9389F">
        <w:t xml:space="preserve"> </w:t>
      </w:r>
      <w:r>
        <w:rPr>
          <w:spacing w:val="-5"/>
        </w:rPr>
        <w:t>c</w:t>
      </w:r>
      <w:r>
        <w:t>hange</w:t>
      </w:r>
      <w:r w:rsidR="00F9389F">
        <w:t xml:space="preserve"> </w:t>
      </w:r>
      <w:r>
        <w:t>has</w:t>
      </w:r>
      <w:r>
        <w:rPr>
          <w:spacing w:val="44"/>
        </w:rPr>
        <w:t xml:space="preserve"> </w:t>
      </w:r>
      <w:r>
        <w:rPr>
          <w:spacing w:val="-5"/>
        </w:rPr>
        <w:t>ov</w:t>
      </w:r>
      <w:r>
        <w:t>er</w:t>
      </w:r>
      <w:r>
        <w:rPr>
          <w:spacing w:val="38"/>
        </w:rPr>
        <w:t xml:space="preserve"> </w:t>
      </w:r>
      <w:r>
        <w:t>a</w:t>
      </w:r>
      <w:r>
        <w:rPr>
          <w:spacing w:val="33"/>
        </w:rPr>
        <w:t xml:space="preserve"> </w:t>
      </w:r>
      <w:commentRangeStart w:id="237"/>
      <w:r>
        <w:t>20</w:t>
      </w:r>
      <w:r>
        <w:rPr>
          <w:spacing w:val="20"/>
        </w:rPr>
        <w:t xml:space="preserve"> </w:t>
      </w:r>
      <w:commentRangeEnd w:id="237"/>
      <w:r w:rsidR="008342EA">
        <w:rPr>
          <w:rStyle w:val="CommentReference"/>
        </w:rPr>
        <w:commentReference w:id="237"/>
      </w:r>
      <w:r>
        <w:rPr>
          <w:spacing w:val="-5"/>
        </w:rPr>
        <w:t>y</w:t>
      </w:r>
      <w:r>
        <w:t>ear</w:t>
      </w:r>
      <w:r>
        <w:rPr>
          <w:spacing w:val="48"/>
        </w:rPr>
        <w:t xml:space="preserve"> </w:t>
      </w:r>
      <w:r>
        <w:t>history</w:t>
      </w:r>
      <w:r w:rsidR="00F9389F">
        <w:t xml:space="preserve"> </w:t>
      </w:r>
      <w:r>
        <w:t>in</w:t>
      </w:r>
      <w:r>
        <w:rPr>
          <w:spacing w:val="31"/>
        </w:rPr>
        <w:t xml:space="preserve"> </w:t>
      </w:r>
      <w:r>
        <w:t>ecology</w:t>
      </w:r>
      <w:r>
        <w:rPr>
          <w:spacing w:val="22"/>
        </w:rPr>
        <w:t xml:space="preserve"> </w:t>
      </w:r>
      <w:r>
        <w:rPr>
          <w:w w:val="139"/>
        </w:rPr>
        <w:t>t</w:t>
      </w:r>
      <w:r>
        <w:rPr>
          <w:spacing w:val="5"/>
          <w:w w:val="99"/>
        </w:rPr>
        <w:t>o</w:t>
      </w:r>
      <w:r>
        <w:rPr>
          <w:w w:val="110"/>
        </w:rPr>
        <w:t>d</w:t>
      </w:r>
      <w:r>
        <w:rPr>
          <w:spacing w:val="-5"/>
          <w:w w:val="112"/>
        </w:rPr>
        <w:t>a</w:t>
      </w:r>
      <w:r>
        <w:rPr>
          <w:spacing w:val="-16"/>
          <w:w w:val="105"/>
        </w:rPr>
        <w:t>y</w:t>
      </w:r>
      <w:r>
        <w:rPr>
          <w:w w:val="110"/>
        </w:rPr>
        <w:t>.</w:t>
      </w:r>
      <w:r w:rsidR="00F9389F">
        <w:t xml:space="preserve"> </w:t>
      </w:r>
      <w:r>
        <w:t>During</w:t>
      </w:r>
      <w:r w:rsidR="00F9389F">
        <w:t xml:space="preserve"> </w:t>
      </w:r>
      <w:r>
        <w:rPr>
          <w:w w:val="139"/>
        </w:rPr>
        <w:t>t</w:t>
      </w:r>
      <w:r>
        <w:rPr>
          <w:w w:val="110"/>
        </w:rPr>
        <w:t>h</w:t>
      </w:r>
      <w:r>
        <w:rPr>
          <w:w w:val="99"/>
        </w:rPr>
        <w:t>i</w:t>
      </w:r>
      <w:r>
        <w:t xml:space="preserve">s </w:t>
      </w:r>
      <w:r>
        <w:rPr>
          <w:w w:val="139"/>
        </w:rPr>
        <w:t>t</w:t>
      </w:r>
      <w:r>
        <w:rPr>
          <w:w w:val="99"/>
        </w:rPr>
        <w:t>i</w:t>
      </w:r>
      <w:r>
        <w:rPr>
          <w:w w:val="105"/>
        </w:rPr>
        <w:t>me,</w:t>
      </w:r>
      <w:r>
        <w:rPr>
          <w:spacing w:val="36"/>
          <w:w w:val="105"/>
        </w:rPr>
        <w:t xml:space="preserve"> </w:t>
      </w:r>
      <w:r>
        <w:t>in</w:t>
      </w:r>
      <w:r>
        <w:rPr>
          <w:spacing w:val="41"/>
        </w:rPr>
        <w:t xml:space="preserve"> </w:t>
      </w:r>
      <w:r>
        <w:t>si</w:t>
      </w:r>
      <w:r>
        <w:rPr>
          <w:w w:val="139"/>
        </w:rPr>
        <w:t>t</w:t>
      </w:r>
      <w:r>
        <w:rPr>
          <w:w w:val="110"/>
        </w:rPr>
        <w:t>u</w:t>
      </w:r>
      <w:r>
        <w:rPr>
          <w:spacing w:val="31"/>
          <w:w w:val="110"/>
        </w:rPr>
        <w:t xml:space="preserve"> </w:t>
      </w:r>
      <w:r>
        <w:t>field</w:t>
      </w:r>
      <w:r>
        <w:rPr>
          <w:spacing w:val="2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31"/>
        </w:rPr>
        <w:t xml:space="preserve"> </w:t>
      </w:r>
      <w:r>
        <w:t>h</w:t>
      </w:r>
      <w:r>
        <w:rPr>
          <w:spacing w:val="-5"/>
        </w:rPr>
        <w:t>av</w:t>
      </w:r>
      <w:r>
        <w:t>e</w:t>
      </w:r>
      <w:r w:rsidR="00F9389F">
        <w:t xml:space="preserve"> </w:t>
      </w:r>
      <w:r>
        <w:rPr>
          <w:spacing w:val="5"/>
        </w:rPr>
        <w:t>b</w:t>
      </w:r>
      <w:r>
        <w:t>een</w:t>
      </w:r>
      <w:r w:rsidR="00F9389F">
        <w:t xml:space="preserve"> </w:t>
      </w:r>
      <w:r>
        <w:rPr>
          <w:w w:val="99"/>
        </w:rPr>
        <w:t>c</w:t>
      </w:r>
      <w:r>
        <w:rPr>
          <w:w w:val="109"/>
        </w:rPr>
        <w:t>ri</w:t>
      </w:r>
      <w:r>
        <w:rPr>
          <w:w w:val="139"/>
        </w:rPr>
        <w:t>t</w:t>
      </w:r>
      <w:r>
        <w:rPr>
          <w:w w:val="99"/>
        </w:rPr>
        <w:t>i</w:t>
      </w:r>
      <w:r>
        <w:rPr>
          <w:w w:val="104"/>
        </w:rPr>
        <w:t>cal</w:t>
      </w:r>
      <w:r>
        <w:rPr>
          <w:spacing w:val="31"/>
          <w:w w:val="104"/>
        </w:rPr>
        <w:t xml:space="preserve"> </w:t>
      </w:r>
      <w:r>
        <w:t>in</w:t>
      </w:r>
      <w:r>
        <w:rPr>
          <w:spacing w:val="41"/>
        </w:rPr>
        <w:t xml:space="preserve"> </w:t>
      </w:r>
      <w:r>
        <w:t>making</w:t>
      </w:r>
      <w:r w:rsidR="00F9389F">
        <w:t xml:space="preserve"> </w:t>
      </w:r>
      <w:r>
        <w:rPr>
          <w:w w:val="112"/>
        </w:rPr>
        <w:t>the</w:t>
      </w:r>
      <w:r>
        <w:rPr>
          <w:spacing w:val="27"/>
          <w:w w:val="112"/>
        </w:rPr>
        <w:t xml:space="preserve"> </w:t>
      </w:r>
      <w:r>
        <w:rPr>
          <w:w w:val="104"/>
        </w:rPr>
        <w:t>me</w:t>
      </w:r>
      <w:r>
        <w:rPr>
          <w:spacing w:val="-5"/>
          <w:w w:val="99"/>
        </w:rPr>
        <w:t>c</w:t>
      </w:r>
      <w:r>
        <w:rPr>
          <w:w w:val="110"/>
        </w:rPr>
        <w:t>h</w:t>
      </w:r>
      <w:r>
        <w:rPr>
          <w:w w:val="108"/>
        </w:rPr>
        <w:t>ani</w:t>
      </w:r>
      <w:r>
        <w:t>s</w:t>
      </w:r>
      <w:r>
        <w:rPr>
          <w:w w:val="139"/>
        </w:rPr>
        <w:t>t</w:t>
      </w:r>
      <w:r>
        <w:rPr>
          <w:w w:val="99"/>
        </w:rPr>
        <w:t>ic</w:t>
      </w:r>
      <w:r>
        <w:rPr>
          <w:spacing w:val="31"/>
          <w:w w:val="99"/>
        </w:rPr>
        <w:t xml:space="preserve"> </w:t>
      </w:r>
      <w:r>
        <w:t>link</w:t>
      </w:r>
      <w:r>
        <w:rPr>
          <w:spacing w:val="45"/>
        </w:rPr>
        <w:t xml:space="preserve"> </w:t>
      </w:r>
      <w:r>
        <w:rPr>
          <w:spacing w:val="5"/>
        </w:rPr>
        <w:t>b</w:t>
      </w:r>
      <w:r>
        <w:t>e</w:t>
      </w:r>
      <w:r>
        <w:rPr>
          <w:spacing w:val="-5"/>
        </w:rPr>
        <w:t>tw</w:t>
      </w:r>
      <w:r>
        <w:t>een</w:t>
      </w:r>
      <w:r w:rsidR="00F9389F">
        <w:t xml:space="preserve"> </w:t>
      </w:r>
      <w:r>
        <w:rPr>
          <w:spacing w:val="-5"/>
        </w:rPr>
        <w:t>w</w:t>
      </w:r>
      <w:r>
        <w:t>arming</w:t>
      </w:r>
      <w:r w:rsidR="00F9389F">
        <w:t xml:space="preserve"> </w:t>
      </w:r>
      <w:r>
        <w:t>and</w:t>
      </w:r>
      <w:r w:rsidR="00F9389F">
        <w:t xml:space="preserve"> </w:t>
      </w:r>
      <w:r>
        <w:rPr>
          <w:w w:val="112"/>
        </w:rPr>
        <w:t xml:space="preserve">a </w:t>
      </w:r>
      <w:r>
        <w:rPr>
          <w:spacing w:val="-5"/>
        </w:rPr>
        <w:t>n</w:t>
      </w:r>
      <w:r>
        <w:t>u</w:t>
      </w:r>
      <w:r>
        <w:rPr>
          <w:spacing w:val="-5"/>
        </w:rPr>
        <w:t>m</w:t>
      </w:r>
      <w:r>
        <w:rPr>
          <w:spacing w:val="5"/>
        </w:rPr>
        <w:t>b</w:t>
      </w:r>
      <w:r>
        <w:t>er</w:t>
      </w:r>
      <w:r w:rsidR="00F9389F">
        <w:t xml:space="preserve"> </w:t>
      </w:r>
      <w:r>
        <w:t>of</w:t>
      </w:r>
      <w:r>
        <w:rPr>
          <w:spacing w:val="8"/>
        </w:rPr>
        <w:t xml:space="preserve"> </w:t>
      </w:r>
      <w:r>
        <w:t>m</w:t>
      </w:r>
      <w:r>
        <w:rPr>
          <w:spacing w:val="11"/>
        </w:rPr>
        <w:t>a</w:t>
      </w:r>
      <w:r>
        <w:t>jor</w:t>
      </w:r>
      <w:r>
        <w:rPr>
          <w:spacing w:val="49"/>
        </w:rPr>
        <w:t xml:space="preserve"> </w:t>
      </w:r>
      <w:r>
        <w:t>biological</w:t>
      </w:r>
      <w:r>
        <w:rPr>
          <w:spacing w:val="30"/>
        </w:rPr>
        <w:t xml:space="preserve"> </w:t>
      </w:r>
      <w:r>
        <w:t>impacts,</w:t>
      </w:r>
      <w:r w:rsidR="00F9389F">
        <w:t xml:space="preserve"> </w:t>
      </w:r>
      <w:r>
        <w:t>su</w:t>
      </w:r>
      <w:r>
        <w:rPr>
          <w:spacing w:val="-5"/>
        </w:rPr>
        <w:t>c</w:t>
      </w:r>
      <w:r>
        <w:t>h</w:t>
      </w:r>
      <w:r>
        <w:rPr>
          <w:spacing w:val="35"/>
        </w:rPr>
        <w:t xml:space="preserve"> </w:t>
      </w:r>
      <w:r>
        <w:t>as</w:t>
      </w:r>
      <w:r>
        <w:rPr>
          <w:spacing w:val="27"/>
        </w:rPr>
        <w:t xml:space="preserve"> </w:t>
      </w:r>
      <w:r>
        <w:rPr>
          <w:spacing w:val="-5"/>
        </w:rPr>
        <w:t>c</w:t>
      </w:r>
      <w:r>
        <w:t>hanges</w:t>
      </w:r>
      <w:r>
        <w:rPr>
          <w:spacing w:val="46"/>
        </w:rPr>
        <w:t xml:space="preserve"> </w:t>
      </w:r>
      <w:r>
        <w:t>in</w:t>
      </w:r>
      <w:r>
        <w:rPr>
          <w:spacing w:val="24"/>
        </w:rPr>
        <w:t xml:space="preserve"> </w:t>
      </w:r>
      <w:r>
        <w:rPr>
          <w:w w:val="109"/>
        </w:rPr>
        <w:t>pr</w:t>
      </w:r>
      <w:r>
        <w:rPr>
          <w:spacing w:val="7"/>
          <w:w w:val="109"/>
        </w:rPr>
        <w:t>o</w:t>
      </w:r>
      <w:r>
        <w:rPr>
          <w:w w:val="109"/>
        </w:rPr>
        <w:t>ductivi</w:t>
      </w:r>
      <w:r>
        <w:rPr>
          <w:spacing w:val="-5"/>
          <w:w w:val="109"/>
        </w:rPr>
        <w:t>t</w:t>
      </w:r>
      <w:r>
        <w:rPr>
          <w:spacing w:val="-19"/>
          <w:w w:val="109"/>
        </w:rPr>
        <w:t>y</w:t>
      </w:r>
      <w:r>
        <w:rPr>
          <w:w w:val="109"/>
        </w:rPr>
        <w:t>,</w:t>
      </w:r>
      <w:r>
        <w:rPr>
          <w:spacing w:val="17"/>
          <w:w w:val="109"/>
        </w:rPr>
        <w:t xml:space="preserve"> </w:t>
      </w:r>
      <w:r>
        <w:t>soil</w:t>
      </w:r>
      <w:r>
        <w:rPr>
          <w:spacing w:val="13"/>
        </w:rPr>
        <w:t xml:space="preserve"> </w:t>
      </w:r>
      <w:r>
        <w:rPr>
          <w:w w:val="112"/>
        </w:rPr>
        <w:t>respiration,</w:t>
      </w:r>
      <w:r>
        <w:rPr>
          <w:spacing w:val="-21"/>
          <w:w w:val="112"/>
        </w:rPr>
        <w:t xml:space="preserve"> </w:t>
      </w:r>
      <w:r>
        <w:rPr>
          <w:w w:val="112"/>
        </w:rPr>
        <w:t>the</w:t>
      </w:r>
      <w:r>
        <w:rPr>
          <w:spacing w:val="11"/>
          <w:w w:val="112"/>
        </w:rPr>
        <w:t xml:space="preserve"> </w:t>
      </w:r>
      <w:r>
        <w:t>phenology</w:t>
      </w:r>
      <w:r>
        <w:rPr>
          <w:spacing w:val="46"/>
        </w:rPr>
        <w:t xml:space="preserve"> </w:t>
      </w:r>
      <w:r>
        <w:t>of</w:t>
      </w:r>
      <w:r>
        <w:rPr>
          <w:spacing w:val="8"/>
        </w:rPr>
        <w:t xml:space="preserve"> </w:t>
      </w:r>
      <w:r>
        <w:rPr>
          <w:w w:val="110"/>
        </w:rPr>
        <w:t>p</w:t>
      </w:r>
      <w:r>
        <w:rPr>
          <w:w w:val="99"/>
        </w:rPr>
        <w:t>l</w:t>
      </w:r>
      <w:r>
        <w:rPr>
          <w:w w:val="111"/>
        </w:rPr>
        <w:t>a</w:t>
      </w:r>
      <w:r>
        <w:rPr>
          <w:spacing w:val="-5"/>
          <w:w w:val="111"/>
        </w:rPr>
        <w:t>n</w:t>
      </w:r>
      <w:r>
        <w:rPr>
          <w:w w:val="139"/>
        </w:rPr>
        <w:t xml:space="preserve">t </w:t>
      </w:r>
      <w:r>
        <w:t>and</w:t>
      </w:r>
      <w:r w:rsidR="00F9389F">
        <w:t xml:space="preserve"> </w:t>
      </w:r>
      <w:r>
        <w:t>animals,</w:t>
      </w:r>
      <w:r w:rsidR="00F9389F">
        <w:t xml:space="preserve"> </w:t>
      </w:r>
      <w:r>
        <w:t>and</w:t>
      </w:r>
      <w:r w:rsidR="00F9389F">
        <w:t xml:space="preserve"> </w:t>
      </w:r>
      <w:r>
        <w:t>s</w:t>
      </w:r>
      <w:r>
        <w:rPr>
          <w:w w:val="106"/>
        </w:rPr>
        <w:t>hi</w:t>
      </w:r>
      <w:r>
        <w:rPr>
          <w:w w:val="91"/>
        </w:rPr>
        <w:t>f</w:t>
      </w:r>
      <w:r>
        <w:rPr>
          <w:w w:val="139"/>
        </w:rPr>
        <w:t>t</w:t>
      </w:r>
      <w:r>
        <w:rPr>
          <w:w w:val="105"/>
        </w:rPr>
        <w:t>ed</w:t>
      </w:r>
      <w:r>
        <w:rPr>
          <w:spacing w:val="43"/>
          <w:w w:val="105"/>
        </w:rPr>
        <w:t xml:space="preserve"> </w:t>
      </w:r>
      <w:r>
        <w:rPr>
          <w:w w:val="107"/>
        </w:rPr>
        <w:t>com</w:t>
      </w:r>
      <w:r>
        <w:rPr>
          <w:spacing w:val="-5"/>
          <w:w w:val="107"/>
        </w:rPr>
        <w:t>m</w:t>
      </w:r>
      <w:r>
        <w:rPr>
          <w:w w:val="107"/>
        </w:rPr>
        <w:t>uni</w:t>
      </w:r>
      <w:r>
        <w:rPr>
          <w:spacing w:val="-5"/>
          <w:w w:val="107"/>
        </w:rPr>
        <w:t>t</w:t>
      </w:r>
      <w:r>
        <w:rPr>
          <w:w w:val="107"/>
        </w:rPr>
        <w:t>y</w:t>
      </w:r>
      <w:r>
        <w:rPr>
          <w:spacing w:val="42"/>
          <w:w w:val="107"/>
        </w:rPr>
        <w:t xml:space="preserve"> </w:t>
      </w:r>
      <w:r>
        <w:t>and</w:t>
      </w:r>
      <w:r w:rsidR="00F9389F">
        <w:t xml:space="preserve"> </w:t>
      </w:r>
      <w:r>
        <w:t>ecosystem</w:t>
      </w:r>
      <w:r w:rsidR="00F9389F">
        <w:t xml:space="preserve"> </w:t>
      </w:r>
      <w:r>
        <w:t>dynamics.</w:t>
      </w:r>
      <w:r w:rsidR="00F9389F">
        <w:t xml:space="preserve">  </w:t>
      </w:r>
      <w:r>
        <w:rPr>
          <w:spacing w:val="-17"/>
          <w:w w:val="103"/>
        </w:rPr>
        <w:t>Y</w:t>
      </w:r>
      <w:r>
        <w:rPr>
          <w:w w:val="99"/>
        </w:rPr>
        <w:t>e</w:t>
      </w:r>
      <w:r>
        <w:rPr>
          <w:w w:val="139"/>
        </w:rPr>
        <w:t>t</w:t>
      </w:r>
      <w:r>
        <w:rPr>
          <w:w w:val="110"/>
        </w:rPr>
        <w:t>,</w:t>
      </w:r>
      <w:r w:rsidR="00F9389F">
        <w:rPr>
          <w:w w:val="110"/>
        </w:rPr>
        <w:t xml:space="preserve"> </w:t>
      </w:r>
      <w:r>
        <w:t>as</w:t>
      </w:r>
      <w:r w:rsidR="00F9389F">
        <w:t xml:space="preserve"> </w:t>
      </w:r>
      <w:r>
        <w:t>climate</w:t>
      </w:r>
      <w:r w:rsidR="00F9389F">
        <w:t xml:space="preserve"> </w:t>
      </w:r>
      <w:r>
        <w:rPr>
          <w:spacing w:val="-5"/>
        </w:rPr>
        <w:t>c</w:t>
      </w:r>
      <w:r>
        <w:t>hange</w:t>
      </w:r>
      <w:r w:rsidR="00F9389F">
        <w:t xml:space="preserve"> </w:t>
      </w:r>
      <w:r>
        <w:t>across</w:t>
      </w:r>
      <w:r w:rsidR="00F9389F">
        <w:t xml:space="preserve"> </w:t>
      </w:r>
      <w:r>
        <w:rPr>
          <w:w w:val="112"/>
        </w:rPr>
        <w:t>the</w:t>
      </w:r>
      <w:r>
        <w:rPr>
          <w:spacing w:val="39"/>
          <w:w w:val="112"/>
        </w:rPr>
        <w:t xml:space="preserve"> </w:t>
      </w:r>
      <w:r>
        <w:rPr>
          <w:w w:val="102"/>
        </w:rPr>
        <w:t>glo</w:t>
      </w:r>
      <w:r>
        <w:rPr>
          <w:spacing w:val="5"/>
          <w:w w:val="102"/>
        </w:rPr>
        <w:t>b</w:t>
      </w:r>
      <w:r>
        <w:rPr>
          <w:w w:val="99"/>
        </w:rPr>
        <w:t xml:space="preserve">e </w:t>
      </w:r>
      <w:r>
        <w:rPr>
          <w:w w:val="103"/>
        </w:rPr>
        <w:t>co</w:t>
      </w:r>
      <w:r>
        <w:rPr>
          <w:spacing w:val="-5"/>
          <w:w w:val="103"/>
        </w:rPr>
        <w:t>n</w:t>
      </w:r>
      <w:r>
        <w:rPr>
          <w:w w:val="139"/>
        </w:rPr>
        <w:t>t</w:t>
      </w:r>
      <w:r>
        <w:rPr>
          <w:w w:val="99"/>
        </w:rPr>
        <w:t>i</w:t>
      </w:r>
      <w:r>
        <w:rPr>
          <w:spacing w:val="-5"/>
          <w:w w:val="110"/>
        </w:rPr>
        <w:t>n</w:t>
      </w:r>
      <w:r>
        <w:rPr>
          <w:w w:val="110"/>
        </w:rPr>
        <w:t>u</w:t>
      </w:r>
      <w:r>
        <w:t>es</w:t>
      </w:r>
      <w:r w:rsidR="00F9389F">
        <w:t xml:space="preserve"> </w:t>
      </w:r>
      <w:r>
        <w:t>with</w:t>
      </w:r>
      <w:r w:rsidR="00F9389F">
        <w:t xml:space="preserve"> </w:t>
      </w:r>
      <w:r>
        <w:t>pr</w:t>
      </w:r>
      <w:r>
        <w:rPr>
          <w:spacing w:val="11"/>
        </w:rPr>
        <w:t>o</w:t>
      </w:r>
      <w:r>
        <w:t>jected</w:t>
      </w:r>
      <w:r w:rsidR="00F9389F">
        <w:t xml:space="preserve"> </w:t>
      </w:r>
      <w:r>
        <w:rPr>
          <w:spacing w:val="-5"/>
        </w:rPr>
        <w:t>w</w:t>
      </w:r>
      <w:r>
        <w:t>arming</w:t>
      </w:r>
      <w:r w:rsidR="00F9389F">
        <w:t xml:space="preserve"> </w:t>
      </w:r>
      <w:r>
        <w:t>li</w:t>
      </w:r>
      <w:r>
        <w:rPr>
          <w:spacing w:val="-5"/>
        </w:rPr>
        <w:t>k</w:t>
      </w:r>
      <w:r>
        <w:t>ely</w:t>
      </w:r>
      <w:r>
        <w:rPr>
          <w:spacing w:val="34"/>
        </w:rPr>
        <w:t xml:space="preserve"> </w:t>
      </w:r>
      <w:r>
        <w:rPr>
          <w:w w:val="113"/>
        </w:rPr>
        <w:t>to</w:t>
      </w:r>
      <w:r>
        <w:rPr>
          <w:spacing w:val="20"/>
          <w:w w:val="113"/>
        </w:rPr>
        <w:t xml:space="preserve"> </w:t>
      </w:r>
      <w:r>
        <w:t>exceed</w:t>
      </w:r>
      <w:r>
        <w:rPr>
          <w:spacing w:val="37"/>
        </w:rPr>
        <w:t xml:space="preserve"> </w:t>
      </w:r>
      <w:r>
        <w:t>2</w:t>
      </w:r>
      <w:r>
        <w:rPr>
          <w:spacing w:val="25"/>
        </w:rPr>
        <w:t xml:space="preserve"> </w:t>
      </w:r>
      <w:r>
        <w:t>degrees</w:t>
      </w:r>
      <w:r>
        <w:rPr>
          <w:spacing w:val="44"/>
        </w:rPr>
        <w:t xml:space="preserve"> </w:t>
      </w:r>
      <w:r>
        <w:t>Celsius</w:t>
      </w:r>
      <w:r>
        <w:rPr>
          <w:spacing w:val="45"/>
        </w:rPr>
        <w:t xml:space="preserve"> </w:t>
      </w:r>
      <w:r>
        <w:rPr>
          <w:spacing w:val="-5"/>
        </w:rPr>
        <w:t>ov</w:t>
      </w:r>
      <w:r>
        <w:t>er</w:t>
      </w:r>
      <w:r>
        <w:rPr>
          <w:spacing w:val="40"/>
        </w:rPr>
        <w:t xml:space="preserve"> </w:t>
      </w:r>
      <w:r>
        <w:rPr>
          <w:w w:val="112"/>
        </w:rPr>
        <w:t>the</w:t>
      </w:r>
      <w:r>
        <w:rPr>
          <w:spacing w:val="21"/>
          <w:w w:val="112"/>
        </w:rPr>
        <w:t xml:space="preserve"> </w:t>
      </w:r>
      <w:r>
        <w:rPr>
          <w:w w:val="105"/>
        </w:rPr>
        <w:t>nex</w:t>
      </w:r>
      <w:r>
        <w:rPr>
          <w:w w:val="139"/>
        </w:rPr>
        <w:t>t</w:t>
      </w:r>
      <w:r w:rsidR="00F9389F">
        <w:t xml:space="preserve"> </w:t>
      </w:r>
      <w:r>
        <w:t>80</w:t>
      </w:r>
      <w:r>
        <w:rPr>
          <w:spacing w:val="24"/>
        </w:rPr>
        <w:t xml:space="preserve"> </w:t>
      </w:r>
      <w:r>
        <w:rPr>
          <w:spacing w:val="-5"/>
        </w:rPr>
        <w:t>y</w:t>
      </w:r>
      <w:r>
        <w:t>ears</w:t>
      </w:r>
      <w:r w:rsidR="00F9389F">
        <w:t xml:space="preserve"> </w:t>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rsidR="00F9389F">
        <w:t xml:space="preserve"> </w:t>
      </w:r>
      <w:r>
        <w:t>et</w:t>
      </w:r>
      <w:r>
        <w:rPr>
          <w:spacing w:val="43"/>
        </w:rPr>
        <w:t xml:space="preserve"> </w:t>
      </w:r>
      <w:r>
        <w:rPr>
          <w:w w:val="110"/>
        </w:rPr>
        <w:t>al.,</w:t>
      </w:r>
    </w:p>
    <w:p w14:paraId="28CD3D32" w14:textId="77777777" w:rsidR="005B53EE" w:rsidRDefault="00F5753A" w:rsidP="00F9389F">
      <w:pPr>
        <w:spacing w:line="249" w:lineRule="auto"/>
        <w:ind w:left="117" w:right="83"/>
      </w:pPr>
      <w:r>
        <w:t>2013),</w:t>
      </w:r>
      <w:r w:rsidR="00F9389F">
        <w:t xml:space="preserve"> </w:t>
      </w:r>
      <w:r>
        <w:rPr>
          <w:w w:val="99"/>
        </w:rPr>
        <w:t>ecologis</w:t>
      </w:r>
      <w:r>
        <w:rPr>
          <w:w w:val="139"/>
        </w:rPr>
        <w:t>t</w:t>
      </w:r>
      <w:r>
        <w:t>s</w:t>
      </w:r>
      <w:r w:rsidR="00F9389F">
        <w:t xml:space="preserve"> </w:t>
      </w:r>
      <w:r>
        <w:t>are</w:t>
      </w:r>
      <w:r w:rsidR="00F9389F">
        <w:t xml:space="preserve"> </w:t>
      </w:r>
      <w:r>
        <w:rPr>
          <w:spacing w:val="-5"/>
        </w:rPr>
        <w:t>c</w:t>
      </w:r>
      <w:r>
        <w:t>hallenged</w:t>
      </w:r>
      <w:r w:rsidR="00F9389F">
        <w:t xml:space="preserve"> </w:t>
      </w:r>
      <w:r>
        <w:rPr>
          <w:w w:val="113"/>
        </w:rPr>
        <w:t>to</w:t>
      </w:r>
      <w:r>
        <w:rPr>
          <w:spacing w:val="33"/>
          <w:w w:val="113"/>
        </w:rPr>
        <w:t xml:space="preserve"> </w:t>
      </w:r>
      <w:r>
        <w:t>not</w:t>
      </w:r>
      <w:r w:rsidR="00F9389F">
        <w:t xml:space="preserve"> </w:t>
      </w:r>
      <w:r>
        <w:t>only</w:t>
      </w:r>
      <w:r w:rsidR="00F9389F">
        <w:t xml:space="preserve"> </w:t>
      </w:r>
      <w:r>
        <w:rPr>
          <w:w w:val="105"/>
        </w:rPr>
        <w:t>d</w:t>
      </w:r>
      <w:r>
        <w:rPr>
          <w:spacing w:val="5"/>
          <w:w w:val="105"/>
        </w:rPr>
        <w:t>o</w:t>
      </w:r>
      <w:r>
        <w:rPr>
          <w:w w:val="99"/>
        </w:rPr>
        <w:t>c</w:t>
      </w:r>
      <w:r>
        <w:rPr>
          <w:w w:val="106"/>
        </w:rPr>
        <w:t>ume</w:t>
      </w:r>
      <w:r>
        <w:rPr>
          <w:spacing w:val="-5"/>
          <w:w w:val="110"/>
        </w:rPr>
        <w:t>n</w:t>
      </w:r>
      <w:r>
        <w:rPr>
          <w:w w:val="139"/>
        </w:rPr>
        <w:t>t</w:t>
      </w:r>
      <w:r w:rsidR="00F9389F">
        <w:t xml:space="preserve"> </w:t>
      </w:r>
      <w:r>
        <w:t>impacts</w:t>
      </w:r>
      <w:r w:rsidR="00F9389F">
        <w:t xml:space="preserve"> </w:t>
      </w:r>
      <w:r>
        <w:rPr>
          <w:w w:val="116"/>
        </w:rPr>
        <w:t>but</w:t>
      </w:r>
      <w:r>
        <w:rPr>
          <w:spacing w:val="32"/>
          <w:w w:val="116"/>
        </w:rPr>
        <w:t xml:space="preserve"> </w:t>
      </w:r>
      <w:r>
        <w:t>ma</w:t>
      </w:r>
      <w:r>
        <w:rPr>
          <w:spacing w:val="-5"/>
        </w:rPr>
        <w:t>k</w:t>
      </w:r>
      <w:r>
        <w:t>e</w:t>
      </w:r>
      <w:r w:rsidR="00F9389F">
        <w:t xml:space="preserve"> </w:t>
      </w:r>
      <w:r>
        <w:rPr>
          <w:w w:val="112"/>
        </w:rPr>
        <w:t>qua</w:t>
      </w:r>
      <w:r>
        <w:rPr>
          <w:spacing w:val="-6"/>
          <w:w w:val="112"/>
        </w:rPr>
        <w:t>n</w:t>
      </w:r>
      <w:r>
        <w:rPr>
          <w:w w:val="112"/>
        </w:rPr>
        <w:t>titati</w:t>
      </w:r>
      <w:r>
        <w:rPr>
          <w:spacing w:val="-6"/>
          <w:w w:val="112"/>
        </w:rPr>
        <w:t>v</w:t>
      </w:r>
      <w:r>
        <w:rPr>
          <w:w w:val="112"/>
        </w:rPr>
        <w:t>e</w:t>
      </w:r>
      <w:r>
        <w:rPr>
          <w:spacing w:val="35"/>
          <w:w w:val="112"/>
        </w:rPr>
        <w:t xml:space="preserve"> </w:t>
      </w:r>
      <w:r>
        <w:rPr>
          <w:w w:val="116"/>
        </w:rPr>
        <w:t>r</w:t>
      </w:r>
      <w:r>
        <w:rPr>
          <w:w w:val="105"/>
        </w:rPr>
        <w:t>ob</w:t>
      </w:r>
      <w:r>
        <w:rPr>
          <w:w w:val="106"/>
        </w:rPr>
        <w:t>us</w:t>
      </w:r>
      <w:r>
        <w:rPr>
          <w:w w:val="139"/>
        </w:rPr>
        <w:t>t</w:t>
      </w:r>
      <w:r w:rsidR="00F9389F">
        <w:t xml:space="preserve"> </w:t>
      </w:r>
      <w:r>
        <w:rPr>
          <w:w w:val="110"/>
        </w:rPr>
        <w:t>p</w:t>
      </w:r>
      <w:r>
        <w:rPr>
          <w:w w:val="116"/>
        </w:rPr>
        <w:t>r</w:t>
      </w:r>
      <w:r>
        <w:rPr>
          <w:w w:val="105"/>
        </w:rPr>
        <w:t>ed</w:t>
      </w:r>
      <w:r>
        <w:rPr>
          <w:w w:val="99"/>
        </w:rPr>
        <w:t>ic</w:t>
      </w:r>
      <w:r>
        <w:rPr>
          <w:w w:val="139"/>
        </w:rPr>
        <w:t>t</w:t>
      </w:r>
      <w:r>
        <w:rPr>
          <w:w w:val="103"/>
        </w:rPr>
        <w:t>ion</w:t>
      </w:r>
      <w:r>
        <w:rPr>
          <w:w w:val="104"/>
        </w:rPr>
        <w:t xml:space="preserve">s. </w:t>
      </w:r>
      <w:r>
        <w:t>Our</w:t>
      </w:r>
      <w:r w:rsidR="00F9389F">
        <w:t xml:space="preserve"> </w:t>
      </w:r>
      <w:r>
        <w:rPr>
          <w:w w:val="111"/>
        </w:rPr>
        <w:t>ab</w:t>
      </w:r>
      <w:r>
        <w:rPr>
          <w:w w:val="99"/>
        </w:rPr>
        <w:t>ili</w:t>
      </w:r>
      <w:r>
        <w:rPr>
          <w:spacing w:val="-5"/>
          <w:w w:val="139"/>
        </w:rPr>
        <w:t>t</w:t>
      </w:r>
      <w:r>
        <w:rPr>
          <w:w w:val="105"/>
        </w:rPr>
        <w:t>y</w:t>
      </w:r>
      <w:r>
        <w:rPr>
          <w:spacing w:val="19"/>
          <w:w w:val="105"/>
        </w:rPr>
        <w:t xml:space="preserve"> </w:t>
      </w:r>
      <w:r>
        <w:rPr>
          <w:w w:val="113"/>
        </w:rPr>
        <w:t>to</w:t>
      </w:r>
      <w:r>
        <w:rPr>
          <w:spacing w:val="13"/>
          <w:w w:val="113"/>
        </w:rPr>
        <w:t xml:space="preserve"> </w:t>
      </w:r>
      <w:r>
        <w:t>meet</w:t>
      </w:r>
      <w:r w:rsidR="00F9389F">
        <w:t xml:space="preserve"> </w:t>
      </w:r>
      <w:r>
        <w:rPr>
          <w:w w:val="139"/>
        </w:rPr>
        <w:t>t</w:t>
      </w:r>
      <w:r>
        <w:rPr>
          <w:w w:val="110"/>
        </w:rPr>
        <w:t>h</w:t>
      </w:r>
      <w:r>
        <w:rPr>
          <w:w w:val="99"/>
        </w:rPr>
        <w:t>i</w:t>
      </w:r>
      <w:r>
        <w:t>s</w:t>
      </w:r>
      <w:r>
        <w:rPr>
          <w:spacing w:val="19"/>
        </w:rPr>
        <w:t xml:space="preserve"> </w:t>
      </w:r>
      <w:r>
        <w:rPr>
          <w:spacing w:val="-5"/>
        </w:rPr>
        <w:t>c</w:t>
      </w:r>
      <w:r>
        <w:t>hallenge</w:t>
      </w:r>
      <w:r>
        <w:rPr>
          <w:spacing w:val="45"/>
        </w:rPr>
        <w:t xml:space="preserve"> </w:t>
      </w:r>
      <w:r>
        <w:t>requires</w:t>
      </w:r>
      <w:r w:rsidR="00F9389F">
        <w:t xml:space="preserve"> </w:t>
      </w:r>
      <w:r>
        <w:t>building</w:t>
      </w:r>
      <w:r w:rsidR="00F9389F">
        <w:t xml:space="preserve"> </w:t>
      </w:r>
      <w:r>
        <w:t>on</w:t>
      </w:r>
      <w:r>
        <w:rPr>
          <w:spacing w:val="29"/>
        </w:rPr>
        <w:t xml:space="preserve"> </w:t>
      </w:r>
      <w:r>
        <w:rPr>
          <w:w w:val="112"/>
        </w:rPr>
        <w:t>the</w:t>
      </w:r>
      <w:r>
        <w:rPr>
          <w:spacing w:val="15"/>
          <w:w w:val="112"/>
        </w:rPr>
        <w:t xml:space="preserve"> </w:t>
      </w:r>
      <w:r>
        <w:t>data</w:t>
      </w:r>
      <w:r w:rsidR="00F9389F">
        <w:t xml:space="preserve"> </w:t>
      </w:r>
      <w:r>
        <w:t>from</w:t>
      </w:r>
      <w:r>
        <w:rPr>
          <w:spacing w:val="32"/>
        </w:rPr>
        <w:t xml:space="preserve"> </w:t>
      </w:r>
      <w:r>
        <w:rPr>
          <w:w w:val="99"/>
        </w:rPr>
        <w:t>c</w:t>
      </w:r>
      <w:r>
        <w:rPr>
          <w:w w:val="113"/>
        </w:rPr>
        <w:t>ur</w:t>
      </w:r>
      <w:r>
        <w:rPr>
          <w:w w:val="116"/>
        </w:rPr>
        <w:t>r</w:t>
      </w:r>
      <w:r>
        <w:rPr>
          <w:w w:val="105"/>
        </w:rPr>
        <w:t>e</w:t>
      </w:r>
      <w:r>
        <w:rPr>
          <w:spacing w:val="-5"/>
          <w:w w:val="105"/>
        </w:rPr>
        <w:t>n</w:t>
      </w:r>
      <w:r>
        <w:rPr>
          <w:w w:val="139"/>
        </w:rPr>
        <w:t>t</w:t>
      </w:r>
      <w:r>
        <w:rPr>
          <w:spacing w:val="19"/>
          <w:w w:val="139"/>
        </w:rPr>
        <w:t xml:space="preserve"> </w:t>
      </w:r>
      <w:r>
        <w:t>and</w:t>
      </w:r>
      <w:r w:rsidR="00F9389F">
        <w:t xml:space="preserve"> </w:t>
      </w:r>
      <w:r>
        <w:t>past</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9"/>
        </w:rPr>
        <w:t xml:space="preserve"> </w:t>
      </w:r>
      <w:r>
        <w:rPr>
          <w:w w:val="113"/>
        </w:rPr>
        <w:t>to</w:t>
      </w:r>
      <w:r>
        <w:rPr>
          <w:spacing w:val="13"/>
          <w:w w:val="113"/>
        </w:rPr>
        <w:t xml:space="preserve"> </w:t>
      </w:r>
      <w:r>
        <w:rPr>
          <w:spacing w:val="5"/>
          <w:w w:val="110"/>
        </w:rPr>
        <w:t>b</w:t>
      </w:r>
      <w:r>
        <w:rPr>
          <w:w w:val="99"/>
        </w:rPr>
        <w:t>e</w:t>
      </w:r>
      <w:r>
        <w:rPr>
          <w:w w:val="116"/>
        </w:rPr>
        <w:t xml:space="preserve">st </w:t>
      </w:r>
      <w:r>
        <w:rPr>
          <w:w w:val="110"/>
        </w:rPr>
        <w:t>understand</w:t>
      </w:r>
      <w:r>
        <w:rPr>
          <w:spacing w:val="-4"/>
          <w:w w:val="110"/>
        </w:rPr>
        <w:t xml:space="preserve"> </w:t>
      </w:r>
      <w:r>
        <w:t>h</w:t>
      </w:r>
      <w:r>
        <w:rPr>
          <w:spacing w:val="-5"/>
        </w:rPr>
        <w:t>o</w:t>
      </w:r>
      <w:r>
        <w:t>w</w:t>
      </w:r>
      <w:r>
        <w:rPr>
          <w:spacing w:val="5"/>
        </w:rPr>
        <w:t xml:space="preserve"> </w:t>
      </w:r>
      <w:r>
        <w:rPr>
          <w:spacing w:val="-5"/>
        </w:rPr>
        <w:t>c</w:t>
      </w:r>
      <w:r>
        <w:t>hanges</w:t>
      </w:r>
      <w:r>
        <w:rPr>
          <w:spacing w:val="24"/>
        </w:rPr>
        <w:t xml:space="preserve"> </w:t>
      </w:r>
      <w:r>
        <w:t>in</w:t>
      </w:r>
      <w:r>
        <w:rPr>
          <w:spacing w:val="5"/>
        </w:rPr>
        <w:t xml:space="preserve"> </w:t>
      </w:r>
      <w:r>
        <w:t>climate</w:t>
      </w:r>
      <w:r>
        <w:rPr>
          <w:spacing w:val="34"/>
        </w:rPr>
        <w:t xml:space="preserve"> </w:t>
      </w:r>
      <w:r>
        <w:rPr>
          <w:w w:val="112"/>
        </w:rPr>
        <w:t>alter</w:t>
      </w:r>
      <w:r>
        <w:rPr>
          <w:spacing w:val="-10"/>
          <w:w w:val="112"/>
        </w:rPr>
        <w:t xml:space="preserve"> </w:t>
      </w:r>
      <w:r>
        <w:t>ecological</w:t>
      </w:r>
      <w:r>
        <w:rPr>
          <w:spacing w:val="-1"/>
        </w:rPr>
        <w:t xml:space="preserve"> </w:t>
      </w:r>
      <w:r>
        <w:t>pr</w:t>
      </w:r>
      <w:r>
        <w:rPr>
          <w:spacing w:val="5"/>
        </w:rPr>
        <w:t>o</w:t>
      </w:r>
      <w:r>
        <w:t>cesses,</w:t>
      </w:r>
      <w:r>
        <w:rPr>
          <w:spacing w:val="25"/>
        </w:rPr>
        <w:t xml:space="preserve"> </w:t>
      </w:r>
      <w:r>
        <w:t>and</w:t>
      </w:r>
      <w:r>
        <w:rPr>
          <w:spacing w:val="28"/>
        </w:rPr>
        <w:t xml:space="preserve"> </w:t>
      </w:r>
      <w:r>
        <w:rPr>
          <w:w w:val="113"/>
        </w:rPr>
        <w:t>to</w:t>
      </w:r>
      <w:r>
        <w:rPr>
          <w:spacing w:val="-10"/>
          <w:w w:val="113"/>
        </w:rPr>
        <w:t xml:space="preserve"> </w:t>
      </w:r>
      <w:r>
        <w:t>build</w:t>
      </w:r>
      <w:r>
        <w:rPr>
          <w:spacing w:val="25"/>
        </w:rPr>
        <w:t xml:space="preserve"> </w:t>
      </w:r>
      <w:r>
        <w:rPr>
          <w:spacing w:val="6"/>
          <w:w w:val="113"/>
        </w:rPr>
        <w:t>b</w:t>
      </w:r>
      <w:r>
        <w:rPr>
          <w:w w:val="113"/>
        </w:rPr>
        <w:t>etter</w:t>
      </w:r>
      <w:r>
        <w:rPr>
          <w:spacing w:val="-6"/>
          <w:w w:val="11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4"/>
        </w:rPr>
        <w:t xml:space="preserve"> </w:t>
      </w:r>
      <w:r>
        <w:t>in</w:t>
      </w:r>
      <w:r>
        <w:rPr>
          <w:spacing w:val="5"/>
        </w:rPr>
        <w:t xml:space="preserve"> </w:t>
      </w:r>
      <w:r>
        <w:rPr>
          <w:w w:val="112"/>
        </w:rPr>
        <w:t>the</w:t>
      </w:r>
      <w:r>
        <w:rPr>
          <w:spacing w:val="-8"/>
          <w:w w:val="112"/>
        </w:rPr>
        <w:t xml:space="preserve"> </w:t>
      </w:r>
      <w:r>
        <w:t>future.</w:t>
      </w:r>
      <w:r w:rsidR="00F9389F">
        <w:t xml:space="preserve"> </w:t>
      </w:r>
      <w:r>
        <w:rPr>
          <w:w w:val="102"/>
        </w:rPr>
        <w:t xml:space="preserve">As </w:t>
      </w:r>
      <w:r>
        <w:t>a</w:t>
      </w:r>
      <w:r>
        <w:rPr>
          <w:spacing w:val="17"/>
        </w:rPr>
        <w:t xml:space="preserve"> </w:t>
      </w:r>
      <w:r>
        <w:t>first</w:t>
      </w:r>
      <w:r>
        <w:rPr>
          <w:spacing w:val="26"/>
        </w:rPr>
        <w:t xml:space="preserve"> </w:t>
      </w:r>
      <w:r>
        <w:t>step,</w:t>
      </w:r>
      <w:r>
        <w:rPr>
          <w:spacing w:val="43"/>
        </w:rPr>
        <w:t xml:space="preserve"> </w:t>
      </w:r>
      <w:r>
        <w:rPr>
          <w:spacing w:val="-5"/>
        </w:rPr>
        <w:t>w</w:t>
      </w:r>
      <w:r>
        <w:t>e</w:t>
      </w:r>
      <w:r>
        <w:rPr>
          <w:spacing w:val="4"/>
        </w:rPr>
        <w:t xml:space="preserve"> </w:t>
      </w:r>
      <w:r>
        <w:t>h</w:t>
      </w:r>
      <w:r>
        <w:rPr>
          <w:spacing w:val="-5"/>
        </w:rPr>
        <w:t>av</w:t>
      </w:r>
      <w:r>
        <w:t>e</w:t>
      </w:r>
      <w:r>
        <w:rPr>
          <w:spacing w:val="31"/>
        </w:rPr>
        <w:t xml:space="preserve"> </w:t>
      </w:r>
      <w:r>
        <w:t>compiled</w:t>
      </w:r>
      <w:r>
        <w:rPr>
          <w:spacing w:val="31"/>
        </w:rPr>
        <w:t xml:space="preserve"> </w:t>
      </w:r>
      <w:r>
        <w:rPr>
          <w:w w:val="112"/>
        </w:rPr>
        <w:t>the</w:t>
      </w:r>
      <w:r>
        <w:rPr>
          <w:spacing w:val="1"/>
          <w:w w:val="112"/>
        </w:rPr>
        <w:t xml:space="preserve"> </w:t>
      </w:r>
      <w:r>
        <w:t>first</w:t>
      </w:r>
      <w:r>
        <w:rPr>
          <w:spacing w:val="26"/>
        </w:rPr>
        <w:t xml:space="preserve"> </w:t>
      </w:r>
      <w:r>
        <w:rPr>
          <w:w w:val="110"/>
        </w:rPr>
        <w:t>database</w:t>
      </w:r>
      <w:r>
        <w:rPr>
          <w:spacing w:val="5"/>
          <w:w w:val="110"/>
        </w:rPr>
        <w:t xml:space="preserve"> </w:t>
      </w:r>
      <w:r>
        <w:t>of</w:t>
      </w:r>
      <w:r>
        <w:rPr>
          <w:spacing w:val="-1"/>
        </w:rPr>
        <w:t xml:space="preserve"> </w:t>
      </w:r>
      <w:r>
        <w:t>fine-scale</w:t>
      </w:r>
      <w:r>
        <w:rPr>
          <w:spacing w:val="12"/>
        </w:rPr>
        <w:t xml:space="preserve"> </w:t>
      </w:r>
      <w:r>
        <w:t>climate</w:t>
      </w:r>
      <w:r>
        <w:rPr>
          <w:spacing w:val="46"/>
        </w:rPr>
        <w:t xml:space="preserve"> </w:t>
      </w:r>
      <w:r>
        <w:t>data</w:t>
      </w:r>
      <w:r w:rsidR="00F9389F">
        <w:t xml:space="preserve"> </w:t>
      </w:r>
      <w:r>
        <w:t>from</w:t>
      </w:r>
      <w:r>
        <w:rPr>
          <w:spacing w:val="19"/>
        </w:rPr>
        <w:t xml:space="preserve"> </w:t>
      </w:r>
      <w:r>
        <w:rPr>
          <w:spacing w:val="-5"/>
        </w:rPr>
        <w:t>m</w:t>
      </w:r>
      <w:r>
        <w:t>ultiple</w:t>
      </w:r>
      <w:r w:rsidR="00F9389F">
        <w:t xml:space="preserve"> </w:t>
      </w:r>
      <w:r>
        <w:rPr>
          <w:spacing w:val="-5"/>
        </w:rPr>
        <w:t>w</w:t>
      </w:r>
      <w:r>
        <w:t>arming</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 and</w:t>
      </w:r>
      <w:r w:rsidR="00F9389F">
        <w:t xml:space="preserve"> </w:t>
      </w:r>
      <w:r>
        <w:t>sh</w:t>
      </w:r>
      <w:r>
        <w:rPr>
          <w:spacing w:val="-5"/>
        </w:rPr>
        <w:t>o</w:t>
      </w:r>
      <w:r>
        <w:t>wn</w:t>
      </w:r>
      <w:r>
        <w:rPr>
          <w:spacing w:val="42"/>
        </w:rPr>
        <w:t xml:space="preserve"> </w:t>
      </w:r>
      <w:r>
        <w:t>h</w:t>
      </w:r>
      <w:r>
        <w:rPr>
          <w:spacing w:val="-5"/>
        </w:rPr>
        <w:t>o</w:t>
      </w:r>
      <w:r>
        <w:t>w</w:t>
      </w:r>
      <w:r>
        <w:rPr>
          <w:spacing w:val="32"/>
        </w:rPr>
        <w:t xml:space="preserve"> </w:t>
      </w:r>
      <w:r>
        <w:rPr>
          <w:w w:val="139"/>
        </w:rPr>
        <w:t>t</w:t>
      </w:r>
      <w:r>
        <w:rPr>
          <w:w w:val="104"/>
        </w:rPr>
        <w:t>im</w:t>
      </w:r>
      <w:r>
        <w:rPr>
          <w:w w:val="103"/>
        </w:rPr>
        <w:t>e,</w:t>
      </w:r>
      <w:r>
        <w:rPr>
          <w:spacing w:val="24"/>
        </w:rPr>
        <w:t xml:space="preserve"> </w:t>
      </w:r>
      <w:r>
        <w:t>space</w:t>
      </w:r>
      <w:r>
        <w:rPr>
          <w:spacing w:val="42"/>
        </w:rPr>
        <w:t xml:space="preserve"> </w:t>
      </w:r>
      <w:r>
        <w:t>and</w:t>
      </w:r>
      <w:r w:rsidR="00F9389F">
        <w:t xml:space="preserve"> </w:t>
      </w:r>
      <w:r>
        <w:rPr>
          <w:w w:val="114"/>
        </w:rPr>
        <w:t>ar</w:t>
      </w:r>
      <w:r>
        <w:rPr>
          <w:w w:val="139"/>
        </w:rPr>
        <w:t>t</w:t>
      </w:r>
      <w:r>
        <w:rPr>
          <w:w w:val="95"/>
        </w:rPr>
        <w:t>if</w:t>
      </w:r>
      <w:r>
        <w:rPr>
          <w:w w:val="114"/>
        </w:rPr>
        <w:t>act</w:t>
      </w:r>
      <w:r>
        <w:t>s</w:t>
      </w:r>
      <w:r>
        <w:rPr>
          <w:spacing w:val="23"/>
        </w:rPr>
        <w:t xml:space="preserve"> </w:t>
      </w:r>
      <w:r>
        <w:t>m</w:t>
      </w:r>
      <w:r>
        <w:rPr>
          <w:spacing w:val="-5"/>
        </w:rPr>
        <w:t>a</w:t>
      </w:r>
      <w:r>
        <w:t>y</w:t>
      </w:r>
      <w:r>
        <w:rPr>
          <w:spacing w:val="48"/>
        </w:rPr>
        <w:t xml:space="preserve"> </w:t>
      </w:r>
      <w:r>
        <w:t>hinder</w:t>
      </w:r>
      <w:r w:rsidR="00F9389F">
        <w:t xml:space="preserve"> </w:t>
      </w:r>
      <w:r>
        <w:t>simple</w:t>
      </w:r>
      <w:r>
        <w:rPr>
          <w:spacing w:val="41"/>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rPr>
          <w:spacing w:val="23"/>
        </w:rPr>
        <w:t xml:space="preserve"> </w:t>
      </w:r>
      <w:r>
        <w:t>of</w:t>
      </w:r>
      <w:r>
        <w:rPr>
          <w:spacing w:val="16"/>
        </w:rPr>
        <w:t xml:space="preserve"> </w:t>
      </w:r>
      <w:r>
        <w:t>climate</w:t>
      </w:r>
      <w:r w:rsidR="00F9389F">
        <w:t xml:space="preserve"> </w:t>
      </w:r>
      <w:r>
        <w:rPr>
          <w:spacing w:val="-5"/>
        </w:rPr>
        <w:t>c</w:t>
      </w:r>
      <w:r>
        <w:t>hange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 xml:space="preserve">. </w:t>
      </w:r>
      <w:r>
        <w:t>The</w:t>
      </w:r>
      <w:r>
        <w:rPr>
          <w:spacing w:val="40"/>
        </w:rPr>
        <w:t xml:space="preserve"> </w:t>
      </w:r>
      <w:r>
        <w:rPr>
          <w:w w:val="110"/>
        </w:rPr>
        <w:t>n</w:t>
      </w:r>
      <w:r>
        <w:rPr>
          <w:w w:val="102"/>
        </w:rPr>
        <w:t>ex</w:t>
      </w:r>
      <w:r>
        <w:rPr>
          <w:w w:val="139"/>
        </w:rPr>
        <w:t>t</w:t>
      </w:r>
      <w:r>
        <w:rPr>
          <w:spacing w:val="10"/>
        </w:rPr>
        <w:t xml:space="preserve"> </w:t>
      </w:r>
      <w:r>
        <w:t>s</w:t>
      </w:r>
      <w:r>
        <w:rPr>
          <w:w w:val="139"/>
        </w:rPr>
        <w:t>t</w:t>
      </w:r>
      <w:r>
        <w:rPr>
          <w:w w:val="105"/>
        </w:rPr>
        <w:t>ep</w:t>
      </w:r>
      <w:r>
        <w:t>s</w:t>
      </w:r>
      <w:r>
        <w:rPr>
          <w:spacing w:val="10"/>
        </w:rPr>
        <w:t xml:space="preserve"> </w:t>
      </w:r>
      <w:r>
        <w:t>require</w:t>
      </w:r>
      <w:r>
        <w:rPr>
          <w:spacing w:val="44"/>
        </w:rPr>
        <w:t xml:space="preserve"> </w:t>
      </w:r>
      <w:r>
        <w:rPr>
          <w:w w:val="112"/>
        </w:rPr>
        <w:t>the</w:t>
      </w:r>
      <w:r>
        <w:rPr>
          <w:spacing w:val="5"/>
          <w:w w:val="112"/>
        </w:rPr>
        <w:t xml:space="preserve"> </w:t>
      </w:r>
      <w:r>
        <w:t>ecological</w:t>
      </w:r>
      <w:r>
        <w:rPr>
          <w:spacing w:val="13"/>
        </w:rPr>
        <w:t xml:space="preserve"> </w:t>
      </w:r>
      <w:r>
        <w:rPr>
          <w:w w:val="102"/>
        </w:rPr>
        <w:t>com</w:t>
      </w:r>
      <w:r>
        <w:rPr>
          <w:spacing w:val="-5"/>
          <w:w w:val="106"/>
        </w:rPr>
        <w:t>m</w:t>
      </w:r>
      <w:r>
        <w:rPr>
          <w:w w:val="110"/>
        </w:rPr>
        <w:t>u</w:t>
      </w:r>
      <w:r>
        <w:rPr>
          <w:w w:val="106"/>
        </w:rPr>
        <w:t>ni</w:t>
      </w:r>
      <w:r>
        <w:rPr>
          <w:spacing w:val="-5"/>
          <w:w w:val="139"/>
        </w:rPr>
        <w:t>t</w:t>
      </w:r>
      <w:r>
        <w:rPr>
          <w:w w:val="105"/>
        </w:rPr>
        <w:t>y</w:t>
      </w:r>
      <w:r>
        <w:rPr>
          <w:spacing w:val="10"/>
        </w:rPr>
        <w:t xml:space="preserve"> </w:t>
      </w:r>
      <w:r>
        <w:t>to</w:t>
      </w:r>
      <w:r>
        <w:rPr>
          <w:spacing w:val="30"/>
        </w:rPr>
        <w:t xml:space="preserve"> </w:t>
      </w:r>
      <w:r>
        <w:t>build</w:t>
      </w:r>
      <w:r>
        <w:rPr>
          <w:spacing w:val="39"/>
        </w:rPr>
        <w:t xml:space="preserve"> </w:t>
      </w:r>
      <w:r>
        <w:t>on</w:t>
      </w:r>
      <w:r>
        <w:rPr>
          <w:spacing w:val="20"/>
        </w:rPr>
        <w:t xml:space="preserve"> </w:t>
      </w:r>
      <w:r>
        <w:rPr>
          <w:w w:val="139"/>
        </w:rPr>
        <w:t>t</w:t>
      </w:r>
      <w:r>
        <w:rPr>
          <w:w w:val="105"/>
        </w:rPr>
        <w:t>he</w:t>
      </w:r>
      <w:r>
        <w:t>se</w:t>
      </w:r>
      <w:r>
        <w:rPr>
          <w:spacing w:val="10"/>
        </w:rPr>
        <w:t xml:space="preserve"> </w:t>
      </w:r>
      <w:r>
        <w:t>data</w:t>
      </w:r>
      <w:r w:rsidR="00F9389F">
        <w:t xml:space="preserve"> </w:t>
      </w:r>
      <w:r>
        <w:t>and</w:t>
      </w:r>
      <w:r>
        <w:rPr>
          <w:spacing w:val="41"/>
        </w:rPr>
        <w:t xml:space="preserve"> </w:t>
      </w:r>
      <w:r>
        <w:rPr>
          <w:w w:val="139"/>
        </w:rPr>
        <w:t>t</w:t>
      </w:r>
      <w:r>
        <w:rPr>
          <w:w w:val="110"/>
        </w:rPr>
        <w:t>h</w:t>
      </w:r>
      <w:r>
        <w:rPr>
          <w:w w:val="99"/>
        </w:rPr>
        <w:t>ei</w:t>
      </w:r>
      <w:r>
        <w:rPr>
          <w:w w:val="116"/>
        </w:rPr>
        <w:t>r</w:t>
      </w:r>
      <w:r>
        <w:rPr>
          <w:spacing w:val="10"/>
        </w:rPr>
        <w:t xml:space="preserve"> </w:t>
      </w:r>
      <w:r>
        <w:t>findings</w:t>
      </w:r>
      <w:r>
        <w:rPr>
          <w:spacing w:val="27"/>
        </w:rPr>
        <w:t xml:space="preserve"> </w:t>
      </w:r>
      <w:r>
        <w:rPr>
          <w:w w:val="113"/>
        </w:rPr>
        <w:t>to</w:t>
      </w:r>
      <w:r>
        <w:rPr>
          <w:spacing w:val="4"/>
          <w:w w:val="113"/>
        </w:rPr>
        <w:t xml:space="preserve"> </w:t>
      </w:r>
      <w:r>
        <w:t>de</w:t>
      </w:r>
      <w:r>
        <w:rPr>
          <w:spacing w:val="-5"/>
        </w:rPr>
        <w:t>v</w:t>
      </w:r>
      <w:r>
        <w:t>elop</w:t>
      </w:r>
      <w:r>
        <w:rPr>
          <w:spacing w:val="33"/>
        </w:rPr>
        <w:t xml:space="preserve"> </w:t>
      </w:r>
      <w:r>
        <w:t>and</w:t>
      </w:r>
      <w:r>
        <w:rPr>
          <w:spacing w:val="41"/>
        </w:rPr>
        <w:t xml:space="preserve"> </w:t>
      </w:r>
      <w:r>
        <w:rPr>
          <w:w w:val="106"/>
        </w:rPr>
        <w:t>us</w:t>
      </w:r>
      <w:r>
        <w:rPr>
          <w:w w:val="99"/>
        </w:rPr>
        <w:t xml:space="preserve">e </w:t>
      </w:r>
      <w:r>
        <w:t>new</w:t>
      </w:r>
      <w:r>
        <w:rPr>
          <w:spacing w:val="20"/>
        </w:rPr>
        <w:t xml:space="preserve"> </w:t>
      </w:r>
      <w:r>
        <w:rPr>
          <w:w w:val="106"/>
        </w:rPr>
        <w:t>approa</w:t>
      </w:r>
      <w:r>
        <w:rPr>
          <w:spacing w:val="-5"/>
          <w:w w:val="106"/>
        </w:rPr>
        <w:t>c</w:t>
      </w:r>
      <w:r>
        <w:rPr>
          <w:w w:val="106"/>
        </w:rPr>
        <w:t>hes</w:t>
      </w:r>
      <w:r>
        <w:rPr>
          <w:spacing w:val="17"/>
          <w:w w:val="106"/>
        </w:rPr>
        <w:t xml:space="preserve"> </w:t>
      </w:r>
      <w:r>
        <w:t>in</w:t>
      </w:r>
      <w:r>
        <w:rPr>
          <w:spacing w:val="22"/>
        </w:rPr>
        <w:t xml:space="preserve"> </w:t>
      </w:r>
      <w:r>
        <w:t>future</w:t>
      </w:r>
      <w:r w:rsidR="00F9389F">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w:t>
      </w:r>
      <w:r>
        <w:rPr>
          <w:spacing w:val="35"/>
          <w:w w:val="110"/>
        </w:rPr>
        <w:t xml:space="preserve"> </w:t>
      </w:r>
      <w:r>
        <w:t>This</w:t>
      </w:r>
      <w:r>
        <w:rPr>
          <w:spacing w:val="42"/>
        </w:rPr>
        <w:t xml:space="preserve"> </w:t>
      </w:r>
      <w:r>
        <w:t>will</w:t>
      </w:r>
      <w:r>
        <w:rPr>
          <w:spacing w:val="9"/>
        </w:rPr>
        <w:t xml:space="preserve"> </w:t>
      </w:r>
      <w:r>
        <w:t>pr</w:t>
      </w:r>
      <w:r>
        <w:rPr>
          <w:spacing w:val="-5"/>
        </w:rPr>
        <w:t>o</w:t>
      </w:r>
      <w:r>
        <w:t>vide</w:t>
      </w:r>
      <w:r>
        <w:rPr>
          <w:spacing w:val="47"/>
        </w:rPr>
        <w:t xml:space="preserve"> </w:t>
      </w:r>
      <w:r>
        <w:t>more</w:t>
      </w:r>
      <w:r>
        <w:rPr>
          <w:spacing w:val="31"/>
        </w:rPr>
        <w:t xml:space="preserve"> </w:t>
      </w:r>
      <w:r>
        <w:t>accurate</w:t>
      </w:r>
      <w:r w:rsidR="00F9389F">
        <w:t xml:space="preserve"> </w:t>
      </w:r>
      <w:r>
        <w:rPr>
          <w:w w:val="108"/>
        </w:rPr>
        <w:t>estimates</w:t>
      </w:r>
      <w:r>
        <w:rPr>
          <w:spacing w:val="10"/>
          <w:w w:val="108"/>
        </w:rPr>
        <w:t xml:space="preserve"> </w:t>
      </w:r>
      <w:r>
        <w:t>of</w:t>
      </w:r>
      <w:r>
        <w:rPr>
          <w:spacing w:val="6"/>
        </w:rPr>
        <w:t xml:space="preserve"> </w:t>
      </w:r>
      <w:r>
        <w:rPr>
          <w:w w:val="107"/>
        </w:rPr>
        <w:t>al</w:t>
      </w:r>
      <w:r>
        <w:rPr>
          <w:w w:val="139"/>
        </w:rPr>
        <w:t>t</w:t>
      </w:r>
      <w:r>
        <w:rPr>
          <w:w w:val="107"/>
        </w:rPr>
        <w:t>er</w:t>
      </w:r>
      <w:r>
        <w:rPr>
          <w:w w:val="105"/>
        </w:rPr>
        <w:t>ed</w:t>
      </w:r>
      <w:r>
        <w:rPr>
          <w:spacing w:val="12"/>
          <w:w w:val="105"/>
        </w:rPr>
        <w:t xml:space="preserve"> </w:t>
      </w:r>
      <w:r>
        <w:t>climate</w:t>
      </w:r>
      <w:r w:rsidR="00F9389F">
        <w:t xml:space="preserve"> </w:t>
      </w:r>
      <w:r>
        <w:t>in</w:t>
      </w:r>
      <w:r>
        <w:rPr>
          <w:spacing w:val="22"/>
        </w:rPr>
        <w:t xml:space="preserve"> </w:t>
      </w:r>
      <w:r>
        <w:rPr>
          <w:w w:val="139"/>
        </w:rPr>
        <w:t>t</w:t>
      </w:r>
      <w:r>
        <w:rPr>
          <w:w w:val="110"/>
        </w:rPr>
        <w:t>h</w:t>
      </w:r>
      <w:r>
        <w:t xml:space="preserve">ese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and</w:t>
      </w:r>
      <w:r>
        <w:rPr>
          <w:spacing w:val="47"/>
        </w:rPr>
        <w:t xml:space="preserve"> </w:t>
      </w:r>
      <w:r>
        <w:t>in</w:t>
      </w:r>
      <w:r>
        <w:rPr>
          <w:spacing w:val="25"/>
        </w:rPr>
        <w:t xml:space="preserve"> </w:t>
      </w:r>
      <w:r>
        <w:rPr>
          <w:w w:val="115"/>
        </w:rPr>
        <w:t>turn,</w:t>
      </w:r>
      <w:r>
        <w:rPr>
          <w:spacing w:val="11"/>
          <w:w w:val="115"/>
        </w:rPr>
        <w:t xml:space="preserve"> </w:t>
      </w:r>
      <w:r>
        <w:t>more</w:t>
      </w:r>
      <w:r>
        <w:rPr>
          <w:spacing w:val="34"/>
        </w:rPr>
        <w:t xml:space="preserve"> </w:t>
      </w:r>
      <w:r>
        <w:rPr>
          <w:w w:val="108"/>
        </w:rPr>
        <w:t>accurate</w:t>
      </w:r>
      <w:r>
        <w:rPr>
          <w:spacing w:val="22"/>
          <w:w w:val="108"/>
        </w:rPr>
        <w:t xml:space="preserve"> </w:t>
      </w:r>
      <w:r>
        <w:rPr>
          <w:w w:val="108"/>
        </w:rPr>
        <w:t>estimates</w:t>
      </w:r>
      <w:r>
        <w:rPr>
          <w:spacing w:val="13"/>
          <w:w w:val="108"/>
        </w:rPr>
        <w:t xml:space="preserve"> </w:t>
      </w:r>
      <w:r>
        <w:t>of</w:t>
      </w:r>
      <w:r>
        <w:rPr>
          <w:spacing w:val="9"/>
        </w:rPr>
        <w:t xml:space="preserve"> </w:t>
      </w:r>
      <w:r>
        <w:t>critical</w:t>
      </w:r>
      <w:r w:rsidR="00F9389F">
        <w:t xml:space="preserve"> </w:t>
      </w:r>
      <w:r>
        <w:t>biological</w:t>
      </w:r>
      <w:r>
        <w:rPr>
          <w:spacing w:val="31"/>
        </w:rPr>
        <w:t xml:space="preserve"> </w:t>
      </w:r>
      <w:r>
        <w:rPr>
          <w:spacing w:val="-5"/>
          <w:w w:val="99"/>
        </w:rPr>
        <w:t>c</w:t>
      </w:r>
      <w:r>
        <w:rPr>
          <w:w w:val="110"/>
        </w:rPr>
        <w:t>h</w:t>
      </w:r>
      <w:r>
        <w:rPr>
          <w:w w:val="105"/>
        </w:rPr>
        <w:t>ange</w:t>
      </w:r>
      <w:r>
        <w:rPr>
          <w:w w:val="104"/>
        </w:rPr>
        <w:t>s.</w:t>
      </w:r>
    </w:p>
    <w:p w14:paraId="64B161E8" w14:textId="77777777" w:rsidR="005B53EE" w:rsidRDefault="005B53EE" w:rsidP="00F9389F">
      <w:pPr>
        <w:spacing w:line="200" w:lineRule="exact"/>
      </w:pPr>
    </w:p>
    <w:p w14:paraId="0405EAB6" w14:textId="77777777" w:rsidR="005B53EE" w:rsidRDefault="005B53EE" w:rsidP="00F9389F">
      <w:pPr>
        <w:spacing w:before="8" w:line="280" w:lineRule="exact"/>
        <w:rPr>
          <w:sz w:val="28"/>
          <w:szCs w:val="28"/>
        </w:rPr>
      </w:pPr>
    </w:p>
    <w:p w14:paraId="7209EB08" w14:textId="77777777" w:rsidR="005B53EE" w:rsidRDefault="00F5753A" w:rsidP="00F9389F">
      <w:pPr>
        <w:ind w:left="117" w:right="7970"/>
        <w:rPr>
          <w:sz w:val="28"/>
          <w:szCs w:val="28"/>
        </w:rPr>
      </w:pPr>
      <w:r>
        <w:rPr>
          <w:w w:val="120"/>
          <w:sz w:val="28"/>
          <w:szCs w:val="28"/>
        </w:rPr>
        <w:t>Ref</w:t>
      </w:r>
      <w:r>
        <w:rPr>
          <w:w w:val="128"/>
          <w:sz w:val="28"/>
          <w:szCs w:val="28"/>
        </w:rPr>
        <w:t>er</w:t>
      </w:r>
      <w:r>
        <w:rPr>
          <w:w w:val="120"/>
          <w:sz w:val="28"/>
          <w:szCs w:val="28"/>
        </w:rPr>
        <w:t>ence</w:t>
      </w:r>
      <w:r>
        <w:rPr>
          <w:w w:val="116"/>
          <w:sz w:val="28"/>
          <w:szCs w:val="28"/>
        </w:rPr>
        <w:t>s</w:t>
      </w:r>
    </w:p>
    <w:p w14:paraId="018A847A" w14:textId="77777777" w:rsidR="005B53EE" w:rsidRDefault="005B53EE" w:rsidP="00F9389F">
      <w:pPr>
        <w:spacing w:before="9" w:line="180" w:lineRule="exact"/>
        <w:rPr>
          <w:sz w:val="18"/>
          <w:szCs w:val="18"/>
        </w:rPr>
      </w:pPr>
    </w:p>
    <w:p w14:paraId="3A08E575" w14:textId="77777777" w:rsidR="005B53EE" w:rsidRDefault="00F5753A" w:rsidP="00F9389F">
      <w:pPr>
        <w:ind w:left="117" w:right="87"/>
      </w:pPr>
      <w:proofErr w:type="spellStart"/>
      <w:r>
        <w:t>S</w:t>
      </w:r>
      <w:r>
        <w:rPr>
          <w:spacing w:val="-5"/>
        </w:rPr>
        <w:t>h</w:t>
      </w:r>
      <w:r>
        <w:t>ukla</w:t>
      </w:r>
      <w:proofErr w:type="spellEnd"/>
      <w:r>
        <w:t>,</w:t>
      </w:r>
      <w:r w:rsidR="00F9389F">
        <w:t xml:space="preserve"> </w:t>
      </w:r>
      <w:r>
        <w:rPr>
          <w:w w:val="122"/>
        </w:rPr>
        <w:t>J.</w:t>
      </w:r>
      <w:r>
        <w:rPr>
          <w:spacing w:val="22"/>
          <w:w w:val="122"/>
        </w:rPr>
        <w:t xml:space="preserve"> </w:t>
      </w:r>
      <w:r>
        <w:t>&amp;</w:t>
      </w:r>
      <w:r>
        <w:rPr>
          <w:spacing w:val="30"/>
        </w:rPr>
        <w:t xml:space="preserve"> </w:t>
      </w:r>
      <w:proofErr w:type="spellStart"/>
      <w:r>
        <w:rPr>
          <w:w w:val="102"/>
        </w:rPr>
        <w:t>M</w:t>
      </w:r>
      <w:r>
        <w:rPr>
          <w:w w:val="99"/>
        </w:rPr>
        <w:t>i</w:t>
      </w:r>
      <w:r>
        <w:rPr>
          <w:spacing w:val="-5"/>
          <w:w w:val="110"/>
        </w:rPr>
        <w:t>n</w:t>
      </w:r>
      <w:r>
        <w:rPr>
          <w:w w:val="139"/>
        </w:rPr>
        <w:t>t</w:t>
      </w:r>
      <w:r>
        <w:rPr>
          <w:w w:val="99"/>
        </w:rPr>
        <w:t>z</w:t>
      </w:r>
      <w:proofErr w:type="spellEnd"/>
      <w:r>
        <w:rPr>
          <w:w w:val="110"/>
        </w:rPr>
        <w:t>,</w:t>
      </w:r>
      <w:r w:rsidR="00F9389F">
        <w:t xml:space="preserve"> </w:t>
      </w:r>
      <w:r>
        <w:t>Y.</w:t>
      </w:r>
      <w:r w:rsidR="00F9389F">
        <w:t xml:space="preserve"> </w:t>
      </w:r>
      <w:r>
        <w:t>Influence</w:t>
      </w:r>
      <w:r w:rsidR="00F9389F">
        <w:t xml:space="preserve"> </w:t>
      </w:r>
      <w:r>
        <w:t>of</w:t>
      </w:r>
      <w:r>
        <w:rPr>
          <w:spacing w:val="25"/>
        </w:rPr>
        <w:t xml:space="preserve"> </w:t>
      </w:r>
      <w:r>
        <w:t>land-surface</w:t>
      </w:r>
      <w:r w:rsidR="00F9389F">
        <w:t xml:space="preserve"> </w:t>
      </w:r>
      <w:r>
        <w:rPr>
          <w:w w:val="109"/>
        </w:rPr>
        <w:t>e</w:t>
      </w:r>
      <w:r>
        <w:rPr>
          <w:spacing w:val="-12"/>
          <w:w w:val="109"/>
        </w:rPr>
        <w:t>v</w:t>
      </w:r>
      <w:r>
        <w:rPr>
          <w:w w:val="109"/>
        </w:rPr>
        <w:t>a</w:t>
      </w:r>
      <w:r>
        <w:rPr>
          <w:spacing w:val="5"/>
          <w:w w:val="109"/>
        </w:rPr>
        <w:t>p</w:t>
      </w:r>
      <w:r>
        <w:rPr>
          <w:w w:val="109"/>
        </w:rPr>
        <w:t>otranspiration</w:t>
      </w:r>
      <w:r>
        <w:rPr>
          <w:spacing w:val="32"/>
          <w:w w:val="109"/>
        </w:rPr>
        <w:t xml:space="preserve"> </w:t>
      </w:r>
      <w:r>
        <w:t>on</w:t>
      </w:r>
      <w:r>
        <w:rPr>
          <w:spacing w:val="42"/>
        </w:rPr>
        <w:t xml:space="preserve"> </w:t>
      </w:r>
      <w:r>
        <w:rPr>
          <w:w w:val="112"/>
        </w:rPr>
        <w:t>the</w:t>
      </w:r>
      <w:r>
        <w:rPr>
          <w:spacing w:val="27"/>
          <w:w w:val="112"/>
        </w:rPr>
        <w:t xml:space="preserve"> </w:t>
      </w:r>
      <w:r>
        <w:rPr>
          <w:w w:val="99"/>
        </w:rPr>
        <w:t>e</w:t>
      </w:r>
      <w:r>
        <w:rPr>
          <w:w w:val="121"/>
        </w:rPr>
        <w:t>art</w:t>
      </w:r>
      <w:r>
        <w:rPr>
          <w:w w:val="110"/>
        </w:rPr>
        <w:t>h</w:t>
      </w:r>
      <w:r>
        <w:rPr>
          <w:w w:val="82"/>
        </w:rPr>
        <w:t>’</w:t>
      </w:r>
      <w:r>
        <w:t>s</w:t>
      </w:r>
      <w:r w:rsidR="00F9389F">
        <w:t xml:space="preserve"> </w:t>
      </w:r>
      <w:r>
        <w:t>climate.</w:t>
      </w:r>
      <w:r w:rsidR="00F9389F">
        <w:t xml:space="preserve"> </w:t>
      </w:r>
      <w:r>
        <w:rPr>
          <w:spacing w:val="27"/>
        </w:rPr>
        <w:t xml:space="preserve"> </w:t>
      </w:r>
      <w:r>
        <w:t>Scien</w:t>
      </w:r>
      <w:r>
        <w:rPr>
          <w:spacing w:val="-10"/>
        </w:rPr>
        <w:t>c</w:t>
      </w:r>
      <w:r>
        <w:t>e</w:t>
      </w:r>
      <w:r w:rsidR="00F9389F">
        <w:t xml:space="preserve"> </w:t>
      </w:r>
      <w:r>
        <w:rPr>
          <w:w w:val="114"/>
        </w:rPr>
        <w:t>215</w:t>
      </w:r>
      <w:r>
        <w:rPr>
          <w:w w:val="110"/>
        </w:rPr>
        <w:t>,</w:t>
      </w:r>
    </w:p>
    <w:p w14:paraId="025788A2" w14:textId="77777777" w:rsidR="005B53EE" w:rsidRDefault="00F5753A" w:rsidP="00F9389F">
      <w:pPr>
        <w:spacing w:before="9"/>
        <w:ind w:left="317"/>
      </w:pPr>
      <w:r>
        <w:t>1498–1501</w:t>
      </w:r>
      <w:r>
        <w:rPr>
          <w:spacing w:val="7"/>
        </w:rPr>
        <w:t xml:space="preserve"> </w:t>
      </w:r>
      <w:r>
        <w:rPr>
          <w:w w:val="116"/>
        </w:rPr>
        <w:t>(</w:t>
      </w:r>
      <w:r>
        <w:rPr>
          <w:w w:val="101"/>
        </w:rPr>
        <w:t>1982)</w:t>
      </w:r>
      <w:r>
        <w:rPr>
          <w:w w:val="110"/>
        </w:rPr>
        <w:t>.</w:t>
      </w:r>
    </w:p>
    <w:p w14:paraId="73216698" w14:textId="77777777" w:rsidR="005B53EE" w:rsidRDefault="005B53EE" w:rsidP="00F9389F">
      <w:pPr>
        <w:spacing w:before="9" w:line="160" w:lineRule="exact"/>
        <w:rPr>
          <w:sz w:val="16"/>
          <w:szCs w:val="16"/>
        </w:rPr>
      </w:pPr>
    </w:p>
    <w:p w14:paraId="6369DAD1" w14:textId="77777777" w:rsidR="005B53EE" w:rsidRDefault="00F5753A" w:rsidP="00F9389F">
      <w:pPr>
        <w:spacing w:line="249" w:lineRule="auto"/>
        <w:ind w:left="317" w:right="83" w:hanging="199"/>
      </w:pPr>
      <w:r>
        <w:t>C</w:t>
      </w:r>
      <w:r>
        <w:rPr>
          <w:spacing w:val="-5"/>
        </w:rPr>
        <w:t>o</w:t>
      </w:r>
      <w:r>
        <w:t>x,</w:t>
      </w:r>
      <w:r>
        <w:rPr>
          <w:spacing w:val="33"/>
        </w:rPr>
        <w:t xml:space="preserve"> </w:t>
      </w:r>
      <w:r>
        <w:rPr>
          <w:spacing w:val="-17"/>
        </w:rPr>
        <w:t>P</w:t>
      </w:r>
      <w:r>
        <w:t>.</w:t>
      </w:r>
      <w:r>
        <w:rPr>
          <w:spacing w:val="42"/>
        </w:rPr>
        <w:t xml:space="preserve"> </w:t>
      </w:r>
      <w:r>
        <w:t>M.,</w:t>
      </w:r>
      <w:r>
        <w:rPr>
          <w:spacing w:val="28"/>
        </w:rPr>
        <w:t xml:space="preserve"> </w:t>
      </w:r>
      <w:r>
        <w:rPr>
          <w:w w:val="110"/>
        </w:rPr>
        <w:t>Bet</w:t>
      </w:r>
      <w:r>
        <w:rPr>
          <w:w w:val="139"/>
        </w:rPr>
        <w:t>t</w:t>
      </w:r>
      <w:r>
        <w:t>s</w:t>
      </w:r>
      <w:r>
        <w:rPr>
          <w:w w:val="110"/>
        </w:rPr>
        <w:t>,</w:t>
      </w:r>
      <w:r>
        <w:rPr>
          <w:spacing w:val="14"/>
        </w:rPr>
        <w:t xml:space="preserve"> </w:t>
      </w:r>
      <w:r>
        <w:t>R.</w:t>
      </w:r>
      <w:r>
        <w:rPr>
          <w:spacing w:val="32"/>
        </w:rPr>
        <w:t xml:space="preserve"> </w:t>
      </w:r>
      <w:r>
        <w:t>A.,</w:t>
      </w:r>
      <w:r>
        <w:rPr>
          <w:spacing w:val="29"/>
        </w:rPr>
        <w:t xml:space="preserve"> </w:t>
      </w:r>
      <w:r>
        <w:rPr>
          <w:w w:val="107"/>
        </w:rPr>
        <w:t>Jones,</w:t>
      </w:r>
      <w:r>
        <w:rPr>
          <w:spacing w:val="14"/>
          <w:w w:val="107"/>
        </w:rPr>
        <w:t xml:space="preserve"> </w:t>
      </w:r>
      <w:r>
        <w:t>C.</w:t>
      </w:r>
      <w:r>
        <w:rPr>
          <w:spacing w:val="29"/>
        </w:rPr>
        <w:t xml:space="preserve"> </w:t>
      </w:r>
      <w:r>
        <w:t>D.,</w:t>
      </w:r>
      <w:r>
        <w:rPr>
          <w:spacing w:val="31"/>
        </w:rPr>
        <w:t xml:space="preserve"> </w:t>
      </w:r>
      <w:r>
        <w:t>Spall,</w:t>
      </w:r>
      <w:r>
        <w:rPr>
          <w:spacing w:val="37"/>
        </w:rPr>
        <w:t xml:space="preserve"> </w:t>
      </w:r>
      <w:r>
        <w:t>S.</w:t>
      </w:r>
      <w:r>
        <w:rPr>
          <w:spacing w:val="18"/>
        </w:rPr>
        <w:t xml:space="preserve"> </w:t>
      </w:r>
      <w:r>
        <w:t>A.</w:t>
      </w:r>
      <w:r>
        <w:rPr>
          <w:spacing w:val="24"/>
        </w:rPr>
        <w:t xml:space="preserve"> </w:t>
      </w:r>
      <w:r>
        <w:t>&amp;</w:t>
      </w:r>
      <w:r>
        <w:rPr>
          <w:spacing w:val="12"/>
        </w:rPr>
        <w:t xml:space="preserve"> </w:t>
      </w:r>
      <w:proofErr w:type="spellStart"/>
      <w:r>
        <w:rPr>
          <w:spacing w:val="-16"/>
          <w:w w:val="117"/>
        </w:rPr>
        <w:t>T</w:t>
      </w:r>
      <w:r>
        <w:rPr>
          <w:w w:val="113"/>
        </w:rPr>
        <w:t>ot</w:t>
      </w:r>
      <w:r>
        <w:rPr>
          <w:w w:val="139"/>
        </w:rPr>
        <w:t>t</w:t>
      </w:r>
      <w:r>
        <w:rPr>
          <w:w w:val="107"/>
        </w:rPr>
        <w:t>er</w:t>
      </w:r>
      <w:r>
        <w:rPr>
          <w:w w:val="105"/>
        </w:rPr>
        <w:t>de</w:t>
      </w:r>
      <w:r>
        <w:rPr>
          <w:w w:val="99"/>
        </w:rPr>
        <w:t>l</w:t>
      </w:r>
      <w:r>
        <w:rPr>
          <w:w w:val="104"/>
        </w:rPr>
        <w:t>l</w:t>
      </w:r>
      <w:proofErr w:type="spellEnd"/>
      <w:r>
        <w:rPr>
          <w:w w:val="104"/>
        </w:rPr>
        <w:t>,</w:t>
      </w:r>
      <w:r>
        <w:rPr>
          <w:spacing w:val="14"/>
        </w:rPr>
        <w:t xml:space="preserve"> </w:t>
      </w:r>
      <w:r>
        <w:t>I.</w:t>
      </w:r>
      <w:r>
        <w:rPr>
          <w:spacing w:val="24"/>
        </w:rPr>
        <w:t xml:space="preserve"> </w:t>
      </w:r>
      <w:r>
        <w:rPr>
          <w:w w:val="122"/>
        </w:rPr>
        <w:t>J.</w:t>
      </w:r>
      <w:r>
        <w:rPr>
          <w:spacing w:val="24"/>
          <w:w w:val="122"/>
        </w:rPr>
        <w:t xml:space="preserve"> </w:t>
      </w:r>
      <w:r>
        <w:t>Acceleration</w:t>
      </w:r>
      <w:r w:rsidR="00F9389F">
        <w:t xml:space="preserve"> </w:t>
      </w:r>
      <w:r>
        <w:t>of</w:t>
      </w:r>
      <w:r>
        <w:rPr>
          <w:spacing w:val="7"/>
        </w:rPr>
        <w:t xml:space="preserve"> </w:t>
      </w:r>
      <w:r>
        <w:t>global</w:t>
      </w:r>
      <w:r>
        <w:rPr>
          <w:spacing w:val="33"/>
        </w:rPr>
        <w:t xml:space="preserve"> </w:t>
      </w:r>
      <w:r>
        <w:rPr>
          <w:spacing w:val="-5"/>
        </w:rPr>
        <w:t>w</w:t>
      </w:r>
      <w:r>
        <w:t>arming</w:t>
      </w:r>
      <w:r w:rsidR="00F9389F">
        <w:t xml:space="preserve"> </w:t>
      </w:r>
      <w:r>
        <w:t>due</w:t>
      </w:r>
      <w:r>
        <w:rPr>
          <w:spacing w:val="33"/>
        </w:rPr>
        <w:t xml:space="preserve"> </w:t>
      </w:r>
      <w:r>
        <w:rPr>
          <w:w w:val="139"/>
        </w:rPr>
        <w:t>t</w:t>
      </w:r>
      <w:r>
        <w:rPr>
          <w:w w:val="99"/>
        </w:rPr>
        <w:t xml:space="preserve">o </w:t>
      </w:r>
      <w:r>
        <w:t>car</w:t>
      </w:r>
      <w:r>
        <w:rPr>
          <w:spacing w:val="5"/>
        </w:rPr>
        <w:t>b</w:t>
      </w:r>
      <w:r>
        <w:t>on-cycle</w:t>
      </w:r>
      <w:r w:rsidR="00F9389F">
        <w:t xml:space="preserve"> </w:t>
      </w:r>
      <w:r>
        <w:t>feedba</w:t>
      </w:r>
      <w:r>
        <w:rPr>
          <w:spacing w:val="-5"/>
        </w:rPr>
        <w:t>c</w:t>
      </w:r>
      <w:r>
        <w:t>ks</w:t>
      </w:r>
      <w:r>
        <w:rPr>
          <w:spacing w:val="44"/>
        </w:rPr>
        <w:t xml:space="preserve"> </w:t>
      </w:r>
      <w:r>
        <w:t>in</w:t>
      </w:r>
      <w:r>
        <w:rPr>
          <w:spacing w:val="25"/>
        </w:rPr>
        <w:t xml:space="preserve"> </w:t>
      </w:r>
      <w:r>
        <w:t>a</w:t>
      </w:r>
      <w:r>
        <w:rPr>
          <w:spacing w:val="27"/>
        </w:rPr>
        <w:t xml:space="preserve"> </w:t>
      </w:r>
      <w:r>
        <w:t>coupled</w:t>
      </w:r>
      <w:r>
        <w:rPr>
          <w:spacing w:val="42"/>
        </w:rPr>
        <w:t xml:space="preserve"> </w:t>
      </w:r>
      <w:r>
        <w:t>climate</w:t>
      </w:r>
      <w:r w:rsidR="00F9389F">
        <w:t xml:space="preserve"> </w:t>
      </w:r>
      <w:r>
        <w:t>m</w:t>
      </w:r>
      <w:r>
        <w:rPr>
          <w:spacing w:val="5"/>
        </w:rPr>
        <w:t>o</w:t>
      </w:r>
      <w:r>
        <w:t>del.</w:t>
      </w:r>
      <w:r w:rsidR="00F9389F">
        <w:t xml:space="preserve"> </w:t>
      </w:r>
      <w:r>
        <w:t>Natu</w:t>
      </w:r>
      <w:r>
        <w:rPr>
          <w:spacing w:val="-10"/>
        </w:rPr>
        <w:t>r</w:t>
      </w:r>
      <w:r>
        <w:t>e</w:t>
      </w:r>
      <w:r w:rsidR="00F9389F">
        <w:t xml:space="preserve"> </w:t>
      </w:r>
      <w:r>
        <w:t>408,</w:t>
      </w:r>
      <w:r w:rsidR="00F9389F">
        <w:t xml:space="preserve"> </w:t>
      </w:r>
      <w:r>
        <w:t>184–187</w:t>
      </w:r>
      <w:r>
        <w:rPr>
          <w:spacing w:val="9"/>
        </w:rPr>
        <w:t xml:space="preserve"> </w:t>
      </w:r>
      <w:r>
        <w:rPr>
          <w:w w:val="116"/>
        </w:rPr>
        <w:t>(</w:t>
      </w:r>
      <w:r>
        <w:rPr>
          <w:w w:val="101"/>
        </w:rPr>
        <w:t>2000)</w:t>
      </w:r>
      <w:r>
        <w:rPr>
          <w:w w:val="110"/>
        </w:rPr>
        <w:t>.</w:t>
      </w:r>
    </w:p>
    <w:p w14:paraId="6EFC6F98" w14:textId="77777777" w:rsidR="005B53EE" w:rsidRDefault="005B53EE" w:rsidP="00F9389F">
      <w:pPr>
        <w:spacing w:before="10" w:line="140" w:lineRule="exact"/>
        <w:rPr>
          <w:sz w:val="15"/>
          <w:szCs w:val="15"/>
        </w:rPr>
      </w:pPr>
    </w:p>
    <w:p w14:paraId="65521B18" w14:textId="77777777" w:rsidR="005B53EE" w:rsidRDefault="00F5753A" w:rsidP="00F9389F">
      <w:pPr>
        <w:ind w:left="117" w:right="1184"/>
      </w:pPr>
      <w:r>
        <w:t>Thomas,</w:t>
      </w:r>
      <w:r w:rsidR="00F9389F">
        <w:t xml:space="preserve"> </w:t>
      </w:r>
      <w:r>
        <w:t>C.</w:t>
      </w:r>
      <w:r>
        <w:rPr>
          <w:spacing w:val="31"/>
        </w:rPr>
        <w:t xml:space="preserve"> </w:t>
      </w:r>
      <w:r>
        <w:t>D.</w:t>
      </w:r>
      <w:r>
        <w:rPr>
          <w:spacing w:val="28"/>
        </w:rPr>
        <w:t xml:space="preserve"> </w:t>
      </w:r>
      <w:r>
        <w:t>et</w:t>
      </w:r>
      <w:r>
        <w:rPr>
          <w:spacing w:val="34"/>
        </w:rPr>
        <w:t xml:space="preserve"> </w:t>
      </w:r>
      <w:r>
        <w:t>al.</w:t>
      </w:r>
      <w:r w:rsidR="00F9389F">
        <w:t xml:space="preserve"> </w:t>
      </w:r>
      <w:r>
        <w:rPr>
          <w:w w:val="109"/>
        </w:rPr>
        <w:t>Extinction</w:t>
      </w:r>
      <w:r>
        <w:rPr>
          <w:spacing w:val="17"/>
          <w:w w:val="109"/>
        </w:rPr>
        <w:t xml:space="preserve"> </w:t>
      </w:r>
      <w:r>
        <w:t>risk</w:t>
      </w:r>
      <w:r>
        <w:rPr>
          <w:spacing w:val="31"/>
        </w:rPr>
        <w:t xml:space="preserve"> </w:t>
      </w:r>
      <w:r>
        <w:t>from</w:t>
      </w:r>
      <w:r>
        <w:rPr>
          <w:spacing w:val="28"/>
        </w:rPr>
        <w:t xml:space="preserve"> </w:t>
      </w:r>
      <w:r>
        <w:t>climate</w:t>
      </w:r>
      <w:r w:rsidR="00F9389F">
        <w:t xml:space="preserve"> </w:t>
      </w:r>
      <w:r>
        <w:rPr>
          <w:spacing w:val="-5"/>
        </w:rPr>
        <w:t>c</w:t>
      </w:r>
      <w:r>
        <w:t>hange.</w:t>
      </w:r>
      <w:r w:rsidR="00F9389F">
        <w:t xml:space="preserve"> </w:t>
      </w:r>
      <w:r>
        <w:t>Natu</w:t>
      </w:r>
      <w:r>
        <w:rPr>
          <w:spacing w:val="-10"/>
        </w:rPr>
        <w:t>r</w:t>
      </w:r>
      <w:r>
        <w:t>e</w:t>
      </w:r>
      <w:r w:rsidR="00F9389F">
        <w:t xml:space="preserve"> </w:t>
      </w:r>
      <w:r>
        <w:t>427,</w:t>
      </w:r>
      <w:r w:rsidR="00F9389F">
        <w:t xml:space="preserve"> </w:t>
      </w:r>
      <w:r>
        <w:t>145–148</w:t>
      </w:r>
      <w:r>
        <w:rPr>
          <w:spacing w:val="9"/>
        </w:rPr>
        <w:t xml:space="preserve"> </w:t>
      </w:r>
      <w:r>
        <w:t>(2004).</w:t>
      </w:r>
      <w:r w:rsidR="00F9389F">
        <w:t xml:space="preserve"> </w:t>
      </w:r>
      <w:r>
        <w:t>PT:</w:t>
      </w:r>
      <w:r w:rsidR="00F9389F">
        <w:t xml:space="preserve"> </w:t>
      </w:r>
      <w:r>
        <w:rPr>
          <w:w w:val="131"/>
        </w:rPr>
        <w:t>J</w:t>
      </w:r>
      <w:r>
        <w:rPr>
          <w:w w:val="110"/>
        </w:rPr>
        <w:t>.</w:t>
      </w:r>
    </w:p>
    <w:p w14:paraId="19E651BF" w14:textId="77777777" w:rsidR="005B53EE" w:rsidRDefault="005B53EE" w:rsidP="00F9389F">
      <w:pPr>
        <w:spacing w:before="9" w:line="160" w:lineRule="exact"/>
        <w:rPr>
          <w:sz w:val="16"/>
          <w:szCs w:val="16"/>
        </w:rPr>
      </w:pPr>
    </w:p>
    <w:p w14:paraId="33DAC0B0" w14:textId="77777777" w:rsidR="005B53EE" w:rsidRDefault="00F5753A" w:rsidP="00F9389F">
      <w:pPr>
        <w:ind w:left="117" w:right="83"/>
      </w:pPr>
      <w:r>
        <w:rPr>
          <w:spacing w:val="-5"/>
          <w:w w:val="109"/>
        </w:rPr>
        <w:t>P</w:t>
      </w:r>
      <w:r>
        <w:rPr>
          <w:w w:val="109"/>
        </w:rPr>
        <w:t>armesan,</w:t>
      </w:r>
      <w:r>
        <w:rPr>
          <w:spacing w:val="38"/>
          <w:w w:val="109"/>
        </w:rPr>
        <w:t xml:space="preserve"> </w:t>
      </w:r>
      <w:r>
        <w:t>C.</w:t>
      </w:r>
      <w:r w:rsidR="00F9389F">
        <w:t xml:space="preserve"> </w:t>
      </w:r>
      <w:r>
        <w:t>Ecological</w:t>
      </w:r>
      <w:r>
        <w:rPr>
          <w:spacing w:val="50"/>
        </w:rPr>
        <w:t xml:space="preserve"> </w:t>
      </w:r>
      <w:r>
        <w:t>and</w:t>
      </w:r>
      <w:r w:rsidR="00F9389F">
        <w:t xml:space="preserve"> </w:t>
      </w:r>
      <w:r>
        <w:rPr>
          <w:w w:val="106"/>
        </w:rPr>
        <w:t>e</w:t>
      </w:r>
      <w:r>
        <w:rPr>
          <w:spacing w:val="-5"/>
          <w:w w:val="106"/>
        </w:rPr>
        <w:t>v</w:t>
      </w:r>
      <w:r>
        <w:rPr>
          <w:w w:val="106"/>
        </w:rPr>
        <w:t>olutionary</w:t>
      </w:r>
      <w:r>
        <w:rPr>
          <w:spacing w:val="38"/>
          <w:w w:val="106"/>
        </w:rPr>
        <w:t xml:space="preserve"> </w:t>
      </w:r>
      <w:r>
        <w:t>res</w:t>
      </w:r>
      <w:r>
        <w:rPr>
          <w:spacing w:val="5"/>
        </w:rPr>
        <w:t>p</w:t>
      </w:r>
      <w:r>
        <w:t>onses</w:t>
      </w:r>
      <w:r w:rsidR="00F9389F">
        <w:t xml:space="preserve"> </w:t>
      </w:r>
      <w:r>
        <w:rPr>
          <w:w w:val="113"/>
        </w:rPr>
        <w:t>to</w:t>
      </w:r>
      <w:r>
        <w:rPr>
          <w:spacing w:val="26"/>
          <w:w w:val="113"/>
        </w:rPr>
        <w:t xml:space="preserve"> </w:t>
      </w:r>
      <w:r>
        <w:rPr>
          <w:w w:val="116"/>
        </w:rPr>
        <w:t>r</w:t>
      </w:r>
      <w:r>
        <w:rPr>
          <w:w w:val="99"/>
        </w:rPr>
        <w:t>ec</w:t>
      </w:r>
      <w:r>
        <w:rPr>
          <w:w w:val="105"/>
        </w:rPr>
        <w:t>e</w:t>
      </w:r>
      <w:r>
        <w:rPr>
          <w:spacing w:val="-5"/>
          <w:w w:val="105"/>
        </w:rPr>
        <w:t>n</w:t>
      </w:r>
      <w:r>
        <w:rPr>
          <w:w w:val="139"/>
        </w:rPr>
        <w:t>t</w:t>
      </w:r>
      <w:r w:rsidR="00F9389F">
        <w:t xml:space="preserve"> </w:t>
      </w:r>
      <w:r>
        <w:t>climate</w:t>
      </w:r>
      <w:r w:rsidR="00F9389F">
        <w:t xml:space="preserve"> </w:t>
      </w:r>
      <w:r>
        <w:rPr>
          <w:spacing w:val="-5"/>
        </w:rPr>
        <w:t>c</w:t>
      </w:r>
      <w:r>
        <w:t>hange.</w:t>
      </w:r>
      <w:r w:rsidR="00F9389F">
        <w:t xml:space="preserve"> </w:t>
      </w:r>
      <w:r>
        <w:rPr>
          <w:spacing w:val="18"/>
        </w:rPr>
        <w:t xml:space="preserve"> </w:t>
      </w:r>
      <w:r>
        <w:rPr>
          <w:spacing w:val="-5"/>
        </w:rPr>
        <w:t>A</w:t>
      </w:r>
      <w:r>
        <w:t>nnual</w:t>
      </w:r>
      <w:r w:rsidR="00F9389F">
        <w:t xml:space="preserve"> </w:t>
      </w:r>
      <w:r>
        <w:rPr>
          <w:spacing w:val="-10"/>
        </w:rPr>
        <w:t>R</w:t>
      </w:r>
      <w:r>
        <w:t>eview</w:t>
      </w:r>
      <w:r>
        <w:rPr>
          <w:spacing w:val="37"/>
        </w:rPr>
        <w:t xml:space="preserve"> </w:t>
      </w:r>
      <w:r>
        <w:t>of</w:t>
      </w:r>
      <w:r>
        <w:rPr>
          <w:spacing w:val="31"/>
        </w:rPr>
        <w:t xml:space="preserve"> </w:t>
      </w:r>
      <w:r>
        <w:t>E</w:t>
      </w:r>
      <w:r>
        <w:rPr>
          <w:spacing w:val="-10"/>
        </w:rPr>
        <w:t>c</w:t>
      </w:r>
      <w:r>
        <w:t>ol</w:t>
      </w:r>
      <w:r>
        <w:rPr>
          <w:spacing w:val="-10"/>
        </w:rPr>
        <w:t>o</w:t>
      </w:r>
      <w:r>
        <w:t>gy</w:t>
      </w:r>
    </w:p>
    <w:p w14:paraId="6A1EF188" w14:textId="77777777" w:rsidR="005B53EE" w:rsidRDefault="00F5753A" w:rsidP="00F9389F">
      <w:pPr>
        <w:spacing w:before="9"/>
        <w:ind w:left="317"/>
        <w:sectPr w:rsidR="005B53EE">
          <w:pgSz w:w="12240" w:h="15840"/>
          <w:pgMar w:top="620" w:right="1300" w:bottom="280" w:left="1300" w:header="429" w:footer="1426" w:gutter="0"/>
          <w:cols w:space="720"/>
        </w:sectPr>
      </w:pPr>
      <w:r>
        <w:t>Evolution</w:t>
      </w:r>
      <w:r w:rsidR="00F9389F">
        <w:t xml:space="preserve"> </w:t>
      </w:r>
      <w:r>
        <w:t>and</w:t>
      </w:r>
      <w:r>
        <w:rPr>
          <w:spacing w:val="47"/>
        </w:rPr>
        <w:t xml:space="preserve"> </w:t>
      </w:r>
      <w:r>
        <w:t>Systematics</w:t>
      </w:r>
      <w:r w:rsidR="00F9389F">
        <w:t xml:space="preserve"> </w:t>
      </w:r>
      <w:r>
        <w:t>37,</w:t>
      </w:r>
      <w:r>
        <w:rPr>
          <w:spacing w:val="49"/>
        </w:rPr>
        <w:t xml:space="preserve"> </w:t>
      </w:r>
      <w:r>
        <w:t>637–669</w:t>
      </w:r>
      <w:r>
        <w:rPr>
          <w:spacing w:val="9"/>
        </w:rPr>
        <w:t xml:space="preserve"> </w:t>
      </w:r>
      <w:r>
        <w:t>(2006).</w:t>
      </w:r>
      <w:r w:rsidR="00F9389F">
        <w:t xml:space="preserve"> </w:t>
      </w:r>
      <w:r>
        <w:t>PT:</w:t>
      </w:r>
      <w:r w:rsidR="00F9389F">
        <w:t xml:space="preserve"> </w:t>
      </w:r>
      <w:r>
        <w:rPr>
          <w:w w:val="131"/>
        </w:rPr>
        <w:t>J</w:t>
      </w:r>
      <w:r>
        <w:rPr>
          <w:w w:val="110"/>
        </w:rPr>
        <w:t>.</w:t>
      </w:r>
    </w:p>
    <w:p w14:paraId="4024E731" w14:textId="77777777" w:rsidR="005B53EE" w:rsidRDefault="005B53EE" w:rsidP="00F9389F">
      <w:pPr>
        <w:spacing w:line="200" w:lineRule="exact"/>
      </w:pPr>
    </w:p>
    <w:p w14:paraId="62C61525" w14:textId="77777777" w:rsidR="005B53EE" w:rsidRDefault="005B53EE" w:rsidP="00F9389F">
      <w:pPr>
        <w:spacing w:line="200" w:lineRule="exact"/>
      </w:pPr>
    </w:p>
    <w:p w14:paraId="64261E2E" w14:textId="77777777" w:rsidR="005B53EE" w:rsidRDefault="005B53EE" w:rsidP="00F9389F">
      <w:pPr>
        <w:spacing w:before="8" w:line="280" w:lineRule="exact"/>
        <w:rPr>
          <w:sz w:val="28"/>
          <w:szCs w:val="28"/>
        </w:rPr>
      </w:pPr>
    </w:p>
    <w:p w14:paraId="2560C093" w14:textId="77777777" w:rsidR="005B53EE" w:rsidRDefault="00F5753A" w:rsidP="00F9389F">
      <w:pPr>
        <w:spacing w:before="22" w:line="249" w:lineRule="auto"/>
        <w:ind w:left="317" w:right="83" w:hanging="199"/>
      </w:pPr>
      <w:r>
        <w:t>Field,</w:t>
      </w:r>
      <w:r w:rsidR="00F9389F">
        <w:t xml:space="preserve"> </w:t>
      </w:r>
      <w:r>
        <w:t>C.</w:t>
      </w:r>
      <w:r>
        <w:rPr>
          <w:spacing w:val="33"/>
        </w:rPr>
        <w:t xml:space="preserve"> </w:t>
      </w:r>
      <w:r>
        <w:t>B.,</w:t>
      </w:r>
      <w:r>
        <w:rPr>
          <w:spacing w:val="37"/>
        </w:rPr>
        <w:t xml:space="preserve"> </w:t>
      </w:r>
      <w:proofErr w:type="spellStart"/>
      <w:r>
        <w:t>Lo</w:t>
      </w:r>
      <w:r>
        <w:rPr>
          <w:spacing w:val="5"/>
        </w:rPr>
        <w:t>b</w:t>
      </w:r>
      <w:r>
        <w:t>ell</w:t>
      </w:r>
      <w:proofErr w:type="spellEnd"/>
      <w:r>
        <w:t>,</w:t>
      </w:r>
      <w:r>
        <w:rPr>
          <w:spacing w:val="32"/>
        </w:rPr>
        <w:t xml:space="preserve"> </w:t>
      </w:r>
      <w:r>
        <w:t>D.</w:t>
      </w:r>
      <w:r>
        <w:rPr>
          <w:spacing w:val="30"/>
        </w:rPr>
        <w:t xml:space="preserve"> </w:t>
      </w:r>
      <w:r>
        <w:t>B.,</w:t>
      </w:r>
      <w:r>
        <w:rPr>
          <w:spacing w:val="37"/>
        </w:rPr>
        <w:t xml:space="preserve"> </w:t>
      </w:r>
      <w:r>
        <w:rPr>
          <w:spacing w:val="-6"/>
          <w:w w:val="111"/>
        </w:rPr>
        <w:t>P</w:t>
      </w:r>
      <w:r>
        <w:rPr>
          <w:w w:val="111"/>
        </w:rPr>
        <w:t>eters,</w:t>
      </w:r>
      <w:r>
        <w:rPr>
          <w:spacing w:val="16"/>
          <w:w w:val="111"/>
        </w:rPr>
        <w:t xml:space="preserve"> </w:t>
      </w:r>
      <w:r>
        <w:t>H.</w:t>
      </w:r>
      <w:r>
        <w:rPr>
          <w:spacing w:val="28"/>
        </w:rPr>
        <w:t xml:space="preserve"> </w:t>
      </w:r>
      <w:r>
        <w:t>A.</w:t>
      </w:r>
      <w:r>
        <w:rPr>
          <w:spacing w:val="28"/>
        </w:rPr>
        <w:t xml:space="preserve"> </w:t>
      </w:r>
      <w:r>
        <w:t>&amp;</w:t>
      </w:r>
      <w:r>
        <w:rPr>
          <w:spacing w:val="17"/>
        </w:rPr>
        <w:t xml:space="preserve"> </w:t>
      </w:r>
      <w:proofErr w:type="spellStart"/>
      <w:r>
        <w:t>Chiariello</w:t>
      </w:r>
      <w:proofErr w:type="spellEnd"/>
      <w:r>
        <w:t>,</w:t>
      </w:r>
      <w:r w:rsidR="00F9389F">
        <w:t xml:space="preserve"> </w:t>
      </w:r>
      <w:r>
        <w:t>N.</w:t>
      </w:r>
      <w:r>
        <w:rPr>
          <w:spacing w:val="28"/>
        </w:rPr>
        <w:t xml:space="preserve"> </w:t>
      </w:r>
      <w:r>
        <w:t>R.</w:t>
      </w:r>
      <w:r w:rsidR="00F9389F">
        <w:t xml:space="preserve"> </w:t>
      </w:r>
      <w:r>
        <w:rPr>
          <w:spacing w:val="-17"/>
        </w:rPr>
        <w:t>F</w:t>
      </w:r>
      <w:r>
        <w:t>eedba</w:t>
      </w:r>
      <w:r>
        <w:rPr>
          <w:spacing w:val="-5"/>
        </w:rPr>
        <w:t>c</w:t>
      </w:r>
      <w:r>
        <w:t>ks</w:t>
      </w:r>
      <w:r w:rsidR="00F9389F">
        <w:t xml:space="preserve"> </w:t>
      </w:r>
      <w:r>
        <w:t>of</w:t>
      </w:r>
      <w:r>
        <w:rPr>
          <w:spacing w:val="12"/>
        </w:rPr>
        <w:t xml:space="preserve"> </w:t>
      </w:r>
      <w:r>
        <w:rPr>
          <w:w w:val="139"/>
        </w:rPr>
        <w:t>t</w:t>
      </w:r>
      <w:r>
        <w:rPr>
          <w:w w:val="99"/>
        </w:rPr>
        <w:t>e</w:t>
      </w:r>
      <w:r>
        <w:rPr>
          <w:w w:val="116"/>
        </w:rPr>
        <w:t>r</w:t>
      </w:r>
      <w:r>
        <w:rPr>
          <w:w w:val="107"/>
        </w:rPr>
        <w:t>re</w:t>
      </w:r>
      <w:r>
        <w:rPr>
          <w:w w:val="116"/>
        </w:rPr>
        <w:t>str</w:t>
      </w:r>
      <w:r>
        <w:rPr>
          <w:w w:val="105"/>
        </w:rPr>
        <w:t>ial</w:t>
      </w:r>
      <w:r>
        <w:rPr>
          <w:spacing w:val="18"/>
          <w:w w:val="105"/>
        </w:rPr>
        <w:t xml:space="preserve"> </w:t>
      </w:r>
      <w:r>
        <w:rPr>
          <w:w w:val="99"/>
        </w:rPr>
        <w:t>e</w:t>
      </w:r>
      <w:r>
        <w:t>cos</w:t>
      </w:r>
      <w:r>
        <w:rPr>
          <w:w w:val="103"/>
        </w:rPr>
        <w:t>ys</w:t>
      </w:r>
      <w:r>
        <w:rPr>
          <w:w w:val="139"/>
        </w:rPr>
        <w:t>t</w:t>
      </w:r>
      <w:r>
        <w:rPr>
          <w:w w:val="103"/>
        </w:rPr>
        <w:t>ems</w:t>
      </w:r>
      <w:r>
        <w:rPr>
          <w:spacing w:val="18"/>
          <w:w w:val="103"/>
        </w:rPr>
        <w:t xml:space="preserve"> </w:t>
      </w:r>
      <w:r>
        <w:rPr>
          <w:w w:val="113"/>
        </w:rPr>
        <w:t>to</w:t>
      </w:r>
      <w:r>
        <w:rPr>
          <w:spacing w:val="12"/>
          <w:w w:val="113"/>
        </w:rPr>
        <w:t xml:space="preserve"> </w:t>
      </w:r>
      <w:r>
        <w:rPr>
          <w:w w:val="99"/>
        </w:rPr>
        <w:t>cli</w:t>
      </w:r>
      <w:r>
        <w:rPr>
          <w:w w:val="114"/>
        </w:rPr>
        <w:t>mat</w:t>
      </w:r>
      <w:r>
        <w:rPr>
          <w:w w:val="99"/>
        </w:rPr>
        <w:t xml:space="preserve">e </w:t>
      </w:r>
      <w:r>
        <w:rPr>
          <w:spacing w:val="-5"/>
        </w:rPr>
        <w:t>c</w:t>
      </w:r>
      <w:r>
        <w:t>hange*.</w:t>
      </w:r>
      <w:r w:rsidR="00F9389F">
        <w:t xml:space="preserve"> </w:t>
      </w:r>
      <w:proofErr w:type="spellStart"/>
      <w:r>
        <w:rPr>
          <w:spacing w:val="-5"/>
        </w:rPr>
        <w:t>A</w:t>
      </w:r>
      <w:r>
        <w:t>nnu</w:t>
      </w:r>
      <w:proofErr w:type="spellEnd"/>
      <w:r>
        <w:t>.</w:t>
      </w:r>
      <w:r w:rsidR="00F9389F">
        <w:t xml:space="preserve"> </w:t>
      </w:r>
      <w:r>
        <w:rPr>
          <w:spacing w:val="-10"/>
        </w:rPr>
        <w:t>R</w:t>
      </w:r>
      <w:r>
        <w:t>ev.</w:t>
      </w:r>
      <w:r>
        <w:rPr>
          <w:spacing w:val="37"/>
        </w:rPr>
        <w:t xml:space="preserve"> </w:t>
      </w:r>
      <w:r>
        <w:t>Envi</w:t>
      </w:r>
      <w:r>
        <w:rPr>
          <w:spacing w:val="-10"/>
        </w:rPr>
        <w:t>r</w:t>
      </w:r>
      <w:r>
        <w:t>on.</w:t>
      </w:r>
      <w:r w:rsidR="00F9389F">
        <w:t xml:space="preserve"> </w:t>
      </w:r>
      <w:proofErr w:type="spellStart"/>
      <w:r>
        <w:rPr>
          <w:spacing w:val="-10"/>
        </w:rPr>
        <w:t>R</w:t>
      </w:r>
      <w:r>
        <w:t>esour</w:t>
      </w:r>
      <w:proofErr w:type="spellEnd"/>
      <w:r>
        <w:t>.</w:t>
      </w:r>
      <w:r w:rsidR="00F9389F">
        <w:t xml:space="preserve"> </w:t>
      </w:r>
      <w:r>
        <w:t>32,</w:t>
      </w:r>
      <w:r>
        <w:rPr>
          <w:spacing w:val="49"/>
        </w:rPr>
        <w:t xml:space="preserve"> </w:t>
      </w:r>
      <w:r>
        <w:t>1–29</w:t>
      </w:r>
      <w:r>
        <w:rPr>
          <w:spacing w:val="12"/>
        </w:rPr>
        <w:t xml:space="preserve"> </w:t>
      </w:r>
      <w:r>
        <w:rPr>
          <w:w w:val="116"/>
        </w:rPr>
        <w:t>(</w:t>
      </w:r>
      <w:r>
        <w:rPr>
          <w:w w:val="101"/>
        </w:rPr>
        <w:t>2007)</w:t>
      </w:r>
      <w:r>
        <w:rPr>
          <w:w w:val="110"/>
        </w:rPr>
        <w:t>.</w:t>
      </w:r>
    </w:p>
    <w:p w14:paraId="0BC89688" w14:textId="77777777" w:rsidR="005B53EE" w:rsidRDefault="005B53EE" w:rsidP="00F9389F">
      <w:pPr>
        <w:spacing w:before="10" w:line="140" w:lineRule="exact"/>
        <w:rPr>
          <w:sz w:val="15"/>
          <w:szCs w:val="15"/>
        </w:rPr>
      </w:pPr>
    </w:p>
    <w:p w14:paraId="29438BB1" w14:textId="77777777" w:rsidR="005B53EE" w:rsidRDefault="00F5753A" w:rsidP="00F9389F">
      <w:pPr>
        <w:spacing w:line="249" w:lineRule="auto"/>
        <w:ind w:left="317" w:right="83" w:hanging="199"/>
      </w:pPr>
      <w:r>
        <w:t>Sheldon,</w:t>
      </w:r>
      <w:r>
        <w:rPr>
          <w:spacing w:val="38"/>
        </w:rPr>
        <w:t xml:space="preserve"> </w:t>
      </w:r>
      <w:r>
        <w:t>K.</w:t>
      </w:r>
      <w:r>
        <w:rPr>
          <w:spacing w:val="17"/>
        </w:rPr>
        <w:t xml:space="preserve"> </w:t>
      </w:r>
      <w:r>
        <w:t>S.,</w:t>
      </w:r>
      <w:r>
        <w:rPr>
          <w:spacing w:val="14"/>
        </w:rPr>
        <w:t xml:space="preserve"> </w:t>
      </w:r>
      <w:r>
        <w:rPr>
          <w:spacing w:val="-17"/>
        </w:rPr>
        <w:t>Y</w:t>
      </w:r>
      <w:r>
        <w:t>ang,</w:t>
      </w:r>
      <w:r>
        <w:rPr>
          <w:spacing w:val="35"/>
        </w:rPr>
        <w:t xml:space="preserve"> </w:t>
      </w:r>
      <w:r>
        <w:t>S.</w:t>
      </w:r>
      <w:r>
        <w:rPr>
          <w:spacing w:val="6"/>
        </w:rPr>
        <w:t xml:space="preserve"> </w:t>
      </w:r>
      <w:r>
        <w:t xml:space="preserve">&amp; </w:t>
      </w:r>
      <w:r>
        <w:rPr>
          <w:spacing w:val="-17"/>
          <w:w w:val="109"/>
        </w:rPr>
        <w:t>T</w:t>
      </w:r>
      <w:r>
        <w:rPr>
          <w:w w:val="109"/>
        </w:rPr>
        <w:t>ewksbur</w:t>
      </w:r>
      <w:r>
        <w:rPr>
          <w:spacing w:val="-17"/>
          <w:w w:val="109"/>
        </w:rPr>
        <w:t>y</w:t>
      </w:r>
      <w:r>
        <w:rPr>
          <w:w w:val="109"/>
        </w:rPr>
        <w:t>,</w:t>
      </w:r>
      <w:r>
        <w:rPr>
          <w:spacing w:val="-17"/>
          <w:w w:val="109"/>
        </w:rPr>
        <w:t xml:space="preserve"> </w:t>
      </w:r>
      <w:r>
        <w:rPr>
          <w:w w:val="109"/>
        </w:rPr>
        <w:t>J.</w:t>
      </w:r>
      <w:r>
        <w:rPr>
          <w:spacing w:val="15"/>
          <w:w w:val="109"/>
        </w:rPr>
        <w:t xml:space="preserve"> </w:t>
      </w:r>
      <w:r>
        <w:rPr>
          <w:w w:val="109"/>
        </w:rPr>
        <w:t>J.</w:t>
      </w:r>
      <w:r>
        <w:rPr>
          <w:spacing w:val="28"/>
          <w:w w:val="109"/>
        </w:rPr>
        <w:t xml:space="preserve"> </w:t>
      </w:r>
      <w:r>
        <w:t>Climate</w:t>
      </w:r>
      <w:r w:rsidR="00F9389F">
        <w:t xml:space="preserve"> </w:t>
      </w:r>
      <w:r>
        <w:rPr>
          <w:spacing w:val="-5"/>
        </w:rPr>
        <w:t>c</w:t>
      </w:r>
      <w:r>
        <w:t>hange</w:t>
      </w:r>
      <w:r>
        <w:rPr>
          <w:spacing w:val="30"/>
        </w:rPr>
        <w:t xml:space="preserve"> </w:t>
      </w:r>
      <w:r>
        <w:t>and</w:t>
      </w:r>
      <w:r>
        <w:rPr>
          <w:spacing w:val="34"/>
        </w:rPr>
        <w:t xml:space="preserve">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
        </w:rPr>
        <w:t xml:space="preserve"> </w:t>
      </w:r>
      <w:r>
        <w:t>disasse</w:t>
      </w:r>
      <w:r>
        <w:rPr>
          <w:spacing w:val="-5"/>
        </w:rPr>
        <w:t>m</w:t>
      </w:r>
      <w:r>
        <w:t>bly:</w:t>
      </w:r>
      <w:r w:rsidR="00F9389F">
        <w:t xml:space="preserve"> </w:t>
      </w:r>
      <w:r>
        <w:t>impacts</w:t>
      </w:r>
      <w:r w:rsidR="00F9389F">
        <w:t xml:space="preserve"> </w:t>
      </w:r>
      <w:r>
        <w:t>of</w:t>
      </w:r>
      <w:r>
        <w:rPr>
          <w:spacing w:val="-5"/>
        </w:rPr>
        <w:t xml:space="preserve"> </w:t>
      </w:r>
      <w:r>
        <w:rPr>
          <w:spacing w:val="-5"/>
          <w:w w:val="99"/>
        </w:rPr>
        <w:t>w</w:t>
      </w:r>
      <w:r>
        <w:rPr>
          <w:w w:val="114"/>
        </w:rPr>
        <w:t>ar</w:t>
      </w:r>
      <w:r>
        <w:rPr>
          <w:w w:val="104"/>
        </w:rPr>
        <w:t>mi</w:t>
      </w:r>
      <w:r>
        <w:rPr>
          <w:w w:val="110"/>
        </w:rPr>
        <w:t>n</w:t>
      </w:r>
      <w:r>
        <w:rPr>
          <w:w w:val="99"/>
        </w:rPr>
        <w:t xml:space="preserve">g </w:t>
      </w:r>
      <w:r>
        <w:t>on</w:t>
      </w:r>
      <w:r>
        <w:rPr>
          <w:spacing w:val="26"/>
        </w:rPr>
        <w:t xml:space="preserve"> </w:t>
      </w:r>
      <w:r>
        <w:rPr>
          <w:w w:val="139"/>
        </w:rPr>
        <w:t>t</w:t>
      </w:r>
      <w:r>
        <w:rPr>
          <w:w w:val="108"/>
        </w:rPr>
        <w:t>rop</w:t>
      </w:r>
      <w:r>
        <w:rPr>
          <w:w w:val="99"/>
        </w:rPr>
        <w:t>i</w:t>
      </w:r>
      <w:r>
        <w:rPr>
          <w:w w:val="104"/>
        </w:rPr>
        <w:t>cal</w:t>
      </w:r>
      <w:r>
        <w:rPr>
          <w:spacing w:val="16"/>
        </w:rPr>
        <w:t xml:space="preserve"> </w:t>
      </w:r>
      <w:r>
        <w:t>and</w:t>
      </w:r>
      <w:r>
        <w:rPr>
          <w:spacing w:val="48"/>
        </w:rPr>
        <w:t xml:space="preserve"> </w:t>
      </w:r>
      <w:r>
        <w:rPr>
          <w:w w:val="139"/>
        </w:rPr>
        <w:t>t</w:t>
      </w:r>
      <w:r>
        <w:rPr>
          <w:w w:val="104"/>
        </w:rPr>
        <w:t>em</w:t>
      </w:r>
      <w:r>
        <w:rPr>
          <w:spacing w:val="5"/>
          <w:w w:val="110"/>
        </w:rPr>
        <w:t>p</w:t>
      </w:r>
      <w:r>
        <w:rPr>
          <w:w w:val="99"/>
        </w:rPr>
        <w:t>e</w:t>
      </w:r>
      <w:r>
        <w:rPr>
          <w:w w:val="121"/>
        </w:rPr>
        <w:t>rat</w:t>
      </w:r>
      <w:r>
        <w:rPr>
          <w:w w:val="99"/>
        </w:rPr>
        <w:t>e</w:t>
      </w:r>
      <w:r>
        <w:rPr>
          <w:spacing w:val="16"/>
        </w:rPr>
        <w:t xml:space="preserve"> </w:t>
      </w:r>
      <w:proofErr w:type="spellStart"/>
      <w:r>
        <w:rPr>
          <w:w w:val="105"/>
        </w:rPr>
        <w:t>mo</w:t>
      </w:r>
      <w:r>
        <w:rPr>
          <w:spacing w:val="-5"/>
          <w:w w:val="105"/>
        </w:rPr>
        <w:t>n</w:t>
      </w:r>
      <w:r>
        <w:rPr>
          <w:w w:val="139"/>
        </w:rPr>
        <w:t>t</w:t>
      </w:r>
      <w:r>
        <w:rPr>
          <w:w w:val="107"/>
        </w:rPr>
        <w:t>ane</w:t>
      </w:r>
      <w:proofErr w:type="spellEnd"/>
      <w:r>
        <w:rPr>
          <w:spacing w:val="16"/>
        </w:rPr>
        <w:t xml:space="preserve"> </w:t>
      </w:r>
      <w:r>
        <w:rPr>
          <w:w w:val="104"/>
        </w:rPr>
        <w:t>com</w:t>
      </w:r>
      <w:r>
        <w:rPr>
          <w:spacing w:val="-5"/>
          <w:w w:val="104"/>
        </w:rPr>
        <w:t>m</w:t>
      </w:r>
      <w:r>
        <w:rPr>
          <w:w w:val="110"/>
        </w:rPr>
        <w:t>un</w:t>
      </w:r>
      <w:r>
        <w:rPr>
          <w:w w:val="99"/>
        </w:rPr>
        <w:t>i</w:t>
      </w:r>
      <w:r>
        <w:rPr>
          <w:spacing w:val="-5"/>
          <w:w w:val="139"/>
        </w:rPr>
        <w:t>t</w:t>
      </w:r>
      <w:r>
        <w:rPr>
          <w:w w:val="105"/>
        </w:rPr>
        <w:t>y</w:t>
      </w:r>
      <w:r>
        <w:rPr>
          <w:spacing w:val="16"/>
        </w:rPr>
        <w:t xml:space="preserve"> </w:t>
      </w:r>
      <w:r>
        <w:t>s</w:t>
      </w:r>
      <w:r>
        <w:rPr>
          <w:w w:val="139"/>
        </w:rPr>
        <w:t>t</w:t>
      </w:r>
      <w:r>
        <w:rPr>
          <w:w w:val="113"/>
        </w:rPr>
        <w:t>ru</w:t>
      </w:r>
      <w:r>
        <w:rPr>
          <w:w w:val="115"/>
        </w:rPr>
        <w:t>ct</w:t>
      </w:r>
      <w:r>
        <w:rPr>
          <w:w w:val="110"/>
        </w:rPr>
        <w:t>u</w:t>
      </w:r>
      <w:r>
        <w:rPr>
          <w:w w:val="116"/>
        </w:rPr>
        <w:t>r</w:t>
      </w:r>
      <w:r>
        <w:rPr>
          <w:w w:val="103"/>
        </w:rPr>
        <w:t>e.</w:t>
      </w:r>
      <w:r w:rsidR="00F9389F">
        <w:t xml:space="preserve"> </w:t>
      </w:r>
      <w:r>
        <w:t>E</w:t>
      </w:r>
      <w:r>
        <w:rPr>
          <w:spacing w:val="-10"/>
        </w:rPr>
        <w:t>c</w:t>
      </w:r>
      <w:r>
        <w:t>ol</w:t>
      </w:r>
      <w:r>
        <w:rPr>
          <w:spacing w:val="-10"/>
        </w:rPr>
        <w:t>o</w:t>
      </w:r>
      <w:r>
        <w:t>gy</w:t>
      </w:r>
      <w:r>
        <w:rPr>
          <w:spacing w:val="21"/>
        </w:rPr>
        <w:t xml:space="preserve"> </w:t>
      </w:r>
      <w:r>
        <w:rPr>
          <w:spacing w:val="-10"/>
        </w:rPr>
        <w:t>L</w:t>
      </w:r>
      <w:r>
        <w:t>etters</w:t>
      </w:r>
      <w:r w:rsidR="00F9389F">
        <w:t xml:space="preserve"> </w:t>
      </w:r>
      <w:r>
        <w:t>14,</w:t>
      </w:r>
      <w:r>
        <w:rPr>
          <w:spacing w:val="49"/>
        </w:rPr>
        <w:t xml:space="preserve"> </w:t>
      </w:r>
      <w:r>
        <w:t>1191–1200</w:t>
      </w:r>
      <w:r>
        <w:rPr>
          <w:spacing w:val="7"/>
        </w:rPr>
        <w:t xml:space="preserve"> </w:t>
      </w:r>
      <w:r>
        <w:rPr>
          <w:w w:val="116"/>
        </w:rPr>
        <w:t>(</w:t>
      </w:r>
      <w:r>
        <w:rPr>
          <w:w w:val="101"/>
        </w:rPr>
        <w:t>2011)</w:t>
      </w:r>
      <w:r>
        <w:rPr>
          <w:w w:val="110"/>
        </w:rPr>
        <w:t>.</w:t>
      </w:r>
    </w:p>
    <w:p w14:paraId="1F52C631" w14:textId="77777777" w:rsidR="005B53EE" w:rsidRDefault="005B53EE" w:rsidP="00F9389F">
      <w:pPr>
        <w:spacing w:before="10" w:line="140" w:lineRule="exact"/>
        <w:rPr>
          <w:sz w:val="15"/>
          <w:szCs w:val="15"/>
        </w:rPr>
      </w:pPr>
    </w:p>
    <w:p w14:paraId="458A04D1" w14:textId="77777777" w:rsidR="005B53EE" w:rsidRDefault="00F5753A" w:rsidP="00F9389F">
      <w:pPr>
        <w:spacing w:line="249" w:lineRule="auto"/>
        <w:ind w:left="317" w:right="83" w:hanging="199"/>
      </w:pPr>
      <w:r>
        <w:t>Urban,</w:t>
      </w:r>
      <w:r w:rsidR="00F9389F">
        <w:t xml:space="preserve"> </w:t>
      </w:r>
      <w:r>
        <w:t>M.</w:t>
      </w:r>
      <w:r>
        <w:rPr>
          <w:spacing w:val="18"/>
        </w:rPr>
        <w:t xml:space="preserve"> </w:t>
      </w:r>
      <w:r>
        <w:t>C.,</w:t>
      </w:r>
      <w:r>
        <w:rPr>
          <w:spacing w:val="31"/>
        </w:rPr>
        <w:t xml:space="preserve"> </w:t>
      </w:r>
      <w:r>
        <w:rPr>
          <w:spacing w:val="-18"/>
          <w:w w:val="110"/>
        </w:rPr>
        <w:t>T</w:t>
      </w:r>
      <w:r>
        <w:rPr>
          <w:w w:val="110"/>
        </w:rPr>
        <w:t>ewksbur</w:t>
      </w:r>
      <w:r>
        <w:rPr>
          <w:spacing w:val="-19"/>
          <w:w w:val="110"/>
        </w:rPr>
        <w:t>y</w:t>
      </w:r>
      <w:r>
        <w:rPr>
          <w:w w:val="110"/>
        </w:rPr>
        <w:t>,</w:t>
      </w:r>
      <w:r>
        <w:rPr>
          <w:spacing w:val="-21"/>
          <w:w w:val="110"/>
        </w:rPr>
        <w:t xml:space="preserve"> </w:t>
      </w:r>
      <w:r>
        <w:rPr>
          <w:w w:val="110"/>
        </w:rPr>
        <w:t>J.</w:t>
      </w:r>
      <w:r>
        <w:rPr>
          <w:spacing w:val="20"/>
          <w:w w:val="110"/>
        </w:rPr>
        <w:t xml:space="preserve"> </w:t>
      </w:r>
      <w:r>
        <w:t>J.</w:t>
      </w:r>
      <w:r>
        <w:rPr>
          <w:spacing w:val="39"/>
        </w:rPr>
        <w:t xml:space="preserve"> </w:t>
      </w:r>
      <w:r>
        <w:t>&amp;</w:t>
      </w:r>
      <w:r>
        <w:rPr>
          <w:spacing w:val="8"/>
        </w:rPr>
        <w:t xml:space="preserve"> </w:t>
      </w:r>
      <w:r>
        <w:t>Sheldon,</w:t>
      </w:r>
      <w:r>
        <w:rPr>
          <w:spacing w:val="41"/>
        </w:rPr>
        <w:t xml:space="preserve"> </w:t>
      </w:r>
      <w:r>
        <w:t>K.</w:t>
      </w:r>
      <w:r>
        <w:rPr>
          <w:spacing w:val="24"/>
        </w:rPr>
        <w:t xml:space="preserve"> </w:t>
      </w:r>
      <w:r>
        <w:t>S.</w:t>
      </w:r>
      <w:r>
        <w:rPr>
          <w:spacing w:val="30"/>
        </w:rPr>
        <w:t xml:space="preserve"> </w:t>
      </w:r>
      <w:r>
        <w:t>On</w:t>
      </w:r>
      <w:r>
        <w:rPr>
          <w:spacing w:val="29"/>
        </w:rPr>
        <w:t xml:space="preserve"> </w:t>
      </w:r>
      <w:r>
        <w:t>a</w:t>
      </w:r>
      <w:r>
        <w:rPr>
          <w:spacing w:val="21"/>
        </w:rPr>
        <w:t xml:space="preserve"> </w:t>
      </w:r>
      <w:r>
        <w:t>collision</w:t>
      </w:r>
      <w:r>
        <w:rPr>
          <w:spacing w:val="15"/>
        </w:rPr>
        <w:t xml:space="preserve"> </w:t>
      </w:r>
      <w:r>
        <w:t>course:</w:t>
      </w:r>
      <w:r w:rsidR="00F9389F">
        <w:t xml:space="preserve"> </w:t>
      </w:r>
      <w:r>
        <w:rPr>
          <w:w w:val="102"/>
        </w:rPr>
        <w:t>com</w:t>
      </w:r>
      <w:r>
        <w:rPr>
          <w:spacing w:val="5"/>
          <w:w w:val="110"/>
        </w:rPr>
        <w:t>p</w:t>
      </w:r>
      <w:r>
        <w:rPr>
          <w:w w:val="99"/>
        </w:rPr>
        <w:t>e</w:t>
      </w:r>
      <w:r>
        <w:rPr>
          <w:w w:val="139"/>
        </w:rPr>
        <w:t>t</w:t>
      </w:r>
      <w:r>
        <w:rPr>
          <w:w w:val="99"/>
        </w:rPr>
        <w:t>i</w:t>
      </w:r>
      <w:r>
        <w:rPr>
          <w:w w:val="119"/>
        </w:rPr>
        <w:t>ti</w:t>
      </w:r>
      <w:r>
        <w:rPr>
          <w:w w:val="105"/>
        </w:rPr>
        <w:t>on</w:t>
      </w:r>
      <w:r>
        <w:rPr>
          <w:spacing w:val="9"/>
        </w:rPr>
        <w:t xml:space="preserve"> </w:t>
      </w:r>
      <w:r>
        <w:t>and</w:t>
      </w:r>
      <w:r>
        <w:rPr>
          <w:spacing w:val="40"/>
        </w:rPr>
        <w:t xml:space="preserve"> </w:t>
      </w:r>
      <w:r>
        <w:t>dis</w:t>
      </w:r>
      <w:r>
        <w:rPr>
          <w:spacing w:val="5"/>
        </w:rPr>
        <w:t>p</w:t>
      </w:r>
      <w:r>
        <w:t>ersal</w:t>
      </w:r>
      <w:r w:rsidR="00F9389F">
        <w:t xml:space="preserve"> </w:t>
      </w:r>
      <w:r>
        <w:rPr>
          <w:w w:val="106"/>
        </w:rPr>
        <w:t>di</w:t>
      </w:r>
      <w:r>
        <w:rPr>
          <w:w w:val="92"/>
        </w:rPr>
        <w:t>ffe</w:t>
      </w:r>
      <w:r>
        <w:rPr>
          <w:w w:val="107"/>
        </w:rPr>
        <w:t>re</w:t>
      </w:r>
      <w:r>
        <w:rPr>
          <w:w w:val="105"/>
        </w:rPr>
        <w:t>nc</w:t>
      </w:r>
      <w:r>
        <w:t>es create</w:t>
      </w:r>
      <w:r w:rsidR="00F9389F">
        <w:t xml:space="preserve"> </w:t>
      </w:r>
      <w:r>
        <w:t>no-analogue</w:t>
      </w:r>
      <w:r w:rsidR="00F9389F">
        <w:t xml:space="preserve"> </w:t>
      </w:r>
      <w:r>
        <w:rPr>
          <w:w w:val="102"/>
        </w:rPr>
        <w:t>com</w:t>
      </w:r>
      <w:r>
        <w:rPr>
          <w:spacing w:val="-5"/>
          <w:w w:val="106"/>
        </w:rPr>
        <w:t>m</w:t>
      </w:r>
      <w:r>
        <w:rPr>
          <w:w w:val="110"/>
        </w:rPr>
        <w:t>u</w:t>
      </w:r>
      <w:r>
        <w:rPr>
          <w:w w:val="106"/>
        </w:rPr>
        <w:t>ni</w:t>
      </w:r>
      <w:r>
        <w:rPr>
          <w:w w:val="139"/>
        </w:rPr>
        <w:t>t</w:t>
      </w:r>
      <w:r>
        <w:rPr>
          <w:w w:val="99"/>
        </w:rPr>
        <w:t>i</w:t>
      </w:r>
      <w:r>
        <w:t>es</w:t>
      </w:r>
      <w:r>
        <w:rPr>
          <w:spacing w:val="31"/>
        </w:rPr>
        <w:t xml:space="preserve"> </w:t>
      </w:r>
      <w:r>
        <w:t>and</w:t>
      </w:r>
      <w:r w:rsidR="00F9389F">
        <w:t xml:space="preserve"> </w:t>
      </w:r>
      <w:r>
        <w:t>cause</w:t>
      </w:r>
      <w:r w:rsidR="00F9389F">
        <w:t xml:space="preserve"> </w:t>
      </w:r>
      <w:r>
        <w:rPr>
          <w:w w:val="102"/>
        </w:rPr>
        <w:t>ex</w:t>
      </w:r>
      <w:r>
        <w:rPr>
          <w:w w:val="139"/>
        </w:rPr>
        <w:t>t</w:t>
      </w:r>
      <w:r>
        <w:rPr>
          <w:w w:val="99"/>
        </w:rPr>
        <w:t>i</w:t>
      </w:r>
      <w:r>
        <w:rPr>
          <w:w w:val="105"/>
        </w:rPr>
        <w:t>nc</w:t>
      </w:r>
      <w:r>
        <w:rPr>
          <w:w w:val="139"/>
        </w:rPr>
        <w:t>t</w:t>
      </w:r>
      <w:r>
        <w:rPr>
          <w:w w:val="99"/>
        </w:rPr>
        <w:t>i</w:t>
      </w:r>
      <w:r>
        <w:rPr>
          <w:w w:val="103"/>
        </w:rPr>
        <w:t>ons</w:t>
      </w:r>
      <w:r>
        <w:rPr>
          <w:spacing w:val="31"/>
          <w:w w:val="103"/>
        </w:rPr>
        <w:t xml:space="preserve"> </w:t>
      </w:r>
      <w:r>
        <w:t>during</w:t>
      </w:r>
      <w:r w:rsidR="00F9389F">
        <w:t xml:space="preserve"> </w:t>
      </w:r>
      <w:r>
        <w:t>climate</w:t>
      </w:r>
      <w:r w:rsidR="00F9389F">
        <w:t xml:space="preserve"> </w:t>
      </w:r>
      <w:r>
        <w:rPr>
          <w:spacing w:val="-5"/>
        </w:rPr>
        <w:t>c</w:t>
      </w:r>
      <w:r>
        <w:t>hange.</w:t>
      </w:r>
      <w:r w:rsidR="00F9389F">
        <w:t xml:space="preserve"> </w:t>
      </w:r>
      <w:r>
        <w:rPr>
          <w:spacing w:val="22"/>
        </w:rPr>
        <w:t xml:space="preserve"> </w:t>
      </w:r>
      <w:r>
        <w:rPr>
          <w:w w:val="106"/>
        </w:rPr>
        <w:t>P</w:t>
      </w:r>
      <w:r>
        <w:rPr>
          <w:spacing w:val="-11"/>
          <w:w w:val="106"/>
        </w:rPr>
        <w:t>rocee</w:t>
      </w:r>
      <w:r>
        <w:rPr>
          <w:w w:val="106"/>
        </w:rPr>
        <w:t>dings</w:t>
      </w:r>
      <w:r>
        <w:rPr>
          <w:spacing w:val="38"/>
          <w:w w:val="106"/>
        </w:rPr>
        <w:t xml:space="preserve"> </w:t>
      </w:r>
      <w:r>
        <w:t>of</w:t>
      </w:r>
      <w:r>
        <w:rPr>
          <w:spacing w:val="30"/>
        </w:rPr>
        <w:t xml:space="preserve"> </w:t>
      </w:r>
      <w:r>
        <w:t>the</w:t>
      </w:r>
      <w:r w:rsidR="00F9389F">
        <w:t xml:space="preserve"> </w:t>
      </w:r>
      <w:r>
        <w:rPr>
          <w:spacing w:val="-10"/>
          <w:w w:val="109"/>
        </w:rPr>
        <w:t>R</w:t>
      </w:r>
      <w:r>
        <w:rPr>
          <w:w w:val="99"/>
        </w:rPr>
        <w:t>oy</w:t>
      </w:r>
      <w:r>
        <w:rPr>
          <w:w w:val="105"/>
        </w:rPr>
        <w:t xml:space="preserve">al </w:t>
      </w:r>
      <w:r>
        <w:t>S</w:t>
      </w:r>
      <w:r>
        <w:rPr>
          <w:spacing w:val="-10"/>
        </w:rPr>
        <w:t>o</w:t>
      </w:r>
      <w:r>
        <w:t>ciety</w:t>
      </w:r>
      <w:r w:rsidR="00F9389F">
        <w:t xml:space="preserve"> </w:t>
      </w:r>
      <w:r>
        <w:t>B-Biol</w:t>
      </w:r>
      <w:r>
        <w:rPr>
          <w:spacing w:val="-10"/>
        </w:rPr>
        <w:t>o</w:t>
      </w:r>
      <w:r>
        <w:t>gi</w:t>
      </w:r>
      <w:r>
        <w:rPr>
          <w:spacing w:val="-10"/>
        </w:rPr>
        <w:t>c</w:t>
      </w:r>
      <w:r>
        <w:t>al</w:t>
      </w:r>
      <w:r w:rsidR="00F9389F">
        <w:t xml:space="preserve"> </w:t>
      </w:r>
      <w:r>
        <w:t>Scien</w:t>
      </w:r>
      <w:r>
        <w:rPr>
          <w:spacing w:val="-10"/>
        </w:rPr>
        <w:t>c</w:t>
      </w:r>
      <w:r>
        <w:t>es</w:t>
      </w:r>
      <w:r w:rsidR="00F9389F">
        <w:t xml:space="preserve"> </w:t>
      </w:r>
      <w:r>
        <w:t>279,</w:t>
      </w:r>
      <w:r w:rsidR="00F9389F">
        <w:t xml:space="preserve"> </w:t>
      </w:r>
      <w:r>
        <w:t>2072–2080</w:t>
      </w:r>
      <w:r>
        <w:rPr>
          <w:spacing w:val="20"/>
        </w:rPr>
        <w:t xml:space="preserve"> </w:t>
      </w:r>
      <w:r>
        <w:t>(2012).</w:t>
      </w:r>
      <w:r w:rsidR="00F9389F">
        <w:t xml:space="preserve"> </w:t>
      </w:r>
      <w:r>
        <w:t>PT:</w:t>
      </w:r>
      <w:r w:rsidR="00F9389F">
        <w:t xml:space="preserve"> </w:t>
      </w:r>
      <w:r>
        <w:rPr>
          <w:w w:val="117"/>
        </w:rPr>
        <w:t>J;</w:t>
      </w:r>
      <w:r>
        <w:rPr>
          <w:spacing w:val="21"/>
          <w:w w:val="117"/>
        </w:rPr>
        <w:t xml:space="preserve"> </w:t>
      </w:r>
      <w:r>
        <w:t>NR:</w:t>
      </w:r>
      <w:r>
        <w:rPr>
          <w:spacing w:val="46"/>
        </w:rPr>
        <w:t xml:space="preserve"> </w:t>
      </w:r>
      <w:r>
        <w:t>38;</w:t>
      </w:r>
      <w:r>
        <w:rPr>
          <w:spacing w:val="33"/>
        </w:rPr>
        <w:t xml:space="preserve"> </w:t>
      </w:r>
      <w:r>
        <w:t>TC:</w:t>
      </w:r>
      <w:r w:rsidR="00F9389F">
        <w:t xml:space="preserve"> </w:t>
      </w:r>
      <w:r>
        <w:t>1;</w:t>
      </w:r>
      <w:r>
        <w:rPr>
          <w:spacing w:val="34"/>
        </w:rPr>
        <w:t xml:space="preserve"> </w:t>
      </w:r>
      <w:r>
        <w:rPr>
          <w:w w:val="109"/>
        </w:rPr>
        <w:t>J9:</w:t>
      </w:r>
      <w:r w:rsidR="00F9389F">
        <w:rPr>
          <w:w w:val="109"/>
        </w:rPr>
        <w:t xml:space="preserve"> </w:t>
      </w:r>
      <w:r>
        <w:t>P</w:t>
      </w:r>
      <w:r w:rsidR="00F9389F">
        <w:t xml:space="preserve"> </w:t>
      </w:r>
      <w:r>
        <w:rPr>
          <w:spacing w:val="-5"/>
        </w:rPr>
        <w:t>RO</w:t>
      </w:r>
      <w:r>
        <w:t>Y</w:t>
      </w:r>
      <w:r w:rsidR="00F9389F">
        <w:t xml:space="preserve"> </w:t>
      </w:r>
      <w:r>
        <w:t>SOC</w:t>
      </w:r>
      <w:r>
        <w:rPr>
          <w:spacing w:val="49"/>
        </w:rPr>
        <w:t xml:space="preserve"> </w:t>
      </w:r>
      <w:r>
        <w:rPr>
          <w:w w:val="103"/>
        </w:rPr>
        <w:t>B-</w:t>
      </w:r>
      <w:r>
        <w:rPr>
          <w:w w:val="106"/>
        </w:rPr>
        <w:t>BIO</w:t>
      </w:r>
      <w:r>
        <w:rPr>
          <w:w w:val="102"/>
        </w:rPr>
        <w:t xml:space="preserve">L </w:t>
      </w:r>
      <w:r>
        <w:t>SCI;</w:t>
      </w:r>
      <w:r>
        <w:rPr>
          <w:spacing w:val="30"/>
        </w:rPr>
        <w:t xml:space="preserve"> </w:t>
      </w:r>
      <w:r>
        <w:t>PG:</w:t>
      </w:r>
      <w:r w:rsidR="00F9389F">
        <w:t xml:space="preserve"> </w:t>
      </w:r>
      <w:r>
        <w:t>9;</w:t>
      </w:r>
      <w:r>
        <w:rPr>
          <w:spacing w:val="14"/>
        </w:rPr>
        <w:t xml:space="preserve"> </w:t>
      </w:r>
      <w:r>
        <w:t>GA:</w:t>
      </w:r>
      <w:r>
        <w:rPr>
          <w:spacing w:val="30"/>
        </w:rPr>
        <w:t xml:space="preserve"> </w:t>
      </w:r>
      <w:r>
        <w:t>925</w:t>
      </w:r>
      <w:r>
        <w:rPr>
          <w:spacing w:val="-17"/>
        </w:rPr>
        <w:t>R</w:t>
      </w:r>
      <w:r>
        <w:t>T;</w:t>
      </w:r>
      <w:r>
        <w:rPr>
          <w:spacing w:val="46"/>
        </w:rPr>
        <w:t xml:space="preserve"> </w:t>
      </w:r>
      <w:r>
        <w:t>UT:</w:t>
      </w:r>
      <w:r>
        <w:rPr>
          <w:spacing w:val="42"/>
        </w:rPr>
        <w:t xml:space="preserve"> </w:t>
      </w:r>
      <w:r>
        <w:rPr>
          <w:spacing w:val="-5"/>
          <w:w w:val="108"/>
        </w:rPr>
        <w:t>W</w:t>
      </w:r>
      <w:r>
        <w:rPr>
          <w:w w:val="107"/>
        </w:rPr>
        <w:t>O</w:t>
      </w:r>
      <w:r>
        <w:rPr>
          <w:w w:val="99"/>
        </w:rPr>
        <w:t>S:000302779600025.</w:t>
      </w:r>
    </w:p>
    <w:p w14:paraId="5AE7968C" w14:textId="77777777" w:rsidR="005B53EE" w:rsidRDefault="005B53EE" w:rsidP="00F9389F">
      <w:pPr>
        <w:spacing w:before="10" w:line="140" w:lineRule="exact"/>
        <w:rPr>
          <w:sz w:val="15"/>
          <w:szCs w:val="15"/>
        </w:rPr>
      </w:pPr>
    </w:p>
    <w:p w14:paraId="018763C9" w14:textId="77777777" w:rsidR="005B53EE" w:rsidRDefault="00F5753A" w:rsidP="00F9389F">
      <w:pPr>
        <w:ind w:left="117"/>
      </w:pPr>
      <w:r>
        <w:t>St</w:t>
      </w:r>
      <w:r>
        <w:rPr>
          <w:spacing w:val="6"/>
        </w:rPr>
        <w:t>o</w:t>
      </w:r>
      <w:r>
        <w:rPr>
          <w:spacing w:val="-5"/>
        </w:rPr>
        <w:t>ck</w:t>
      </w:r>
      <w:r>
        <w:t>er,</w:t>
      </w:r>
      <w:r>
        <w:rPr>
          <w:spacing w:val="45"/>
        </w:rPr>
        <w:t xml:space="preserve"> </w:t>
      </w:r>
      <w:r>
        <w:t>T.</w:t>
      </w:r>
      <w:r>
        <w:rPr>
          <w:spacing w:val="30"/>
        </w:rPr>
        <w:t xml:space="preserve"> </w:t>
      </w:r>
      <w:r>
        <w:t>et</w:t>
      </w:r>
      <w:r>
        <w:rPr>
          <w:spacing w:val="23"/>
        </w:rPr>
        <w:t xml:space="preserve"> </w:t>
      </w:r>
      <w:r>
        <w:t>al.</w:t>
      </w:r>
      <w:r>
        <w:rPr>
          <w:spacing w:val="36"/>
        </w:rPr>
        <w:t xml:space="preserve"> </w:t>
      </w:r>
      <w:r>
        <w:t>IPCC,</w:t>
      </w:r>
      <w:r w:rsidR="00F9389F">
        <w:t xml:space="preserve"> </w:t>
      </w:r>
      <w:r>
        <w:t>2013:</w:t>
      </w:r>
      <w:r>
        <w:rPr>
          <w:spacing w:val="27"/>
        </w:rPr>
        <w:t xml:space="preserve"> </w:t>
      </w:r>
      <w:r>
        <w:t>climate</w:t>
      </w:r>
      <w:r>
        <w:rPr>
          <w:spacing w:val="43"/>
        </w:rPr>
        <w:t xml:space="preserve"> </w:t>
      </w:r>
      <w:r>
        <w:rPr>
          <w:spacing w:val="-5"/>
        </w:rPr>
        <w:t>c</w:t>
      </w:r>
      <w:r>
        <w:t>hange</w:t>
      </w:r>
      <w:r>
        <w:rPr>
          <w:spacing w:val="32"/>
        </w:rPr>
        <w:t xml:space="preserve"> </w:t>
      </w:r>
      <w:r>
        <w:t>2013:</w:t>
      </w:r>
      <w:r>
        <w:rPr>
          <w:spacing w:val="27"/>
        </w:rPr>
        <w:t xml:space="preserve"> </w:t>
      </w:r>
      <w:r>
        <w:rPr>
          <w:w w:val="112"/>
        </w:rPr>
        <w:t>the</w:t>
      </w:r>
      <w:r>
        <w:rPr>
          <w:spacing w:val="-1"/>
          <w:w w:val="112"/>
        </w:rPr>
        <w:t xml:space="preserve"> </w:t>
      </w:r>
      <w:r>
        <w:t>p</w:t>
      </w:r>
      <w:r>
        <w:rPr>
          <w:spacing w:val="-5"/>
        </w:rPr>
        <w:t>h</w:t>
      </w:r>
      <w:r>
        <w:t>ysical</w:t>
      </w:r>
      <w:r>
        <w:rPr>
          <w:spacing w:val="38"/>
        </w:rPr>
        <w:t xml:space="preserve"> </w:t>
      </w:r>
      <w:r>
        <w:t>science</w:t>
      </w:r>
      <w:r>
        <w:rPr>
          <w:spacing w:val="10"/>
        </w:rPr>
        <w:t xml:space="preserve"> </w:t>
      </w:r>
      <w:r>
        <w:t>basis.</w:t>
      </w:r>
      <w:r>
        <w:rPr>
          <w:spacing w:val="30"/>
        </w:rPr>
        <w:t xml:space="preserve"> </w:t>
      </w:r>
      <w:r>
        <w:rPr>
          <w:w w:val="106"/>
        </w:rPr>
        <w:t>Co</w:t>
      </w:r>
      <w:r>
        <w:rPr>
          <w:spacing w:val="-5"/>
          <w:w w:val="106"/>
        </w:rPr>
        <w:t>n</w:t>
      </w:r>
      <w:r>
        <w:rPr>
          <w:w w:val="139"/>
        </w:rPr>
        <w:t>t</w:t>
      </w:r>
      <w:r>
        <w:rPr>
          <w:w w:val="116"/>
        </w:rPr>
        <w:t>r</w:t>
      </w:r>
      <w:r>
        <w:rPr>
          <w:w w:val="99"/>
        </w:rPr>
        <w:t>i</w:t>
      </w:r>
      <w:r>
        <w:rPr>
          <w:w w:val="110"/>
        </w:rPr>
        <w:t>b</w:t>
      </w:r>
      <w:r>
        <w:rPr>
          <w:w w:val="120"/>
        </w:rPr>
        <w:t>ut</w:t>
      </w:r>
      <w:r>
        <w:rPr>
          <w:w w:val="99"/>
        </w:rPr>
        <w:t>i</w:t>
      </w:r>
      <w:r>
        <w:rPr>
          <w:w w:val="105"/>
        </w:rPr>
        <w:t>on</w:t>
      </w:r>
      <w:r>
        <w:rPr>
          <w:spacing w:val="4"/>
        </w:rPr>
        <w:t xml:space="preserve"> </w:t>
      </w:r>
      <w:r>
        <w:t>of</w:t>
      </w:r>
      <w:r>
        <w:rPr>
          <w:spacing w:val="-3"/>
        </w:rPr>
        <w:t xml:space="preserve"> </w:t>
      </w:r>
      <w:r>
        <w:rPr>
          <w:spacing w:val="-5"/>
        </w:rPr>
        <w:t>w</w:t>
      </w:r>
      <w:r>
        <w:t>orking</w:t>
      </w:r>
      <w:r>
        <w:rPr>
          <w:spacing w:val="26"/>
        </w:rPr>
        <w:t xml:space="preserve"> </w:t>
      </w:r>
      <w:r>
        <w:rPr>
          <w:w w:val="106"/>
        </w:rPr>
        <w:t>group</w:t>
      </w:r>
    </w:p>
    <w:p w14:paraId="420BD137" w14:textId="77777777" w:rsidR="005B53EE" w:rsidRDefault="00F5753A" w:rsidP="00F9389F">
      <w:pPr>
        <w:spacing w:before="9"/>
        <w:ind w:left="317"/>
      </w:pPr>
      <w:r>
        <w:t>I</w:t>
      </w:r>
      <w:r>
        <w:rPr>
          <w:spacing w:val="21"/>
        </w:rPr>
        <w:t xml:space="preserve"> </w:t>
      </w:r>
      <w:r>
        <w:rPr>
          <w:w w:val="112"/>
        </w:rPr>
        <w:t>to</w:t>
      </w:r>
      <w:r>
        <w:rPr>
          <w:spacing w:val="12"/>
          <w:w w:val="112"/>
        </w:rPr>
        <w:t xml:space="preserve"> </w:t>
      </w:r>
      <w:r>
        <w:rPr>
          <w:w w:val="112"/>
        </w:rPr>
        <w:t>the</w:t>
      </w:r>
      <w:r>
        <w:rPr>
          <w:spacing w:val="11"/>
          <w:w w:val="112"/>
        </w:rPr>
        <w:t xml:space="preserve"> </w:t>
      </w:r>
      <w:r>
        <w:t>fifth</w:t>
      </w:r>
      <w:r>
        <w:rPr>
          <w:spacing w:val="30"/>
        </w:rPr>
        <w:t xml:space="preserve"> </w:t>
      </w:r>
      <w:r>
        <w:rPr>
          <w:w w:val="103"/>
        </w:rPr>
        <w:t>asse</w:t>
      </w:r>
      <w:r>
        <w:t>ss</w:t>
      </w:r>
      <w:r>
        <w:rPr>
          <w:w w:val="106"/>
        </w:rPr>
        <w:t>me</w:t>
      </w:r>
      <w:r>
        <w:rPr>
          <w:spacing w:val="-5"/>
          <w:w w:val="106"/>
        </w:rPr>
        <w:t>n</w:t>
      </w:r>
      <w:r>
        <w:rPr>
          <w:w w:val="139"/>
        </w:rPr>
        <w:t>t</w:t>
      </w:r>
      <w:r>
        <w:rPr>
          <w:spacing w:val="16"/>
        </w:rPr>
        <w:t xml:space="preserve"> </w:t>
      </w:r>
      <w:r>
        <w:t>re</w:t>
      </w:r>
      <w:r>
        <w:rPr>
          <w:spacing w:val="5"/>
        </w:rPr>
        <w:t>p</w:t>
      </w:r>
      <w:r>
        <w:t>ort</w:t>
      </w:r>
      <w:r w:rsidR="00F9389F">
        <w:t xml:space="preserve"> </w:t>
      </w:r>
      <w:r>
        <w:t>of</w:t>
      </w:r>
      <w:r>
        <w:rPr>
          <w:spacing w:val="9"/>
        </w:rPr>
        <w:t xml:space="preserve"> </w:t>
      </w:r>
      <w:r>
        <w:rPr>
          <w:w w:val="112"/>
        </w:rPr>
        <w:t>the</w:t>
      </w:r>
      <w:r>
        <w:rPr>
          <w:spacing w:val="12"/>
          <w:w w:val="112"/>
        </w:rPr>
        <w:t xml:space="preserve"> </w:t>
      </w:r>
      <w:r>
        <w:rPr>
          <w:w w:val="99"/>
        </w:rPr>
        <w:t>i</w:t>
      </w:r>
      <w:r>
        <w:rPr>
          <w:spacing w:val="-5"/>
          <w:w w:val="110"/>
        </w:rPr>
        <w:t>n</w:t>
      </w:r>
      <w:r>
        <w:rPr>
          <w:w w:val="139"/>
        </w:rPr>
        <w:t>t</w:t>
      </w:r>
      <w:r>
        <w:rPr>
          <w:w w:val="99"/>
        </w:rPr>
        <w:t>e</w:t>
      </w:r>
      <w:r>
        <w:rPr>
          <w:w w:val="103"/>
        </w:rPr>
        <w:t>rg</w:t>
      </w:r>
      <w:r>
        <w:rPr>
          <w:spacing w:val="-5"/>
          <w:w w:val="103"/>
        </w:rPr>
        <w:t>o</w:t>
      </w:r>
      <w:r>
        <w:rPr>
          <w:spacing w:val="-5"/>
          <w:w w:val="105"/>
        </w:rPr>
        <w:t>v</w:t>
      </w:r>
      <w:r>
        <w:rPr>
          <w:w w:val="107"/>
        </w:rPr>
        <w:t>er</w:t>
      </w:r>
      <w:r>
        <w:rPr>
          <w:w w:val="110"/>
        </w:rPr>
        <w:t>n</w:t>
      </w:r>
      <w:r>
        <w:rPr>
          <w:w w:val="106"/>
        </w:rPr>
        <w:t>me</w:t>
      </w:r>
      <w:r>
        <w:rPr>
          <w:spacing w:val="-5"/>
          <w:w w:val="106"/>
        </w:rPr>
        <w:t>n</w:t>
      </w:r>
      <w:r>
        <w:rPr>
          <w:w w:val="139"/>
        </w:rPr>
        <w:t>t</w:t>
      </w:r>
      <w:r>
        <w:rPr>
          <w:w w:val="107"/>
        </w:rPr>
        <w:t>al</w:t>
      </w:r>
      <w:r>
        <w:rPr>
          <w:spacing w:val="16"/>
        </w:rPr>
        <w:t xml:space="preserve"> </w:t>
      </w:r>
      <w:r>
        <w:t>panel</w:t>
      </w:r>
      <w:r>
        <w:rPr>
          <w:spacing w:val="46"/>
        </w:rPr>
        <w:t xml:space="preserve"> </w:t>
      </w:r>
      <w:r>
        <w:t>on</w:t>
      </w:r>
      <w:r>
        <w:rPr>
          <w:spacing w:val="26"/>
        </w:rPr>
        <w:t xml:space="preserve"> </w:t>
      </w:r>
      <w:r>
        <w:t>climate</w:t>
      </w:r>
      <w:r w:rsidR="00F9389F">
        <w:t xml:space="preserve"> </w:t>
      </w:r>
      <w:r>
        <w:rPr>
          <w:spacing w:val="-5"/>
        </w:rPr>
        <w:t>c</w:t>
      </w:r>
      <w:r>
        <w:t>hange</w:t>
      </w:r>
      <w:r>
        <w:rPr>
          <w:spacing w:val="45"/>
        </w:rPr>
        <w:t xml:space="preserve"> </w:t>
      </w:r>
      <w:r>
        <w:rPr>
          <w:w w:val="116"/>
        </w:rPr>
        <w:t>(</w:t>
      </w:r>
      <w:r>
        <w:rPr>
          <w:w w:val="101"/>
        </w:rPr>
        <w:t>2013)</w:t>
      </w:r>
      <w:r>
        <w:rPr>
          <w:w w:val="110"/>
        </w:rPr>
        <w:t>.</w:t>
      </w:r>
    </w:p>
    <w:p w14:paraId="5A65F17D" w14:textId="77777777" w:rsidR="005B53EE" w:rsidRDefault="005B53EE" w:rsidP="00F9389F">
      <w:pPr>
        <w:spacing w:before="7" w:line="160" w:lineRule="exact"/>
        <w:rPr>
          <w:sz w:val="16"/>
          <w:szCs w:val="16"/>
        </w:rPr>
      </w:pPr>
    </w:p>
    <w:p w14:paraId="13EE2ACB" w14:textId="77777777" w:rsidR="005B53EE" w:rsidRDefault="00F5753A" w:rsidP="00F9389F">
      <w:pPr>
        <w:ind w:left="317" w:right="83" w:hanging="199"/>
      </w:pPr>
      <w:proofErr w:type="spellStart"/>
      <w:r>
        <w:rPr>
          <w:w w:val="107"/>
          <w:position w:val="1"/>
        </w:rPr>
        <w:t>O</w:t>
      </w:r>
      <w:r>
        <w:rPr>
          <w:w w:val="106"/>
          <w:position w:val="1"/>
        </w:rPr>
        <w:t>hl</w:t>
      </w:r>
      <w:r>
        <w:rPr>
          <w:w w:val="99"/>
          <w:position w:val="1"/>
        </w:rPr>
        <w:t>e</w:t>
      </w:r>
      <w:r>
        <w:rPr>
          <w:w w:val="106"/>
          <w:position w:val="1"/>
        </w:rPr>
        <w:t>m</w:t>
      </w:r>
      <w:r>
        <w:rPr>
          <w:spacing w:val="-105"/>
          <w:w w:val="110"/>
          <w:position w:val="1"/>
        </w:rPr>
        <w:t>u</w:t>
      </w:r>
      <w:proofErr w:type="spellEnd"/>
      <w:r>
        <w:rPr>
          <w:spacing w:val="5"/>
          <w:w w:val="149"/>
        </w:rPr>
        <w:t>¨</w:t>
      </w:r>
      <w:proofErr w:type="spellStart"/>
      <w:r>
        <w:rPr>
          <w:w w:val="99"/>
          <w:position w:val="1"/>
        </w:rPr>
        <w:t>lle</w:t>
      </w:r>
      <w:r>
        <w:rPr>
          <w:w w:val="114"/>
          <w:position w:val="1"/>
        </w:rPr>
        <w:t>r</w:t>
      </w:r>
      <w:proofErr w:type="spellEnd"/>
      <w:r>
        <w:rPr>
          <w:w w:val="114"/>
          <w:position w:val="1"/>
        </w:rPr>
        <w:t>,</w:t>
      </w:r>
      <w:r w:rsidR="00F9389F">
        <w:rPr>
          <w:position w:val="1"/>
        </w:rPr>
        <w:t xml:space="preserve"> </w:t>
      </w:r>
      <w:r>
        <w:rPr>
          <w:position w:val="1"/>
        </w:rPr>
        <w:t>R.,</w:t>
      </w:r>
      <w:r w:rsidR="00F9389F">
        <w:rPr>
          <w:position w:val="1"/>
        </w:rPr>
        <w:t xml:space="preserve"> </w:t>
      </w:r>
      <w:proofErr w:type="spellStart"/>
      <w:r>
        <w:rPr>
          <w:w w:val="114"/>
          <w:position w:val="1"/>
        </w:rPr>
        <w:t>Gritti</w:t>
      </w:r>
      <w:proofErr w:type="spellEnd"/>
      <w:r>
        <w:rPr>
          <w:w w:val="114"/>
          <w:position w:val="1"/>
        </w:rPr>
        <w:t>,</w:t>
      </w:r>
      <w:r>
        <w:rPr>
          <w:spacing w:val="23"/>
          <w:w w:val="114"/>
          <w:position w:val="1"/>
        </w:rPr>
        <w:t xml:space="preserve"> </w:t>
      </w:r>
      <w:r>
        <w:rPr>
          <w:position w:val="1"/>
        </w:rPr>
        <w:t>E.</w:t>
      </w:r>
      <w:r>
        <w:rPr>
          <w:spacing w:val="42"/>
          <w:position w:val="1"/>
        </w:rPr>
        <w:t xml:space="preserve"> </w:t>
      </w:r>
      <w:r>
        <w:rPr>
          <w:position w:val="1"/>
        </w:rPr>
        <w:t>S.,</w:t>
      </w:r>
      <w:r>
        <w:rPr>
          <w:spacing w:val="36"/>
          <w:position w:val="1"/>
        </w:rPr>
        <w:t xml:space="preserve"> </w:t>
      </w:r>
      <w:r>
        <w:rPr>
          <w:position w:val="1"/>
        </w:rPr>
        <w:t>Sy</w:t>
      </w:r>
      <w:r>
        <w:rPr>
          <w:spacing w:val="-5"/>
          <w:position w:val="1"/>
        </w:rPr>
        <w:t>k</w:t>
      </w:r>
      <w:r>
        <w:rPr>
          <w:position w:val="1"/>
        </w:rPr>
        <w:t>es,</w:t>
      </w:r>
      <w:r>
        <w:rPr>
          <w:spacing w:val="41"/>
          <w:position w:val="1"/>
        </w:rPr>
        <w:t xml:space="preserve"> </w:t>
      </w:r>
      <w:r>
        <w:rPr>
          <w:position w:val="1"/>
        </w:rPr>
        <w:t>M.</w:t>
      </w:r>
      <w:r>
        <w:rPr>
          <w:spacing w:val="34"/>
          <w:position w:val="1"/>
        </w:rPr>
        <w:t xml:space="preserve"> </w:t>
      </w:r>
      <w:r>
        <w:rPr>
          <w:position w:val="1"/>
        </w:rPr>
        <w:t>T.</w:t>
      </w:r>
      <w:r w:rsidR="00F9389F">
        <w:rPr>
          <w:position w:val="1"/>
        </w:rPr>
        <w:t xml:space="preserve"> </w:t>
      </w:r>
      <w:r>
        <w:rPr>
          <w:position w:val="1"/>
        </w:rPr>
        <w:t>&amp;</w:t>
      </w:r>
      <w:r>
        <w:rPr>
          <w:spacing w:val="23"/>
          <w:position w:val="1"/>
        </w:rPr>
        <w:t xml:space="preserve"> </w:t>
      </w:r>
      <w:r>
        <w:rPr>
          <w:position w:val="1"/>
        </w:rPr>
        <w:t>Thomas,</w:t>
      </w:r>
      <w:r w:rsidR="00F9389F">
        <w:rPr>
          <w:position w:val="1"/>
        </w:rPr>
        <w:t xml:space="preserve"> </w:t>
      </w:r>
      <w:r>
        <w:rPr>
          <w:position w:val="1"/>
        </w:rPr>
        <w:t>C.</w:t>
      </w:r>
      <w:r>
        <w:rPr>
          <w:spacing w:val="41"/>
          <w:position w:val="1"/>
        </w:rPr>
        <w:t xml:space="preserve"> </w:t>
      </w:r>
      <w:r>
        <w:rPr>
          <w:position w:val="1"/>
        </w:rPr>
        <w:t>D.</w:t>
      </w:r>
      <w:r w:rsidR="00F9389F">
        <w:rPr>
          <w:position w:val="1"/>
        </w:rPr>
        <w:t xml:space="preserve"> </w:t>
      </w:r>
      <w:r>
        <w:rPr>
          <w:spacing w:val="-16"/>
          <w:position w:val="1"/>
        </w:rPr>
        <w:t>T</w:t>
      </w:r>
      <w:r>
        <w:rPr>
          <w:spacing w:val="-5"/>
          <w:position w:val="1"/>
        </w:rPr>
        <w:t>o</w:t>
      </w:r>
      <w:r>
        <w:rPr>
          <w:spacing w:val="-6"/>
          <w:position w:val="1"/>
        </w:rPr>
        <w:t>w</w:t>
      </w:r>
      <w:r>
        <w:rPr>
          <w:position w:val="1"/>
        </w:rPr>
        <w:t>ards</w:t>
      </w:r>
      <w:r w:rsidR="00F9389F">
        <w:rPr>
          <w:position w:val="1"/>
        </w:rPr>
        <w:t xml:space="preserve"> </w:t>
      </w:r>
      <w:r>
        <w:rPr>
          <w:w w:val="108"/>
          <w:position w:val="1"/>
        </w:rPr>
        <w:t>Euro</w:t>
      </w:r>
      <w:r>
        <w:rPr>
          <w:spacing w:val="5"/>
          <w:w w:val="108"/>
          <w:position w:val="1"/>
        </w:rPr>
        <w:t>p</w:t>
      </w:r>
      <w:r>
        <w:rPr>
          <w:w w:val="108"/>
          <w:position w:val="1"/>
        </w:rPr>
        <w:t>ean</w:t>
      </w:r>
      <w:r>
        <w:rPr>
          <w:spacing w:val="22"/>
          <w:w w:val="108"/>
          <w:position w:val="1"/>
        </w:rPr>
        <w:t xml:space="preserve"> </w:t>
      </w:r>
      <w:r>
        <w:rPr>
          <w:position w:val="1"/>
        </w:rPr>
        <w:t>climate</w:t>
      </w:r>
      <w:r w:rsidR="00F9389F">
        <w:rPr>
          <w:position w:val="1"/>
        </w:rPr>
        <w:t xml:space="preserve"> </w:t>
      </w:r>
      <w:r>
        <w:rPr>
          <w:position w:val="1"/>
        </w:rPr>
        <w:t>risk</w:t>
      </w:r>
      <w:r>
        <w:rPr>
          <w:spacing w:val="41"/>
          <w:position w:val="1"/>
        </w:rPr>
        <w:t xml:space="preserve"> </w:t>
      </w:r>
      <w:r>
        <w:rPr>
          <w:position w:val="1"/>
        </w:rPr>
        <w:t>surfaces:</w:t>
      </w:r>
      <w:r w:rsidR="00F9389F">
        <w:rPr>
          <w:position w:val="1"/>
        </w:rPr>
        <w:t xml:space="preserve"> </w:t>
      </w:r>
      <w:r>
        <w:rPr>
          <w:w w:val="139"/>
          <w:position w:val="1"/>
        </w:rPr>
        <w:t>t</w:t>
      </w:r>
      <w:r>
        <w:rPr>
          <w:w w:val="105"/>
          <w:position w:val="1"/>
        </w:rPr>
        <w:t xml:space="preserve">he </w:t>
      </w:r>
      <w:r>
        <w:rPr>
          <w:w w:val="102"/>
        </w:rPr>
        <w:t>ex</w:t>
      </w:r>
      <w:r>
        <w:rPr>
          <w:w w:val="139"/>
        </w:rPr>
        <w:t>t</w:t>
      </w:r>
      <w:r>
        <w:rPr>
          <w:w w:val="99"/>
        </w:rPr>
        <w:t>e</w:t>
      </w:r>
      <w:r>
        <w:rPr>
          <w:spacing w:val="-5"/>
          <w:w w:val="110"/>
        </w:rPr>
        <w:t>n</w:t>
      </w:r>
      <w:r>
        <w:rPr>
          <w:w w:val="139"/>
        </w:rPr>
        <w:t>t</w:t>
      </w:r>
      <w:r>
        <w:rPr>
          <w:spacing w:val="-5"/>
        </w:rPr>
        <w:t xml:space="preserve"> </w:t>
      </w:r>
      <w:r>
        <w:t>and</w:t>
      </w:r>
      <w:r>
        <w:rPr>
          <w:spacing w:val="26"/>
        </w:rPr>
        <w:t xml:space="preserve"> </w:t>
      </w:r>
      <w:r>
        <w:rPr>
          <w:w w:val="110"/>
        </w:rPr>
        <w:t>d</w:t>
      </w:r>
      <w:r>
        <w:rPr>
          <w:w w:val="99"/>
        </w:rPr>
        <w:t>i</w:t>
      </w:r>
      <w:r>
        <w:rPr>
          <w:w w:val="116"/>
        </w:rPr>
        <w:t>str</w:t>
      </w:r>
      <w:r>
        <w:rPr>
          <w:w w:val="99"/>
        </w:rPr>
        <w:t>i</w:t>
      </w:r>
      <w:r>
        <w:rPr>
          <w:w w:val="110"/>
        </w:rPr>
        <w:t>bu</w:t>
      </w:r>
      <w:r>
        <w:rPr>
          <w:w w:val="139"/>
        </w:rPr>
        <w:t>t</w:t>
      </w:r>
      <w:r>
        <w:rPr>
          <w:w w:val="99"/>
        </w:rPr>
        <w:t>i</w:t>
      </w:r>
      <w:r>
        <w:rPr>
          <w:w w:val="105"/>
        </w:rPr>
        <w:t>on</w:t>
      </w:r>
      <w:r>
        <w:rPr>
          <w:spacing w:val="-5"/>
        </w:rPr>
        <w:t xml:space="preserve"> </w:t>
      </w:r>
      <w:r>
        <w:t>of</w:t>
      </w:r>
      <w:r>
        <w:rPr>
          <w:spacing w:val="-12"/>
        </w:rPr>
        <w:t xml:space="preserve"> </w:t>
      </w:r>
      <w:r>
        <w:t>analogous</w:t>
      </w:r>
      <w:r>
        <w:rPr>
          <w:spacing w:val="32"/>
        </w:rPr>
        <w:t xml:space="preserve"> </w:t>
      </w:r>
      <w:r>
        <w:t>and</w:t>
      </w:r>
      <w:r>
        <w:rPr>
          <w:spacing w:val="27"/>
        </w:rPr>
        <w:t xml:space="preserve"> </w:t>
      </w:r>
      <w:r>
        <w:t>non-analogous</w:t>
      </w:r>
      <w:r w:rsidR="00F9389F">
        <w:t xml:space="preserve"> </w:t>
      </w:r>
      <w:r>
        <w:t>climates</w:t>
      </w:r>
      <w:r>
        <w:rPr>
          <w:spacing w:val="34"/>
        </w:rPr>
        <w:t xml:space="preserve"> </w:t>
      </w:r>
      <w:r>
        <w:t>1931–2100.</w:t>
      </w:r>
      <w:r>
        <w:rPr>
          <w:spacing w:val="3"/>
        </w:rPr>
        <w:t xml:space="preserve"> </w:t>
      </w:r>
      <w:r>
        <w:t>Glo</w:t>
      </w:r>
      <w:r>
        <w:rPr>
          <w:spacing w:val="-10"/>
        </w:rPr>
        <w:t>b</w:t>
      </w:r>
      <w:r>
        <w:t>al</w:t>
      </w:r>
      <w:r>
        <w:rPr>
          <w:spacing w:val="4"/>
        </w:rPr>
        <w:t xml:space="preserve"> </w:t>
      </w:r>
      <w:r>
        <w:rPr>
          <w:spacing w:val="-10"/>
        </w:rPr>
        <w:t>ec</w:t>
      </w:r>
      <w:r>
        <w:t>ol</w:t>
      </w:r>
      <w:r>
        <w:rPr>
          <w:spacing w:val="-10"/>
        </w:rPr>
        <w:t>o</w:t>
      </w:r>
      <w:r>
        <w:t>gy</w:t>
      </w:r>
      <w:r>
        <w:rPr>
          <w:spacing w:val="-9"/>
        </w:rPr>
        <w:t xml:space="preserve"> </w:t>
      </w:r>
      <w:r>
        <w:t>and</w:t>
      </w:r>
      <w:r>
        <w:rPr>
          <w:spacing w:val="27"/>
        </w:rPr>
        <w:t xml:space="preserve"> </w:t>
      </w:r>
      <w:r>
        <w:rPr>
          <w:w w:val="91"/>
        </w:rPr>
        <w:t>b</w:t>
      </w:r>
      <w:r>
        <w:rPr>
          <w:w w:val="104"/>
        </w:rPr>
        <w:t>i</w:t>
      </w:r>
      <w:r>
        <w:rPr>
          <w:spacing w:val="-10"/>
          <w:w w:val="104"/>
        </w:rPr>
        <w:t>o</w:t>
      </w:r>
      <w:r>
        <w:rPr>
          <w:w w:val="91"/>
        </w:rPr>
        <w:t>g</w:t>
      </w:r>
      <w:r>
        <w:rPr>
          <w:spacing w:val="-10"/>
          <w:w w:val="103"/>
        </w:rPr>
        <w:t>e</w:t>
      </w:r>
      <w:r>
        <w:rPr>
          <w:spacing w:val="-10"/>
          <w:w w:val="101"/>
        </w:rPr>
        <w:t>o</w:t>
      </w:r>
      <w:r>
        <w:rPr>
          <w:w w:val="91"/>
        </w:rPr>
        <w:t>g</w:t>
      </w:r>
      <w:r>
        <w:rPr>
          <w:spacing w:val="-10"/>
          <w:w w:val="125"/>
        </w:rPr>
        <w:t>r</w:t>
      </w:r>
      <w:r>
        <w:rPr>
          <w:w w:val="103"/>
        </w:rPr>
        <w:t>aphy</w:t>
      </w:r>
    </w:p>
    <w:p w14:paraId="32EC742E" w14:textId="77777777" w:rsidR="005B53EE" w:rsidRDefault="00F5753A" w:rsidP="00F9389F">
      <w:pPr>
        <w:spacing w:before="9"/>
        <w:ind w:left="317"/>
      </w:pPr>
      <w:r>
        <w:t>15,</w:t>
      </w:r>
      <w:r>
        <w:rPr>
          <w:spacing w:val="49"/>
        </w:rPr>
        <w:t xml:space="preserve"> </w:t>
      </w:r>
      <w:r>
        <w:t>395–405</w:t>
      </w:r>
      <w:r>
        <w:rPr>
          <w:spacing w:val="9"/>
        </w:rPr>
        <w:t xml:space="preserve"> </w:t>
      </w:r>
      <w:r>
        <w:rPr>
          <w:w w:val="116"/>
        </w:rPr>
        <w:t>(</w:t>
      </w:r>
      <w:r>
        <w:rPr>
          <w:w w:val="101"/>
        </w:rPr>
        <w:t>2006)</w:t>
      </w:r>
      <w:r>
        <w:rPr>
          <w:w w:val="110"/>
        </w:rPr>
        <w:t>.</w:t>
      </w:r>
    </w:p>
    <w:p w14:paraId="3431D8A9" w14:textId="77777777" w:rsidR="005B53EE" w:rsidRDefault="005B53EE" w:rsidP="00F9389F">
      <w:pPr>
        <w:spacing w:before="9" w:line="160" w:lineRule="exact"/>
        <w:rPr>
          <w:sz w:val="16"/>
          <w:szCs w:val="16"/>
        </w:rPr>
      </w:pPr>
    </w:p>
    <w:p w14:paraId="77519DF6" w14:textId="77777777" w:rsidR="005B53EE" w:rsidRDefault="00F5753A" w:rsidP="00F9389F">
      <w:pPr>
        <w:spacing w:line="249" w:lineRule="auto"/>
        <w:ind w:left="317" w:right="83" w:hanging="199"/>
      </w:pPr>
      <w:r>
        <w:t>Williams,</w:t>
      </w:r>
      <w:r w:rsidR="00F9389F">
        <w:t xml:space="preserve"> </w:t>
      </w:r>
      <w:r>
        <w:rPr>
          <w:w w:val="122"/>
        </w:rPr>
        <w:t>J.</w:t>
      </w:r>
      <w:r>
        <w:rPr>
          <w:spacing w:val="3"/>
          <w:w w:val="122"/>
        </w:rPr>
        <w:t xml:space="preserve"> </w:t>
      </w:r>
      <w:r>
        <w:t>W.</w:t>
      </w:r>
      <w:r>
        <w:rPr>
          <w:spacing w:val="33"/>
        </w:rPr>
        <w:t xml:space="preserve"> </w:t>
      </w:r>
      <w:r>
        <w:t>&amp;</w:t>
      </w:r>
      <w:r>
        <w:rPr>
          <w:spacing w:val="11"/>
        </w:rPr>
        <w:t xml:space="preserve"> </w:t>
      </w:r>
      <w:r>
        <w:rPr>
          <w:w w:val="107"/>
        </w:rPr>
        <w:t>Ja</w:t>
      </w:r>
      <w:r>
        <w:rPr>
          <w:spacing w:val="-5"/>
          <w:w w:val="107"/>
        </w:rPr>
        <w:t>c</w:t>
      </w:r>
      <w:r>
        <w:rPr>
          <w:w w:val="107"/>
        </w:rPr>
        <w:t>kson,</w:t>
      </w:r>
      <w:r>
        <w:rPr>
          <w:spacing w:val="16"/>
          <w:w w:val="107"/>
        </w:rPr>
        <w:t xml:space="preserve"> </w:t>
      </w:r>
      <w:r>
        <w:t>S.</w:t>
      </w:r>
      <w:r>
        <w:rPr>
          <w:spacing w:val="17"/>
        </w:rPr>
        <w:t xml:space="preserve"> </w:t>
      </w:r>
      <w:r>
        <w:t>T.</w:t>
      </w:r>
      <w:r w:rsidR="00F9389F">
        <w:t xml:space="preserve"> </w:t>
      </w:r>
      <w:r>
        <w:t>N</w:t>
      </w:r>
      <w:r>
        <w:rPr>
          <w:spacing w:val="-5"/>
        </w:rPr>
        <w:t>ov</w:t>
      </w:r>
      <w:r>
        <w:t>el</w:t>
      </w:r>
      <w:r>
        <w:rPr>
          <w:spacing w:val="19"/>
        </w:rPr>
        <w:t xml:space="preserve"> </w:t>
      </w:r>
      <w:r>
        <w:t>climates,</w:t>
      </w:r>
      <w:r w:rsidR="00F9389F">
        <w:t xml:space="preserve"> </w:t>
      </w:r>
      <w:r>
        <w:t>no-analog</w:t>
      </w:r>
      <w:r w:rsidR="00F9389F">
        <w:t xml:space="preserve"> </w:t>
      </w:r>
      <w:r>
        <w:rPr>
          <w:w w:val="102"/>
        </w:rPr>
        <w:t>com</w:t>
      </w:r>
      <w:r>
        <w:rPr>
          <w:spacing w:val="-5"/>
          <w:w w:val="106"/>
        </w:rPr>
        <w:t>m</w:t>
      </w:r>
      <w:r>
        <w:rPr>
          <w:w w:val="110"/>
        </w:rPr>
        <w:t>u</w:t>
      </w:r>
      <w:r>
        <w:rPr>
          <w:w w:val="106"/>
        </w:rPr>
        <w:t>ni</w:t>
      </w:r>
      <w:r>
        <w:rPr>
          <w:w w:val="139"/>
        </w:rPr>
        <w:t>t</w:t>
      </w:r>
      <w:r>
        <w:rPr>
          <w:w w:val="99"/>
        </w:rPr>
        <w:t>i</w:t>
      </w:r>
      <w:r>
        <w:rPr>
          <w:w w:val="102"/>
        </w:rPr>
        <w:t>es,</w:t>
      </w:r>
      <w:r>
        <w:rPr>
          <w:spacing w:val="14"/>
        </w:rPr>
        <w:t xml:space="preserve"> </w:t>
      </w:r>
      <w:r>
        <w:t>and</w:t>
      </w:r>
      <w:r>
        <w:rPr>
          <w:spacing w:val="45"/>
        </w:rPr>
        <w:t xml:space="preserve"> </w:t>
      </w:r>
      <w:r>
        <w:t>ecological</w:t>
      </w:r>
      <w:r>
        <w:rPr>
          <w:spacing w:val="16"/>
        </w:rPr>
        <w:t xml:space="preserve"> </w:t>
      </w:r>
      <w:r>
        <w:t>surprises.</w:t>
      </w:r>
      <w:r w:rsidR="00F9389F">
        <w:t xml:space="preserve"> </w:t>
      </w:r>
      <w:r>
        <w:rPr>
          <w:spacing w:val="-15"/>
          <w:w w:val="116"/>
        </w:rPr>
        <w:t>F</w:t>
      </w:r>
      <w:r>
        <w:rPr>
          <w:spacing w:val="-10"/>
          <w:w w:val="125"/>
        </w:rPr>
        <w:t>r</w:t>
      </w:r>
      <w:r>
        <w:rPr>
          <w:w w:val="109"/>
        </w:rPr>
        <w:t>onti</w:t>
      </w:r>
      <w:r>
        <w:rPr>
          <w:w w:val="103"/>
        </w:rPr>
        <w:t>e</w:t>
      </w:r>
      <w:r>
        <w:rPr>
          <w:w w:val="114"/>
        </w:rPr>
        <w:t xml:space="preserve">rs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the</w:t>
      </w:r>
      <w:r>
        <w:rPr>
          <w:spacing w:val="36"/>
        </w:rPr>
        <w:t xml:space="preserve"> </w:t>
      </w:r>
      <w:r>
        <w:rPr>
          <w:w w:val="107"/>
        </w:rPr>
        <w:t>Envi</w:t>
      </w:r>
      <w:r>
        <w:rPr>
          <w:spacing w:val="-11"/>
          <w:w w:val="107"/>
        </w:rPr>
        <w:t>r</w:t>
      </w:r>
      <w:r>
        <w:rPr>
          <w:w w:val="107"/>
        </w:rPr>
        <w:t>onment</w:t>
      </w:r>
      <w:r>
        <w:rPr>
          <w:spacing w:val="39"/>
          <w:w w:val="107"/>
        </w:rPr>
        <w:t xml:space="preserve"> </w:t>
      </w:r>
      <w:r>
        <w:t>5,</w:t>
      </w:r>
      <w:r>
        <w:rPr>
          <w:spacing w:val="35"/>
        </w:rPr>
        <w:t xml:space="preserve"> </w:t>
      </w:r>
      <w:r>
        <w:t>475–482</w:t>
      </w:r>
      <w:r>
        <w:rPr>
          <w:spacing w:val="9"/>
        </w:rPr>
        <w:t xml:space="preserve"> </w:t>
      </w:r>
      <w:r>
        <w:t>(2007).</w:t>
      </w:r>
      <w:r w:rsidR="00F9389F">
        <w:t xml:space="preserve"> </w:t>
      </w:r>
      <w:r>
        <w:t>PT:</w:t>
      </w:r>
      <w:r w:rsidR="00F9389F">
        <w:t xml:space="preserve"> </w:t>
      </w:r>
      <w:r>
        <w:rPr>
          <w:w w:val="131"/>
        </w:rPr>
        <w:t>J</w:t>
      </w:r>
      <w:r>
        <w:rPr>
          <w:w w:val="110"/>
        </w:rPr>
        <w:t>.</w:t>
      </w:r>
    </w:p>
    <w:p w14:paraId="1125ED04" w14:textId="77777777" w:rsidR="005B53EE" w:rsidRDefault="005B53EE" w:rsidP="00F9389F">
      <w:pPr>
        <w:spacing w:before="10" w:line="140" w:lineRule="exact"/>
        <w:rPr>
          <w:sz w:val="15"/>
          <w:szCs w:val="15"/>
        </w:rPr>
      </w:pPr>
    </w:p>
    <w:p w14:paraId="770275A9" w14:textId="77777777" w:rsidR="005B53EE" w:rsidRDefault="00F5753A" w:rsidP="00F9389F">
      <w:pPr>
        <w:spacing w:line="249" w:lineRule="auto"/>
        <w:ind w:left="317" w:right="83" w:hanging="199"/>
      </w:pPr>
      <w:r>
        <w:t>Williams,</w:t>
      </w:r>
      <w:r>
        <w:rPr>
          <w:spacing w:val="43"/>
        </w:rPr>
        <w:t xml:space="preserve"> </w:t>
      </w:r>
      <w:r>
        <w:rPr>
          <w:w w:val="122"/>
        </w:rPr>
        <w:t>J.</w:t>
      </w:r>
      <w:r>
        <w:rPr>
          <w:spacing w:val="-7"/>
          <w:w w:val="122"/>
        </w:rPr>
        <w:t xml:space="preserve"> </w:t>
      </w:r>
      <w:r>
        <w:t>W.,</w:t>
      </w:r>
      <w:r>
        <w:rPr>
          <w:spacing w:val="31"/>
        </w:rPr>
        <w:t xml:space="preserve"> </w:t>
      </w:r>
      <w:r>
        <w:rPr>
          <w:w w:val="108"/>
        </w:rPr>
        <w:t>Ja</w:t>
      </w:r>
      <w:r>
        <w:rPr>
          <w:spacing w:val="-5"/>
          <w:w w:val="108"/>
        </w:rPr>
        <w:t>c</w:t>
      </w:r>
      <w:r>
        <w:rPr>
          <w:w w:val="108"/>
        </w:rPr>
        <w:t>kson,</w:t>
      </w:r>
      <w:r>
        <w:rPr>
          <w:spacing w:val="3"/>
          <w:w w:val="108"/>
        </w:rPr>
        <w:t xml:space="preserve"> </w:t>
      </w:r>
      <w:r>
        <w:t>S.</w:t>
      </w:r>
      <w:r>
        <w:rPr>
          <w:spacing w:val="7"/>
        </w:rPr>
        <w:t xml:space="preserve"> </w:t>
      </w:r>
      <w:r>
        <w:t>T.</w:t>
      </w:r>
      <w:r>
        <w:rPr>
          <w:spacing w:val="29"/>
        </w:rPr>
        <w:t xml:space="preserve"> </w:t>
      </w:r>
      <w:r>
        <w:t>&amp;</w:t>
      </w:r>
      <w:r>
        <w:rPr>
          <w:spacing w:val="1"/>
        </w:rPr>
        <w:t xml:space="preserve"> </w:t>
      </w:r>
      <w:proofErr w:type="spellStart"/>
      <w:r>
        <w:rPr>
          <w:w w:val="107"/>
        </w:rPr>
        <w:t>K</w:t>
      </w:r>
      <w:r>
        <w:rPr>
          <w:w w:val="110"/>
        </w:rPr>
        <w:t>u</w:t>
      </w:r>
      <w:r>
        <w:rPr>
          <w:w w:val="115"/>
        </w:rPr>
        <w:t>tz</w:t>
      </w:r>
      <w:r>
        <w:rPr>
          <w:w w:val="107"/>
        </w:rPr>
        <w:t>ba</w:t>
      </w:r>
      <w:r>
        <w:rPr>
          <w:spacing w:val="-5"/>
          <w:w w:val="107"/>
        </w:rPr>
        <w:t>c</w:t>
      </w:r>
      <w:r>
        <w:rPr>
          <w:spacing w:val="-5"/>
          <w:w w:val="110"/>
        </w:rPr>
        <w:t>h</w:t>
      </w:r>
      <w:r>
        <w:rPr>
          <w:w w:val="139"/>
        </w:rPr>
        <w:t>t</w:t>
      </w:r>
      <w:proofErr w:type="spellEnd"/>
      <w:r>
        <w:rPr>
          <w:w w:val="110"/>
        </w:rPr>
        <w:t>,</w:t>
      </w:r>
      <w:r>
        <w:rPr>
          <w:spacing w:val="6"/>
        </w:rPr>
        <w:t xml:space="preserve"> </w:t>
      </w:r>
      <w:r>
        <w:rPr>
          <w:w w:val="122"/>
        </w:rPr>
        <w:t>J.</w:t>
      </w:r>
      <w:r>
        <w:rPr>
          <w:spacing w:val="-7"/>
          <w:w w:val="122"/>
        </w:rPr>
        <w:t xml:space="preserve"> </w:t>
      </w:r>
      <w:r>
        <w:t>E.</w:t>
      </w:r>
      <w:r>
        <w:rPr>
          <w:spacing w:val="34"/>
        </w:rPr>
        <w:t xml:space="preserve"> </w:t>
      </w:r>
      <w:r>
        <w:rPr>
          <w:w w:val="121"/>
        </w:rPr>
        <w:t>P</w:t>
      </w:r>
      <w:r>
        <w:rPr>
          <w:w w:val="106"/>
        </w:rPr>
        <w:t>r</w:t>
      </w:r>
      <w:r>
        <w:rPr>
          <w:spacing w:val="11"/>
          <w:w w:val="106"/>
        </w:rPr>
        <w:t>o</w:t>
      </w:r>
      <w:r>
        <w:rPr>
          <w:w w:val="109"/>
        </w:rPr>
        <w:t>j</w:t>
      </w:r>
      <w:r>
        <w:rPr>
          <w:w w:val="99"/>
        </w:rPr>
        <w:t>ec</w:t>
      </w:r>
      <w:r>
        <w:rPr>
          <w:w w:val="139"/>
        </w:rPr>
        <w:t>t</w:t>
      </w:r>
      <w:r>
        <w:rPr>
          <w:w w:val="105"/>
        </w:rPr>
        <w:t>ed</w:t>
      </w:r>
      <w:r>
        <w:rPr>
          <w:spacing w:val="3"/>
        </w:rPr>
        <w:t xml:space="preserve"> </w:t>
      </w:r>
      <w:r>
        <w:rPr>
          <w:w w:val="106"/>
        </w:rPr>
        <w:t>di</w:t>
      </w:r>
      <w:r>
        <w:rPr>
          <w:w w:val="116"/>
        </w:rPr>
        <w:t>str</w:t>
      </w:r>
      <w:r>
        <w:rPr>
          <w:w w:val="99"/>
        </w:rPr>
        <w:t>i</w:t>
      </w:r>
      <w:r>
        <w:rPr>
          <w:w w:val="110"/>
        </w:rPr>
        <w:t>bu</w:t>
      </w:r>
      <w:r>
        <w:rPr>
          <w:w w:val="139"/>
        </w:rPr>
        <w:t>t</w:t>
      </w:r>
      <w:r>
        <w:rPr>
          <w:w w:val="99"/>
        </w:rPr>
        <w:t>i</w:t>
      </w:r>
      <w:r>
        <w:rPr>
          <w:w w:val="103"/>
        </w:rPr>
        <w:t>ons</w:t>
      </w:r>
      <w:r>
        <w:rPr>
          <w:spacing w:val="3"/>
        </w:rPr>
        <w:t xml:space="preserve"> </w:t>
      </w:r>
      <w:r>
        <w:t>of</w:t>
      </w:r>
      <w:r>
        <w:rPr>
          <w:spacing w:val="-4"/>
        </w:rPr>
        <w:t xml:space="preserve"> </w:t>
      </w:r>
      <w:r>
        <w:t>n</w:t>
      </w:r>
      <w:r>
        <w:rPr>
          <w:spacing w:val="-5"/>
        </w:rPr>
        <w:t>ov</w:t>
      </w:r>
      <w:r>
        <w:t>el</w:t>
      </w:r>
      <w:r>
        <w:rPr>
          <w:spacing w:val="16"/>
        </w:rPr>
        <w:t xml:space="preserve"> </w:t>
      </w:r>
      <w:r>
        <w:t>and</w:t>
      </w:r>
      <w:r>
        <w:rPr>
          <w:spacing w:val="35"/>
        </w:rPr>
        <w:t xml:space="preserve"> </w:t>
      </w:r>
      <w:r>
        <w:rPr>
          <w:w w:val="107"/>
        </w:rPr>
        <w:t>disap</w:t>
      </w:r>
      <w:r>
        <w:rPr>
          <w:spacing w:val="5"/>
          <w:w w:val="107"/>
        </w:rPr>
        <w:t>p</w:t>
      </w:r>
      <w:r>
        <w:rPr>
          <w:w w:val="107"/>
        </w:rPr>
        <w:t xml:space="preserve">earing </w:t>
      </w:r>
      <w:r>
        <w:rPr>
          <w:w w:val="99"/>
        </w:rPr>
        <w:t>cli</w:t>
      </w:r>
      <w:r>
        <w:rPr>
          <w:w w:val="114"/>
        </w:rPr>
        <w:t>mat</w:t>
      </w:r>
      <w:r>
        <w:rPr>
          <w:w w:val="99"/>
        </w:rPr>
        <w:t>e</w:t>
      </w:r>
      <w:r>
        <w:t xml:space="preserve">s </w:t>
      </w:r>
      <w:r>
        <w:rPr>
          <w:spacing w:val="-5"/>
        </w:rPr>
        <w:t>b</w:t>
      </w:r>
      <w:r>
        <w:t>y</w:t>
      </w:r>
      <w:r>
        <w:rPr>
          <w:spacing w:val="26"/>
        </w:rPr>
        <w:t xml:space="preserve"> </w:t>
      </w:r>
      <w:r>
        <w:t>2100</w:t>
      </w:r>
      <w:r>
        <w:rPr>
          <w:spacing w:val="7"/>
        </w:rPr>
        <w:t xml:space="preserve"> </w:t>
      </w:r>
      <w:r>
        <w:t>AD.</w:t>
      </w:r>
      <w:r>
        <w:rPr>
          <w:spacing w:val="46"/>
        </w:rPr>
        <w:t xml:space="preserve"> </w:t>
      </w:r>
      <w:r>
        <w:rPr>
          <w:w w:val="106"/>
        </w:rPr>
        <w:t>P</w:t>
      </w:r>
      <w:r>
        <w:rPr>
          <w:spacing w:val="-11"/>
          <w:w w:val="106"/>
        </w:rPr>
        <w:t>rocee</w:t>
      </w:r>
      <w:r>
        <w:rPr>
          <w:w w:val="106"/>
        </w:rPr>
        <w:t>dings</w:t>
      </w:r>
      <w:r>
        <w:rPr>
          <w:spacing w:val="19"/>
          <w:w w:val="106"/>
        </w:rPr>
        <w:t xml:space="preserve"> </w:t>
      </w:r>
      <w:r>
        <w:t>of</w:t>
      </w:r>
      <w:r>
        <w:rPr>
          <w:spacing w:val="11"/>
        </w:rPr>
        <w:t xml:space="preserve"> </w:t>
      </w:r>
      <w:r>
        <w:t>the</w:t>
      </w:r>
      <w:r>
        <w:rPr>
          <w:spacing w:val="31"/>
        </w:rPr>
        <w:t xml:space="preserve"> </w:t>
      </w:r>
      <w:r>
        <w:t>National</w:t>
      </w:r>
      <w:r w:rsidR="00F9389F">
        <w:t xml:space="preserve"> </w:t>
      </w:r>
      <w:r>
        <w:rPr>
          <w:spacing w:val="-10"/>
        </w:rPr>
        <w:t>Ac</w:t>
      </w:r>
      <w:r>
        <w:t>ademy</w:t>
      </w:r>
      <w:r>
        <w:rPr>
          <w:spacing w:val="40"/>
        </w:rPr>
        <w:t xml:space="preserve"> </w:t>
      </w:r>
      <w:r>
        <w:t>of</w:t>
      </w:r>
      <w:r>
        <w:rPr>
          <w:spacing w:val="11"/>
        </w:rPr>
        <w:t xml:space="preserve"> </w:t>
      </w:r>
      <w:r>
        <w:t>Scien</w:t>
      </w:r>
      <w:r>
        <w:rPr>
          <w:spacing w:val="-10"/>
        </w:rPr>
        <w:t>c</w:t>
      </w:r>
      <w:r>
        <w:t>es</w:t>
      </w:r>
      <w:r>
        <w:rPr>
          <w:spacing w:val="45"/>
        </w:rPr>
        <w:t xml:space="preserve"> </w:t>
      </w:r>
      <w:r>
        <w:t>of</w:t>
      </w:r>
      <w:r>
        <w:rPr>
          <w:spacing w:val="11"/>
        </w:rPr>
        <w:t xml:space="preserve"> </w:t>
      </w:r>
      <w:r>
        <w:t>the</w:t>
      </w:r>
      <w:r>
        <w:rPr>
          <w:spacing w:val="31"/>
        </w:rPr>
        <w:t xml:space="preserve"> </w:t>
      </w:r>
      <w:r>
        <w:t>Unit</w:t>
      </w:r>
      <w:r>
        <w:rPr>
          <w:spacing w:val="-10"/>
        </w:rPr>
        <w:t>e</w:t>
      </w:r>
      <w:r>
        <w:t>d</w:t>
      </w:r>
      <w:r w:rsidR="00F9389F">
        <w:t xml:space="preserve"> </w:t>
      </w:r>
      <w:r>
        <w:t>States</w:t>
      </w:r>
      <w:r w:rsidR="00F9389F">
        <w:t xml:space="preserve"> </w:t>
      </w:r>
      <w:r>
        <w:t>of</w:t>
      </w:r>
      <w:r>
        <w:rPr>
          <w:spacing w:val="11"/>
        </w:rPr>
        <w:t xml:space="preserve"> </w:t>
      </w:r>
      <w:r>
        <w:rPr>
          <w:spacing w:val="-5"/>
        </w:rPr>
        <w:t>A</w:t>
      </w:r>
      <w:r>
        <w:t>meri</w:t>
      </w:r>
      <w:r>
        <w:rPr>
          <w:spacing w:val="-10"/>
        </w:rPr>
        <w:t>c</w:t>
      </w:r>
      <w:r>
        <w:t>a</w:t>
      </w:r>
      <w:r w:rsidR="00F9389F">
        <w:t xml:space="preserve"> </w:t>
      </w:r>
      <w:r>
        <w:t>104,</w:t>
      </w:r>
      <w:r w:rsidR="00F9389F">
        <w:t xml:space="preserve"> </w:t>
      </w:r>
      <w:r>
        <w:t>5738–</w:t>
      </w:r>
    </w:p>
    <w:p w14:paraId="3468D1FA" w14:textId="77777777" w:rsidR="005B53EE" w:rsidRDefault="00F5753A" w:rsidP="00F9389F">
      <w:pPr>
        <w:ind w:left="317"/>
      </w:pPr>
      <w:r>
        <w:t>5742</w:t>
      </w:r>
      <w:r>
        <w:rPr>
          <w:spacing w:val="12"/>
        </w:rPr>
        <w:t xml:space="preserve"> </w:t>
      </w:r>
      <w:r>
        <w:t>(2007).</w:t>
      </w:r>
      <w:r w:rsidR="00F9389F">
        <w:t xml:space="preserve"> </w:t>
      </w:r>
      <w:r>
        <w:t>PT:</w:t>
      </w:r>
      <w:r w:rsidR="00F9389F">
        <w:t xml:space="preserve"> </w:t>
      </w:r>
      <w:r>
        <w:rPr>
          <w:w w:val="131"/>
        </w:rPr>
        <w:t>J</w:t>
      </w:r>
      <w:r>
        <w:rPr>
          <w:w w:val="110"/>
        </w:rPr>
        <w:t>.</w:t>
      </w:r>
    </w:p>
    <w:p w14:paraId="344C27C8" w14:textId="77777777" w:rsidR="005B53EE" w:rsidRDefault="005B53EE" w:rsidP="00F9389F">
      <w:pPr>
        <w:spacing w:before="9" w:line="160" w:lineRule="exact"/>
        <w:rPr>
          <w:sz w:val="16"/>
          <w:szCs w:val="16"/>
        </w:rPr>
      </w:pPr>
    </w:p>
    <w:p w14:paraId="689EF3D4" w14:textId="77777777" w:rsidR="005B53EE" w:rsidRDefault="00F5753A" w:rsidP="00F9389F">
      <w:pPr>
        <w:spacing w:line="249" w:lineRule="auto"/>
        <w:ind w:left="317" w:right="83" w:hanging="199"/>
      </w:pPr>
      <w:r>
        <w:rPr>
          <w:spacing w:val="-5"/>
        </w:rPr>
        <w:t>P</w:t>
      </w:r>
      <w:r>
        <w:t>earson,</w:t>
      </w:r>
      <w:r w:rsidR="00F9389F">
        <w:t xml:space="preserve"> </w:t>
      </w:r>
      <w:r>
        <w:t>R.</w:t>
      </w:r>
      <w:r>
        <w:rPr>
          <w:spacing w:val="22"/>
        </w:rPr>
        <w:t xml:space="preserve"> </w:t>
      </w:r>
      <w:r>
        <w:t>G.</w:t>
      </w:r>
      <w:r>
        <w:rPr>
          <w:spacing w:val="21"/>
        </w:rPr>
        <w:t xml:space="preserve"> </w:t>
      </w:r>
      <w:r>
        <w:t>&amp;</w:t>
      </w:r>
      <w:r>
        <w:rPr>
          <w:spacing w:val="2"/>
        </w:rPr>
        <w:t xml:space="preserve"> </w:t>
      </w:r>
      <w:r>
        <w:t>D</w:t>
      </w:r>
      <w:r>
        <w:rPr>
          <w:spacing w:val="-5"/>
        </w:rPr>
        <w:t>a</w:t>
      </w:r>
      <w:r>
        <w:t>wson,</w:t>
      </w:r>
      <w:r>
        <w:rPr>
          <w:spacing w:val="37"/>
        </w:rPr>
        <w:t xml:space="preserve"> </w:t>
      </w:r>
      <w:r>
        <w:t>T.</w:t>
      </w:r>
      <w:r>
        <w:rPr>
          <w:spacing w:val="30"/>
        </w:rPr>
        <w:t xml:space="preserve"> </w:t>
      </w:r>
      <w:r>
        <w:rPr>
          <w:spacing w:val="-16"/>
        </w:rPr>
        <w:t>P</w:t>
      </w:r>
      <w:r>
        <w:t>.</w:t>
      </w:r>
      <w:r>
        <w:rPr>
          <w:spacing w:val="46"/>
        </w:rPr>
        <w:t xml:space="preserve"> </w:t>
      </w:r>
      <w:proofErr w:type="spellStart"/>
      <w:r>
        <w:t>Bi</w:t>
      </w:r>
      <w:r>
        <w:rPr>
          <w:spacing w:val="6"/>
        </w:rPr>
        <w:t>o</w:t>
      </w:r>
      <w:r>
        <w:t>climate</w:t>
      </w:r>
      <w:proofErr w:type="spellEnd"/>
      <w:r>
        <w:rPr>
          <w:spacing w:val="47"/>
        </w:rPr>
        <w:t xml:space="preserve"> </w:t>
      </w:r>
      <w:r>
        <w:t>e</w:t>
      </w:r>
      <w:r>
        <w:rPr>
          <w:spacing w:val="-5"/>
        </w:rPr>
        <w:t>nv</w:t>
      </w:r>
      <w:r>
        <w:t>elo</w:t>
      </w:r>
      <w:r>
        <w:rPr>
          <w:spacing w:val="5"/>
        </w:rPr>
        <w:t>p</w:t>
      </w:r>
      <w:r>
        <w:t>e</w:t>
      </w:r>
      <w:r>
        <w:rPr>
          <w:spacing w:val="26"/>
        </w:rPr>
        <w:t xml:space="preserve"> </w:t>
      </w:r>
      <w:r>
        <w:t>m</w:t>
      </w:r>
      <w:r>
        <w:rPr>
          <w:spacing w:val="5"/>
        </w:rPr>
        <w:t>o</w:t>
      </w:r>
      <w:r>
        <w:t>dels:</w:t>
      </w:r>
      <w:r>
        <w:rPr>
          <w:spacing w:val="48"/>
        </w:rPr>
        <w:t xml:space="preserve"> </w:t>
      </w:r>
      <w:r>
        <w:t>what</w:t>
      </w:r>
      <w:r>
        <w:rPr>
          <w:spacing w:val="45"/>
        </w:rPr>
        <w:t xml:space="preserve"> </w:t>
      </w:r>
      <w:r>
        <w:rPr>
          <w:w w:val="139"/>
        </w:rPr>
        <w:t>t</w:t>
      </w:r>
      <w:r>
        <w:rPr>
          <w:w w:val="105"/>
        </w:rPr>
        <w:t>hey</w:t>
      </w:r>
      <w:r>
        <w:rPr>
          <w:spacing w:val="4"/>
        </w:rPr>
        <w:t xml:space="preserve"> </w:t>
      </w:r>
      <w:r>
        <w:t>detect</w:t>
      </w:r>
      <w:r w:rsidR="00F9389F">
        <w:t xml:space="preserve"> </w:t>
      </w:r>
      <w:r>
        <w:t>and</w:t>
      </w:r>
      <w:r>
        <w:rPr>
          <w:spacing w:val="35"/>
        </w:rPr>
        <w:t xml:space="preserve"> </w:t>
      </w:r>
      <w:r>
        <w:t>what</w:t>
      </w:r>
      <w:r>
        <w:rPr>
          <w:spacing w:val="45"/>
        </w:rPr>
        <w:t xml:space="preserve"> </w:t>
      </w:r>
      <w:r>
        <w:rPr>
          <w:w w:val="139"/>
        </w:rPr>
        <w:t>t</w:t>
      </w:r>
      <w:r>
        <w:rPr>
          <w:w w:val="105"/>
        </w:rPr>
        <w:t>hey</w:t>
      </w:r>
      <w:r>
        <w:rPr>
          <w:spacing w:val="4"/>
        </w:rPr>
        <w:t xml:space="preserve"> </w:t>
      </w:r>
      <w:r>
        <w:t>hide</w:t>
      </w:r>
      <w:r>
        <w:rPr>
          <w:spacing w:val="23"/>
        </w:rPr>
        <w:t xml:space="preserve"> </w:t>
      </w:r>
      <w:r>
        <w:t>-</w:t>
      </w:r>
      <w:r>
        <w:rPr>
          <w:spacing w:val="3"/>
        </w:rPr>
        <w:t xml:space="preserve"> </w:t>
      </w:r>
      <w:r>
        <w:rPr>
          <w:w w:val="116"/>
        </w:rPr>
        <w:t>r</w:t>
      </w:r>
      <w:r>
        <w:rPr>
          <w:w w:val="104"/>
        </w:rPr>
        <w:t>es</w:t>
      </w:r>
      <w:r>
        <w:rPr>
          <w:spacing w:val="5"/>
          <w:w w:val="104"/>
        </w:rPr>
        <w:t>p</w:t>
      </w:r>
      <w:r>
        <w:rPr>
          <w:w w:val="105"/>
        </w:rPr>
        <w:t>on</w:t>
      </w:r>
      <w:r>
        <w:t xml:space="preserve">se </w:t>
      </w:r>
      <w:r>
        <w:rPr>
          <w:w w:val="113"/>
        </w:rPr>
        <w:t>to</w:t>
      </w:r>
      <w:r>
        <w:rPr>
          <w:spacing w:val="10"/>
          <w:w w:val="113"/>
        </w:rPr>
        <w:t xml:space="preserve"> </w:t>
      </w:r>
      <w:proofErr w:type="spellStart"/>
      <w:r>
        <w:t>Ham</w:t>
      </w:r>
      <w:r>
        <w:rPr>
          <w:spacing w:val="5"/>
        </w:rPr>
        <w:t>p</w:t>
      </w:r>
      <w:r>
        <w:t>e</w:t>
      </w:r>
      <w:proofErr w:type="spellEnd"/>
      <w:r>
        <w:rPr>
          <w:spacing w:val="49"/>
        </w:rPr>
        <w:t xml:space="preserve"> </w:t>
      </w:r>
      <w:r>
        <w:t>(2004).</w:t>
      </w:r>
      <w:r w:rsidR="00F9389F">
        <w:t xml:space="preserve"> </w:t>
      </w:r>
      <w:r>
        <w:t>Glo</w:t>
      </w:r>
      <w:r>
        <w:rPr>
          <w:spacing w:val="-10"/>
        </w:rPr>
        <w:t>b</w:t>
      </w:r>
      <w:r>
        <w:t>al</w:t>
      </w:r>
      <w:r>
        <w:rPr>
          <w:spacing w:val="24"/>
        </w:rPr>
        <w:t xml:space="preserve"> </w:t>
      </w:r>
      <w:r>
        <w:t>E</w:t>
      </w:r>
      <w:r>
        <w:rPr>
          <w:spacing w:val="-10"/>
        </w:rPr>
        <w:t>c</w:t>
      </w:r>
      <w:r>
        <w:t>ol</w:t>
      </w:r>
      <w:r>
        <w:rPr>
          <w:spacing w:val="-10"/>
        </w:rPr>
        <w:t>o</w:t>
      </w:r>
      <w:r>
        <w:t>gy</w:t>
      </w:r>
      <w:r>
        <w:rPr>
          <w:spacing w:val="21"/>
        </w:rPr>
        <w:t xml:space="preserve"> </w:t>
      </w:r>
      <w:r>
        <w:t>and</w:t>
      </w:r>
      <w:r>
        <w:rPr>
          <w:spacing w:val="47"/>
        </w:rPr>
        <w:t xml:space="preserve"> </w:t>
      </w:r>
      <w:r>
        <w:t>Bi</w:t>
      </w:r>
      <w:r>
        <w:rPr>
          <w:spacing w:val="-10"/>
        </w:rPr>
        <w:t>o</w:t>
      </w:r>
      <w:r>
        <w:t>g</w:t>
      </w:r>
      <w:r>
        <w:rPr>
          <w:spacing w:val="-10"/>
        </w:rPr>
        <w:t>eo</w:t>
      </w:r>
      <w:r>
        <w:t>g</w:t>
      </w:r>
      <w:r>
        <w:rPr>
          <w:spacing w:val="-10"/>
        </w:rPr>
        <w:t>r</w:t>
      </w:r>
      <w:r>
        <w:t>aphy</w:t>
      </w:r>
      <w:r w:rsidR="00F9389F">
        <w:t xml:space="preserve"> </w:t>
      </w:r>
      <w:r>
        <w:t>13,</w:t>
      </w:r>
      <w:r>
        <w:rPr>
          <w:spacing w:val="49"/>
        </w:rPr>
        <w:t xml:space="preserve"> </w:t>
      </w:r>
      <w:r>
        <w:t>471–473</w:t>
      </w:r>
      <w:r>
        <w:rPr>
          <w:spacing w:val="9"/>
        </w:rPr>
        <w:t xml:space="preserve"> </w:t>
      </w:r>
      <w:r>
        <w:t>(2004).</w:t>
      </w:r>
      <w:r w:rsidR="00F9389F">
        <w:t xml:space="preserve"> </w:t>
      </w:r>
      <w:r>
        <w:t>PT:</w:t>
      </w:r>
      <w:r w:rsidR="00F9389F">
        <w:t xml:space="preserve"> </w:t>
      </w:r>
      <w:r>
        <w:rPr>
          <w:w w:val="131"/>
        </w:rPr>
        <w:t>J</w:t>
      </w:r>
      <w:r>
        <w:rPr>
          <w:w w:val="110"/>
        </w:rPr>
        <w:t>.</w:t>
      </w:r>
    </w:p>
    <w:p w14:paraId="34FCF37E" w14:textId="77777777" w:rsidR="005B53EE" w:rsidRDefault="005B53EE" w:rsidP="00F9389F">
      <w:pPr>
        <w:spacing w:before="10" w:line="140" w:lineRule="exact"/>
        <w:rPr>
          <w:sz w:val="15"/>
          <w:szCs w:val="15"/>
        </w:rPr>
      </w:pPr>
    </w:p>
    <w:p w14:paraId="6715FCB1" w14:textId="77777777" w:rsidR="005B53EE" w:rsidRDefault="00F5753A" w:rsidP="00F9389F">
      <w:pPr>
        <w:ind w:left="117"/>
      </w:pPr>
      <w:r>
        <w:t>Ibanez,</w:t>
      </w:r>
      <w:r w:rsidR="00F9389F">
        <w:t xml:space="preserve"> </w:t>
      </w:r>
      <w:r>
        <w:t>I.</w:t>
      </w:r>
      <w:r>
        <w:rPr>
          <w:spacing w:val="21"/>
        </w:rPr>
        <w:t xml:space="preserve"> </w:t>
      </w:r>
      <w:r>
        <w:t>et</w:t>
      </w:r>
      <w:r>
        <w:rPr>
          <w:spacing w:val="29"/>
        </w:rPr>
        <w:t xml:space="preserve"> </w:t>
      </w:r>
      <w:r>
        <w:t>al.</w:t>
      </w:r>
      <w:r>
        <w:rPr>
          <w:spacing w:val="47"/>
        </w:rPr>
        <w:t xml:space="preserve"> </w:t>
      </w:r>
      <w:r>
        <w:rPr>
          <w:w w:val="108"/>
        </w:rPr>
        <w:t>Predicting</w:t>
      </w:r>
      <w:r>
        <w:rPr>
          <w:spacing w:val="15"/>
          <w:w w:val="108"/>
        </w:rPr>
        <w:t xml:space="preserve"> </w:t>
      </w:r>
      <w:r>
        <w:rPr>
          <w:w w:val="110"/>
        </w:rPr>
        <w:t>b</w:t>
      </w:r>
      <w:r>
        <w:rPr>
          <w:w w:val="99"/>
        </w:rPr>
        <w:t>i</w:t>
      </w:r>
      <w:r>
        <w:rPr>
          <w:spacing w:val="5"/>
          <w:w w:val="99"/>
        </w:rPr>
        <w:t>o</w:t>
      </w:r>
      <w:r>
        <w:rPr>
          <w:w w:val="106"/>
        </w:rPr>
        <w:t>di</w:t>
      </w:r>
      <w:r>
        <w:rPr>
          <w:spacing w:val="-5"/>
          <w:w w:val="105"/>
        </w:rPr>
        <w:t>v</w:t>
      </w:r>
      <w:r>
        <w:rPr>
          <w:w w:val="107"/>
        </w:rPr>
        <w:t>er</w:t>
      </w:r>
      <w:r>
        <w:t>si</w:t>
      </w:r>
      <w:r>
        <w:rPr>
          <w:spacing w:val="-5"/>
          <w:w w:val="139"/>
        </w:rPr>
        <w:t>t</w:t>
      </w:r>
      <w:r>
        <w:rPr>
          <w:w w:val="105"/>
        </w:rPr>
        <w:t>y</w:t>
      </w:r>
      <w:r>
        <w:rPr>
          <w:spacing w:val="11"/>
        </w:rPr>
        <w:t xml:space="preserve"> </w:t>
      </w:r>
      <w:r>
        <w:rPr>
          <w:spacing w:val="-5"/>
        </w:rPr>
        <w:t>c</w:t>
      </w:r>
      <w:r>
        <w:t>hange:</w:t>
      </w:r>
      <w:r w:rsidR="00F9389F">
        <w:t xml:space="preserve"> </w:t>
      </w:r>
      <w:r>
        <w:t>Outside</w:t>
      </w:r>
      <w:r w:rsidR="00F9389F">
        <w:t xml:space="preserve"> </w:t>
      </w:r>
      <w:r>
        <w:rPr>
          <w:w w:val="112"/>
        </w:rPr>
        <w:t>the</w:t>
      </w:r>
      <w:r>
        <w:rPr>
          <w:spacing w:val="7"/>
          <w:w w:val="112"/>
        </w:rPr>
        <w:t xml:space="preserve"> </w:t>
      </w:r>
      <w:r>
        <w:t>climate</w:t>
      </w:r>
      <w:r>
        <w:rPr>
          <w:spacing w:val="49"/>
        </w:rPr>
        <w:t xml:space="preserve"> </w:t>
      </w:r>
      <w:r>
        <w:t>e</w:t>
      </w:r>
      <w:r>
        <w:rPr>
          <w:spacing w:val="-5"/>
        </w:rPr>
        <w:t>nv</w:t>
      </w:r>
      <w:r>
        <w:t>elo</w:t>
      </w:r>
      <w:r>
        <w:rPr>
          <w:spacing w:val="5"/>
        </w:rPr>
        <w:t>p</w:t>
      </w:r>
      <w:r>
        <w:t>e,</w:t>
      </w:r>
      <w:r>
        <w:rPr>
          <w:spacing w:val="39"/>
        </w:rPr>
        <w:t xml:space="preserve"> </w:t>
      </w:r>
      <w:r>
        <w:rPr>
          <w:spacing w:val="5"/>
        </w:rPr>
        <w:t>b</w:t>
      </w:r>
      <w:r>
        <w:t>e</w:t>
      </w:r>
      <w:r>
        <w:rPr>
          <w:spacing w:val="-5"/>
        </w:rPr>
        <w:t>y</w:t>
      </w:r>
      <w:r>
        <w:t>ond</w:t>
      </w:r>
      <w:r>
        <w:rPr>
          <w:spacing w:val="44"/>
        </w:rPr>
        <w:t xml:space="preserve"> </w:t>
      </w:r>
      <w:r>
        <w:rPr>
          <w:w w:val="112"/>
        </w:rPr>
        <w:t>the</w:t>
      </w:r>
      <w:r>
        <w:rPr>
          <w:spacing w:val="7"/>
          <w:w w:val="112"/>
        </w:rPr>
        <w:t xml:space="preserve"> </w:t>
      </w:r>
      <w:r>
        <w:t>s</w:t>
      </w:r>
      <w:r>
        <w:rPr>
          <w:spacing w:val="5"/>
        </w:rPr>
        <w:t>p</w:t>
      </w:r>
      <w:r>
        <w:t>ecies-area</w:t>
      </w:r>
      <w:r>
        <w:rPr>
          <w:spacing w:val="49"/>
        </w:rPr>
        <w:t xml:space="preserve"> </w:t>
      </w:r>
      <w:r>
        <w:rPr>
          <w:w w:val="99"/>
        </w:rPr>
        <w:t>c</w:t>
      </w:r>
      <w:r>
        <w:rPr>
          <w:w w:val="113"/>
        </w:rPr>
        <w:t>ur</w:t>
      </w:r>
      <w:r>
        <w:rPr>
          <w:spacing w:val="-5"/>
          <w:w w:val="105"/>
        </w:rPr>
        <w:t>v</w:t>
      </w:r>
      <w:r>
        <w:rPr>
          <w:w w:val="103"/>
        </w:rPr>
        <w:t>e.</w:t>
      </w:r>
    </w:p>
    <w:p w14:paraId="518BFCEC" w14:textId="77777777" w:rsidR="005B53EE" w:rsidRDefault="00F5753A" w:rsidP="00F9389F">
      <w:pPr>
        <w:spacing w:before="9"/>
        <w:ind w:left="317"/>
      </w:pPr>
      <w:r>
        <w:t>E</w:t>
      </w:r>
      <w:r>
        <w:rPr>
          <w:spacing w:val="-10"/>
        </w:rPr>
        <w:t>c</w:t>
      </w:r>
      <w:r>
        <w:t>ol</w:t>
      </w:r>
      <w:r>
        <w:rPr>
          <w:spacing w:val="-10"/>
        </w:rPr>
        <w:t>o</w:t>
      </w:r>
      <w:r>
        <w:t>gy</w:t>
      </w:r>
      <w:r>
        <w:rPr>
          <w:spacing w:val="34"/>
        </w:rPr>
        <w:t xml:space="preserve"> </w:t>
      </w:r>
      <w:r>
        <w:t>87,</w:t>
      </w:r>
      <w:r>
        <w:rPr>
          <w:spacing w:val="49"/>
        </w:rPr>
        <w:t xml:space="preserve"> </w:t>
      </w:r>
      <w:r>
        <w:t>1896–1906</w:t>
      </w:r>
      <w:r>
        <w:rPr>
          <w:spacing w:val="7"/>
        </w:rPr>
        <w:t xml:space="preserve"> </w:t>
      </w:r>
      <w:r>
        <w:t>(2006).</w:t>
      </w:r>
      <w:r w:rsidR="00F9389F">
        <w:t xml:space="preserve"> </w:t>
      </w:r>
      <w:r>
        <w:t>PT:</w:t>
      </w:r>
      <w:r w:rsidR="00F9389F">
        <w:t xml:space="preserve"> </w:t>
      </w:r>
      <w:r>
        <w:rPr>
          <w:w w:val="131"/>
        </w:rPr>
        <w:t>J</w:t>
      </w:r>
      <w:r>
        <w:rPr>
          <w:w w:val="110"/>
        </w:rPr>
        <w:t>.</w:t>
      </w:r>
    </w:p>
    <w:p w14:paraId="0272D5C9" w14:textId="77777777" w:rsidR="005B53EE" w:rsidRDefault="005B53EE" w:rsidP="00F9389F">
      <w:pPr>
        <w:spacing w:before="9" w:line="160" w:lineRule="exact"/>
        <w:rPr>
          <w:sz w:val="16"/>
          <w:szCs w:val="16"/>
        </w:rPr>
      </w:pPr>
    </w:p>
    <w:p w14:paraId="0A8030A7" w14:textId="77777777" w:rsidR="005B53EE" w:rsidRDefault="00F5753A" w:rsidP="00F9389F">
      <w:pPr>
        <w:spacing w:line="249" w:lineRule="auto"/>
        <w:ind w:left="317" w:right="83" w:hanging="199"/>
      </w:pPr>
      <w:r>
        <w:t>S</w:t>
      </w:r>
      <w:r>
        <w:rPr>
          <w:spacing w:val="-5"/>
        </w:rPr>
        <w:t>w</w:t>
      </w:r>
      <w:r>
        <w:t>ab,</w:t>
      </w:r>
      <w:r w:rsidR="00F9389F">
        <w:t xml:space="preserve"> </w:t>
      </w:r>
      <w:r>
        <w:t>R.</w:t>
      </w:r>
      <w:r w:rsidR="00F9389F">
        <w:t xml:space="preserve"> </w:t>
      </w:r>
      <w:r>
        <w:t>M.,</w:t>
      </w:r>
      <w:r w:rsidR="00F9389F">
        <w:t xml:space="preserve"> </w:t>
      </w:r>
      <w:r>
        <w:t>Regan,</w:t>
      </w:r>
      <w:r w:rsidR="00F9389F">
        <w:t xml:space="preserve"> </w:t>
      </w:r>
      <w:r>
        <w:t>H.</w:t>
      </w:r>
      <w:r w:rsidR="00F9389F">
        <w:t xml:space="preserve"> </w:t>
      </w:r>
      <w:r>
        <w:t>M.,</w:t>
      </w:r>
      <w:r w:rsidR="00F9389F">
        <w:t xml:space="preserve"> </w:t>
      </w:r>
      <w:r>
        <w:rPr>
          <w:w w:val="107"/>
        </w:rPr>
        <w:t>K</w:t>
      </w:r>
      <w:r>
        <w:rPr>
          <w:w w:val="99"/>
        </w:rPr>
        <w:t>ei</w:t>
      </w:r>
      <w:r>
        <w:rPr>
          <w:w w:val="139"/>
        </w:rPr>
        <w:t>t</w:t>
      </w:r>
      <w:r>
        <w:rPr>
          <w:w w:val="110"/>
        </w:rPr>
        <w:t>h,</w:t>
      </w:r>
      <w:r w:rsidR="00F9389F">
        <w:t xml:space="preserve"> </w:t>
      </w:r>
      <w:r>
        <w:t>D.</w:t>
      </w:r>
      <w:r w:rsidR="00F9389F">
        <w:t xml:space="preserve"> </w:t>
      </w:r>
      <w:r>
        <w:t>A.,</w:t>
      </w:r>
      <w:r w:rsidR="00F9389F">
        <w:t xml:space="preserve"> </w:t>
      </w:r>
      <w:r>
        <w:t>Regan,</w:t>
      </w:r>
      <w:r w:rsidR="00F9389F">
        <w:t xml:space="preserve"> </w:t>
      </w:r>
      <w:r>
        <w:t>T.</w:t>
      </w:r>
      <w:r w:rsidR="00F9389F">
        <w:t xml:space="preserve"> </w:t>
      </w:r>
      <w:r>
        <w:rPr>
          <w:w w:val="122"/>
        </w:rPr>
        <w:t>J.</w:t>
      </w:r>
      <w:r>
        <w:rPr>
          <w:spacing w:val="39"/>
          <w:w w:val="122"/>
        </w:rPr>
        <w:t xml:space="preserve"> </w:t>
      </w:r>
      <w:r>
        <w:t>&amp;</w:t>
      </w:r>
      <w:r>
        <w:rPr>
          <w:spacing w:val="47"/>
        </w:rPr>
        <w:t xml:space="preserve"> </w:t>
      </w:r>
      <w:proofErr w:type="spellStart"/>
      <w:r>
        <w:t>Ooi</w:t>
      </w:r>
      <w:proofErr w:type="spellEnd"/>
      <w:r>
        <w:t>,</w:t>
      </w:r>
      <w:r w:rsidR="00F9389F">
        <w:t xml:space="preserve"> </w:t>
      </w:r>
      <w:r>
        <w:t>M.</w:t>
      </w:r>
      <w:r w:rsidR="00F9389F">
        <w:t xml:space="preserve"> </w:t>
      </w:r>
      <w:r>
        <w:t>K.</w:t>
      </w:r>
      <w:r w:rsidR="00F9389F">
        <w:t xml:space="preserve"> </w:t>
      </w:r>
      <w:r>
        <w:rPr>
          <w:w w:val="122"/>
        </w:rPr>
        <w:t>J.</w:t>
      </w:r>
      <w:r w:rsidR="00F9389F">
        <w:rPr>
          <w:w w:val="122"/>
        </w:rPr>
        <w:t xml:space="preserve"> </w:t>
      </w:r>
      <w:r>
        <w:rPr>
          <w:spacing w:val="5"/>
          <w:w w:val="122"/>
        </w:rPr>
        <w:t xml:space="preserve"> </w:t>
      </w:r>
      <w:r>
        <w:t>Ni</w:t>
      </w:r>
      <w:r>
        <w:rPr>
          <w:spacing w:val="-5"/>
        </w:rPr>
        <w:t>c</w:t>
      </w:r>
      <w:r>
        <w:t>he</w:t>
      </w:r>
      <w:r w:rsidR="00F9389F">
        <w:t xml:space="preserve"> </w:t>
      </w:r>
      <w:r>
        <w:t>m</w:t>
      </w:r>
      <w:r>
        <w:rPr>
          <w:spacing w:val="5"/>
        </w:rPr>
        <w:t>o</w:t>
      </w:r>
      <w:r>
        <w:t>dels</w:t>
      </w:r>
      <w:r w:rsidR="00F9389F">
        <w:t xml:space="preserve"> </w:t>
      </w:r>
      <w:r>
        <w:rPr>
          <w:w w:val="139"/>
        </w:rPr>
        <w:t>t</w:t>
      </w:r>
      <w:r>
        <w:rPr>
          <w:w w:val="99"/>
        </w:rPr>
        <w:t>ell</w:t>
      </w:r>
      <w:r w:rsidR="00F9389F">
        <w:t xml:space="preserve"> </w:t>
      </w:r>
      <w:r>
        <w:t>half</w:t>
      </w:r>
      <w:r w:rsidR="00F9389F">
        <w:t xml:space="preserve"> </w:t>
      </w:r>
      <w:r>
        <w:rPr>
          <w:w w:val="139"/>
        </w:rPr>
        <w:t>t</w:t>
      </w:r>
      <w:r>
        <w:rPr>
          <w:w w:val="105"/>
        </w:rPr>
        <w:t xml:space="preserve">he </w:t>
      </w:r>
      <w:r>
        <w:t>story:</w:t>
      </w:r>
      <w:r w:rsidR="00F9389F">
        <w:t xml:space="preserve"> </w:t>
      </w:r>
      <w:r>
        <w:rPr>
          <w:spacing w:val="41"/>
        </w:rPr>
        <w:t xml:space="preserve"> </w:t>
      </w:r>
      <w:r>
        <w:t>spatial</w:t>
      </w:r>
      <w:r w:rsidR="00F9389F">
        <w:t xml:space="preserve"> </w:t>
      </w:r>
      <w:r>
        <w:rPr>
          <w:spacing w:val="1"/>
        </w:rPr>
        <w:t xml:space="preserve"> </w:t>
      </w:r>
      <w:r>
        <w:rPr>
          <w:w w:val="103"/>
        </w:rPr>
        <w:t>co</w:t>
      </w:r>
      <w:r>
        <w:rPr>
          <w:spacing w:val="-5"/>
          <w:w w:val="103"/>
        </w:rPr>
        <w:t>n</w:t>
      </w:r>
      <w:r>
        <w:rPr>
          <w:w w:val="139"/>
        </w:rPr>
        <w:t>t</w:t>
      </w:r>
      <w:r>
        <w:rPr>
          <w:w w:val="102"/>
        </w:rPr>
        <w:t>ex</w:t>
      </w:r>
      <w:r>
        <w:rPr>
          <w:w w:val="139"/>
        </w:rPr>
        <w:t>t</w:t>
      </w:r>
      <w:r>
        <w:rPr>
          <w:spacing w:val="49"/>
          <w:w w:val="139"/>
        </w:rPr>
        <w:t xml:space="preserve"> </w:t>
      </w:r>
      <w:r>
        <w:t>and</w:t>
      </w:r>
      <w:r w:rsidR="00F9389F">
        <w:t xml:space="preserve"> </w:t>
      </w:r>
      <w:r>
        <w:rPr>
          <w:w w:val="99"/>
        </w:rPr>
        <w:t>li</w:t>
      </w:r>
      <w:r>
        <w:rPr>
          <w:w w:val="96"/>
        </w:rPr>
        <w:t>fe</w:t>
      </w:r>
      <w:r>
        <w:rPr>
          <w:w w:val="106"/>
        </w:rPr>
        <w:t>-h</w:t>
      </w:r>
      <w:r>
        <w:t>is</w:t>
      </w:r>
      <w:r>
        <w:rPr>
          <w:w w:val="139"/>
        </w:rPr>
        <w:t>t</w:t>
      </w:r>
      <w:r>
        <w:rPr>
          <w:w w:val="106"/>
        </w:rPr>
        <w:t>or</w:t>
      </w:r>
      <w:r>
        <w:rPr>
          <w:w w:val="105"/>
        </w:rPr>
        <w:t>y</w:t>
      </w:r>
      <w:r w:rsidR="00F9389F">
        <w:rPr>
          <w:w w:val="105"/>
        </w:rPr>
        <w:t xml:space="preserve"> </w:t>
      </w:r>
      <w:r>
        <w:rPr>
          <w:w w:val="116"/>
        </w:rPr>
        <w:t>traits</w:t>
      </w:r>
      <w:r>
        <w:rPr>
          <w:spacing w:val="42"/>
          <w:w w:val="116"/>
        </w:rPr>
        <w:t xml:space="preserve"> </w:t>
      </w:r>
      <w:r>
        <w:t>influence</w:t>
      </w:r>
      <w:r w:rsidR="00F9389F">
        <w:t xml:space="preserve"> </w:t>
      </w:r>
      <w:r>
        <w:t>s</w:t>
      </w:r>
      <w:r>
        <w:rPr>
          <w:spacing w:val="5"/>
        </w:rPr>
        <w:t>p</w:t>
      </w:r>
      <w:r>
        <w:t>ecies</w:t>
      </w:r>
      <w:r w:rsidR="00F9389F">
        <w:t xml:space="preserve"> </w:t>
      </w:r>
      <w:r>
        <w:t>res</w:t>
      </w:r>
      <w:r>
        <w:rPr>
          <w:spacing w:val="5"/>
        </w:rPr>
        <w:t>p</w:t>
      </w:r>
      <w:r>
        <w:t>onses</w:t>
      </w:r>
      <w:r w:rsidR="00F9389F">
        <w:t xml:space="preserve"> </w:t>
      </w:r>
      <w:r>
        <w:rPr>
          <w:w w:val="113"/>
        </w:rPr>
        <w:t>to</w:t>
      </w:r>
      <w:r>
        <w:rPr>
          <w:spacing w:val="43"/>
          <w:w w:val="113"/>
        </w:rPr>
        <w:t xml:space="preserve"> </w:t>
      </w:r>
      <w:r>
        <w:t>global</w:t>
      </w:r>
      <w:r w:rsidR="00F9389F">
        <w:t xml:space="preserve"> </w:t>
      </w:r>
      <w:r>
        <w:rPr>
          <w:spacing w:val="-5"/>
        </w:rPr>
        <w:t>c</w:t>
      </w:r>
      <w:r>
        <w:t>hange.</w:t>
      </w:r>
      <w:r w:rsidR="00F9389F">
        <w:t xml:space="preserve">  </w:t>
      </w:r>
      <w:r>
        <w:rPr>
          <w:w w:val="111"/>
        </w:rPr>
        <w:t>Journal</w:t>
      </w:r>
      <w:r>
        <w:rPr>
          <w:spacing w:val="52"/>
          <w:w w:val="111"/>
        </w:rPr>
        <w:t xml:space="preserve"> </w:t>
      </w:r>
      <w:r>
        <w:t>of Bi</w:t>
      </w:r>
      <w:r>
        <w:rPr>
          <w:spacing w:val="-10"/>
        </w:rPr>
        <w:t>o</w:t>
      </w:r>
      <w:r>
        <w:t>g</w:t>
      </w:r>
      <w:r>
        <w:rPr>
          <w:spacing w:val="-10"/>
        </w:rPr>
        <w:t>eo</w:t>
      </w:r>
      <w:r>
        <w:t>g</w:t>
      </w:r>
      <w:r>
        <w:rPr>
          <w:spacing w:val="-10"/>
        </w:rPr>
        <w:t>r</w:t>
      </w:r>
      <w:r>
        <w:t>aphy</w:t>
      </w:r>
      <w:r w:rsidR="00F9389F">
        <w:t xml:space="preserve"> </w:t>
      </w:r>
      <w:r>
        <w:t>39,</w:t>
      </w:r>
      <w:r w:rsidR="00F9389F">
        <w:t xml:space="preserve"> </w:t>
      </w:r>
      <w:r>
        <w:t>1266–1277</w:t>
      </w:r>
      <w:r>
        <w:rPr>
          <w:spacing w:val="8"/>
        </w:rPr>
        <w:t xml:space="preserve"> </w:t>
      </w:r>
      <w:r>
        <w:t>(2012).</w:t>
      </w:r>
      <w:r w:rsidR="00F9389F">
        <w:t xml:space="preserve"> </w:t>
      </w:r>
      <w:r>
        <w:t>PT:</w:t>
      </w:r>
      <w:r w:rsidR="00F9389F">
        <w:t xml:space="preserve"> </w:t>
      </w:r>
      <w:r>
        <w:rPr>
          <w:w w:val="117"/>
        </w:rPr>
        <w:t>J;</w:t>
      </w:r>
      <w:r>
        <w:rPr>
          <w:spacing w:val="9"/>
          <w:w w:val="117"/>
        </w:rPr>
        <w:t xml:space="preserve"> </w:t>
      </w:r>
      <w:r>
        <w:t>NR:</w:t>
      </w:r>
      <w:r>
        <w:rPr>
          <w:spacing w:val="34"/>
        </w:rPr>
        <w:t xml:space="preserve"> </w:t>
      </w:r>
      <w:r>
        <w:t>63;</w:t>
      </w:r>
      <w:r>
        <w:rPr>
          <w:spacing w:val="15"/>
        </w:rPr>
        <w:t xml:space="preserve"> </w:t>
      </w:r>
      <w:r>
        <w:t>TC:</w:t>
      </w:r>
      <w:r>
        <w:rPr>
          <w:spacing w:val="48"/>
        </w:rPr>
        <w:t xml:space="preserve"> </w:t>
      </w:r>
      <w:r>
        <w:t>0;</w:t>
      </w:r>
      <w:r>
        <w:rPr>
          <w:spacing w:val="16"/>
        </w:rPr>
        <w:t xml:space="preserve"> </w:t>
      </w:r>
      <w:r>
        <w:rPr>
          <w:w w:val="110"/>
        </w:rPr>
        <w:t>J9:</w:t>
      </w:r>
      <w:r>
        <w:rPr>
          <w:spacing w:val="34"/>
          <w:w w:val="110"/>
        </w:rPr>
        <w:t xml:space="preserve"> </w:t>
      </w:r>
      <w:r>
        <w:rPr>
          <w:w w:val="110"/>
        </w:rPr>
        <w:t>J</w:t>
      </w:r>
      <w:r>
        <w:rPr>
          <w:spacing w:val="28"/>
          <w:w w:val="110"/>
        </w:rPr>
        <w:t xml:space="preserve"> </w:t>
      </w:r>
      <w:r>
        <w:rPr>
          <w:w w:val="110"/>
        </w:rPr>
        <w:t>BIOGEOGR;</w:t>
      </w:r>
      <w:r>
        <w:rPr>
          <w:spacing w:val="-17"/>
          <w:w w:val="110"/>
        </w:rPr>
        <w:t xml:space="preserve"> </w:t>
      </w:r>
      <w:r>
        <w:t>PG:</w:t>
      </w:r>
      <w:r w:rsidR="00F9389F">
        <w:t xml:space="preserve"> </w:t>
      </w:r>
      <w:r>
        <w:t>12;</w:t>
      </w:r>
      <w:r>
        <w:rPr>
          <w:spacing w:val="15"/>
        </w:rPr>
        <w:t xml:space="preserve"> </w:t>
      </w:r>
      <w:r>
        <w:t>GA:</w:t>
      </w:r>
      <w:r>
        <w:rPr>
          <w:spacing w:val="33"/>
        </w:rPr>
        <w:t xml:space="preserve"> </w:t>
      </w:r>
      <w:r>
        <w:t>961GP;</w:t>
      </w:r>
      <w:r>
        <w:rPr>
          <w:spacing w:val="49"/>
        </w:rPr>
        <w:t xml:space="preserve"> </w:t>
      </w:r>
      <w:r>
        <w:rPr>
          <w:w w:val="108"/>
        </w:rPr>
        <w:t xml:space="preserve">UT: </w:t>
      </w:r>
      <w:r>
        <w:rPr>
          <w:spacing w:val="-5"/>
          <w:w w:val="108"/>
        </w:rPr>
        <w:t>W</w:t>
      </w:r>
      <w:r>
        <w:rPr>
          <w:w w:val="107"/>
        </w:rPr>
        <w:t>O</w:t>
      </w:r>
      <w:r>
        <w:rPr>
          <w:w w:val="99"/>
        </w:rPr>
        <w:t>S:000305452500006.</w:t>
      </w:r>
    </w:p>
    <w:p w14:paraId="72D725B9" w14:textId="77777777" w:rsidR="005B53EE" w:rsidRDefault="005B53EE" w:rsidP="00F9389F">
      <w:pPr>
        <w:spacing w:before="10" w:line="140" w:lineRule="exact"/>
        <w:rPr>
          <w:sz w:val="15"/>
          <w:szCs w:val="15"/>
        </w:rPr>
      </w:pPr>
    </w:p>
    <w:p w14:paraId="42CF1DBD" w14:textId="77777777" w:rsidR="005B53EE" w:rsidRDefault="00F5753A" w:rsidP="00F9389F">
      <w:pPr>
        <w:ind w:left="117"/>
      </w:pPr>
      <w:r>
        <w:t>B</w:t>
      </w:r>
      <w:r>
        <w:rPr>
          <w:spacing w:val="-5"/>
        </w:rPr>
        <w:t>o</w:t>
      </w:r>
      <w:r>
        <w:t>x,</w:t>
      </w:r>
      <w:r>
        <w:rPr>
          <w:spacing w:val="33"/>
        </w:rPr>
        <w:t xml:space="preserve"> </w:t>
      </w:r>
      <w:r>
        <w:t>G.</w:t>
      </w:r>
      <w:r>
        <w:rPr>
          <w:spacing w:val="34"/>
        </w:rPr>
        <w:t xml:space="preserve"> </w:t>
      </w:r>
      <w:r>
        <w:t>E.,</w:t>
      </w:r>
      <w:r>
        <w:rPr>
          <w:spacing w:val="39"/>
        </w:rPr>
        <w:t xml:space="preserve"> </w:t>
      </w:r>
      <w:r>
        <w:rPr>
          <w:w w:val="107"/>
        </w:rPr>
        <w:t>Hu</w:t>
      </w:r>
      <w:r>
        <w:rPr>
          <w:spacing w:val="-5"/>
          <w:w w:val="107"/>
        </w:rPr>
        <w:t>n</w:t>
      </w:r>
      <w:r>
        <w:rPr>
          <w:w w:val="139"/>
        </w:rPr>
        <w:t>t</w:t>
      </w:r>
      <w:r>
        <w:rPr>
          <w:w w:val="107"/>
        </w:rPr>
        <w:t>er</w:t>
      </w:r>
      <w:r>
        <w:rPr>
          <w:w w:val="110"/>
        </w:rPr>
        <w:t>,</w:t>
      </w:r>
      <w:r>
        <w:rPr>
          <w:spacing w:val="16"/>
        </w:rPr>
        <w:t xml:space="preserve"> </w:t>
      </w:r>
      <w:r>
        <w:t>W.</w:t>
      </w:r>
      <w:r>
        <w:rPr>
          <w:spacing w:val="35"/>
        </w:rPr>
        <w:t xml:space="preserve"> </w:t>
      </w:r>
      <w:r>
        <w:t>G.,</w:t>
      </w:r>
      <w:r>
        <w:rPr>
          <w:spacing w:val="38"/>
        </w:rPr>
        <w:t xml:space="preserve"> </w:t>
      </w:r>
      <w:r>
        <w:rPr>
          <w:w w:val="107"/>
        </w:rPr>
        <w:t>Hu</w:t>
      </w:r>
      <w:r>
        <w:rPr>
          <w:spacing w:val="-5"/>
          <w:w w:val="107"/>
        </w:rPr>
        <w:t>n</w:t>
      </w:r>
      <w:r>
        <w:rPr>
          <w:w w:val="139"/>
        </w:rPr>
        <w:t>t</w:t>
      </w:r>
      <w:r>
        <w:rPr>
          <w:w w:val="107"/>
        </w:rPr>
        <w:t>er</w:t>
      </w:r>
      <w:r>
        <w:rPr>
          <w:w w:val="110"/>
        </w:rPr>
        <w:t>,</w:t>
      </w:r>
      <w:r>
        <w:rPr>
          <w:spacing w:val="16"/>
        </w:rPr>
        <w:t xml:space="preserve"> </w:t>
      </w:r>
      <w:r>
        <w:rPr>
          <w:w w:val="122"/>
        </w:rPr>
        <w:t>J.</w:t>
      </w:r>
      <w:r>
        <w:rPr>
          <w:spacing w:val="7"/>
          <w:w w:val="122"/>
        </w:rPr>
        <w:t xml:space="preserve"> </w:t>
      </w:r>
      <w:r>
        <w:t>S.</w:t>
      </w:r>
      <w:r>
        <w:rPr>
          <w:spacing w:val="20"/>
        </w:rPr>
        <w:t xml:space="preserve"> </w:t>
      </w:r>
      <w:r>
        <w:t>et</w:t>
      </w:r>
      <w:r>
        <w:rPr>
          <w:spacing w:val="34"/>
        </w:rPr>
        <w:t xml:space="preserve"> </w:t>
      </w:r>
      <w:r>
        <w:t>al.</w:t>
      </w:r>
      <w:r w:rsidR="00F9389F">
        <w:t xml:space="preserve"> </w:t>
      </w:r>
      <w:r>
        <w:rPr>
          <w:w w:val="99"/>
        </w:rPr>
        <w:t>S</w:t>
      </w:r>
      <w:r>
        <w:rPr>
          <w:w w:val="139"/>
        </w:rPr>
        <w:t>t</w:t>
      </w:r>
      <w:r>
        <w:rPr>
          <w:w w:val="116"/>
        </w:rPr>
        <w:t>ati</w:t>
      </w:r>
      <w:r>
        <w:t>s</w:t>
      </w:r>
      <w:r>
        <w:rPr>
          <w:w w:val="139"/>
        </w:rPr>
        <w:t>t</w:t>
      </w:r>
      <w:r>
        <w:rPr>
          <w:w w:val="99"/>
        </w:rPr>
        <w:t>ic</w:t>
      </w:r>
      <w:r>
        <w:t>s</w:t>
      </w:r>
      <w:r>
        <w:rPr>
          <w:spacing w:val="16"/>
        </w:rPr>
        <w:t xml:space="preserve"> </w:t>
      </w:r>
      <w:r>
        <w:t>for</w:t>
      </w:r>
      <w:r>
        <w:rPr>
          <w:spacing w:val="20"/>
        </w:rPr>
        <w:t xml:space="preserve"> </w:t>
      </w:r>
      <w:r>
        <w:rPr>
          <w:w w:val="106"/>
        </w:rPr>
        <w:t>ex</w:t>
      </w:r>
      <w:r>
        <w:rPr>
          <w:spacing w:val="5"/>
          <w:w w:val="106"/>
        </w:rPr>
        <w:t>p</w:t>
      </w:r>
      <w:r>
        <w:rPr>
          <w:w w:val="106"/>
        </w:rPr>
        <w:t>erime</w:t>
      </w:r>
      <w:r>
        <w:rPr>
          <w:spacing w:val="-5"/>
          <w:w w:val="106"/>
        </w:rPr>
        <w:t>n</w:t>
      </w:r>
      <w:r>
        <w:rPr>
          <w:w w:val="106"/>
        </w:rPr>
        <w:t>ters</w:t>
      </w:r>
      <w:r>
        <w:rPr>
          <w:spacing w:val="20"/>
          <w:w w:val="106"/>
        </w:rPr>
        <w:t xml:space="preserve"> </w:t>
      </w:r>
      <w:r>
        <w:rPr>
          <w:w w:val="116"/>
        </w:rPr>
        <w:t>(</w:t>
      </w:r>
      <w:r>
        <w:rPr>
          <w:w w:val="101"/>
        </w:rPr>
        <w:t>1978)</w:t>
      </w:r>
      <w:r>
        <w:rPr>
          <w:w w:val="110"/>
        </w:rPr>
        <w:t>.</w:t>
      </w:r>
    </w:p>
    <w:p w14:paraId="1EB4A9D0" w14:textId="77777777" w:rsidR="005B53EE" w:rsidRDefault="005B53EE" w:rsidP="00F9389F">
      <w:pPr>
        <w:spacing w:before="9" w:line="160" w:lineRule="exact"/>
        <w:rPr>
          <w:sz w:val="16"/>
          <w:szCs w:val="16"/>
        </w:rPr>
      </w:pPr>
    </w:p>
    <w:p w14:paraId="13E3555A" w14:textId="77777777" w:rsidR="005B53EE" w:rsidRDefault="00F5753A" w:rsidP="00F9389F">
      <w:pPr>
        <w:ind w:left="117"/>
      </w:pPr>
      <w:proofErr w:type="spellStart"/>
      <w:r>
        <w:t>Gelman</w:t>
      </w:r>
      <w:proofErr w:type="spellEnd"/>
      <w:r>
        <w:t>,</w:t>
      </w:r>
      <w:r w:rsidR="00F9389F">
        <w:t xml:space="preserve"> </w:t>
      </w:r>
      <w:r>
        <w:t>A.</w:t>
      </w:r>
      <w:r w:rsidR="00F9389F">
        <w:t xml:space="preserve"> </w:t>
      </w:r>
      <w:r>
        <w:rPr>
          <w:w w:val="106"/>
        </w:rPr>
        <w:t>Ex</w:t>
      </w:r>
      <w:r>
        <w:rPr>
          <w:spacing w:val="-11"/>
          <w:w w:val="106"/>
        </w:rPr>
        <w:t>p</w:t>
      </w:r>
      <w:r>
        <w:rPr>
          <w:w w:val="106"/>
        </w:rPr>
        <w:t>erimental</w:t>
      </w:r>
      <w:r>
        <w:rPr>
          <w:spacing w:val="29"/>
          <w:w w:val="106"/>
        </w:rPr>
        <w:t xml:space="preserve"> </w:t>
      </w:r>
      <w:r>
        <w:rPr>
          <w:spacing w:val="-10"/>
        </w:rPr>
        <w:t>re</w:t>
      </w:r>
      <w:r>
        <w:t>asoning</w:t>
      </w:r>
      <w:r w:rsidR="00F9389F">
        <w:t xml:space="preserve"> </w:t>
      </w:r>
      <w:r>
        <w:t>in</w:t>
      </w:r>
      <w:r>
        <w:rPr>
          <w:spacing w:val="44"/>
        </w:rPr>
        <w:t xml:space="preserve"> </w:t>
      </w:r>
      <w:r>
        <w:t>s</w:t>
      </w:r>
      <w:r>
        <w:rPr>
          <w:spacing w:val="-10"/>
        </w:rPr>
        <w:t>o</w:t>
      </w:r>
      <w:r>
        <w:t>cial</w:t>
      </w:r>
      <w:r>
        <w:rPr>
          <w:spacing w:val="48"/>
        </w:rPr>
        <w:t xml:space="preserve"> </w:t>
      </w:r>
      <w:r>
        <w:t>scien</w:t>
      </w:r>
      <w:r>
        <w:rPr>
          <w:spacing w:val="-10"/>
        </w:rPr>
        <w:t>c</w:t>
      </w:r>
      <w:r>
        <w:t>e</w:t>
      </w:r>
      <w:r w:rsidR="00F9389F">
        <w:t xml:space="preserve"> </w:t>
      </w:r>
      <w:r>
        <w:rPr>
          <w:w w:val="106"/>
        </w:rPr>
        <w:t>ex</w:t>
      </w:r>
      <w:r>
        <w:rPr>
          <w:spacing w:val="-11"/>
          <w:w w:val="106"/>
        </w:rPr>
        <w:t>p</w:t>
      </w:r>
      <w:r>
        <w:rPr>
          <w:w w:val="106"/>
        </w:rPr>
        <w:t>eriments,</w:t>
      </w:r>
      <w:r>
        <w:rPr>
          <w:spacing w:val="22"/>
          <w:w w:val="106"/>
        </w:rPr>
        <w:t xml:space="preserve"> </w:t>
      </w:r>
      <w:r>
        <w:rPr>
          <w:spacing w:val="-5"/>
        </w:rPr>
        <w:t>c</w:t>
      </w:r>
      <w:r>
        <w:t>hap.</w:t>
      </w:r>
      <w:r w:rsidR="00F9389F">
        <w:t xml:space="preserve"> </w:t>
      </w:r>
      <w:r>
        <w:t>7,</w:t>
      </w:r>
      <w:r>
        <w:rPr>
          <w:spacing w:val="29"/>
        </w:rPr>
        <w:t xml:space="preserve"> </w:t>
      </w:r>
      <w:r>
        <w:t>185–195</w:t>
      </w:r>
      <w:r>
        <w:rPr>
          <w:spacing w:val="16"/>
        </w:rPr>
        <w:t xml:space="preserve"> </w:t>
      </w:r>
      <w:r>
        <w:t>(New</w:t>
      </w:r>
      <w:r>
        <w:rPr>
          <w:spacing w:val="37"/>
        </w:rPr>
        <w:t xml:space="preserve"> </w:t>
      </w:r>
      <w:r>
        <w:t>H</w:t>
      </w:r>
      <w:r>
        <w:rPr>
          <w:spacing w:val="-5"/>
        </w:rPr>
        <w:t>av</w:t>
      </w:r>
      <w:r>
        <w:t>en,</w:t>
      </w:r>
      <w:r w:rsidR="00F9389F">
        <w:t xml:space="preserve"> </w:t>
      </w:r>
      <w:r>
        <w:t>CT:</w:t>
      </w:r>
      <w:r w:rsidR="00F9389F">
        <w:t xml:space="preserve"> </w:t>
      </w:r>
      <w:r>
        <w:rPr>
          <w:spacing w:val="-17"/>
          <w:w w:val="103"/>
        </w:rPr>
        <w:t>Y</w:t>
      </w:r>
      <w:r>
        <w:rPr>
          <w:w w:val="107"/>
        </w:rPr>
        <w:t>al</w:t>
      </w:r>
      <w:r>
        <w:rPr>
          <w:w w:val="99"/>
        </w:rPr>
        <w:t>e</w:t>
      </w:r>
    </w:p>
    <w:p w14:paraId="134E076F" w14:textId="77777777" w:rsidR="005B53EE" w:rsidRDefault="00F5753A" w:rsidP="00F9389F">
      <w:pPr>
        <w:spacing w:before="9"/>
        <w:ind w:left="317"/>
      </w:pPr>
      <w:r>
        <w:rPr>
          <w:w w:val="106"/>
        </w:rPr>
        <w:t>Un</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6"/>
        </w:rPr>
        <w:t xml:space="preserve"> </w:t>
      </w:r>
      <w:r>
        <w:t>Press,</w:t>
      </w:r>
      <w:r w:rsidR="00F9389F">
        <w:t xml:space="preserve"> </w:t>
      </w:r>
      <w:r>
        <w:rPr>
          <w:w w:val="102"/>
        </w:rPr>
        <w:t>2014).</w:t>
      </w:r>
    </w:p>
    <w:p w14:paraId="337FE778" w14:textId="77777777" w:rsidR="005B53EE" w:rsidRDefault="005B53EE" w:rsidP="00F9389F">
      <w:pPr>
        <w:spacing w:before="9" w:line="160" w:lineRule="exact"/>
        <w:rPr>
          <w:sz w:val="16"/>
          <w:szCs w:val="16"/>
        </w:rPr>
      </w:pPr>
    </w:p>
    <w:p w14:paraId="4CDFBEA2" w14:textId="77777777" w:rsidR="005B53EE" w:rsidRDefault="00F5753A" w:rsidP="00F9389F">
      <w:pPr>
        <w:spacing w:line="249" w:lineRule="auto"/>
        <w:ind w:left="317" w:right="83" w:hanging="199"/>
      </w:pPr>
      <w:r>
        <w:t>Sh</w:t>
      </w:r>
      <w:r>
        <w:rPr>
          <w:spacing w:val="-5"/>
        </w:rPr>
        <w:t>av</w:t>
      </w:r>
      <w:r>
        <w:t>er,</w:t>
      </w:r>
      <w:r w:rsidR="00F9389F">
        <w:t xml:space="preserve"> </w:t>
      </w:r>
      <w:r>
        <w:t>G.</w:t>
      </w:r>
      <w:r>
        <w:rPr>
          <w:spacing w:val="49"/>
        </w:rPr>
        <w:t xml:space="preserve"> </w:t>
      </w:r>
      <w:r>
        <w:t>R.</w:t>
      </w:r>
      <w:r w:rsidR="00F9389F">
        <w:t xml:space="preserve"> </w:t>
      </w:r>
      <w:r>
        <w:t>et</w:t>
      </w:r>
      <w:r w:rsidR="00F9389F">
        <w:t xml:space="preserve"> </w:t>
      </w:r>
      <w:r>
        <w:t>al.</w:t>
      </w:r>
      <w:r w:rsidR="00F9389F">
        <w:t xml:space="preserve"> </w:t>
      </w:r>
      <w:r>
        <w:rPr>
          <w:spacing w:val="6"/>
        </w:rPr>
        <w:t xml:space="preserve"> </w:t>
      </w:r>
      <w:r>
        <w:t>Global</w:t>
      </w:r>
      <w:r w:rsidR="00F9389F">
        <w:t xml:space="preserve"> </w:t>
      </w:r>
      <w:r>
        <w:rPr>
          <w:spacing w:val="-17"/>
        </w:rPr>
        <w:t>W</w:t>
      </w:r>
      <w:r>
        <w:t>arming</w:t>
      </w:r>
      <w:r w:rsidR="00F9389F">
        <w:t xml:space="preserve"> </w:t>
      </w:r>
      <w:r>
        <w:t>and</w:t>
      </w:r>
      <w:r w:rsidR="00F9389F">
        <w:t xml:space="preserve"> </w:t>
      </w:r>
      <w:r>
        <w:rPr>
          <w:spacing w:val="-18"/>
          <w:w w:val="110"/>
        </w:rPr>
        <w:t>T</w:t>
      </w:r>
      <w:r>
        <w:rPr>
          <w:w w:val="110"/>
        </w:rPr>
        <w:t>errestrial</w:t>
      </w:r>
      <w:r>
        <w:rPr>
          <w:spacing w:val="31"/>
          <w:w w:val="110"/>
        </w:rPr>
        <w:t xml:space="preserve"> </w:t>
      </w:r>
      <w:r>
        <w:t>Ecosystems:</w:t>
      </w:r>
      <w:r w:rsidR="00F9389F">
        <w:t xml:space="preserve"> </w:t>
      </w:r>
      <w:r>
        <w:rPr>
          <w:spacing w:val="16"/>
        </w:rPr>
        <w:t xml:space="preserve"> </w:t>
      </w:r>
      <w:r>
        <w:t>A</w:t>
      </w:r>
      <w:r>
        <w:rPr>
          <w:spacing w:val="37"/>
        </w:rPr>
        <w:t xml:space="preserve"> </w:t>
      </w:r>
      <w:r>
        <w:rPr>
          <w:w w:val="106"/>
        </w:rPr>
        <w:t>Conceptual</w:t>
      </w:r>
      <w:r>
        <w:rPr>
          <w:spacing w:val="45"/>
          <w:w w:val="106"/>
        </w:rPr>
        <w:t xml:space="preserve"> </w:t>
      </w:r>
      <w:r>
        <w:rPr>
          <w:spacing w:val="-18"/>
          <w:w w:val="106"/>
        </w:rPr>
        <w:t>F</w:t>
      </w:r>
      <w:r>
        <w:rPr>
          <w:w w:val="106"/>
        </w:rPr>
        <w:t>rame</w:t>
      </w:r>
      <w:r>
        <w:rPr>
          <w:spacing w:val="-5"/>
          <w:w w:val="106"/>
        </w:rPr>
        <w:t>w</w:t>
      </w:r>
      <w:r>
        <w:rPr>
          <w:w w:val="106"/>
        </w:rPr>
        <w:t>ork</w:t>
      </w:r>
      <w:r>
        <w:rPr>
          <w:spacing w:val="37"/>
          <w:w w:val="106"/>
        </w:rPr>
        <w:t xml:space="preserve"> </w:t>
      </w:r>
      <w:r>
        <w:t>for</w:t>
      </w:r>
      <w:r>
        <w:rPr>
          <w:spacing w:val="37"/>
        </w:rPr>
        <w:t xml:space="preserve"> </w:t>
      </w:r>
      <w:r>
        <w:rPr>
          <w:w w:val="106"/>
        </w:rPr>
        <w:t>An</w:t>
      </w:r>
      <w:r>
        <w:rPr>
          <w:w w:val="107"/>
        </w:rPr>
        <w:t>al</w:t>
      </w:r>
      <w:r>
        <w:rPr>
          <w:w w:val="103"/>
        </w:rPr>
        <w:t>ys</w:t>
      </w:r>
      <w:r>
        <w:rPr>
          <w:w w:val="99"/>
        </w:rPr>
        <w:t>i</w:t>
      </w:r>
      <w:r>
        <w:t xml:space="preserve">s </w:t>
      </w:r>
      <w:r>
        <w:rPr>
          <w:w w:val="111"/>
        </w:rPr>
        <w:t>E</w:t>
      </w:r>
      <w:r>
        <w:rPr>
          <w:w w:val="101"/>
        </w:rPr>
        <w:t>cosy</w:t>
      </w:r>
      <w:r>
        <w:t>s</w:t>
      </w:r>
      <w:r>
        <w:rPr>
          <w:w w:val="139"/>
        </w:rPr>
        <w:t>t</w:t>
      </w:r>
      <w:r>
        <w:rPr>
          <w:w w:val="104"/>
        </w:rPr>
        <w:t>em</w:t>
      </w:r>
      <w:r>
        <w:rPr>
          <w:spacing w:val="12"/>
          <w:w w:val="104"/>
        </w:rPr>
        <w:t xml:space="preserve"> </w:t>
      </w:r>
      <w:r>
        <w:t>res</w:t>
      </w:r>
      <w:r>
        <w:rPr>
          <w:spacing w:val="5"/>
        </w:rPr>
        <w:t>p</w:t>
      </w:r>
      <w:r>
        <w:t>onses</w:t>
      </w:r>
      <w:r>
        <w:rPr>
          <w:spacing w:val="44"/>
        </w:rPr>
        <w:t xml:space="preserve"> </w:t>
      </w:r>
      <w:r>
        <w:rPr>
          <w:w w:val="113"/>
        </w:rPr>
        <w:t>to</w:t>
      </w:r>
      <w:r>
        <w:rPr>
          <w:spacing w:val="5"/>
          <w:w w:val="113"/>
        </w:rPr>
        <w:t xml:space="preserve"> </w:t>
      </w:r>
      <w:r>
        <w:t>global</w:t>
      </w:r>
      <w:r>
        <w:rPr>
          <w:spacing w:val="30"/>
        </w:rPr>
        <w:t xml:space="preserve"> </w:t>
      </w:r>
      <w:r>
        <w:rPr>
          <w:spacing w:val="-5"/>
        </w:rPr>
        <w:t>w</w:t>
      </w:r>
      <w:r>
        <w:t>arming</w:t>
      </w:r>
      <w:r w:rsidR="00F9389F">
        <w:t xml:space="preserve"> </w:t>
      </w:r>
      <w:r>
        <w:t>will</w:t>
      </w:r>
      <w:r>
        <w:rPr>
          <w:spacing w:val="9"/>
        </w:rPr>
        <w:t xml:space="preserve"> </w:t>
      </w:r>
      <w:r>
        <w:rPr>
          <w:spacing w:val="5"/>
        </w:rPr>
        <w:t>b</w:t>
      </w:r>
      <w:r>
        <w:t>e</w:t>
      </w:r>
      <w:r>
        <w:rPr>
          <w:spacing w:val="20"/>
        </w:rPr>
        <w:t xml:space="preserve"> </w:t>
      </w:r>
      <w:r>
        <w:t>complex</w:t>
      </w:r>
      <w:r>
        <w:rPr>
          <w:spacing w:val="33"/>
        </w:rPr>
        <w:t xml:space="preserve"> </w:t>
      </w:r>
      <w:r>
        <w:t>and</w:t>
      </w:r>
      <w:r>
        <w:rPr>
          <w:spacing w:val="42"/>
        </w:rPr>
        <w:t xml:space="preserve"> </w:t>
      </w:r>
      <w:r>
        <w:rPr>
          <w:spacing w:val="-11"/>
        </w:rPr>
        <w:t>v</w:t>
      </w:r>
      <w:r>
        <w:t>aried.</w:t>
      </w:r>
      <w:r w:rsidR="00F9389F">
        <w:t xml:space="preserve"> </w:t>
      </w:r>
      <w:r>
        <w:t>Ecosystem</w:t>
      </w:r>
      <w:r w:rsidR="00F9389F">
        <w:t xml:space="preserve"> </w:t>
      </w:r>
      <w:r>
        <w:rPr>
          <w:spacing w:val="-5"/>
        </w:rPr>
        <w:t>w</w:t>
      </w:r>
      <w:r>
        <w:t>arming</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03"/>
        </w:rPr>
        <w:t>hol</w:t>
      </w:r>
      <w:r>
        <w:rPr>
          <w:w w:val="110"/>
        </w:rPr>
        <w:t xml:space="preserve">d </w:t>
      </w:r>
      <w:r>
        <w:t>great</w:t>
      </w:r>
      <w:r w:rsidR="00F9389F">
        <w:t xml:space="preserve"> </w:t>
      </w:r>
      <w:r>
        <w:rPr>
          <w:spacing w:val="5"/>
          <w:w w:val="110"/>
        </w:rPr>
        <w:t>p</w:t>
      </w:r>
      <w:r>
        <w:rPr>
          <w:w w:val="113"/>
        </w:rPr>
        <w:t>ot</w:t>
      </w:r>
      <w:r>
        <w:rPr>
          <w:w w:val="105"/>
        </w:rPr>
        <w:t>e</w:t>
      </w:r>
      <w:r>
        <w:rPr>
          <w:spacing w:val="-5"/>
          <w:w w:val="105"/>
        </w:rPr>
        <w:t>n</w:t>
      </w:r>
      <w:r>
        <w:rPr>
          <w:w w:val="139"/>
        </w:rPr>
        <w:t>t</w:t>
      </w:r>
      <w:r>
        <w:rPr>
          <w:w w:val="105"/>
        </w:rPr>
        <w:t>ial</w:t>
      </w:r>
      <w:r>
        <w:rPr>
          <w:spacing w:val="19"/>
          <w:w w:val="105"/>
        </w:rPr>
        <w:t xml:space="preserve"> </w:t>
      </w:r>
      <w:r>
        <w:t>for</w:t>
      </w:r>
      <w:r>
        <w:rPr>
          <w:spacing w:val="23"/>
        </w:rPr>
        <w:t xml:space="preserve"> </w:t>
      </w:r>
      <w:r>
        <w:t>pr</w:t>
      </w:r>
      <w:r>
        <w:rPr>
          <w:spacing w:val="-5"/>
        </w:rPr>
        <w:t>o</w:t>
      </w:r>
      <w:r>
        <w:t>viding</w:t>
      </w:r>
      <w:r w:rsidR="00F9389F">
        <w:t xml:space="preserve"> </w:t>
      </w:r>
      <w:r>
        <w:rPr>
          <w:w w:val="99"/>
        </w:rPr>
        <w:t>i</w:t>
      </w:r>
      <w:r>
        <w:rPr>
          <w:w w:val="106"/>
        </w:rPr>
        <w:t>ns</w:t>
      </w:r>
      <w:r>
        <w:rPr>
          <w:w w:val="99"/>
        </w:rPr>
        <w:t>i</w:t>
      </w:r>
      <w:r>
        <w:rPr>
          <w:w w:val="105"/>
        </w:rPr>
        <w:t>g</w:t>
      </w:r>
      <w:r>
        <w:rPr>
          <w:spacing w:val="-5"/>
          <w:w w:val="105"/>
        </w:rPr>
        <w:t>h</w:t>
      </w:r>
      <w:r>
        <w:rPr>
          <w:w w:val="139"/>
        </w:rPr>
        <w:t>t</w:t>
      </w:r>
      <w:r>
        <w:t>s</w:t>
      </w:r>
      <w:r>
        <w:rPr>
          <w:spacing w:val="19"/>
        </w:rPr>
        <w:t xml:space="preserve"> </w:t>
      </w:r>
      <w:r>
        <w:t>on</w:t>
      </w:r>
      <w:r>
        <w:rPr>
          <w:spacing w:val="29"/>
        </w:rPr>
        <w:t xml:space="preserve"> </w:t>
      </w:r>
      <w:r>
        <w:rPr>
          <w:spacing w:val="-6"/>
        </w:rPr>
        <w:t>w</w:t>
      </w:r>
      <w:r>
        <w:rPr>
          <w:spacing w:val="-5"/>
        </w:rPr>
        <w:t>a</w:t>
      </w:r>
      <w:r>
        <w:t>ys</w:t>
      </w:r>
      <w:r>
        <w:rPr>
          <w:spacing w:val="34"/>
        </w:rPr>
        <w:t xml:space="preserve"> </w:t>
      </w:r>
      <w:r>
        <w:rPr>
          <w:w w:val="139"/>
        </w:rPr>
        <w:t>t</w:t>
      </w:r>
      <w:r>
        <w:rPr>
          <w:w w:val="107"/>
        </w:rPr>
        <w:t>er</w:t>
      </w:r>
      <w:r>
        <w:rPr>
          <w:w w:val="116"/>
        </w:rPr>
        <w:t>r</w:t>
      </w:r>
      <w:r>
        <w:t>es</w:t>
      </w:r>
      <w:r>
        <w:rPr>
          <w:w w:val="127"/>
        </w:rPr>
        <w:t>tr</w:t>
      </w:r>
      <w:r>
        <w:rPr>
          <w:w w:val="99"/>
        </w:rPr>
        <w:t>i</w:t>
      </w:r>
      <w:r>
        <w:rPr>
          <w:w w:val="107"/>
        </w:rPr>
        <w:t>al</w:t>
      </w:r>
      <w:r>
        <w:rPr>
          <w:spacing w:val="19"/>
          <w:w w:val="107"/>
        </w:rPr>
        <w:t xml:space="preserve"> </w:t>
      </w:r>
      <w:r>
        <w:t>ecosystems</w:t>
      </w:r>
      <w:r w:rsidR="00F9389F">
        <w:t xml:space="preserve"> </w:t>
      </w:r>
      <w:r>
        <w:t>will</w:t>
      </w:r>
      <w:r>
        <w:rPr>
          <w:spacing w:val="16"/>
        </w:rPr>
        <w:t xml:space="preserve"> </w:t>
      </w:r>
      <w:r>
        <w:t>res</w:t>
      </w:r>
      <w:r>
        <w:rPr>
          <w:spacing w:val="5"/>
        </w:rPr>
        <w:t>p</w:t>
      </w:r>
      <w:r>
        <w:t>ond</w:t>
      </w:r>
      <w:r w:rsidR="00F9389F">
        <w:t xml:space="preserve"> </w:t>
      </w:r>
      <w:r>
        <w:rPr>
          <w:w w:val="113"/>
        </w:rPr>
        <w:t>to</w:t>
      </w:r>
      <w:r>
        <w:rPr>
          <w:spacing w:val="13"/>
          <w:w w:val="113"/>
        </w:rPr>
        <w:t xml:space="preserve"> </w:t>
      </w:r>
      <w:r>
        <w:t>u</w:t>
      </w:r>
      <w:r>
        <w:rPr>
          <w:spacing w:val="5"/>
        </w:rPr>
        <w:t>p</w:t>
      </w:r>
      <w:r>
        <w:t>coming</w:t>
      </w:r>
      <w:r w:rsidR="00F9389F">
        <w:t xml:space="preserve"> </w:t>
      </w:r>
      <w:r>
        <w:t>decades</w:t>
      </w:r>
      <w:r>
        <w:rPr>
          <w:spacing w:val="47"/>
        </w:rPr>
        <w:t xml:space="preserve"> </w:t>
      </w:r>
      <w:r>
        <w:t>of climate</w:t>
      </w:r>
      <w:r w:rsidR="00F9389F">
        <w:t xml:space="preserve"> </w:t>
      </w:r>
      <w:r>
        <w:rPr>
          <w:spacing w:val="-5"/>
        </w:rPr>
        <w:t>c</w:t>
      </w:r>
      <w:r>
        <w:t>hange.</w:t>
      </w:r>
      <w:r>
        <w:rPr>
          <w:spacing w:val="44"/>
        </w:rPr>
        <w:t xml:space="preserve"> </w:t>
      </w:r>
      <w:r>
        <w:rPr>
          <w:w w:val="105"/>
        </w:rPr>
        <w:t>D</w:t>
      </w:r>
      <w:r>
        <w:rPr>
          <w:spacing w:val="5"/>
          <w:w w:val="99"/>
        </w:rPr>
        <w:t>o</w:t>
      </w:r>
      <w:r>
        <w:rPr>
          <w:w w:val="105"/>
        </w:rPr>
        <w:t>cu</w:t>
      </w:r>
      <w:r>
        <w:rPr>
          <w:w w:val="106"/>
        </w:rPr>
        <w:t>me</w:t>
      </w:r>
      <w:r>
        <w:rPr>
          <w:spacing w:val="-5"/>
          <w:w w:val="106"/>
        </w:rPr>
        <w:t>n</w:t>
      </w:r>
      <w:r>
        <w:rPr>
          <w:w w:val="139"/>
        </w:rPr>
        <w:t>t</w:t>
      </w:r>
      <w:r>
        <w:rPr>
          <w:w w:val="122"/>
        </w:rPr>
        <w:t>at</w:t>
      </w:r>
      <w:r>
        <w:rPr>
          <w:w w:val="99"/>
        </w:rPr>
        <w:t>i</w:t>
      </w:r>
      <w:r>
        <w:rPr>
          <w:w w:val="105"/>
        </w:rPr>
        <w:t>on</w:t>
      </w:r>
      <w:r>
        <w:rPr>
          <w:spacing w:val="11"/>
          <w:w w:val="105"/>
        </w:rPr>
        <w:t xml:space="preserve"> </w:t>
      </w:r>
      <w:r>
        <w:t>of</w:t>
      </w:r>
      <w:r>
        <w:rPr>
          <w:spacing w:val="4"/>
        </w:rPr>
        <w:t xml:space="preserve"> </w:t>
      </w:r>
      <w:r>
        <w:t>initial</w:t>
      </w:r>
      <w:r w:rsidR="00F9389F">
        <w:t xml:space="preserve"> </w:t>
      </w:r>
      <w:r>
        <w:rPr>
          <w:w w:val="103"/>
        </w:rPr>
        <w:t>con</w:t>
      </w:r>
      <w:r>
        <w:rPr>
          <w:w w:val="106"/>
        </w:rPr>
        <w:t>di</w:t>
      </w:r>
      <w:r>
        <w:rPr>
          <w:w w:val="139"/>
        </w:rPr>
        <w:t>t</w:t>
      </w:r>
      <w:r>
        <w:rPr>
          <w:w w:val="99"/>
        </w:rPr>
        <w:t>i</w:t>
      </w:r>
      <w:r>
        <w:rPr>
          <w:w w:val="103"/>
        </w:rPr>
        <w:t>ons</w:t>
      </w:r>
      <w:r>
        <w:rPr>
          <w:spacing w:val="11"/>
          <w:w w:val="103"/>
        </w:rPr>
        <w:t xml:space="preserve"> </w:t>
      </w:r>
      <w:r>
        <w:t>pr</w:t>
      </w:r>
      <w:r>
        <w:rPr>
          <w:spacing w:val="-5"/>
        </w:rPr>
        <w:t>o</w:t>
      </w:r>
      <w:r>
        <w:t>vides</w:t>
      </w:r>
      <w:r>
        <w:rPr>
          <w:spacing w:val="46"/>
        </w:rPr>
        <w:t xml:space="preserve"> </w:t>
      </w:r>
      <w:r>
        <w:t>the</w:t>
      </w:r>
      <w:r>
        <w:rPr>
          <w:spacing w:val="41"/>
        </w:rPr>
        <w:t xml:space="preserve"> </w:t>
      </w:r>
      <w:r>
        <w:rPr>
          <w:w w:val="99"/>
        </w:rPr>
        <w:t>c</w:t>
      </w:r>
      <w:r>
        <w:rPr>
          <w:w w:val="105"/>
        </w:rPr>
        <w:t>o</w:t>
      </w:r>
      <w:r>
        <w:rPr>
          <w:spacing w:val="-5"/>
          <w:w w:val="105"/>
        </w:rPr>
        <w:t>n</w:t>
      </w:r>
      <w:r>
        <w:rPr>
          <w:w w:val="139"/>
        </w:rPr>
        <w:t>t</w:t>
      </w:r>
      <w:r>
        <w:rPr>
          <w:w w:val="102"/>
        </w:rPr>
        <w:t>ex</w:t>
      </w:r>
      <w:r>
        <w:rPr>
          <w:w w:val="139"/>
        </w:rPr>
        <w:t>t</w:t>
      </w:r>
      <w:r>
        <w:rPr>
          <w:spacing w:val="11"/>
          <w:w w:val="139"/>
        </w:rPr>
        <w:t xml:space="preserve"> </w:t>
      </w:r>
      <w:r>
        <w:t>for</w:t>
      </w:r>
      <w:r>
        <w:rPr>
          <w:spacing w:val="15"/>
        </w:rPr>
        <w:t xml:space="preserve"> </w:t>
      </w:r>
      <w:r>
        <w:rPr>
          <w:w w:val="108"/>
        </w:rPr>
        <w:t>understanding</w:t>
      </w:r>
      <w:r>
        <w:rPr>
          <w:spacing w:val="18"/>
          <w:w w:val="108"/>
        </w:rPr>
        <w:t xml:space="preserve"> </w:t>
      </w:r>
      <w:r>
        <w:t>and</w:t>
      </w:r>
      <w:r>
        <w:rPr>
          <w:spacing w:val="42"/>
        </w:rPr>
        <w:t xml:space="preserve"> </w:t>
      </w:r>
      <w:r>
        <w:rPr>
          <w:w w:val="110"/>
        </w:rPr>
        <w:t>p</w:t>
      </w:r>
      <w:r>
        <w:rPr>
          <w:w w:val="116"/>
        </w:rPr>
        <w:t>r</w:t>
      </w:r>
      <w:r>
        <w:rPr>
          <w:w w:val="105"/>
        </w:rPr>
        <w:t>ed</w:t>
      </w:r>
      <w:r>
        <w:rPr>
          <w:w w:val="99"/>
        </w:rPr>
        <w:t>ic</w:t>
      </w:r>
      <w:r>
        <w:rPr>
          <w:w w:val="139"/>
        </w:rPr>
        <w:t>t</w:t>
      </w:r>
      <w:r>
        <w:rPr>
          <w:w w:val="99"/>
        </w:rPr>
        <w:t>i</w:t>
      </w:r>
      <w:r>
        <w:rPr>
          <w:w w:val="105"/>
        </w:rPr>
        <w:t xml:space="preserve">ng </w:t>
      </w:r>
      <w:r>
        <w:t>ecosystem</w:t>
      </w:r>
      <w:r>
        <w:rPr>
          <w:spacing w:val="47"/>
        </w:rPr>
        <w:t xml:space="preserve"> </w:t>
      </w:r>
      <w:r>
        <w:t>res</w:t>
      </w:r>
      <w:r>
        <w:rPr>
          <w:spacing w:val="5"/>
        </w:rPr>
        <w:t>p</w:t>
      </w:r>
      <w:r>
        <w:t>onses.</w:t>
      </w:r>
      <w:r w:rsidR="00F9389F">
        <w:t xml:space="preserve"> </w:t>
      </w:r>
      <w:proofErr w:type="spellStart"/>
      <w:r>
        <w:t>BioScien</w:t>
      </w:r>
      <w:r>
        <w:rPr>
          <w:spacing w:val="-10"/>
        </w:rPr>
        <w:t>c</w:t>
      </w:r>
      <w:r>
        <w:t>e</w:t>
      </w:r>
      <w:proofErr w:type="spellEnd"/>
      <w:r w:rsidR="00F9389F">
        <w:t xml:space="preserve"> </w:t>
      </w:r>
      <w:r>
        <w:t>50,</w:t>
      </w:r>
      <w:r>
        <w:rPr>
          <w:spacing w:val="49"/>
        </w:rPr>
        <w:t xml:space="preserve"> </w:t>
      </w:r>
      <w:r>
        <w:t>871–882</w:t>
      </w:r>
      <w:r>
        <w:rPr>
          <w:spacing w:val="9"/>
        </w:rPr>
        <w:t xml:space="preserve"> </w:t>
      </w:r>
      <w:r>
        <w:rPr>
          <w:w w:val="116"/>
        </w:rPr>
        <w:t>(</w:t>
      </w:r>
      <w:r>
        <w:rPr>
          <w:w w:val="101"/>
        </w:rPr>
        <w:t>2000)</w:t>
      </w:r>
      <w:r>
        <w:rPr>
          <w:w w:val="110"/>
        </w:rPr>
        <w:t>.</w:t>
      </w:r>
    </w:p>
    <w:p w14:paraId="3EA1371A" w14:textId="77777777" w:rsidR="005B53EE" w:rsidRDefault="005B53EE" w:rsidP="00F9389F">
      <w:pPr>
        <w:spacing w:before="10" w:line="140" w:lineRule="exact"/>
        <w:rPr>
          <w:sz w:val="15"/>
          <w:szCs w:val="15"/>
        </w:rPr>
      </w:pPr>
    </w:p>
    <w:p w14:paraId="49CBA9A6" w14:textId="77777777" w:rsidR="005B53EE" w:rsidRDefault="00F5753A" w:rsidP="00F9389F">
      <w:pPr>
        <w:spacing w:line="249" w:lineRule="auto"/>
        <w:ind w:left="317" w:right="83" w:hanging="199"/>
      </w:pPr>
      <w:r>
        <w:t>Aronson,</w:t>
      </w:r>
      <w:r w:rsidR="00F9389F">
        <w:t xml:space="preserve"> </w:t>
      </w:r>
      <w:r>
        <w:t>E.</w:t>
      </w:r>
      <w:r w:rsidR="00F9389F">
        <w:t xml:space="preserve"> </w:t>
      </w:r>
      <w:r>
        <w:t>L.</w:t>
      </w:r>
      <w:r>
        <w:rPr>
          <w:spacing w:val="42"/>
        </w:rPr>
        <w:t xml:space="preserve"> </w:t>
      </w:r>
      <w:r>
        <w:t>&amp;</w:t>
      </w:r>
      <w:r>
        <w:rPr>
          <w:spacing w:val="33"/>
        </w:rPr>
        <w:t xml:space="preserve"> </w:t>
      </w:r>
      <w:r>
        <w:t>McNul</w:t>
      </w:r>
      <w:r>
        <w:rPr>
          <w:spacing w:val="-5"/>
        </w:rPr>
        <w:t>t</w:t>
      </w:r>
      <w:r>
        <w:rPr>
          <w:spacing w:val="-17"/>
        </w:rPr>
        <w:t>y</w:t>
      </w:r>
      <w:r>
        <w:t>,</w:t>
      </w:r>
      <w:r w:rsidR="00F9389F">
        <w:t xml:space="preserve"> </w:t>
      </w:r>
      <w:r>
        <w:t>S.</w:t>
      </w:r>
      <w:r>
        <w:rPr>
          <w:spacing w:val="39"/>
        </w:rPr>
        <w:t xml:space="preserve"> </w:t>
      </w:r>
      <w:r>
        <w:t>G.</w:t>
      </w:r>
      <w:r w:rsidR="00F9389F">
        <w:t xml:space="preserve"> </w:t>
      </w:r>
      <w:r>
        <w:rPr>
          <w:spacing w:val="21"/>
        </w:rPr>
        <w:t xml:space="preserve"> </w:t>
      </w:r>
      <w:r>
        <w:rPr>
          <w:w w:val="108"/>
        </w:rPr>
        <w:t>Appropriate</w:t>
      </w:r>
      <w:r>
        <w:rPr>
          <w:spacing w:val="40"/>
          <w:w w:val="10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35"/>
          <w:w w:val="107"/>
        </w:rPr>
        <w:t xml:space="preserve"> </w:t>
      </w:r>
      <w:r>
        <w:t>ecosystem</w:t>
      </w:r>
      <w:r w:rsidR="00F9389F">
        <w:t xml:space="preserve"> </w:t>
      </w:r>
      <w:r>
        <w:rPr>
          <w:spacing w:val="-5"/>
        </w:rPr>
        <w:t>w</w:t>
      </w:r>
      <w:r>
        <w:t>arming</w:t>
      </w:r>
      <w:r w:rsidR="00F9389F">
        <w:t xml:space="preserve"> </w:t>
      </w:r>
      <w:r>
        <w:rPr>
          <w:w w:val="104"/>
        </w:rPr>
        <w:t>me</w:t>
      </w:r>
      <w:r>
        <w:rPr>
          <w:w w:val="139"/>
        </w:rPr>
        <w:t>t</w:t>
      </w:r>
      <w:r>
        <w:rPr>
          <w:w w:val="105"/>
        </w:rPr>
        <w:t>h</w:t>
      </w:r>
      <w:r>
        <w:rPr>
          <w:spacing w:val="5"/>
          <w:w w:val="105"/>
        </w:rPr>
        <w:t>o</w:t>
      </w:r>
      <w:r>
        <w:rPr>
          <w:w w:val="110"/>
        </w:rPr>
        <w:t>d</w:t>
      </w:r>
      <w:r>
        <w:t>s</w:t>
      </w:r>
      <w:r>
        <w:rPr>
          <w:spacing w:val="35"/>
        </w:rPr>
        <w:t xml:space="preserve"> </w:t>
      </w:r>
      <w:r>
        <w:rPr>
          <w:spacing w:val="-5"/>
        </w:rPr>
        <w:t>b</w:t>
      </w:r>
      <w:r>
        <w:t>y</w:t>
      </w:r>
      <w:r w:rsidR="00F9389F">
        <w:t xml:space="preserve"> </w:t>
      </w:r>
      <w:r>
        <w:rPr>
          <w:w w:val="99"/>
        </w:rPr>
        <w:t>ec</w:t>
      </w:r>
      <w:r>
        <w:rPr>
          <w:w w:val="101"/>
        </w:rPr>
        <w:t>osy</w:t>
      </w:r>
      <w:r>
        <w:rPr>
          <w:w w:val="116"/>
        </w:rPr>
        <w:t>st</w:t>
      </w:r>
      <w:r>
        <w:rPr>
          <w:w w:val="99"/>
        </w:rPr>
        <w:t>e</w:t>
      </w:r>
      <w:r>
        <w:rPr>
          <w:w w:val="107"/>
        </w:rPr>
        <w:t xml:space="preserve">m, </w:t>
      </w:r>
      <w:r>
        <w:t>o</w:t>
      </w:r>
      <w:r>
        <w:rPr>
          <w:spacing w:val="11"/>
        </w:rPr>
        <w:t>b</w:t>
      </w:r>
      <w:r>
        <w:t>jecti</w:t>
      </w:r>
      <w:r>
        <w:rPr>
          <w:spacing w:val="-5"/>
        </w:rPr>
        <w:t>v</w:t>
      </w:r>
      <w:r>
        <w:t>e,</w:t>
      </w:r>
      <w:r w:rsidR="00F9389F">
        <w:t xml:space="preserve"> </w:t>
      </w:r>
      <w:r>
        <w:t>and</w:t>
      </w:r>
      <w:r>
        <w:rPr>
          <w:spacing w:val="48"/>
        </w:rPr>
        <w:t xml:space="preserve"> </w:t>
      </w:r>
      <w:r>
        <w:rPr>
          <w:w w:val="110"/>
        </w:rPr>
        <w:t>p</w:t>
      </w:r>
      <w:r>
        <w:rPr>
          <w:w w:val="109"/>
        </w:rPr>
        <w:t>rac</w:t>
      </w:r>
      <w:r>
        <w:rPr>
          <w:w w:val="139"/>
        </w:rPr>
        <w:t>t</w:t>
      </w:r>
      <w:r>
        <w:rPr>
          <w:w w:val="99"/>
        </w:rPr>
        <w:t>ic</w:t>
      </w:r>
      <w:r>
        <w:rPr>
          <w:w w:val="107"/>
        </w:rPr>
        <w:t>al</w:t>
      </w:r>
      <w:r>
        <w:rPr>
          <w:w w:val="119"/>
        </w:rPr>
        <w:t>i</w:t>
      </w:r>
      <w:r>
        <w:rPr>
          <w:spacing w:val="-5"/>
          <w:w w:val="119"/>
        </w:rPr>
        <w:t>t</w:t>
      </w:r>
      <w:r>
        <w:rPr>
          <w:spacing w:val="-17"/>
          <w:w w:val="105"/>
        </w:rPr>
        <w:t>y</w:t>
      </w:r>
      <w:r>
        <w:rPr>
          <w:w w:val="110"/>
        </w:rPr>
        <w:t>.</w:t>
      </w:r>
      <w:r w:rsidR="00F9389F">
        <w:t xml:space="preserve"> </w:t>
      </w:r>
      <w:r>
        <w:rPr>
          <w:spacing w:val="-11"/>
          <w:w w:val="106"/>
        </w:rPr>
        <w:t>A</w:t>
      </w:r>
      <w:r>
        <w:rPr>
          <w:w w:val="106"/>
        </w:rPr>
        <w:t>gricultu</w:t>
      </w:r>
      <w:r>
        <w:rPr>
          <w:spacing w:val="-11"/>
          <w:w w:val="106"/>
        </w:rPr>
        <w:t>r</w:t>
      </w:r>
      <w:r>
        <w:rPr>
          <w:w w:val="106"/>
        </w:rPr>
        <w:t>al</w:t>
      </w:r>
      <w:r>
        <w:rPr>
          <w:spacing w:val="22"/>
          <w:w w:val="106"/>
        </w:rPr>
        <w:t xml:space="preserve"> </w:t>
      </w:r>
      <w:r>
        <w:t>and</w:t>
      </w:r>
      <w:r>
        <w:rPr>
          <w:spacing w:val="47"/>
        </w:rPr>
        <w:t xml:space="preserve"> </w:t>
      </w:r>
      <w:r>
        <w:rPr>
          <w:spacing w:val="-15"/>
        </w:rPr>
        <w:t>F</w:t>
      </w:r>
      <w:r>
        <w:t>o</w:t>
      </w:r>
      <w:r>
        <w:rPr>
          <w:spacing w:val="-10"/>
        </w:rPr>
        <w:t>r</w:t>
      </w:r>
      <w:r>
        <w:t>est</w:t>
      </w:r>
      <w:r w:rsidR="00F9389F">
        <w:t xml:space="preserve"> </w:t>
      </w:r>
      <w:r>
        <w:t>Met</w:t>
      </w:r>
      <w:r>
        <w:rPr>
          <w:spacing w:val="-10"/>
        </w:rPr>
        <w:t>e</w:t>
      </w:r>
      <w:r>
        <w:t>o</w:t>
      </w:r>
      <w:r>
        <w:rPr>
          <w:spacing w:val="-10"/>
        </w:rPr>
        <w:t>r</w:t>
      </w:r>
      <w:r>
        <w:t>ol</w:t>
      </w:r>
      <w:r>
        <w:rPr>
          <w:spacing w:val="-10"/>
        </w:rPr>
        <w:t>o</w:t>
      </w:r>
      <w:r>
        <w:t>gy</w:t>
      </w:r>
      <w:r w:rsidR="00F9389F">
        <w:t xml:space="preserve"> </w:t>
      </w:r>
      <w:r>
        <w:t>149,</w:t>
      </w:r>
      <w:r w:rsidR="00F9389F">
        <w:t xml:space="preserve"> </w:t>
      </w:r>
      <w:r>
        <w:t>1791–1799</w:t>
      </w:r>
      <w:r>
        <w:rPr>
          <w:spacing w:val="7"/>
        </w:rPr>
        <w:t xml:space="preserve"> </w:t>
      </w:r>
      <w:r>
        <w:rPr>
          <w:w w:val="116"/>
        </w:rPr>
        <w:t>(</w:t>
      </w:r>
      <w:r>
        <w:rPr>
          <w:w w:val="101"/>
        </w:rPr>
        <w:t>2009)</w:t>
      </w:r>
      <w:r>
        <w:rPr>
          <w:w w:val="110"/>
        </w:rPr>
        <w:t>.</w:t>
      </w:r>
    </w:p>
    <w:p w14:paraId="253830E7" w14:textId="77777777" w:rsidR="005B53EE" w:rsidRDefault="005B53EE" w:rsidP="00F9389F">
      <w:pPr>
        <w:spacing w:before="10" w:line="140" w:lineRule="exact"/>
        <w:rPr>
          <w:sz w:val="15"/>
          <w:szCs w:val="15"/>
        </w:rPr>
      </w:pPr>
    </w:p>
    <w:p w14:paraId="77B8E176" w14:textId="77777777" w:rsidR="005B53EE" w:rsidRDefault="00F5753A" w:rsidP="00F9389F">
      <w:pPr>
        <w:spacing w:line="249" w:lineRule="auto"/>
        <w:ind w:left="317" w:right="83" w:hanging="199"/>
      </w:pPr>
      <w:r>
        <w:t>Price,</w:t>
      </w:r>
      <w:r>
        <w:rPr>
          <w:spacing w:val="45"/>
        </w:rPr>
        <w:t xml:space="preserve"> </w:t>
      </w:r>
      <w:r>
        <w:t>M.</w:t>
      </w:r>
      <w:r>
        <w:rPr>
          <w:spacing w:val="14"/>
        </w:rPr>
        <w:t xml:space="preserve"> </w:t>
      </w:r>
      <w:r>
        <w:t>V.</w:t>
      </w:r>
      <w:r>
        <w:rPr>
          <w:spacing w:val="15"/>
        </w:rPr>
        <w:t xml:space="preserve"> </w:t>
      </w:r>
      <w:r>
        <w:t>&amp;</w:t>
      </w:r>
      <w:r>
        <w:rPr>
          <w:spacing w:val="3"/>
        </w:rPr>
        <w:t xml:space="preserve"> </w:t>
      </w:r>
      <w:proofErr w:type="spellStart"/>
      <w:r>
        <w:rPr>
          <w:spacing w:val="-17"/>
        </w:rPr>
        <w:t>W</w:t>
      </w:r>
      <w:r>
        <w:t>aser</w:t>
      </w:r>
      <w:proofErr w:type="spellEnd"/>
      <w:r>
        <w:t>,</w:t>
      </w:r>
      <w:r>
        <w:rPr>
          <w:spacing w:val="50"/>
        </w:rPr>
        <w:t xml:space="preserve"> </w:t>
      </w:r>
      <w:r>
        <w:t>N.</w:t>
      </w:r>
      <w:r>
        <w:rPr>
          <w:spacing w:val="15"/>
        </w:rPr>
        <w:t xml:space="preserve"> </w:t>
      </w:r>
      <w:r>
        <w:t>M.</w:t>
      </w:r>
      <w:r>
        <w:rPr>
          <w:spacing w:val="28"/>
        </w:rPr>
        <w:t xml:space="preserve"> </w:t>
      </w:r>
      <w:r>
        <w:rPr>
          <w:w w:val="98"/>
        </w:rPr>
        <w:t>Eff</w:t>
      </w:r>
      <w:r>
        <w:rPr>
          <w:w w:val="99"/>
        </w:rPr>
        <w:t>ec</w:t>
      </w:r>
      <w:r>
        <w:rPr>
          <w:w w:val="139"/>
        </w:rPr>
        <w:t>t</w:t>
      </w:r>
      <w:r>
        <w:t>s</w:t>
      </w:r>
      <w:r>
        <w:rPr>
          <w:spacing w:val="5"/>
        </w:rPr>
        <w:t xml:space="preserve"> </w:t>
      </w:r>
      <w:r>
        <w:t>of</w:t>
      </w:r>
      <w:r>
        <w:rPr>
          <w:spacing w:val="-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5"/>
        </w:rPr>
        <w:t xml:space="preserve"> </w:t>
      </w:r>
      <w:r>
        <w:rPr>
          <w:spacing w:val="-5"/>
        </w:rPr>
        <w:t>w</w:t>
      </w:r>
      <w:r>
        <w:t>arming</w:t>
      </w:r>
      <w:r>
        <w:rPr>
          <w:spacing w:val="44"/>
        </w:rPr>
        <w:t xml:space="preserve"> </w:t>
      </w:r>
      <w:r>
        <w:t>on</w:t>
      </w:r>
      <w:r>
        <w:rPr>
          <w:spacing w:val="15"/>
        </w:rPr>
        <w:t xml:space="preserve"> </w:t>
      </w:r>
      <w:r>
        <w:rPr>
          <w:w w:val="113"/>
        </w:rPr>
        <w:t>pla</w:t>
      </w:r>
      <w:r>
        <w:rPr>
          <w:spacing w:val="-6"/>
          <w:w w:val="113"/>
        </w:rPr>
        <w:t>n</w:t>
      </w:r>
      <w:r>
        <w:rPr>
          <w:w w:val="113"/>
        </w:rPr>
        <w:t>t</w:t>
      </w:r>
      <w:r>
        <w:rPr>
          <w:spacing w:val="-1"/>
          <w:w w:val="113"/>
        </w:rPr>
        <w:t xml:space="preserve"> </w:t>
      </w:r>
      <w:r>
        <w:rPr>
          <w:w w:val="107"/>
        </w:rPr>
        <w:t>repr</w:t>
      </w:r>
      <w:r>
        <w:rPr>
          <w:spacing w:val="5"/>
          <w:w w:val="107"/>
        </w:rPr>
        <w:t>o</w:t>
      </w:r>
      <w:r>
        <w:rPr>
          <w:w w:val="107"/>
        </w:rPr>
        <w:t>ducti</w:t>
      </w:r>
      <w:r>
        <w:rPr>
          <w:spacing w:val="-5"/>
          <w:w w:val="107"/>
        </w:rPr>
        <w:t>v</w:t>
      </w:r>
      <w:r>
        <w:rPr>
          <w:w w:val="107"/>
        </w:rPr>
        <w:t>e</w:t>
      </w:r>
      <w:r>
        <w:rPr>
          <w:spacing w:val="6"/>
          <w:w w:val="107"/>
        </w:rPr>
        <w:t xml:space="preserve"> </w:t>
      </w:r>
      <w:r>
        <w:t>phenology</w:t>
      </w:r>
      <w:r>
        <w:rPr>
          <w:spacing w:val="36"/>
        </w:rPr>
        <w:t xml:space="preserve"> </w:t>
      </w:r>
      <w:r>
        <w:t>in</w:t>
      </w:r>
      <w:r>
        <w:rPr>
          <w:spacing w:val="14"/>
        </w:rPr>
        <w:t xml:space="preserve"> </w:t>
      </w:r>
      <w:r>
        <w:t>a</w:t>
      </w:r>
      <w:r>
        <w:rPr>
          <w:spacing w:val="16"/>
        </w:rPr>
        <w:t xml:space="preserve"> </w:t>
      </w:r>
      <w:r>
        <w:t>s</w:t>
      </w:r>
      <w:r>
        <w:rPr>
          <w:w w:val="110"/>
        </w:rPr>
        <w:t>ub</w:t>
      </w:r>
      <w:r>
        <w:rPr>
          <w:w w:val="107"/>
        </w:rPr>
        <w:t>al</w:t>
      </w:r>
      <w:r>
        <w:rPr>
          <w:w w:val="106"/>
        </w:rPr>
        <w:t>pi</w:t>
      </w:r>
      <w:r>
        <w:rPr>
          <w:w w:val="110"/>
        </w:rPr>
        <w:t>n</w:t>
      </w:r>
      <w:r>
        <w:rPr>
          <w:w w:val="99"/>
        </w:rPr>
        <w:t xml:space="preserve">e </w:t>
      </w:r>
      <w:r>
        <w:t>mead</w:t>
      </w:r>
      <w:r>
        <w:rPr>
          <w:spacing w:val="-5"/>
        </w:rPr>
        <w:t>o</w:t>
      </w:r>
      <w:r>
        <w:t>w.</w:t>
      </w:r>
      <w:r w:rsidR="00F9389F">
        <w:t xml:space="preserve"> </w:t>
      </w:r>
      <w:r>
        <w:t>E</w:t>
      </w:r>
      <w:r>
        <w:rPr>
          <w:spacing w:val="-10"/>
        </w:rPr>
        <w:t>c</w:t>
      </w:r>
      <w:r>
        <w:t>ol</w:t>
      </w:r>
      <w:r>
        <w:rPr>
          <w:spacing w:val="-10"/>
        </w:rPr>
        <w:t>o</w:t>
      </w:r>
      <w:r>
        <w:t>gy</w:t>
      </w:r>
      <w:r>
        <w:rPr>
          <w:spacing w:val="34"/>
        </w:rPr>
        <w:t xml:space="preserve"> </w:t>
      </w:r>
      <w:r>
        <w:t>79,</w:t>
      </w:r>
      <w:r>
        <w:rPr>
          <w:spacing w:val="49"/>
        </w:rPr>
        <w:t xml:space="preserve"> </w:t>
      </w:r>
      <w:r>
        <w:t>1261–1271</w:t>
      </w:r>
      <w:r>
        <w:rPr>
          <w:spacing w:val="7"/>
        </w:rPr>
        <w:t xml:space="preserve"> </w:t>
      </w:r>
      <w:r>
        <w:rPr>
          <w:w w:val="116"/>
        </w:rPr>
        <w:t>(</w:t>
      </w:r>
      <w:r>
        <w:rPr>
          <w:w w:val="101"/>
        </w:rPr>
        <w:t>1998)</w:t>
      </w:r>
      <w:r>
        <w:rPr>
          <w:w w:val="110"/>
        </w:rPr>
        <w:t>.</w:t>
      </w:r>
    </w:p>
    <w:p w14:paraId="0AAE5A04" w14:textId="77777777" w:rsidR="005B53EE" w:rsidRDefault="005B53EE" w:rsidP="00F9389F">
      <w:pPr>
        <w:spacing w:before="10" w:line="140" w:lineRule="exact"/>
        <w:rPr>
          <w:sz w:val="15"/>
          <w:szCs w:val="15"/>
        </w:rPr>
      </w:pPr>
    </w:p>
    <w:p w14:paraId="5DBFFF87" w14:textId="77777777" w:rsidR="005B53EE" w:rsidRDefault="00F5753A" w:rsidP="00F9389F">
      <w:pPr>
        <w:spacing w:line="249" w:lineRule="auto"/>
        <w:ind w:left="317" w:right="83" w:hanging="199"/>
        <w:sectPr w:rsidR="005B53EE">
          <w:pgSz w:w="12240" w:h="15840"/>
          <w:pgMar w:top="620" w:right="1300" w:bottom="280" w:left="1300" w:header="429" w:footer="1426" w:gutter="0"/>
          <w:cols w:space="720"/>
        </w:sectPr>
      </w:pPr>
      <w:r>
        <w:t>Cleland,</w:t>
      </w:r>
      <w:r w:rsidR="00F9389F">
        <w:t xml:space="preserve"> </w:t>
      </w:r>
      <w:r>
        <w:t>E.</w:t>
      </w:r>
      <w:r>
        <w:rPr>
          <w:spacing w:val="29"/>
        </w:rPr>
        <w:t xml:space="preserve"> </w:t>
      </w:r>
      <w:r>
        <w:t>E.,</w:t>
      </w:r>
      <w:r>
        <w:rPr>
          <w:spacing w:val="34"/>
        </w:rPr>
        <w:t xml:space="preserve"> </w:t>
      </w:r>
      <w:proofErr w:type="spellStart"/>
      <w:r>
        <w:t>Chiariello</w:t>
      </w:r>
      <w:proofErr w:type="spellEnd"/>
      <w:r>
        <w:t>,</w:t>
      </w:r>
      <w:r w:rsidR="00F9389F">
        <w:t xml:space="preserve"> </w:t>
      </w:r>
      <w:r>
        <w:t>N.</w:t>
      </w:r>
      <w:r>
        <w:rPr>
          <w:spacing w:val="21"/>
        </w:rPr>
        <w:t xml:space="preserve"> </w:t>
      </w:r>
      <w:r>
        <w:t>R.,</w:t>
      </w:r>
      <w:r>
        <w:rPr>
          <w:spacing w:val="35"/>
        </w:rPr>
        <w:t xml:space="preserve"> </w:t>
      </w:r>
      <w:proofErr w:type="spellStart"/>
      <w:r>
        <w:t>Loarie</w:t>
      </w:r>
      <w:proofErr w:type="spellEnd"/>
      <w:r>
        <w:t>,</w:t>
      </w:r>
      <w:r>
        <w:rPr>
          <w:spacing w:val="38"/>
        </w:rPr>
        <w:t xml:space="preserve"> </w:t>
      </w:r>
      <w:r>
        <w:t>S.</w:t>
      </w:r>
      <w:r>
        <w:rPr>
          <w:spacing w:val="14"/>
        </w:rPr>
        <w:t xml:space="preserve"> </w:t>
      </w:r>
      <w:r>
        <w:t>R.,</w:t>
      </w:r>
      <w:r>
        <w:rPr>
          <w:spacing w:val="35"/>
        </w:rPr>
        <w:t xml:space="preserve"> </w:t>
      </w:r>
      <w:r>
        <w:t>M</w:t>
      </w:r>
      <w:r>
        <w:rPr>
          <w:spacing w:val="6"/>
        </w:rPr>
        <w:t>o</w:t>
      </w:r>
      <w:r>
        <w:t>one</w:t>
      </w:r>
      <w:r>
        <w:rPr>
          <w:spacing w:val="-16"/>
        </w:rPr>
        <w:t>y</w:t>
      </w:r>
      <w:r>
        <w:t>,</w:t>
      </w:r>
      <w:r>
        <w:rPr>
          <w:spacing w:val="34"/>
        </w:rPr>
        <w:t xml:space="preserve"> </w:t>
      </w:r>
      <w:r>
        <w:t>H.</w:t>
      </w:r>
      <w:r>
        <w:rPr>
          <w:spacing w:val="21"/>
        </w:rPr>
        <w:t xml:space="preserve"> </w:t>
      </w:r>
      <w:r>
        <w:t>A.</w:t>
      </w:r>
      <w:r>
        <w:rPr>
          <w:spacing w:val="21"/>
        </w:rPr>
        <w:t xml:space="preserve"> </w:t>
      </w:r>
      <w:r>
        <w:t>&amp;</w:t>
      </w:r>
      <w:r>
        <w:rPr>
          <w:spacing w:val="9"/>
        </w:rPr>
        <w:t xml:space="preserve"> </w:t>
      </w:r>
      <w:r>
        <w:t>Field,</w:t>
      </w:r>
      <w:r>
        <w:rPr>
          <w:spacing w:val="43"/>
        </w:rPr>
        <w:t xml:space="preserve"> </w:t>
      </w:r>
      <w:r>
        <w:t>C.</w:t>
      </w:r>
      <w:r>
        <w:rPr>
          <w:spacing w:val="26"/>
        </w:rPr>
        <w:t xml:space="preserve"> </w:t>
      </w:r>
      <w:r>
        <w:t>B.</w:t>
      </w:r>
      <w:r>
        <w:rPr>
          <w:spacing w:val="43"/>
        </w:rPr>
        <w:t xml:space="preserve"> </w:t>
      </w:r>
      <w:r>
        <w:t>Di</w:t>
      </w:r>
      <w:r>
        <w:rPr>
          <w:spacing w:val="-5"/>
        </w:rPr>
        <w:t>v</w:t>
      </w:r>
      <w:r>
        <w:t>erse</w:t>
      </w:r>
      <w:r>
        <w:rPr>
          <w:spacing w:val="34"/>
        </w:rPr>
        <w:t xml:space="preserve"> </w:t>
      </w:r>
      <w:r>
        <w:t>res</w:t>
      </w:r>
      <w:r>
        <w:rPr>
          <w:spacing w:val="5"/>
        </w:rPr>
        <w:t>p</w:t>
      </w:r>
      <w:r>
        <w:t>onses</w:t>
      </w:r>
      <w:r>
        <w:rPr>
          <w:spacing w:val="42"/>
        </w:rPr>
        <w:t xml:space="preserve"> </w:t>
      </w:r>
      <w:r>
        <w:t>of</w:t>
      </w:r>
      <w:r>
        <w:rPr>
          <w:spacing w:val="4"/>
        </w:rPr>
        <w:t xml:space="preserve"> </w:t>
      </w:r>
      <w:r>
        <w:rPr>
          <w:w w:val="110"/>
        </w:rPr>
        <w:t>ph</w:t>
      </w:r>
      <w:r>
        <w:rPr>
          <w:w w:val="105"/>
        </w:rPr>
        <w:t>en</w:t>
      </w:r>
      <w:r>
        <w:rPr>
          <w:w w:val="99"/>
        </w:rPr>
        <w:t>ol</w:t>
      </w:r>
      <w:r>
        <w:rPr>
          <w:w w:val="101"/>
        </w:rPr>
        <w:t xml:space="preserve">ogy </w:t>
      </w:r>
      <w:r>
        <w:rPr>
          <w:w w:val="113"/>
        </w:rPr>
        <w:t xml:space="preserve">to </w:t>
      </w:r>
      <w:r>
        <w:t>global</w:t>
      </w:r>
      <w:r>
        <w:rPr>
          <w:spacing w:val="23"/>
        </w:rPr>
        <w:t xml:space="preserve"> </w:t>
      </w:r>
      <w:r>
        <w:rPr>
          <w:spacing w:val="-5"/>
        </w:rPr>
        <w:t>c</w:t>
      </w:r>
      <w:r>
        <w:t>hanges</w:t>
      </w:r>
      <w:r>
        <w:rPr>
          <w:spacing w:val="37"/>
        </w:rPr>
        <w:t xml:space="preserve"> </w:t>
      </w:r>
      <w:r>
        <w:t>in</w:t>
      </w:r>
      <w:r>
        <w:rPr>
          <w:spacing w:val="15"/>
        </w:rPr>
        <w:t xml:space="preserve"> </w:t>
      </w:r>
      <w:r>
        <w:t>a</w:t>
      </w:r>
      <w:r>
        <w:rPr>
          <w:spacing w:val="17"/>
        </w:rPr>
        <w:t xml:space="preserve"> </w:t>
      </w:r>
      <w:r>
        <w:t>grassland</w:t>
      </w:r>
      <w:r w:rsidR="00F9389F">
        <w:t xml:space="preserve"> </w:t>
      </w:r>
      <w:r>
        <w:rPr>
          <w:w w:val="99"/>
        </w:rPr>
        <w:t>e</w:t>
      </w:r>
      <w:r>
        <w:t>cos</w:t>
      </w:r>
      <w:r>
        <w:rPr>
          <w:w w:val="103"/>
        </w:rPr>
        <w:t>ys</w:t>
      </w:r>
      <w:r>
        <w:rPr>
          <w:w w:val="139"/>
        </w:rPr>
        <w:t>t</w:t>
      </w:r>
      <w:r>
        <w:rPr>
          <w:w w:val="104"/>
        </w:rPr>
        <w:t>em</w:t>
      </w:r>
      <w:r>
        <w:rPr>
          <w:w w:val="110"/>
        </w:rPr>
        <w:t>.</w:t>
      </w:r>
      <w:r>
        <w:rPr>
          <w:spacing w:val="24"/>
          <w:w w:val="110"/>
        </w:rPr>
        <w:t xml:space="preserve"> </w:t>
      </w:r>
      <w:r>
        <w:rPr>
          <w:w w:val="106"/>
        </w:rPr>
        <w:t>P</w:t>
      </w:r>
      <w:r>
        <w:rPr>
          <w:spacing w:val="-11"/>
          <w:w w:val="106"/>
        </w:rPr>
        <w:t>rocee</w:t>
      </w:r>
      <w:r>
        <w:rPr>
          <w:w w:val="106"/>
        </w:rPr>
        <w:t>dings</w:t>
      </w:r>
      <w:r>
        <w:rPr>
          <w:spacing w:val="15"/>
          <w:w w:val="106"/>
        </w:rPr>
        <w:t xml:space="preserve"> </w:t>
      </w:r>
      <w:r>
        <w:t>of</w:t>
      </w:r>
      <w:r>
        <w:rPr>
          <w:spacing w:val="7"/>
        </w:rPr>
        <w:t xml:space="preserve"> </w:t>
      </w:r>
      <w:r>
        <w:t>the</w:t>
      </w:r>
      <w:r>
        <w:rPr>
          <w:spacing w:val="26"/>
        </w:rPr>
        <w:t xml:space="preserve"> </w:t>
      </w:r>
      <w:r>
        <w:t>National</w:t>
      </w:r>
      <w:r w:rsidR="00F9389F">
        <w:t xml:space="preserve"> </w:t>
      </w:r>
      <w:r>
        <w:rPr>
          <w:spacing w:val="-10"/>
        </w:rPr>
        <w:t>Ac</w:t>
      </w:r>
      <w:r>
        <w:t>ademy</w:t>
      </w:r>
      <w:r>
        <w:rPr>
          <w:spacing w:val="36"/>
        </w:rPr>
        <w:t xml:space="preserve"> </w:t>
      </w:r>
      <w:r>
        <w:t>of</w:t>
      </w:r>
      <w:r>
        <w:rPr>
          <w:spacing w:val="7"/>
        </w:rPr>
        <w:t xml:space="preserve"> </w:t>
      </w:r>
      <w:r>
        <w:t>Scien</w:t>
      </w:r>
      <w:r>
        <w:rPr>
          <w:spacing w:val="-10"/>
        </w:rPr>
        <w:t>c</w:t>
      </w:r>
      <w:r>
        <w:t>es</w:t>
      </w:r>
      <w:r>
        <w:rPr>
          <w:spacing w:val="41"/>
        </w:rPr>
        <w:t xml:space="preserve"> </w:t>
      </w:r>
      <w:r>
        <w:t>of</w:t>
      </w:r>
      <w:r>
        <w:rPr>
          <w:spacing w:val="7"/>
        </w:rPr>
        <w:t xml:space="preserve"> </w:t>
      </w:r>
      <w:r>
        <w:t>the</w:t>
      </w:r>
      <w:r>
        <w:rPr>
          <w:spacing w:val="25"/>
        </w:rPr>
        <w:t xml:space="preserve"> </w:t>
      </w:r>
      <w:r>
        <w:rPr>
          <w:w w:val="107"/>
        </w:rPr>
        <w:t>Uni</w:t>
      </w:r>
      <w:r>
        <w:rPr>
          <w:w w:val="109"/>
        </w:rPr>
        <w:t>t</w:t>
      </w:r>
      <w:r>
        <w:rPr>
          <w:spacing w:val="-10"/>
          <w:w w:val="109"/>
        </w:rPr>
        <w:t>e</w:t>
      </w:r>
      <w:r>
        <w:rPr>
          <w:w w:val="101"/>
        </w:rPr>
        <w:t xml:space="preserve">d </w:t>
      </w:r>
      <w:r>
        <w:t>States</w:t>
      </w:r>
      <w:r w:rsidR="00F9389F">
        <w:t xml:space="preserve"> </w:t>
      </w:r>
      <w:r>
        <w:t>of</w:t>
      </w:r>
      <w:r>
        <w:rPr>
          <w:spacing w:val="15"/>
        </w:rPr>
        <w:t xml:space="preserve"> </w:t>
      </w:r>
      <w:r>
        <w:rPr>
          <w:spacing w:val="-5"/>
        </w:rPr>
        <w:t>A</w:t>
      </w:r>
      <w:r>
        <w:t>meri</w:t>
      </w:r>
      <w:r>
        <w:rPr>
          <w:spacing w:val="-10"/>
        </w:rPr>
        <w:t>c</w:t>
      </w:r>
      <w:r>
        <w:t>a</w:t>
      </w:r>
      <w:r w:rsidR="00F9389F">
        <w:t xml:space="preserve"> </w:t>
      </w:r>
      <w:r>
        <w:t>103,</w:t>
      </w:r>
      <w:r w:rsidR="00F9389F">
        <w:t xml:space="preserve"> </w:t>
      </w:r>
      <w:r>
        <w:t>13740–13744</w:t>
      </w:r>
      <w:r>
        <w:rPr>
          <w:spacing w:val="4"/>
        </w:rPr>
        <w:t xml:space="preserve"> </w:t>
      </w:r>
      <w:r>
        <w:t>(2006).</w:t>
      </w:r>
      <w:r w:rsidR="00F9389F">
        <w:t xml:space="preserve"> </w:t>
      </w:r>
      <w:r>
        <w:t>LR:</w:t>
      </w:r>
      <w:r>
        <w:rPr>
          <w:spacing w:val="31"/>
        </w:rPr>
        <w:t xml:space="preserve"> </w:t>
      </w:r>
      <w:r>
        <w:t>20140908;</w:t>
      </w:r>
      <w:r>
        <w:rPr>
          <w:spacing w:val="7"/>
        </w:rPr>
        <w:t xml:space="preserve"> </w:t>
      </w:r>
      <w:r>
        <w:t>JID:</w:t>
      </w:r>
      <w:r w:rsidR="00F9389F">
        <w:t xml:space="preserve"> </w:t>
      </w:r>
      <w:r>
        <w:t>7505876;</w:t>
      </w:r>
      <w:r>
        <w:rPr>
          <w:spacing w:val="8"/>
        </w:rPr>
        <w:t xml:space="preserve"> </w:t>
      </w:r>
      <w:r>
        <w:t>0</w:t>
      </w:r>
      <w:r>
        <w:rPr>
          <w:spacing w:val="14"/>
        </w:rPr>
        <w:t xml:space="preserve"> </w:t>
      </w:r>
      <w:r>
        <w:t>(Soil);</w:t>
      </w:r>
      <w:r>
        <w:rPr>
          <w:spacing w:val="32"/>
        </w:rPr>
        <w:t xml:space="preserve"> </w:t>
      </w:r>
      <w:r>
        <w:t>142M471B3J</w:t>
      </w:r>
      <w:r>
        <w:rPr>
          <w:spacing w:val="46"/>
        </w:rPr>
        <w:t xml:space="preserve"> </w:t>
      </w:r>
      <w:r>
        <w:rPr>
          <w:w w:val="116"/>
        </w:rPr>
        <w:t>(</w:t>
      </w:r>
      <w:r>
        <w:rPr>
          <w:w w:val="111"/>
        </w:rPr>
        <w:t>Car</w:t>
      </w:r>
      <w:r>
        <w:rPr>
          <w:spacing w:val="5"/>
          <w:w w:val="110"/>
        </w:rPr>
        <w:t>b</w:t>
      </w:r>
      <w:r>
        <w:rPr>
          <w:w w:val="105"/>
        </w:rPr>
        <w:t xml:space="preserve">on </w:t>
      </w:r>
      <w:r>
        <w:t>Di</w:t>
      </w:r>
      <w:r>
        <w:rPr>
          <w:spacing w:val="-5"/>
        </w:rPr>
        <w:t>o</w:t>
      </w:r>
      <w:r>
        <w:t>xide);</w:t>
      </w:r>
      <w:r>
        <w:rPr>
          <w:spacing w:val="45"/>
        </w:rPr>
        <w:t xml:space="preserve"> </w:t>
      </w:r>
      <w:r>
        <w:t>N762921K75</w:t>
      </w:r>
      <w:r>
        <w:rPr>
          <w:spacing w:val="23"/>
        </w:rPr>
        <w:t xml:space="preserve"> </w:t>
      </w:r>
      <w:r>
        <w:rPr>
          <w:w w:val="107"/>
        </w:rPr>
        <w:t>(Nitrogen);</w:t>
      </w:r>
      <w:r>
        <w:rPr>
          <w:spacing w:val="14"/>
          <w:w w:val="107"/>
        </w:rPr>
        <w:t xml:space="preserve"> </w:t>
      </w:r>
      <w:r>
        <w:t>OID:</w:t>
      </w:r>
      <w:r>
        <w:rPr>
          <w:spacing w:val="38"/>
        </w:rPr>
        <w:t xml:space="preserve"> </w:t>
      </w:r>
      <w:r>
        <w:t>NLM:</w:t>
      </w:r>
      <w:r>
        <w:rPr>
          <w:spacing w:val="26"/>
        </w:rPr>
        <w:t xml:space="preserve"> </w:t>
      </w:r>
      <w:r>
        <w:t>PMC1560087;</w:t>
      </w:r>
      <w:r>
        <w:rPr>
          <w:spacing w:val="45"/>
        </w:rPr>
        <w:t xml:space="preserve"> </w:t>
      </w:r>
      <w:r>
        <w:rPr>
          <w:w w:val="109"/>
        </w:rPr>
        <w:t>2006/09/05</w:t>
      </w:r>
      <w:r>
        <w:rPr>
          <w:spacing w:val="11"/>
          <w:w w:val="109"/>
        </w:rPr>
        <w:t xml:space="preserve"> </w:t>
      </w:r>
      <w:r>
        <w:rPr>
          <w:w w:val="82"/>
        </w:rPr>
        <w:t>[</w:t>
      </w:r>
      <w:proofErr w:type="spellStart"/>
      <w:r>
        <w:rPr>
          <w:w w:val="111"/>
        </w:rPr>
        <w:t>ah</w:t>
      </w:r>
      <w:r>
        <w:rPr>
          <w:w w:val="107"/>
        </w:rPr>
        <w:t>ead</w:t>
      </w:r>
      <w:r>
        <w:rPr>
          <w:w w:val="101"/>
        </w:rPr>
        <w:t>ofp</w:t>
      </w:r>
      <w:r>
        <w:rPr>
          <w:w w:val="116"/>
        </w:rPr>
        <w:t>r</w:t>
      </w:r>
      <w:r>
        <w:rPr>
          <w:w w:val="99"/>
        </w:rPr>
        <w:t>i</w:t>
      </w:r>
      <w:r>
        <w:rPr>
          <w:spacing w:val="-5"/>
          <w:w w:val="110"/>
        </w:rPr>
        <w:t>n</w:t>
      </w:r>
      <w:r>
        <w:rPr>
          <w:w w:val="139"/>
        </w:rPr>
        <w:t>t</w:t>
      </w:r>
      <w:proofErr w:type="spellEnd"/>
      <w:r>
        <w:rPr>
          <w:w w:val="82"/>
        </w:rPr>
        <w:t>]</w:t>
      </w:r>
      <w:r>
        <w:rPr>
          <w:w w:val="99"/>
        </w:rPr>
        <w:t>;</w:t>
      </w:r>
      <w:r>
        <w:rPr>
          <w:spacing w:val="16"/>
        </w:rPr>
        <w:t xml:space="preserve"> </w:t>
      </w:r>
      <w:proofErr w:type="spellStart"/>
      <w:r>
        <w:rPr>
          <w:w w:val="110"/>
        </w:rPr>
        <w:t>ppub</w:t>
      </w:r>
      <w:r>
        <w:rPr>
          <w:w w:val="99"/>
        </w:rPr>
        <w:t>li</w:t>
      </w:r>
      <w:r>
        <w:rPr>
          <w:w w:val="106"/>
        </w:rPr>
        <w:t>sh</w:t>
      </w:r>
      <w:proofErr w:type="spellEnd"/>
      <w:r>
        <w:rPr>
          <w:w w:val="110"/>
        </w:rPr>
        <w:t>.</w:t>
      </w:r>
    </w:p>
    <w:p w14:paraId="29BAC11A" w14:textId="77777777" w:rsidR="005B53EE" w:rsidRDefault="005B53EE" w:rsidP="00F9389F">
      <w:pPr>
        <w:spacing w:line="200" w:lineRule="exact"/>
      </w:pPr>
    </w:p>
    <w:p w14:paraId="7C8EBADD" w14:textId="77777777" w:rsidR="005B53EE" w:rsidRDefault="005B53EE" w:rsidP="00F9389F">
      <w:pPr>
        <w:spacing w:line="200" w:lineRule="exact"/>
      </w:pPr>
    </w:p>
    <w:p w14:paraId="0AA3A7E0" w14:textId="77777777" w:rsidR="005B53EE" w:rsidRDefault="005B53EE" w:rsidP="00F9389F">
      <w:pPr>
        <w:spacing w:before="8" w:line="280" w:lineRule="exact"/>
        <w:rPr>
          <w:sz w:val="28"/>
          <w:szCs w:val="28"/>
        </w:rPr>
      </w:pPr>
    </w:p>
    <w:p w14:paraId="436BEBF4" w14:textId="77777777" w:rsidR="005B53EE" w:rsidRDefault="00F5753A" w:rsidP="00F9389F">
      <w:pPr>
        <w:spacing w:before="22" w:line="249" w:lineRule="auto"/>
        <w:ind w:left="317" w:right="83" w:hanging="199"/>
      </w:pPr>
      <w:r>
        <w:t>Sherr</w:t>
      </w:r>
      <w:r>
        <w:rPr>
          <w:spacing w:val="-17"/>
        </w:rPr>
        <w:t>y</w:t>
      </w:r>
      <w:r>
        <w:t>,</w:t>
      </w:r>
      <w:r>
        <w:rPr>
          <w:spacing w:val="46"/>
        </w:rPr>
        <w:t xml:space="preserve"> </w:t>
      </w:r>
      <w:r>
        <w:t>R.</w:t>
      </w:r>
      <w:r>
        <w:rPr>
          <w:spacing w:val="21"/>
        </w:rPr>
        <w:t xml:space="preserve"> </w:t>
      </w:r>
      <w:r>
        <w:t>A.</w:t>
      </w:r>
      <w:r>
        <w:rPr>
          <w:spacing w:val="13"/>
        </w:rPr>
        <w:t xml:space="preserve"> </w:t>
      </w:r>
      <w:r>
        <w:t>et</w:t>
      </w:r>
      <w:r>
        <w:rPr>
          <w:spacing w:val="22"/>
        </w:rPr>
        <w:t xml:space="preserve"> </w:t>
      </w:r>
      <w:r>
        <w:t>al.</w:t>
      </w:r>
      <w:r>
        <w:rPr>
          <w:spacing w:val="36"/>
        </w:rPr>
        <w:t xml:space="preserve"> </w:t>
      </w:r>
      <w:r>
        <w:t>Di</w:t>
      </w:r>
      <w:r>
        <w:rPr>
          <w:spacing w:val="-5"/>
        </w:rPr>
        <w:t>v</w:t>
      </w:r>
      <w:r>
        <w:t>ergence</w:t>
      </w:r>
      <w:r>
        <w:rPr>
          <w:spacing w:val="32"/>
        </w:rPr>
        <w:t xml:space="preserve"> </w:t>
      </w:r>
      <w:r>
        <w:t>of</w:t>
      </w:r>
      <w:r>
        <w:rPr>
          <w:spacing w:val="-4"/>
        </w:rPr>
        <w:t xml:space="preserve"> </w:t>
      </w:r>
      <w:r>
        <w:rPr>
          <w:w w:val="107"/>
        </w:rPr>
        <w:t>repr</w:t>
      </w:r>
      <w:r>
        <w:rPr>
          <w:spacing w:val="6"/>
          <w:w w:val="107"/>
        </w:rPr>
        <w:t>o</w:t>
      </w:r>
      <w:r>
        <w:rPr>
          <w:w w:val="107"/>
        </w:rPr>
        <w:t>ducti</w:t>
      </w:r>
      <w:r>
        <w:rPr>
          <w:spacing w:val="-5"/>
          <w:w w:val="107"/>
        </w:rPr>
        <w:t>v</w:t>
      </w:r>
      <w:r>
        <w:rPr>
          <w:w w:val="107"/>
        </w:rPr>
        <w:t>e</w:t>
      </w:r>
      <w:r>
        <w:rPr>
          <w:spacing w:val="4"/>
          <w:w w:val="107"/>
        </w:rPr>
        <w:t xml:space="preserve"> </w:t>
      </w:r>
      <w:r>
        <w:t>phenology</w:t>
      </w:r>
      <w:r>
        <w:rPr>
          <w:spacing w:val="34"/>
        </w:rPr>
        <w:t xml:space="preserve"> </w:t>
      </w:r>
      <w:r>
        <w:t>under</w:t>
      </w:r>
      <w:r>
        <w:rPr>
          <w:spacing w:val="43"/>
        </w:rPr>
        <w:t xml:space="preserve"> </w:t>
      </w:r>
      <w:r>
        <w:t>climate</w:t>
      </w:r>
      <w:r>
        <w:rPr>
          <w:spacing w:val="41"/>
        </w:rPr>
        <w:t xml:space="preserve"> </w:t>
      </w:r>
      <w:r>
        <w:rPr>
          <w:spacing w:val="-5"/>
        </w:rPr>
        <w:t>w</w:t>
      </w:r>
      <w:r>
        <w:t>arming.</w:t>
      </w:r>
      <w:r w:rsidR="00F9389F">
        <w:t xml:space="preserve"> </w:t>
      </w:r>
      <w:r>
        <w:rPr>
          <w:w w:val="106"/>
        </w:rPr>
        <w:t>P</w:t>
      </w:r>
      <w:r>
        <w:rPr>
          <w:spacing w:val="-11"/>
          <w:w w:val="106"/>
        </w:rPr>
        <w:t>rocee</w:t>
      </w:r>
      <w:r>
        <w:rPr>
          <w:w w:val="106"/>
        </w:rPr>
        <w:t>dings</w:t>
      </w:r>
      <w:r>
        <w:rPr>
          <w:spacing w:val="12"/>
          <w:w w:val="106"/>
        </w:rPr>
        <w:t xml:space="preserve"> </w:t>
      </w:r>
      <w:r>
        <w:t>of</w:t>
      </w:r>
      <w:r>
        <w:rPr>
          <w:spacing w:val="4"/>
        </w:rPr>
        <w:t xml:space="preserve"> </w:t>
      </w:r>
      <w:r>
        <w:t>the</w:t>
      </w:r>
      <w:r>
        <w:rPr>
          <w:spacing w:val="24"/>
        </w:rPr>
        <w:t xml:space="preserve"> </w:t>
      </w:r>
      <w:r>
        <w:rPr>
          <w:w w:val="109"/>
        </w:rPr>
        <w:t>Nati</w:t>
      </w:r>
      <w:r>
        <w:rPr>
          <w:w w:val="106"/>
        </w:rPr>
        <w:t xml:space="preserve">onal </w:t>
      </w:r>
      <w:r>
        <w:rPr>
          <w:spacing w:val="-10"/>
        </w:rPr>
        <w:t>Ac</w:t>
      </w:r>
      <w:r>
        <w:t>ademy</w:t>
      </w:r>
      <w:r>
        <w:rPr>
          <w:spacing w:val="45"/>
        </w:rPr>
        <w:t xml:space="preserve"> </w:t>
      </w:r>
      <w:r>
        <w:t>of</w:t>
      </w:r>
      <w:r>
        <w:rPr>
          <w:spacing w:val="15"/>
        </w:rPr>
        <w:t xml:space="preserve"> </w:t>
      </w:r>
      <w:r>
        <w:t>Scien</w:t>
      </w:r>
      <w:r>
        <w:rPr>
          <w:spacing w:val="-10"/>
        </w:rPr>
        <w:t>c</w:t>
      </w:r>
      <w:r>
        <w:t>es</w:t>
      </w:r>
      <w:r w:rsidR="00F9389F">
        <w:t xml:space="preserve"> </w:t>
      </w:r>
      <w:r>
        <w:t>of</w:t>
      </w:r>
      <w:r>
        <w:rPr>
          <w:spacing w:val="15"/>
        </w:rPr>
        <w:t xml:space="preserve"> </w:t>
      </w:r>
      <w:r>
        <w:t>the</w:t>
      </w:r>
      <w:r>
        <w:rPr>
          <w:spacing w:val="35"/>
        </w:rPr>
        <w:t xml:space="preserve"> </w:t>
      </w:r>
      <w:r>
        <w:t>Unit</w:t>
      </w:r>
      <w:r>
        <w:rPr>
          <w:spacing w:val="-10"/>
        </w:rPr>
        <w:t>e</w:t>
      </w:r>
      <w:r>
        <w:t>d</w:t>
      </w:r>
      <w:r w:rsidR="00F9389F">
        <w:t xml:space="preserve"> </w:t>
      </w:r>
      <w:r>
        <w:t>States</w:t>
      </w:r>
      <w:r w:rsidR="00F9389F">
        <w:t xml:space="preserve"> </w:t>
      </w:r>
      <w:r>
        <w:t>of</w:t>
      </w:r>
      <w:r>
        <w:rPr>
          <w:spacing w:val="15"/>
        </w:rPr>
        <w:t xml:space="preserve"> </w:t>
      </w:r>
      <w:r>
        <w:rPr>
          <w:spacing w:val="-5"/>
        </w:rPr>
        <w:t>A</w:t>
      </w:r>
      <w:r>
        <w:t>meri</w:t>
      </w:r>
      <w:r>
        <w:rPr>
          <w:spacing w:val="-10"/>
        </w:rPr>
        <w:t>c</w:t>
      </w:r>
      <w:r>
        <w:t>a</w:t>
      </w:r>
      <w:r w:rsidR="00F9389F">
        <w:t xml:space="preserve"> </w:t>
      </w:r>
      <w:r>
        <w:t>104,</w:t>
      </w:r>
      <w:r w:rsidR="00F9389F">
        <w:t xml:space="preserve"> </w:t>
      </w:r>
      <w:r>
        <w:t>198–202</w:t>
      </w:r>
      <w:r>
        <w:rPr>
          <w:spacing w:val="9"/>
        </w:rPr>
        <w:t xml:space="preserve"> </w:t>
      </w:r>
      <w:r>
        <w:t>(2007).</w:t>
      </w:r>
      <w:r w:rsidR="00F9389F">
        <w:t xml:space="preserve"> </w:t>
      </w:r>
      <w:r>
        <w:t>LR:</w:t>
      </w:r>
      <w:r>
        <w:rPr>
          <w:spacing w:val="32"/>
        </w:rPr>
        <w:t xml:space="preserve"> </w:t>
      </w:r>
      <w:r>
        <w:t>20140907;</w:t>
      </w:r>
      <w:r>
        <w:rPr>
          <w:spacing w:val="10"/>
        </w:rPr>
        <w:t xml:space="preserve"> </w:t>
      </w:r>
      <w:r>
        <w:rPr>
          <w:w w:val="110"/>
        </w:rPr>
        <w:t>JID:</w:t>
      </w:r>
      <w:r>
        <w:rPr>
          <w:spacing w:val="13"/>
          <w:w w:val="110"/>
        </w:rPr>
        <w:t xml:space="preserve"> </w:t>
      </w:r>
      <w:r>
        <w:t>7505876; OID:</w:t>
      </w:r>
      <w:r>
        <w:rPr>
          <w:spacing w:val="38"/>
        </w:rPr>
        <w:t xml:space="preserve"> </w:t>
      </w:r>
      <w:r>
        <w:t>NLM:</w:t>
      </w:r>
      <w:r>
        <w:rPr>
          <w:spacing w:val="26"/>
        </w:rPr>
        <w:t xml:space="preserve"> </w:t>
      </w:r>
      <w:r>
        <w:t>PMC1713188;</w:t>
      </w:r>
      <w:r>
        <w:rPr>
          <w:spacing w:val="45"/>
        </w:rPr>
        <w:t xml:space="preserve"> </w:t>
      </w:r>
      <w:r>
        <w:rPr>
          <w:w w:val="109"/>
        </w:rPr>
        <w:t>2006/12/20</w:t>
      </w:r>
      <w:r>
        <w:rPr>
          <w:spacing w:val="11"/>
          <w:w w:val="109"/>
        </w:rPr>
        <w:t xml:space="preserve"> </w:t>
      </w:r>
      <w:r>
        <w:rPr>
          <w:w w:val="82"/>
        </w:rPr>
        <w:t>[</w:t>
      </w:r>
      <w:proofErr w:type="spellStart"/>
      <w:r>
        <w:rPr>
          <w:w w:val="111"/>
        </w:rPr>
        <w:t>ah</w:t>
      </w:r>
      <w:r>
        <w:rPr>
          <w:w w:val="107"/>
        </w:rPr>
        <w:t>ead</w:t>
      </w:r>
      <w:r>
        <w:rPr>
          <w:w w:val="101"/>
        </w:rPr>
        <w:t>ofp</w:t>
      </w:r>
      <w:r>
        <w:rPr>
          <w:w w:val="116"/>
        </w:rPr>
        <w:t>r</w:t>
      </w:r>
      <w:r>
        <w:rPr>
          <w:w w:val="99"/>
        </w:rPr>
        <w:t>i</w:t>
      </w:r>
      <w:r>
        <w:rPr>
          <w:spacing w:val="-5"/>
          <w:w w:val="110"/>
        </w:rPr>
        <w:t>n</w:t>
      </w:r>
      <w:r>
        <w:rPr>
          <w:w w:val="139"/>
        </w:rPr>
        <w:t>t</w:t>
      </w:r>
      <w:proofErr w:type="spellEnd"/>
      <w:r>
        <w:rPr>
          <w:w w:val="82"/>
        </w:rPr>
        <w:t>]</w:t>
      </w:r>
      <w:r>
        <w:rPr>
          <w:w w:val="99"/>
        </w:rPr>
        <w:t>;</w:t>
      </w:r>
      <w:r>
        <w:rPr>
          <w:spacing w:val="16"/>
        </w:rPr>
        <w:t xml:space="preserve"> </w:t>
      </w:r>
      <w:proofErr w:type="spellStart"/>
      <w:r>
        <w:rPr>
          <w:w w:val="110"/>
        </w:rPr>
        <w:t>ppu</w:t>
      </w:r>
      <w:r>
        <w:rPr>
          <w:w w:val="106"/>
        </w:rPr>
        <w:t>bl</w:t>
      </w:r>
      <w:r>
        <w:rPr>
          <w:w w:val="99"/>
        </w:rPr>
        <w:t>i</w:t>
      </w:r>
      <w:r>
        <w:rPr>
          <w:w w:val="106"/>
        </w:rPr>
        <w:t>sh</w:t>
      </w:r>
      <w:proofErr w:type="spellEnd"/>
      <w:r>
        <w:rPr>
          <w:w w:val="110"/>
        </w:rPr>
        <w:t>.</w:t>
      </w:r>
    </w:p>
    <w:p w14:paraId="1E47D698" w14:textId="77777777" w:rsidR="005B53EE" w:rsidRDefault="005B53EE" w:rsidP="00F9389F">
      <w:pPr>
        <w:spacing w:before="9" w:line="140" w:lineRule="exact"/>
        <w:rPr>
          <w:sz w:val="14"/>
          <w:szCs w:val="14"/>
        </w:rPr>
      </w:pPr>
    </w:p>
    <w:p w14:paraId="45004EB9" w14:textId="77777777" w:rsidR="005B53EE" w:rsidRDefault="00F5753A" w:rsidP="00F9389F">
      <w:pPr>
        <w:spacing w:line="249" w:lineRule="auto"/>
        <w:ind w:left="317" w:right="83" w:hanging="199"/>
      </w:pPr>
      <w:proofErr w:type="spellStart"/>
      <w:r>
        <w:t>Rollinson</w:t>
      </w:r>
      <w:proofErr w:type="spellEnd"/>
      <w:r>
        <w:t>,</w:t>
      </w:r>
      <w:r w:rsidR="00F9389F">
        <w:t xml:space="preserve"> </w:t>
      </w:r>
      <w:r>
        <w:t>C.</w:t>
      </w:r>
      <w:r>
        <w:rPr>
          <w:spacing w:val="35"/>
        </w:rPr>
        <w:t xml:space="preserve"> </w:t>
      </w:r>
      <w:r>
        <w:t>R.</w:t>
      </w:r>
      <w:r>
        <w:rPr>
          <w:spacing w:val="38"/>
        </w:rPr>
        <w:t xml:space="preserve"> </w:t>
      </w:r>
      <w:r>
        <w:t>&amp;</w:t>
      </w:r>
      <w:r>
        <w:rPr>
          <w:spacing w:val="18"/>
        </w:rPr>
        <w:t xml:space="preserve"> </w:t>
      </w:r>
      <w:r>
        <w:t>K</w:t>
      </w:r>
      <w:r>
        <w:rPr>
          <w:spacing w:val="-5"/>
        </w:rPr>
        <w:t>ay</w:t>
      </w:r>
      <w:r>
        <w:t>e,</w:t>
      </w:r>
      <w:r w:rsidR="00F9389F">
        <w:t xml:space="preserve"> </w:t>
      </w:r>
      <w:r>
        <w:t>M.</w:t>
      </w:r>
      <w:r>
        <w:rPr>
          <w:spacing w:val="28"/>
        </w:rPr>
        <w:t xml:space="preserve"> </w:t>
      </w:r>
      <w:r>
        <w:t>W.</w:t>
      </w:r>
      <w:r w:rsidR="00F9389F">
        <w:t xml:space="preserve"> </w:t>
      </w:r>
      <w:r>
        <w:rPr>
          <w:w w:val="108"/>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5"/>
        </w:rPr>
        <w:t>w</w:t>
      </w:r>
      <w:r>
        <w:t>arming</w:t>
      </w:r>
      <w:r w:rsidR="00F9389F">
        <w:t xml:space="preserve"> </w:t>
      </w:r>
      <w:r>
        <w:t>alters</w:t>
      </w:r>
      <w:r w:rsidR="00F9389F">
        <w:t xml:space="preserve"> </w:t>
      </w:r>
      <w:r>
        <w:t>spring</w:t>
      </w:r>
      <w:r w:rsidR="00F9389F">
        <w:t xml:space="preserve"> </w:t>
      </w:r>
      <w:r>
        <w:t>phenology</w:t>
      </w:r>
      <w:r w:rsidR="00F9389F">
        <w:t xml:space="preserve"> </w:t>
      </w:r>
      <w:r>
        <w:t>of</w:t>
      </w:r>
      <w:r>
        <w:rPr>
          <w:spacing w:val="13"/>
        </w:rPr>
        <w:t xml:space="preserve"> </w:t>
      </w:r>
      <w:r>
        <w:rPr>
          <w:w w:val="112"/>
        </w:rPr>
        <w:t>certain pla</w:t>
      </w:r>
      <w:r>
        <w:rPr>
          <w:spacing w:val="-6"/>
          <w:w w:val="112"/>
        </w:rPr>
        <w:t>n</w:t>
      </w:r>
      <w:r>
        <w:rPr>
          <w:w w:val="112"/>
        </w:rPr>
        <w:t>t</w:t>
      </w:r>
      <w:r>
        <w:rPr>
          <w:spacing w:val="18"/>
          <w:w w:val="112"/>
        </w:rPr>
        <w:t xml:space="preserve"> </w:t>
      </w:r>
      <w:r>
        <w:rPr>
          <w:w w:val="91"/>
        </w:rPr>
        <w:t>f</w:t>
      </w:r>
      <w:r>
        <w:rPr>
          <w:w w:val="110"/>
        </w:rPr>
        <w:t>un</w:t>
      </w:r>
      <w:r>
        <w:rPr>
          <w:w w:val="115"/>
        </w:rPr>
        <w:t>ct</w:t>
      </w:r>
      <w:r>
        <w:rPr>
          <w:w w:val="99"/>
        </w:rPr>
        <w:t>i</w:t>
      </w:r>
      <w:r>
        <w:rPr>
          <w:w w:val="105"/>
        </w:rPr>
        <w:t>on</w:t>
      </w:r>
      <w:r>
        <w:rPr>
          <w:w w:val="107"/>
        </w:rPr>
        <w:t xml:space="preserve">al </w:t>
      </w:r>
      <w:r>
        <w:t>groups</w:t>
      </w:r>
      <w:r>
        <w:rPr>
          <w:spacing w:val="44"/>
        </w:rPr>
        <w:t xml:space="preserve"> </w:t>
      </w:r>
      <w:r>
        <w:t>in</w:t>
      </w:r>
      <w:r>
        <w:rPr>
          <w:spacing w:val="25"/>
        </w:rPr>
        <w:t xml:space="preserve"> </w:t>
      </w:r>
      <w:r>
        <w:t>an</w:t>
      </w:r>
      <w:r>
        <w:rPr>
          <w:spacing w:val="37"/>
        </w:rPr>
        <w:t xml:space="preserve"> </w:t>
      </w:r>
      <w:r>
        <w:t>early</w:t>
      </w:r>
      <w:r>
        <w:rPr>
          <w:spacing w:val="41"/>
        </w:rPr>
        <w:t xml:space="preserve"> </w:t>
      </w:r>
      <w:r>
        <w:t>successional</w:t>
      </w:r>
      <w:r>
        <w:rPr>
          <w:spacing w:val="46"/>
        </w:rPr>
        <w:t xml:space="preserve"> </w:t>
      </w:r>
      <w:r>
        <w:t>forest</w:t>
      </w:r>
      <w:r>
        <w:rPr>
          <w:spacing w:val="42"/>
        </w:rPr>
        <w:t xml:space="preserve"> </w:t>
      </w:r>
      <w:r>
        <w:rPr>
          <w:w w:val="107"/>
        </w:rPr>
        <w:t>com</w:t>
      </w:r>
      <w:r>
        <w:rPr>
          <w:spacing w:val="-5"/>
          <w:w w:val="107"/>
        </w:rPr>
        <w:t>m</w:t>
      </w:r>
      <w:r>
        <w:rPr>
          <w:w w:val="107"/>
        </w:rPr>
        <w:t>uni</w:t>
      </w:r>
      <w:r>
        <w:rPr>
          <w:spacing w:val="-5"/>
          <w:w w:val="107"/>
        </w:rPr>
        <w:t>t</w:t>
      </w:r>
      <w:r>
        <w:rPr>
          <w:spacing w:val="-18"/>
          <w:w w:val="107"/>
        </w:rPr>
        <w:t>y</w:t>
      </w:r>
      <w:r>
        <w:rPr>
          <w:w w:val="107"/>
        </w:rPr>
        <w:t>.</w:t>
      </w:r>
      <w:r>
        <w:rPr>
          <w:spacing w:val="40"/>
          <w:w w:val="107"/>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1108–1116</w:t>
      </w:r>
      <w:r>
        <w:rPr>
          <w:spacing w:val="7"/>
        </w:rPr>
        <w:t xml:space="preserve"> </w:t>
      </w:r>
      <w:r>
        <w:rPr>
          <w:w w:val="116"/>
        </w:rPr>
        <w:t>(</w:t>
      </w:r>
      <w:r>
        <w:rPr>
          <w:w w:val="101"/>
        </w:rPr>
        <w:t>2012)</w:t>
      </w:r>
      <w:r>
        <w:rPr>
          <w:w w:val="110"/>
        </w:rPr>
        <w:t>.</w:t>
      </w:r>
    </w:p>
    <w:p w14:paraId="37D8F051" w14:textId="77777777" w:rsidR="005B53EE" w:rsidRDefault="005B53EE" w:rsidP="00F9389F">
      <w:pPr>
        <w:spacing w:before="9" w:line="140" w:lineRule="exact"/>
        <w:rPr>
          <w:sz w:val="14"/>
          <w:szCs w:val="14"/>
        </w:rPr>
      </w:pPr>
    </w:p>
    <w:p w14:paraId="1888167D" w14:textId="77777777" w:rsidR="005B53EE" w:rsidRDefault="00F5753A" w:rsidP="00F9389F">
      <w:pPr>
        <w:ind w:left="80" w:right="80"/>
      </w:pPr>
      <w:r>
        <w:t>Du</w:t>
      </w:r>
      <w:r>
        <w:rPr>
          <w:spacing w:val="-5"/>
        </w:rPr>
        <w:t>k</w:t>
      </w:r>
      <w:r>
        <w:t>es,</w:t>
      </w:r>
      <w:r w:rsidR="00F9389F">
        <w:t xml:space="preserve"> </w:t>
      </w:r>
      <w:r>
        <w:rPr>
          <w:w w:val="122"/>
        </w:rPr>
        <w:t>J.</w:t>
      </w:r>
      <w:r>
        <w:rPr>
          <w:spacing w:val="21"/>
          <w:w w:val="122"/>
        </w:rPr>
        <w:t xml:space="preserve"> </w:t>
      </w:r>
      <w:r>
        <w:t>S.</w:t>
      </w:r>
      <w:r>
        <w:rPr>
          <w:spacing w:val="35"/>
        </w:rPr>
        <w:t xml:space="preserve"> </w:t>
      </w:r>
      <w:r>
        <w:t>&amp;</w:t>
      </w:r>
      <w:r>
        <w:rPr>
          <w:spacing w:val="29"/>
        </w:rPr>
        <w:t xml:space="preserve"> </w:t>
      </w:r>
      <w:r>
        <w:t>M</w:t>
      </w:r>
      <w:r>
        <w:rPr>
          <w:spacing w:val="5"/>
        </w:rPr>
        <w:t>o</w:t>
      </w:r>
      <w:r>
        <w:t>one</w:t>
      </w:r>
      <w:r>
        <w:rPr>
          <w:spacing w:val="-16"/>
        </w:rPr>
        <w:t>y</w:t>
      </w:r>
      <w:r>
        <w:t>,</w:t>
      </w:r>
      <w:r w:rsidR="00F9389F">
        <w:t xml:space="preserve"> </w:t>
      </w:r>
      <w:r>
        <w:t>H.</w:t>
      </w:r>
      <w:r>
        <w:rPr>
          <w:spacing w:val="41"/>
        </w:rPr>
        <w:t xml:space="preserve"> </w:t>
      </w:r>
      <w:r>
        <w:t>A.</w:t>
      </w:r>
      <w:r w:rsidR="00F9389F">
        <w:t xml:space="preserve"> </w:t>
      </w:r>
      <w:r>
        <w:t>D</w:t>
      </w:r>
      <w:r>
        <w:rPr>
          <w:spacing w:val="5"/>
        </w:rPr>
        <w:t>o</w:t>
      </w:r>
      <w:r>
        <w:t>es</w:t>
      </w:r>
      <w:r>
        <w:rPr>
          <w:spacing w:val="37"/>
        </w:rPr>
        <w:t xml:space="preserve"> </w:t>
      </w:r>
      <w:r>
        <w:t>global</w:t>
      </w:r>
      <w:r w:rsidR="00F9389F">
        <w:t xml:space="preserve"> </w:t>
      </w:r>
      <w:r>
        <w:rPr>
          <w:spacing w:val="-5"/>
        </w:rPr>
        <w:t>c</w:t>
      </w:r>
      <w:r>
        <w:t>hange</w:t>
      </w:r>
      <w:r w:rsidR="00F9389F">
        <w:t xml:space="preserve"> </w:t>
      </w:r>
      <w:r>
        <w:t>increase</w:t>
      </w:r>
      <w:r w:rsidR="00F9389F">
        <w:t xml:space="preserve"> </w:t>
      </w:r>
      <w:r>
        <w:rPr>
          <w:w w:val="112"/>
        </w:rPr>
        <w:t>the</w:t>
      </w:r>
      <w:r>
        <w:rPr>
          <w:spacing w:val="27"/>
          <w:w w:val="112"/>
        </w:rPr>
        <w:t xml:space="preserve"> </w:t>
      </w:r>
      <w:r>
        <w:t>success</w:t>
      </w:r>
      <w:r>
        <w:rPr>
          <w:spacing w:val="39"/>
        </w:rPr>
        <w:t xml:space="preserve"> </w:t>
      </w:r>
      <w:r>
        <w:t>of</w:t>
      </w:r>
      <w:r>
        <w:rPr>
          <w:spacing w:val="24"/>
        </w:rPr>
        <w:t xml:space="preserve"> </w:t>
      </w:r>
      <w:r>
        <w:t>biological</w:t>
      </w:r>
      <w:r>
        <w:rPr>
          <w:spacing w:val="46"/>
        </w:rPr>
        <w:t xml:space="preserve"> </w:t>
      </w:r>
      <w:r>
        <w:t>i</w:t>
      </w:r>
      <w:r>
        <w:rPr>
          <w:spacing w:val="-5"/>
        </w:rPr>
        <w:t>n</w:t>
      </w:r>
      <w:r>
        <w:rPr>
          <w:spacing w:val="-11"/>
        </w:rPr>
        <w:t>v</w:t>
      </w:r>
      <w:r>
        <w:t>aders?</w:t>
      </w:r>
      <w:r w:rsidR="00F9389F">
        <w:t xml:space="preserve">  </w:t>
      </w:r>
      <w:r>
        <w:rPr>
          <w:spacing w:val="-15"/>
        </w:rPr>
        <w:t>T</w:t>
      </w:r>
      <w:r>
        <w:rPr>
          <w:spacing w:val="-10"/>
        </w:rPr>
        <w:t>r</w:t>
      </w:r>
      <w:r>
        <w:t>ends</w:t>
      </w:r>
      <w:r w:rsidR="00F9389F">
        <w:t xml:space="preserve"> </w:t>
      </w:r>
      <w:r>
        <w:rPr>
          <w:w w:val="110"/>
        </w:rPr>
        <w:t>i</w:t>
      </w:r>
      <w:r>
        <w:rPr>
          <w:w w:val="111"/>
        </w:rPr>
        <w:t>n</w:t>
      </w:r>
    </w:p>
    <w:p w14:paraId="37D382B1" w14:textId="77777777" w:rsidR="005B53EE" w:rsidRDefault="00F5753A" w:rsidP="00F9389F">
      <w:pPr>
        <w:spacing w:before="9"/>
        <w:ind w:left="317"/>
      </w:pPr>
      <w:r>
        <w:t>E</w:t>
      </w:r>
      <w:r>
        <w:rPr>
          <w:spacing w:val="-10"/>
        </w:rPr>
        <w:t>c</w:t>
      </w:r>
      <w:r>
        <w:t>ol</w:t>
      </w:r>
      <w:r>
        <w:rPr>
          <w:spacing w:val="-10"/>
        </w:rPr>
        <w:t>o</w:t>
      </w:r>
      <w:r>
        <w:t>gy</w:t>
      </w:r>
      <w:r>
        <w:rPr>
          <w:spacing w:val="21"/>
        </w:rPr>
        <w:t xml:space="preserve"> </w:t>
      </w:r>
      <w:r>
        <w:t>and</w:t>
      </w:r>
      <w:r>
        <w:rPr>
          <w:spacing w:val="47"/>
        </w:rPr>
        <w:t xml:space="preserve"> </w:t>
      </w:r>
      <w:r>
        <w:t>Evolution</w:t>
      </w:r>
      <w:r w:rsidR="00F9389F">
        <w:t xml:space="preserve"> </w:t>
      </w:r>
      <w:r>
        <w:t>14,</w:t>
      </w:r>
      <w:r>
        <w:rPr>
          <w:spacing w:val="49"/>
        </w:rPr>
        <w:t xml:space="preserve"> </w:t>
      </w:r>
      <w:r>
        <w:t>135–139</w:t>
      </w:r>
      <w:r>
        <w:rPr>
          <w:spacing w:val="9"/>
        </w:rPr>
        <w:t xml:space="preserve"> </w:t>
      </w:r>
      <w:r>
        <w:t>(1999).</w:t>
      </w:r>
      <w:r w:rsidR="00F9389F">
        <w:t xml:space="preserve"> </w:t>
      </w:r>
      <w:r>
        <w:t>PT:</w:t>
      </w:r>
      <w:r w:rsidR="00F9389F">
        <w:t xml:space="preserve"> </w:t>
      </w:r>
      <w:r>
        <w:rPr>
          <w:w w:val="131"/>
        </w:rPr>
        <w:t>J</w:t>
      </w:r>
      <w:r>
        <w:rPr>
          <w:w w:val="110"/>
        </w:rPr>
        <w:t>.</w:t>
      </w:r>
    </w:p>
    <w:p w14:paraId="48498C81" w14:textId="77777777" w:rsidR="005B53EE" w:rsidRDefault="005B53EE" w:rsidP="00F9389F">
      <w:pPr>
        <w:spacing w:before="8" w:line="140" w:lineRule="exact"/>
        <w:rPr>
          <w:sz w:val="15"/>
          <w:szCs w:val="15"/>
        </w:rPr>
      </w:pPr>
    </w:p>
    <w:p w14:paraId="48A00049" w14:textId="77777777" w:rsidR="005B53EE" w:rsidRDefault="00F5753A" w:rsidP="00F9389F">
      <w:pPr>
        <w:spacing w:line="249" w:lineRule="auto"/>
        <w:ind w:left="317" w:right="83" w:hanging="199"/>
      </w:pPr>
      <w:proofErr w:type="spellStart"/>
      <w:r>
        <w:t>Hobbie</w:t>
      </w:r>
      <w:proofErr w:type="spellEnd"/>
      <w:r>
        <w:t>,</w:t>
      </w:r>
      <w:r>
        <w:rPr>
          <w:spacing w:val="30"/>
        </w:rPr>
        <w:t xml:space="preserve"> </w:t>
      </w:r>
      <w:r>
        <w:t>S.</w:t>
      </w:r>
      <w:r>
        <w:rPr>
          <w:spacing w:val="4"/>
        </w:rPr>
        <w:t xml:space="preserve"> </w:t>
      </w:r>
      <w:r>
        <w:t>E.,</w:t>
      </w:r>
      <w:r>
        <w:rPr>
          <w:spacing w:val="26"/>
        </w:rPr>
        <w:t xml:space="preserve"> </w:t>
      </w:r>
      <w:proofErr w:type="spellStart"/>
      <w:r>
        <w:rPr>
          <w:w w:val="99"/>
        </w:rPr>
        <w:t>S</w:t>
      </w:r>
      <w:r>
        <w:rPr>
          <w:w w:val="105"/>
        </w:rPr>
        <w:t>hev</w:t>
      </w:r>
      <w:r>
        <w:rPr>
          <w:w w:val="139"/>
        </w:rPr>
        <w:t>t</w:t>
      </w:r>
      <w:r>
        <w:t>s</w:t>
      </w:r>
      <w:r>
        <w:rPr>
          <w:spacing w:val="-5"/>
        </w:rPr>
        <w:t>o</w:t>
      </w:r>
      <w:r>
        <w:rPr>
          <w:spacing w:val="-11"/>
          <w:w w:val="105"/>
        </w:rPr>
        <w:t>v</w:t>
      </w:r>
      <w:r>
        <w:rPr>
          <w:w w:val="111"/>
        </w:rPr>
        <w:t>a</w:t>
      </w:r>
      <w:proofErr w:type="spellEnd"/>
      <w:r>
        <w:rPr>
          <w:w w:val="111"/>
        </w:rPr>
        <w:t>,</w:t>
      </w:r>
      <w:r>
        <w:rPr>
          <w:spacing w:val="3"/>
        </w:rPr>
        <w:t xml:space="preserve"> </w:t>
      </w:r>
      <w:r>
        <w:t>A.</w:t>
      </w:r>
      <w:r>
        <w:rPr>
          <w:spacing w:val="9"/>
        </w:rPr>
        <w:t xml:space="preserve"> </w:t>
      </w:r>
      <w:r>
        <w:t>&amp;</w:t>
      </w:r>
      <w:r>
        <w:rPr>
          <w:spacing w:val="-2"/>
        </w:rPr>
        <w:t xml:space="preserve"> </w:t>
      </w:r>
      <w:r>
        <w:t>Chapin</w:t>
      </w:r>
      <w:r w:rsidR="00F9389F">
        <w:t xml:space="preserve"> </w:t>
      </w:r>
      <w:r>
        <w:rPr>
          <w:spacing w:val="5"/>
        </w:rPr>
        <w:t>II</w:t>
      </w:r>
      <w:r>
        <w:t>I,</w:t>
      </w:r>
      <w:r>
        <w:rPr>
          <w:spacing w:val="20"/>
        </w:rPr>
        <w:t xml:space="preserve"> </w:t>
      </w:r>
      <w:r>
        <w:t>F.</w:t>
      </w:r>
      <w:r>
        <w:rPr>
          <w:spacing w:val="23"/>
        </w:rPr>
        <w:t xml:space="preserve"> </w:t>
      </w:r>
      <w:r>
        <w:t>S.</w:t>
      </w:r>
      <w:r>
        <w:rPr>
          <w:spacing w:val="15"/>
        </w:rPr>
        <w:t xml:space="preserve"> </w:t>
      </w:r>
      <w:r>
        <w:rPr>
          <w:w w:val="116"/>
        </w:rPr>
        <w:t>Pla</w:t>
      </w:r>
      <w:r>
        <w:rPr>
          <w:spacing w:val="-6"/>
          <w:w w:val="116"/>
        </w:rPr>
        <w:t>n</w:t>
      </w:r>
      <w:r>
        <w:rPr>
          <w:w w:val="116"/>
        </w:rPr>
        <w:t>t</w:t>
      </w:r>
      <w:r>
        <w:rPr>
          <w:spacing w:val="-7"/>
          <w:w w:val="116"/>
        </w:rPr>
        <w:t xml:space="preserve"> </w:t>
      </w:r>
      <w:r>
        <w:t>res</w:t>
      </w:r>
      <w:r>
        <w:rPr>
          <w:spacing w:val="5"/>
        </w:rPr>
        <w:t>p</w:t>
      </w:r>
      <w:r>
        <w:t>onses</w:t>
      </w:r>
      <w:r>
        <w:rPr>
          <w:spacing w:val="29"/>
        </w:rPr>
        <w:t xml:space="preserve"> </w:t>
      </w:r>
      <w:r>
        <w:rPr>
          <w:w w:val="113"/>
        </w:rPr>
        <w:t>to</w:t>
      </w:r>
      <w:r>
        <w:rPr>
          <w:spacing w:val="-7"/>
          <w:w w:val="113"/>
        </w:rPr>
        <w:t xml:space="preserve"> </w:t>
      </w:r>
      <w:r>
        <w:t>s</w:t>
      </w:r>
      <w:r>
        <w:rPr>
          <w:spacing w:val="5"/>
        </w:rPr>
        <w:t>p</w:t>
      </w:r>
      <w:r>
        <w:t>ecies</w:t>
      </w:r>
      <w:r>
        <w:rPr>
          <w:spacing w:val="6"/>
        </w:rPr>
        <w:t xml:space="preserve"> </w:t>
      </w:r>
      <w:r>
        <w:t>rem</w:t>
      </w:r>
      <w:r>
        <w:rPr>
          <w:spacing w:val="-5"/>
        </w:rPr>
        <w:t>o</w:t>
      </w:r>
      <w:r>
        <w:rPr>
          <w:spacing w:val="-11"/>
        </w:rPr>
        <w:t>v</w:t>
      </w:r>
      <w:r>
        <w:t>al</w:t>
      </w:r>
      <w:r>
        <w:rPr>
          <w:spacing w:val="32"/>
        </w:rPr>
        <w:t xml:space="preserve"> </w:t>
      </w:r>
      <w:r>
        <w:t>and</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w:t>
      </w:r>
      <w:r>
        <w:rPr>
          <w:spacing w:val="-5"/>
          <w:w w:val="99"/>
        </w:rPr>
        <w:t>w</w:t>
      </w:r>
      <w:r>
        <w:rPr>
          <w:w w:val="114"/>
        </w:rPr>
        <w:t>ar</w:t>
      </w:r>
      <w:r>
        <w:rPr>
          <w:w w:val="104"/>
        </w:rPr>
        <w:t>mi</w:t>
      </w:r>
      <w:r>
        <w:rPr>
          <w:w w:val="110"/>
        </w:rPr>
        <w:t>n</w:t>
      </w:r>
      <w:r>
        <w:rPr>
          <w:w w:val="99"/>
        </w:rPr>
        <w:t xml:space="preserve">g </w:t>
      </w:r>
      <w:r>
        <w:t>in</w:t>
      </w:r>
      <w:r>
        <w:rPr>
          <w:spacing w:val="25"/>
        </w:rPr>
        <w:t xml:space="preserve"> </w:t>
      </w:r>
      <w:r>
        <w:t>Alas</w:t>
      </w:r>
      <w:r>
        <w:rPr>
          <w:spacing w:val="-11"/>
        </w:rPr>
        <w:t>k</w:t>
      </w:r>
      <w:r>
        <w:t>an</w:t>
      </w:r>
      <w:r w:rsidR="00F9389F">
        <w:t xml:space="preserve"> </w:t>
      </w:r>
      <w:r>
        <w:rPr>
          <w:w w:val="139"/>
        </w:rPr>
        <w:t>t</w:t>
      </w:r>
      <w:r>
        <w:rPr>
          <w:w w:val="110"/>
        </w:rPr>
        <w:t>u</w:t>
      </w:r>
      <w:r>
        <w:t>ss</w:t>
      </w:r>
      <w:r>
        <w:rPr>
          <w:spacing w:val="6"/>
        </w:rPr>
        <w:t>o</w:t>
      </w:r>
      <w:r>
        <w:rPr>
          <w:spacing w:val="-5"/>
          <w:w w:val="99"/>
        </w:rPr>
        <w:t>c</w:t>
      </w:r>
      <w:r>
        <w:rPr>
          <w:w w:val="105"/>
        </w:rPr>
        <w:t>k</w:t>
      </w:r>
      <w:r>
        <w:rPr>
          <w:spacing w:val="16"/>
        </w:rPr>
        <w:t xml:space="preserve"> </w:t>
      </w:r>
      <w:r>
        <w:rPr>
          <w:w w:val="113"/>
        </w:rPr>
        <w:t>tundra.</w:t>
      </w:r>
      <w:r>
        <w:rPr>
          <w:spacing w:val="37"/>
          <w:w w:val="113"/>
        </w:rPr>
        <w:t xml:space="preserve"> </w:t>
      </w:r>
      <w:proofErr w:type="spellStart"/>
      <w:r>
        <w:t>Oikos</w:t>
      </w:r>
      <w:proofErr w:type="spellEnd"/>
      <w:r>
        <w:rPr>
          <w:spacing w:val="41"/>
        </w:rPr>
        <w:t xml:space="preserve"> </w:t>
      </w:r>
      <w:r>
        <w:t>417–434</w:t>
      </w:r>
      <w:r>
        <w:rPr>
          <w:spacing w:val="9"/>
        </w:rPr>
        <w:t xml:space="preserve"> </w:t>
      </w:r>
      <w:r>
        <w:rPr>
          <w:w w:val="116"/>
        </w:rPr>
        <w:t>(</w:t>
      </w:r>
      <w:r>
        <w:rPr>
          <w:w w:val="101"/>
        </w:rPr>
        <w:t>1999)</w:t>
      </w:r>
      <w:r>
        <w:rPr>
          <w:w w:val="110"/>
        </w:rPr>
        <w:t>.</w:t>
      </w:r>
    </w:p>
    <w:p w14:paraId="3D37DF0A" w14:textId="77777777" w:rsidR="005B53EE" w:rsidRDefault="005B53EE" w:rsidP="00F9389F">
      <w:pPr>
        <w:spacing w:before="4" w:line="140" w:lineRule="exact"/>
        <w:rPr>
          <w:sz w:val="14"/>
          <w:szCs w:val="14"/>
        </w:rPr>
      </w:pPr>
    </w:p>
    <w:p w14:paraId="23745967" w14:textId="77777777" w:rsidR="005B53EE" w:rsidRDefault="00F5753A" w:rsidP="00F9389F">
      <w:pPr>
        <w:spacing w:line="240" w:lineRule="exact"/>
        <w:ind w:left="317" w:right="76" w:hanging="199"/>
      </w:pPr>
      <w:r>
        <w:t>Rei</w:t>
      </w:r>
      <w:r>
        <w:rPr>
          <w:spacing w:val="-5"/>
        </w:rPr>
        <w:t>c</w:t>
      </w:r>
      <w:r>
        <w:t>h,</w:t>
      </w:r>
      <w:r>
        <w:rPr>
          <w:spacing w:val="33"/>
        </w:rPr>
        <w:t xml:space="preserve"> </w:t>
      </w:r>
      <w:r>
        <w:rPr>
          <w:spacing w:val="-16"/>
        </w:rPr>
        <w:t>P</w:t>
      </w:r>
      <w:r>
        <w:t>.</w:t>
      </w:r>
      <w:r>
        <w:rPr>
          <w:spacing w:val="34"/>
        </w:rPr>
        <w:t xml:space="preserve"> </w:t>
      </w:r>
      <w:r>
        <w:t>B.</w:t>
      </w:r>
      <w:r>
        <w:rPr>
          <w:spacing w:val="20"/>
        </w:rPr>
        <w:t xml:space="preserve"> </w:t>
      </w:r>
      <w:r>
        <w:t>et</w:t>
      </w:r>
      <w:r>
        <w:rPr>
          <w:spacing w:val="25"/>
        </w:rPr>
        <w:t xml:space="preserve"> </w:t>
      </w:r>
      <w:r>
        <w:t>al.</w:t>
      </w:r>
      <w:r>
        <w:rPr>
          <w:spacing w:val="41"/>
        </w:rPr>
        <w:t xml:space="preserve"> </w:t>
      </w:r>
      <w:r>
        <w:t>Geographic</w:t>
      </w:r>
      <w:r w:rsidR="00F9389F">
        <w:t xml:space="preserve"> </w:t>
      </w:r>
      <w:r>
        <w:t>range</w:t>
      </w:r>
      <w:r>
        <w:rPr>
          <w:spacing w:val="35"/>
        </w:rPr>
        <w:t xml:space="preserve"> </w:t>
      </w:r>
      <w:r>
        <w:t>predicts</w:t>
      </w:r>
      <w:r w:rsidR="00F9389F">
        <w:t xml:space="preserve"> </w:t>
      </w:r>
      <w:r>
        <w:rPr>
          <w:w w:val="110"/>
        </w:rPr>
        <w:t>p</w:t>
      </w:r>
      <w:r>
        <w:rPr>
          <w:w w:val="112"/>
        </w:rPr>
        <w:t>hot</w:t>
      </w:r>
      <w:r>
        <w:t>os</w:t>
      </w:r>
      <w:r>
        <w:rPr>
          <w:w w:val="105"/>
        </w:rPr>
        <w:t>y</w:t>
      </w:r>
      <w:r>
        <w:rPr>
          <w:spacing w:val="-5"/>
          <w:w w:val="110"/>
        </w:rPr>
        <w:t>n</w:t>
      </w:r>
      <w:r>
        <w:rPr>
          <w:w w:val="139"/>
        </w:rPr>
        <w:t>t</w:t>
      </w:r>
      <w:r>
        <w:rPr>
          <w:w w:val="110"/>
        </w:rPr>
        <w:t>h</w:t>
      </w:r>
      <w:r>
        <w:rPr>
          <w:w w:val="115"/>
        </w:rPr>
        <w:t>et</w:t>
      </w:r>
      <w:r>
        <w:rPr>
          <w:w w:val="99"/>
        </w:rPr>
        <w:t>ic</w:t>
      </w:r>
      <w:r>
        <w:rPr>
          <w:spacing w:val="6"/>
        </w:rPr>
        <w:t xml:space="preserve"> </w:t>
      </w:r>
      <w:r>
        <w:t>and</w:t>
      </w:r>
      <w:r>
        <w:rPr>
          <w:spacing w:val="39"/>
        </w:rPr>
        <w:t xml:space="preserve"> </w:t>
      </w:r>
      <w:r>
        <w:t>gr</w:t>
      </w:r>
      <w:r>
        <w:rPr>
          <w:spacing w:val="-5"/>
        </w:rPr>
        <w:t>o</w:t>
      </w:r>
      <w:r>
        <w:t>wth</w:t>
      </w:r>
      <w:r>
        <w:rPr>
          <w:spacing w:val="46"/>
        </w:rPr>
        <w:t xml:space="preserve"> </w:t>
      </w:r>
      <w:r>
        <w:t>res</w:t>
      </w:r>
      <w:r>
        <w:rPr>
          <w:spacing w:val="5"/>
        </w:rPr>
        <w:t>p</w:t>
      </w:r>
      <w:r>
        <w:t>onse</w:t>
      </w:r>
      <w:r>
        <w:rPr>
          <w:spacing w:val="38"/>
        </w:rPr>
        <w:t xml:space="preserve"> </w:t>
      </w:r>
      <w:r>
        <w:rPr>
          <w:w w:val="113"/>
        </w:rPr>
        <w:t xml:space="preserve">to </w:t>
      </w:r>
      <w:r>
        <w:rPr>
          <w:spacing w:val="-5"/>
        </w:rPr>
        <w:t>w</w:t>
      </w:r>
      <w:r>
        <w:t>arming</w:t>
      </w:r>
      <w:r>
        <w:rPr>
          <w:spacing w:val="46"/>
        </w:rPr>
        <w:t xml:space="preserve"> </w:t>
      </w:r>
      <w:r>
        <w:t>in</w:t>
      </w:r>
      <w:r>
        <w:rPr>
          <w:spacing w:val="16"/>
        </w:rPr>
        <w:t xml:space="preserve"> </w:t>
      </w:r>
      <w:r>
        <w:rPr>
          <w:w w:val="99"/>
        </w:rPr>
        <w:t>co-</w:t>
      </w:r>
      <w:r>
        <w:rPr>
          <w:spacing w:val="6"/>
          <w:w w:val="99"/>
        </w:rPr>
        <w:t>o</w:t>
      </w:r>
      <w:r>
        <w:rPr>
          <w:w w:val="99"/>
        </w:rPr>
        <w:t>c</w:t>
      </w:r>
      <w:r>
        <w:rPr>
          <w:w w:val="105"/>
        </w:rPr>
        <w:t>cu</w:t>
      </w:r>
      <w:r>
        <w:rPr>
          <w:w w:val="116"/>
        </w:rPr>
        <w:t>rr</w:t>
      </w:r>
      <w:r>
        <w:rPr>
          <w:w w:val="99"/>
        </w:rPr>
        <w:t>i</w:t>
      </w:r>
      <w:r>
        <w:rPr>
          <w:w w:val="110"/>
        </w:rPr>
        <w:t>n</w:t>
      </w:r>
      <w:r>
        <w:rPr>
          <w:w w:val="99"/>
        </w:rPr>
        <w:t xml:space="preserve">g </w:t>
      </w:r>
      <w:r>
        <w:rPr>
          <w:w w:val="139"/>
        </w:rPr>
        <w:t>t</w:t>
      </w:r>
      <w:r>
        <w:rPr>
          <w:w w:val="116"/>
        </w:rPr>
        <w:t>r</w:t>
      </w:r>
      <w:r>
        <w:rPr>
          <w:w w:val="99"/>
        </w:rPr>
        <w:t>ee</w:t>
      </w:r>
      <w:r>
        <w:rPr>
          <w:spacing w:val="17"/>
        </w:rPr>
        <w:t xml:space="preserve"> </w:t>
      </w:r>
      <w:r>
        <w:t>s</w:t>
      </w:r>
      <w:r>
        <w:rPr>
          <w:spacing w:val="5"/>
        </w:rPr>
        <w:t>p</w:t>
      </w:r>
      <w:r>
        <w:t>ecies.</w:t>
      </w:r>
      <w:r w:rsidR="00F9389F">
        <w:t xml:space="preserve"> </w:t>
      </w:r>
      <w:r>
        <w:t>Natu</w:t>
      </w:r>
      <w:r>
        <w:rPr>
          <w:spacing w:val="-10"/>
        </w:rPr>
        <w:t>r</w:t>
      </w:r>
      <w:r>
        <w:t>e</w:t>
      </w:r>
      <w:r w:rsidR="00F9389F">
        <w:t xml:space="preserve"> </w:t>
      </w:r>
      <w:proofErr w:type="spellStart"/>
      <w:r>
        <w:t>Clim.Change</w:t>
      </w:r>
      <w:proofErr w:type="spellEnd"/>
      <w:r w:rsidR="00F9389F">
        <w:t xml:space="preserve"> </w:t>
      </w:r>
      <w:r>
        <w:t>5,</w:t>
      </w:r>
      <w:r>
        <w:rPr>
          <w:spacing w:val="36"/>
        </w:rPr>
        <w:t xml:space="preserve"> </w:t>
      </w:r>
      <w:r>
        <w:t>148–152</w:t>
      </w:r>
      <w:r>
        <w:rPr>
          <w:spacing w:val="10"/>
        </w:rPr>
        <w:t xml:space="preserve"> </w:t>
      </w:r>
      <w:r>
        <w:t>(2015).</w:t>
      </w:r>
      <w:r w:rsidR="00F9389F">
        <w:t xml:space="preserve"> </w:t>
      </w:r>
      <w:r>
        <w:t>URL</w:t>
      </w:r>
      <w:r>
        <w:rPr>
          <w:spacing w:val="37"/>
        </w:rPr>
        <w:t xml:space="preserve"> </w:t>
      </w:r>
      <w:hyperlink r:id="rId11">
        <w:r>
          <w:rPr>
            <w:rFonts w:ascii="SimSun-ExtB" w:eastAsia="SimSun-ExtB" w:hAnsi="SimSun-ExtB" w:cs="SimSun-ExtB"/>
            <w:w w:val="104"/>
          </w:rPr>
          <w:t>http://dx.doi.org/10.1038/nclimate2497</w:t>
        </w:r>
        <w:r>
          <w:rPr>
            <w:w w:val="110"/>
          </w:rPr>
          <w:t>,</w:t>
        </w:r>
      </w:hyperlink>
    </w:p>
    <w:p w14:paraId="419684EE" w14:textId="77777777" w:rsidR="005B53EE" w:rsidRDefault="00F5753A" w:rsidP="00F9389F">
      <w:pPr>
        <w:spacing w:before="4"/>
        <w:ind w:left="317"/>
      </w:pPr>
      <w:r>
        <w:rPr>
          <w:w w:val="116"/>
        </w:rPr>
        <w:t>2015/02//p</w:t>
      </w:r>
      <w:r>
        <w:rPr>
          <w:w w:val="109"/>
        </w:rPr>
        <w:t>ri</w:t>
      </w:r>
      <w:r>
        <w:rPr>
          <w:spacing w:val="-5"/>
          <w:w w:val="110"/>
        </w:rPr>
        <w:t>n</w:t>
      </w:r>
      <w:r>
        <w:rPr>
          <w:w w:val="139"/>
        </w:rPr>
        <w:t>t</w:t>
      </w:r>
      <w:r>
        <w:rPr>
          <w:w w:val="110"/>
        </w:rPr>
        <w:t>.</w:t>
      </w:r>
    </w:p>
    <w:p w14:paraId="4676875C" w14:textId="77777777" w:rsidR="005B53EE" w:rsidRDefault="005B53EE" w:rsidP="00F9389F">
      <w:pPr>
        <w:spacing w:before="8" w:line="140" w:lineRule="exact"/>
        <w:rPr>
          <w:sz w:val="15"/>
          <w:szCs w:val="15"/>
        </w:rPr>
      </w:pPr>
    </w:p>
    <w:p w14:paraId="4C33B9A6" w14:textId="77777777" w:rsidR="005B53EE" w:rsidRDefault="00F5753A" w:rsidP="00F9389F">
      <w:pPr>
        <w:spacing w:line="249" w:lineRule="auto"/>
        <w:ind w:left="317" w:right="83" w:hanging="199"/>
      </w:pPr>
      <w:proofErr w:type="spellStart"/>
      <w:r>
        <w:t>Gruner</w:t>
      </w:r>
      <w:proofErr w:type="spellEnd"/>
      <w:r>
        <w:t>,</w:t>
      </w:r>
      <w:r w:rsidR="00F9389F">
        <w:t xml:space="preserve"> </w:t>
      </w:r>
      <w:r>
        <w:t>D.</w:t>
      </w:r>
      <w:r>
        <w:rPr>
          <w:spacing w:val="30"/>
        </w:rPr>
        <w:t xml:space="preserve"> </w:t>
      </w:r>
      <w:r>
        <w:t>S.</w:t>
      </w:r>
      <w:r>
        <w:rPr>
          <w:spacing w:val="21"/>
        </w:rPr>
        <w:t xml:space="preserve"> </w:t>
      </w:r>
      <w:r>
        <w:t>et</w:t>
      </w:r>
      <w:r>
        <w:rPr>
          <w:spacing w:val="35"/>
        </w:rPr>
        <w:t xml:space="preserve"> </w:t>
      </w:r>
      <w:r>
        <w:t>al.</w:t>
      </w:r>
      <w:r w:rsidR="00F9389F">
        <w:t xml:space="preserve"> </w:t>
      </w:r>
      <w:r>
        <w:rPr>
          <w:w w:val="111"/>
        </w:rPr>
        <w:t>E</w:t>
      </w:r>
      <w:r>
        <w:rPr>
          <w:w w:val="94"/>
        </w:rPr>
        <w:t>ffec</w:t>
      </w:r>
      <w:r>
        <w:rPr>
          <w:w w:val="139"/>
        </w:rPr>
        <w:t>t</w:t>
      </w:r>
      <w:r>
        <w:t>s</w:t>
      </w:r>
      <w:r>
        <w:rPr>
          <w:spacing w:val="18"/>
        </w:rPr>
        <w:t xml:space="preserve"> </w:t>
      </w:r>
      <w:r>
        <w:t>of</w:t>
      </w:r>
      <w:r>
        <w:rPr>
          <w:spacing w:val="1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w w:val="107"/>
        </w:rPr>
        <w:t xml:space="preserve"> </w:t>
      </w:r>
      <w:r>
        <w:rPr>
          <w:spacing w:val="-5"/>
        </w:rPr>
        <w:t>w</w:t>
      </w:r>
      <w:r>
        <w:t>arming</w:t>
      </w:r>
      <w:r w:rsidR="00F9389F">
        <w:t xml:space="preserve"> </w:t>
      </w:r>
      <w:r>
        <w:t>on</w:t>
      </w:r>
      <w:r>
        <w:rPr>
          <w:spacing w:val="28"/>
        </w:rPr>
        <w:t xml:space="preserve"> </w:t>
      </w:r>
      <w:r>
        <w:rPr>
          <w:w w:val="106"/>
        </w:rPr>
        <w:t>bi</w:t>
      </w:r>
      <w:r>
        <w:rPr>
          <w:spacing w:val="5"/>
          <w:w w:val="99"/>
        </w:rPr>
        <w:t>o</w:t>
      </w:r>
      <w:r>
        <w:rPr>
          <w:w w:val="110"/>
        </w:rPr>
        <w:t>d</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8"/>
          <w:w w:val="105"/>
        </w:rPr>
        <w:t xml:space="preserve"> </w:t>
      </w:r>
      <w:r>
        <w:t>de</w:t>
      </w:r>
      <w:r>
        <w:rPr>
          <w:spacing w:val="5"/>
        </w:rPr>
        <w:t>p</w:t>
      </w:r>
      <w:r>
        <w:t>end</w:t>
      </w:r>
      <w:r w:rsidR="00F9389F">
        <w:t xml:space="preserve"> </w:t>
      </w:r>
      <w:r>
        <w:t>on</w:t>
      </w:r>
      <w:r>
        <w:rPr>
          <w:spacing w:val="28"/>
        </w:rPr>
        <w:t xml:space="preserve"> </w:t>
      </w:r>
      <w:r>
        <w:rPr>
          <w:w w:val="99"/>
        </w:rPr>
        <w:t>e</w:t>
      </w:r>
      <w:r>
        <w:t>cos</w:t>
      </w:r>
      <w:r>
        <w:rPr>
          <w:w w:val="103"/>
        </w:rPr>
        <w:t>ys</w:t>
      </w:r>
      <w:r>
        <w:rPr>
          <w:w w:val="139"/>
        </w:rPr>
        <w:t>t</w:t>
      </w:r>
      <w:r>
        <w:rPr>
          <w:w w:val="104"/>
        </w:rPr>
        <w:t>em</w:t>
      </w:r>
      <w:r>
        <w:rPr>
          <w:spacing w:val="18"/>
          <w:w w:val="104"/>
        </w:rPr>
        <w:t xml:space="preserve"> </w:t>
      </w:r>
      <w:r>
        <w:rPr>
          <w:spacing w:val="-5"/>
          <w:w w:val="139"/>
        </w:rPr>
        <w:t>t</w:t>
      </w:r>
      <w:r>
        <w:rPr>
          <w:w w:val="105"/>
        </w:rPr>
        <w:t>y</w:t>
      </w:r>
      <w:r>
        <w:rPr>
          <w:spacing w:val="5"/>
          <w:w w:val="110"/>
        </w:rPr>
        <w:t>p</w:t>
      </w:r>
      <w:r>
        <w:rPr>
          <w:w w:val="99"/>
        </w:rPr>
        <w:t>e</w:t>
      </w:r>
      <w:r>
        <w:rPr>
          <w:spacing w:val="18"/>
          <w:w w:val="99"/>
        </w:rPr>
        <w:t xml:space="preserve"> </w:t>
      </w:r>
      <w:r>
        <w:t>and</w:t>
      </w:r>
      <w:r w:rsidR="00F9389F">
        <w:t xml:space="preserve"> </w:t>
      </w:r>
      <w:r>
        <w:rPr>
          <w:w w:val="99"/>
        </w:rPr>
        <w:t>l</w:t>
      </w:r>
      <w:r>
        <w:rPr>
          <w:spacing w:val="5"/>
          <w:w w:val="99"/>
        </w:rPr>
        <w:t>o</w:t>
      </w:r>
      <w:r>
        <w:rPr>
          <w:w w:val="104"/>
        </w:rPr>
        <w:t xml:space="preserve">cal </w:t>
      </w:r>
      <w:r>
        <w:t>s</w:t>
      </w:r>
      <w:r>
        <w:rPr>
          <w:spacing w:val="5"/>
        </w:rPr>
        <w:t>p</w:t>
      </w:r>
      <w:r>
        <w:t>ecies</w:t>
      </w:r>
      <w:r>
        <w:rPr>
          <w:spacing w:val="25"/>
        </w:rPr>
        <w:t xml:space="preserve"> </w:t>
      </w:r>
      <w:r>
        <w:rPr>
          <w:w w:val="99"/>
        </w:rPr>
        <w:t>c</w:t>
      </w:r>
      <w:r>
        <w:rPr>
          <w:w w:val="105"/>
        </w:rPr>
        <w:t>om</w:t>
      </w:r>
      <w:r>
        <w:rPr>
          <w:spacing w:val="5"/>
          <w:w w:val="105"/>
        </w:rPr>
        <w:t>p</w:t>
      </w:r>
      <w:r>
        <w:t>osi</w:t>
      </w:r>
      <w:r>
        <w:rPr>
          <w:w w:val="139"/>
        </w:rPr>
        <w:t>t</w:t>
      </w:r>
      <w:r>
        <w:rPr>
          <w:w w:val="99"/>
        </w:rPr>
        <w:t>i</w:t>
      </w:r>
      <w:r>
        <w:rPr>
          <w:w w:val="106"/>
        </w:rPr>
        <w:t>on.</w:t>
      </w:r>
      <w:r w:rsidR="00F9389F">
        <w:t xml:space="preserve"> </w:t>
      </w:r>
      <w:proofErr w:type="spellStart"/>
      <w:r>
        <w:t>Oikos</w:t>
      </w:r>
      <w:proofErr w:type="spellEnd"/>
      <w:r>
        <w:rPr>
          <w:spacing w:val="41"/>
        </w:rPr>
        <w:t xml:space="preserve"> </w:t>
      </w:r>
      <w:r>
        <w:rPr>
          <w:w w:val="116"/>
        </w:rPr>
        <w:t>(</w:t>
      </w:r>
      <w:r>
        <w:rPr>
          <w:w w:val="101"/>
        </w:rPr>
        <w:t>2016)</w:t>
      </w:r>
      <w:r>
        <w:rPr>
          <w:w w:val="110"/>
        </w:rPr>
        <w:t>.</w:t>
      </w:r>
    </w:p>
    <w:p w14:paraId="7765FE5A" w14:textId="77777777" w:rsidR="005B53EE" w:rsidRDefault="005B53EE" w:rsidP="00F9389F">
      <w:pPr>
        <w:spacing w:before="9" w:line="140" w:lineRule="exact"/>
        <w:rPr>
          <w:sz w:val="14"/>
          <w:szCs w:val="14"/>
        </w:rPr>
      </w:pPr>
    </w:p>
    <w:p w14:paraId="1EDBB5DD" w14:textId="77777777" w:rsidR="005B53EE" w:rsidRDefault="00F5753A" w:rsidP="00F9389F">
      <w:pPr>
        <w:ind w:left="82" w:right="82"/>
      </w:pPr>
      <w:r>
        <w:t>Ki</w:t>
      </w:r>
      <w:r>
        <w:rPr>
          <w:spacing w:val="-5"/>
        </w:rPr>
        <w:t>m</w:t>
      </w:r>
      <w:r>
        <w:t>ball,</w:t>
      </w:r>
      <w:r w:rsidR="00F9389F">
        <w:t xml:space="preserve"> </w:t>
      </w:r>
      <w:r>
        <w:t>B.</w:t>
      </w:r>
      <w:r w:rsidR="00F9389F">
        <w:t xml:space="preserve"> </w:t>
      </w:r>
      <w:r>
        <w:t>Theory</w:t>
      </w:r>
      <w:r w:rsidR="00F9389F">
        <w:t xml:space="preserve"> </w:t>
      </w:r>
      <w:r>
        <w:t>and</w:t>
      </w:r>
      <w:r w:rsidR="00F9389F">
        <w:t xml:space="preserve"> </w:t>
      </w:r>
      <w:r>
        <w:rPr>
          <w:spacing w:val="5"/>
        </w:rPr>
        <w:t>p</w:t>
      </w:r>
      <w:r>
        <w:t>erformance</w:t>
      </w:r>
      <w:r w:rsidR="00F9389F">
        <w:t xml:space="preserve"> </w:t>
      </w:r>
      <w:r>
        <w:t>of</w:t>
      </w:r>
      <w:r>
        <w:rPr>
          <w:spacing w:val="17"/>
        </w:rPr>
        <w:t xml:space="preserve"> </w:t>
      </w:r>
      <w:r>
        <w:t>an</w:t>
      </w:r>
      <w:r>
        <w:rPr>
          <w:spacing w:val="45"/>
        </w:rPr>
        <w:t xml:space="preserve"> </w:t>
      </w:r>
      <w:r>
        <w:t>infrared</w:t>
      </w:r>
      <w:r w:rsidR="00F9389F">
        <w:t xml:space="preserve"> </w:t>
      </w:r>
      <w:r>
        <w:t>heater</w:t>
      </w:r>
      <w:r w:rsidR="00F9389F">
        <w:t xml:space="preserve"> </w:t>
      </w:r>
      <w:r>
        <w:t>for</w:t>
      </w:r>
      <w:r>
        <w:rPr>
          <w:spacing w:val="29"/>
        </w:rPr>
        <w:t xml:space="preserve"> </w:t>
      </w:r>
      <w:r>
        <w:rPr>
          <w:w w:val="99"/>
        </w:rPr>
        <w:t>e</w:t>
      </w:r>
      <w:r>
        <w:rPr>
          <w:w w:val="101"/>
        </w:rPr>
        <w:t>cosy</w:t>
      </w:r>
      <w:r>
        <w:t>s</w:t>
      </w:r>
      <w:r>
        <w:rPr>
          <w:w w:val="139"/>
        </w:rPr>
        <w:t>t</w:t>
      </w:r>
      <w:r>
        <w:rPr>
          <w:w w:val="104"/>
        </w:rPr>
        <w:t>em</w:t>
      </w:r>
      <w:r>
        <w:rPr>
          <w:spacing w:val="24"/>
        </w:rPr>
        <w:t xml:space="preserve"> </w:t>
      </w:r>
      <w:r>
        <w:rPr>
          <w:spacing w:val="-5"/>
        </w:rPr>
        <w:t>w</w:t>
      </w:r>
      <w:r>
        <w:t>arming.</w:t>
      </w:r>
      <w:r w:rsidR="00F9389F">
        <w:t xml:space="preserve"> </w:t>
      </w:r>
      <w:r>
        <w:rPr>
          <w:spacing w:val="4"/>
        </w:rPr>
        <w:t xml:space="preserve"> </w:t>
      </w:r>
      <w:r>
        <w:t>Glo</w:t>
      </w:r>
      <w:r>
        <w:rPr>
          <w:spacing w:val="-10"/>
        </w:rPr>
        <w:t>b</w:t>
      </w:r>
      <w:r>
        <w:t>al</w:t>
      </w:r>
      <w:r>
        <w:rPr>
          <w:spacing w:val="31"/>
        </w:rPr>
        <w:t xml:space="preserve"> </w:t>
      </w:r>
      <w:r>
        <w:t>Change</w:t>
      </w:r>
      <w:r w:rsidR="00F9389F">
        <w:t xml:space="preserve"> </w:t>
      </w:r>
      <w:r>
        <w:rPr>
          <w:w w:val="105"/>
        </w:rPr>
        <w:t>B</w:t>
      </w:r>
      <w:r>
        <w:rPr>
          <w:w w:val="110"/>
        </w:rPr>
        <w:t>i</w:t>
      </w:r>
      <w:r>
        <w:rPr>
          <w:w w:val="98"/>
        </w:rPr>
        <w:t>ol</w:t>
      </w:r>
      <w:r>
        <w:rPr>
          <w:spacing w:val="-10"/>
          <w:w w:val="101"/>
        </w:rPr>
        <w:t>o</w:t>
      </w:r>
      <w:r>
        <w:rPr>
          <w:w w:val="91"/>
        </w:rPr>
        <w:t>g</w:t>
      </w:r>
      <w:r>
        <w:rPr>
          <w:w w:val="96"/>
        </w:rPr>
        <w:t>y</w:t>
      </w:r>
    </w:p>
    <w:p w14:paraId="6DDC99CD" w14:textId="77777777" w:rsidR="005B53EE" w:rsidRDefault="00F5753A" w:rsidP="00F9389F">
      <w:pPr>
        <w:spacing w:before="9"/>
        <w:ind w:left="317"/>
      </w:pPr>
      <w:r>
        <w:t>11,</w:t>
      </w:r>
      <w:r>
        <w:rPr>
          <w:spacing w:val="49"/>
        </w:rPr>
        <w:t xml:space="preserve"> </w:t>
      </w:r>
      <w:r>
        <w:t>2041–2056</w:t>
      </w:r>
      <w:r>
        <w:rPr>
          <w:spacing w:val="7"/>
        </w:rPr>
        <w:t xml:space="preserve"> </w:t>
      </w:r>
      <w:r>
        <w:rPr>
          <w:w w:val="116"/>
        </w:rPr>
        <w:t>(</w:t>
      </w:r>
      <w:r>
        <w:rPr>
          <w:w w:val="101"/>
        </w:rPr>
        <w:t>2005)</w:t>
      </w:r>
      <w:r>
        <w:rPr>
          <w:w w:val="110"/>
        </w:rPr>
        <w:t>.</w:t>
      </w:r>
    </w:p>
    <w:p w14:paraId="4305485B" w14:textId="77777777" w:rsidR="005B53EE" w:rsidRDefault="005B53EE" w:rsidP="00F9389F">
      <w:pPr>
        <w:spacing w:before="8" w:line="140" w:lineRule="exact"/>
        <w:rPr>
          <w:sz w:val="15"/>
          <w:szCs w:val="15"/>
        </w:rPr>
      </w:pPr>
    </w:p>
    <w:p w14:paraId="3CB5A0B4" w14:textId="77777777" w:rsidR="005B53EE" w:rsidRDefault="00F5753A" w:rsidP="00F9389F">
      <w:pPr>
        <w:ind w:left="82" w:right="82"/>
      </w:pPr>
      <w:r>
        <w:t>Ki</w:t>
      </w:r>
      <w:r>
        <w:rPr>
          <w:spacing w:val="-5"/>
        </w:rPr>
        <w:t>m</w:t>
      </w:r>
      <w:r>
        <w:t>ball,</w:t>
      </w:r>
      <w:r w:rsidR="00F9389F">
        <w:t xml:space="preserve"> </w:t>
      </w:r>
      <w:r>
        <w:t>B.</w:t>
      </w:r>
      <w:r>
        <w:rPr>
          <w:spacing w:val="37"/>
        </w:rPr>
        <w:t xml:space="preserve"> </w:t>
      </w:r>
      <w:r>
        <w:t>A.</w:t>
      </w:r>
      <w:r>
        <w:rPr>
          <w:spacing w:val="35"/>
        </w:rPr>
        <w:t xml:space="preserve"> </w:t>
      </w:r>
      <w:r>
        <w:t>et</w:t>
      </w:r>
      <w:r>
        <w:rPr>
          <w:spacing w:val="42"/>
        </w:rPr>
        <w:t xml:space="preserve"> </w:t>
      </w:r>
      <w:r>
        <w:t>al.</w:t>
      </w:r>
      <w:r w:rsidR="00F9389F">
        <w:t xml:space="preserve"> </w:t>
      </w:r>
      <w:r>
        <w:t>Infrared</w:t>
      </w:r>
      <w:r w:rsidR="00F9389F">
        <w:t xml:space="preserve"> </w:t>
      </w:r>
      <w:r>
        <w:t>heater</w:t>
      </w:r>
      <w:r w:rsidR="00F9389F">
        <w:t xml:space="preserve"> </w:t>
      </w:r>
      <w:r>
        <w:t>arr</w:t>
      </w:r>
      <w:r>
        <w:rPr>
          <w:spacing w:val="-5"/>
        </w:rPr>
        <w:t>a</w:t>
      </w:r>
      <w:r>
        <w:t>ys</w:t>
      </w:r>
      <w:r w:rsidR="00F9389F">
        <w:t xml:space="preserve"> </w:t>
      </w:r>
      <w:r>
        <w:t>for</w:t>
      </w:r>
      <w:r>
        <w:rPr>
          <w:spacing w:val="30"/>
        </w:rPr>
        <w:t xml:space="preserve"> </w:t>
      </w:r>
      <w:r>
        <w:rPr>
          <w:spacing w:val="-5"/>
        </w:rPr>
        <w:t>w</w:t>
      </w:r>
      <w:r>
        <w:t>arming</w:t>
      </w:r>
      <w:r w:rsidR="00F9389F">
        <w:t xml:space="preserve"> </w:t>
      </w:r>
      <w:r>
        <w:rPr>
          <w:w w:val="99"/>
        </w:rPr>
        <w:t>e</w:t>
      </w:r>
      <w:r>
        <w:t>cos</w:t>
      </w:r>
      <w:r>
        <w:rPr>
          <w:w w:val="103"/>
        </w:rPr>
        <w:t>ys</w:t>
      </w:r>
      <w:r>
        <w:rPr>
          <w:w w:val="139"/>
        </w:rPr>
        <w:t>t</w:t>
      </w:r>
      <w:r>
        <w:rPr>
          <w:w w:val="104"/>
        </w:rPr>
        <w:t>em</w:t>
      </w:r>
      <w:r w:rsidR="00F9389F">
        <w:t xml:space="preserve"> </w:t>
      </w:r>
      <w:r>
        <w:t>field</w:t>
      </w:r>
      <w:r>
        <w:rPr>
          <w:spacing w:val="21"/>
        </w:rPr>
        <w:t xml:space="preserve"> </w:t>
      </w:r>
      <w:r>
        <w:t>plots.</w:t>
      </w:r>
      <w:r w:rsidR="00F9389F">
        <w:t xml:space="preserve"> </w:t>
      </w:r>
      <w:r>
        <w:t>Glo</w:t>
      </w:r>
      <w:r>
        <w:rPr>
          <w:spacing w:val="-10"/>
        </w:rPr>
        <w:t>b</w:t>
      </w:r>
      <w:r>
        <w:t>al</w:t>
      </w:r>
      <w:r>
        <w:rPr>
          <w:spacing w:val="32"/>
        </w:rPr>
        <w:t xml:space="preserve"> </w:t>
      </w:r>
      <w:r>
        <w:t>Change</w:t>
      </w:r>
      <w:r w:rsidR="00F9389F">
        <w:t xml:space="preserve"> </w:t>
      </w:r>
      <w:r>
        <w:t>Biol</w:t>
      </w:r>
      <w:r>
        <w:rPr>
          <w:spacing w:val="-10"/>
        </w:rPr>
        <w:t>o</w:t>
      </w:r>
      <w:r>
        <w:t>gy</w:t>
      </w:r>
      <w:r>
        <w:rPr>
          <w:spacing w:val="40"/>
        </w:rPr>
        <w:t xml:space="preserve"> </w:t>
      </w:r>
      <w:r>
        <w:rPr>
          <w:w w:val="114"/>
        </w:rPr>
        <w:t>14</w:t>
      </w:r>
      <w:r>
        <w:rPr>
          <w:w w:val="110"/>
        </w:rPr>
        <w:t>,</w:t>
      </w:r>
    </w:p>
    <w:p w14:paraId="1EE2E479" w14:textId="77777777" w:rsidR="005B53EE" w:rsidRDefault="00F5753A" w:rsidP="00F9389F">
      <w:pPr>
        <w:spacing w:before="9"/>
        <w:ind w:left="317"/>
      </w:pPr>
      <w:r>
        <w:t>309–320</w:t>
      </w:r>
      <w:r>
        <w:rPr>
          <w:spacing w:val="9"/>
        </w:rPr>
        <w:t xml:space="preserve"> </w:t>
      </w:r>
      <w:r>
        <w:rPr>
          <w:w w:val="116"/>
        </w:rPr>
        <w:t>(</w:t>
      </w:r>
      <w:r>
        <w:rPr>
          <w:w w:val="101"/>
        </w:rPr>
        <w:t>2008)</w:t>
      </w:r>
      <w:r>
        <w:rPr>
          <w:w w:val="110"/>
        </w:rPr>
        <w:t>.</w:t>
      </w:r>
    </w:p>
    <w:p w14:paraId="0163A996" w14:textId="77777777" w:rsidR="005B53EE" w:rsidRDefault="005B53EE" w:rsidP="00F9389F">
      <w:pPr>
        <w:spacing w:before="8" w:line="140" w:lineRule="exact"/>
        <w:rPr>
          <w:sz w:val="15"/>
          <w:szCs w:val="15"/>
        </w:rPr>
      </w:pPr>
    </w:p>
    <w:p w14:paraId="676D98BC" w14:textId="77777777" w:rsidR="005B53EE" w:rsidRDefault="00F5753A" w:rsidP="00F9389F">
      <w:pPr>
        <w:ind w:left="80" w:right="80"/>
      </w:pPr>
      <w:proofErr w:type="spellStart"/>
      <w:r>
        <w:rPr>
          <w:spacing w:val="-17"/>
        </w:rPr>
        <w:t>W</w:t>
      </w:r>
      <w:r>
        <w:t>ol</w:t>
      </w:r>
      <w:r>
        <w:rPr>
          <w:spacing w:val="-5"/>
        </w:rPr>
        <w:t>ko</w:t>
      </w:r>
      <w:r>
        <w:t>vi</w:t>
      </w:r>
      <w:r>
        <w:rPr>
          <w:spacing w:val="-5"/>
        </w:rPr>
        <w:t>c</w:t>
      </w:r>
      <w:r>
        <w:t>h</w:t>
      </w:r>
      <w:proofErr w:type="spellEnd"/>
      <w:r>
        <w:t>,</w:t>
      </w:r>
      <w:r w:rsidR="00F9389F">
        <w:t xml:space="preserve"> </w:t>
      </w:r>
      <w:r>
        <w:t>E.</w:t>
      </w:r>
      <w:r>
        <w:rPr>
          <w:spacing w:val="35"/>
        </w:rPr>
        <w:t xml:space="preserve"> </w:t>
      </w:r>
      <w:r>
        <w:t>M.</w:t>
      </w:r>
      <w:r>
        <w:rPr>
          <w:spacing w:val="27"/>
        </w:rPr>
        <w:t xml:space="preserve"> </w:t>
      </w:r>
      <w:r>
        <w:t>et</w:t>
      </w:r>
      <w:r>
        <w:rPr>
          <w:spacing w:val="36"/>
        </w:rPr>
        <w:t xml:space="preserve"> </w:t>
      </w:r>
      <w:r>
        <w:t>al.</w:t>
      </w:r>
      <w:r w:rsidR="00F9389F">
        <w:t xml:space="preserve"> </w:t>
      </w:r>
      <w:r>
        <w:rPr>
          <w:spacing w:val="-17"/>
        </w:rPr>
        <w:t>W</w:t>
      </w:r>
      <w:r>
        <w:t>arming</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s</w:t>
      </w:r>
      <w:r>
        <w:rPr>
          <w:spacing w:val="18"/>
        </w:rPr>
        <w:t xml:space="preserve"> </w:t>
      </w:r>
      <w:proofErr w:type="spellStart"/>
      <w:r>
        <w:rPr>
          <w:w w:val="110"/>
        </w:rPr>
        <w:t>un</w:t>
      </w:r>
      <w:r>
        <w:rPr>
          <w:w w:val="105"/>
        </w:rPr>
        <w:t>de</w:t>
      </w:r>
      <w:r>
        <w:rPr>
          <w:w w:val="113"/>
        </w:rPr>
        <w:t>rp</w:t>
      </w:r>
      <w:r>
        <w:rPr>
          <w:w w:val="116"/>
        </w:rPr>
        <w:t>r</w:t>
      </w:r>
      <w:r>
        <w:rPr>
          <w:w w:val="105"/>
        </w:rPr>
        <w:t>ed</w:t>
      </w:r>
      <w:r>
        <w:rPr>
          <w:w w:val="99"/>
        </w:rPr>
        <w:t>ic</w:t>
      </w:r>
      <w:r>
        <w:rPr>
          <w:w w:val="139"/>
        </w:rPr>
        <w:t>t</w:t>
      </w:r>
      <w:proofErr w:type="spellEnd"/>
      <w:r>
        <w:rPr>
          <w:spacing w:val="18"/>
        </w:rPr>
        <w:t xml:space="preserve"> </w:t>
      </w:r>
      <w:r>
        <w:rPr>
          <w:w w:val="113"/>
        </w:rPr>
        <w:t>pla</w:t>
      </w:r>
      <w:r>
        <w:rPr>
          <w:spacing w:val="-6"/>
          <w:w w:val="113"/>
        </w:rPr>
        <w:t>n</w:t>
      </w:r>
      <w:r>
        <w:rPr>
          <w:w w:val="113"/>
        </w:rPr>
        <w:t>t</w:t>
      </w:r>
      <w:r>
        <w:rPr>
          <w:spacing w:val="12"/>
          <w:w w:val="113"/>
        </w:rPr>
        <w:t xml:space="preserve"> </w:t>
      </w:r>
      <w:r>
        <w:t>phenological</w:t>
      </w:r>
      <w:r w:rsidR="00F9389F">
        <w:t xml:space="preserve"> </w:t>
      </w:r>
      <w:r>
        <w:t>res</w:t>
      </w:r>
      <w:r>
        <w:rPr>
          <w:spacing w:val="5"/>
        </w:rPr>
        <w:t>p</w:t>
      </w:r>
      <w:r>
        <w:t>onses</w:t>
      </w:r>
      <w:r>
        <w:rPr>
          <w:spacing w:val="49"/>
        </w:rPr>
        <w:t xml:space="preserve"> </w:t>
      </w:r>
      <w:r>
        <w:rPr>
          <w:w w:val="113"/>
        </w:rPr>
        <w:t>to</w:t>
      </w:r>
      <w:r>
        <w:rPr>
          <w:spacing w:val="12"/>
          <w:w w:val="113"/>
        </w:rPr>
        <w:t xml:space="preserve"> </w:t>
      </w:r>
      <w:r>
        <w:t>climate</w:t>
      </w:r>
      <w:r w:rsidR="00F9389F">
        <w:t xml:space="preserve"> </w:t>
      </w:r>
      <w:r>
        <w:rPr>
          <w:spacing w:val="-5"/>
          <w:w w:val="99"/>
        </w:rPr>
        <w:t>c</w:t>
      </w:r>
      <w:r>
        <w:rPr>
          <w:w w:val="110"/>
        </w:rPr>
        <w:t>h</w:t>
      </w:r>
      <w:r>
        <w:rPr>
          <w:w w:val="105"/>
        </w:rPr>
        <w:t>ange</w:t>
      </w:r>
      <w:r>
        <w:rPr>
          <w:w w:val="110"/>
        </w:rPr>
        <w:t>.</w:t>
      </w:r>
    </w:p>
    <w:p w14:paraId="72895BCE" w14:textId="77777777" w:rsidR="005B53EE" w:rsidRDefault="00F5753A" w:rsidP="00F9389F">
      <w:pPr>
        <w:spacing w:before="9"/>
        <w:ind w:left="317"/>
      </w:pPr>
      <w:r>
        <w:t>Natu</w:t>
      </w:r>
      <w:r>
        <w:rPr>
          <w:spacing w:val="-10"/>
        </w:rPr>
        <w:t>r</w:t>
      </w:r>
      <w:r>
        <w:t>e</w:t>
      </w:r>
      <w:r w:rsidR="00F9389F">
        <w:t xml:space="preserve"> </w:t>
      </w:r>
      <w:r>
        <w:t>485,</w:t>
      </w:r>
      <w:r w:rsidR="00F9389F">
        <w:t xml:space="preserve"> </w:t>
      </w:r>
      <w:r>
        <w:t>494–497</w:t>
      </w:r>
      <w:r>
        <w:rPr>
          <w:spacing w:val="9"/>
        </w:rPr>
        <w:t xml:space="preserve"> </w:t>
      </w:r>
      <w:r>
        <w:t>(2012).</w:t>
      </w:r>
      <w:r w:rsidR="00F9389F">
        <w:t xml:space="preserve"> </w:t>
      </w:r>
      <w:r>
        <w:t>PT:</w:t>
      </w:r>
      <w:r w:rsidR="00F9389F">
        <w:t xml:space="preserve"> </w:t>
      </w:r>
      <w:r>
        <w:rPr>
          <w:w w:val="117"/>
        </w:rPr>
        <w:t>J;</w:t>
      </w:r>
      <w:r>
        <w:rPr>
          <w:spacing w:val="8"/>
          <w:w w:val="117"/>
        </w:rPr>
        <w:t xml:space="preserve"> </w:t>
      </w:r>
      <w:r>
        <w:t>UT:</w:t>
      </w:r>
      <w:r>
        <w:rPr>
          <w:spacing w:val="42"/>
        </w:rPr>
        <w:t xml:space="preserve"> </w:t>
      </w:r>
      <w:r>
        <w:rPr>
          <w:spacing w:val="-5"/>
          <w:w w:val="108"/>
        </w:rPr>
        <w:t>W</w:t>
      </w:r>
      <w:r>
        <w:rPr>
          <w:w w:val="103"/>
        </w:rPr>
        <w:t>OS</w:t>
      </w:r>
      <w:r>
        <w:rPr>
          <w:w w:val="99"/>
        </w:rPr>
        <w:t>:000304344500041.</w:t>
      </w:r>
    </w:p>
    <w:p w14:paraId="1A93EEA4" w14:textId="77777777" w:rsidR="005B53EE" w:rsidRDefault="005B53EE" w:rsidP="00F9389F">
      <w:pPr>
        <w:spacing w:before="8" w:line="140" w:lineRule="exact"/>
        <w:rPr>
          <w:sz w:val="15"/>
          <w:szCs w:val="15"/>
        </w:rPr>
      </w:pPr>
    </w:p>
    <w:p w14:paraId="3836C659" w14:textId="77777777" w:rsidR="005B53EE" w:rsidRDefault="00F5753A" w:rsidP="00F9389F">
      <w:pPr>
        <w:spacing w:line="249" w:lineRule="auto"/>
        <w:ind w:left="317" w:right="83" w:hanging="199"/>
      </w:pPr>
      <w:r>
        <w:t>Clark,</w:t>
      </w:r>
      <w:r w:rsidR="00F9389F">
        <w:t xml:space="preserve"> </w:t>
      </w:r>
      <w:r>
        <w:t>J.</w:t>
      </w:r>
      <w:r>
        <w:rPr>
          <w:spacing w:val="49"/>
        </w:rPr>
        <w:t xml:space="preserve"> </w:t>
      </w:r>
      <w:r>
        <w:t>S.,</w:t>
      </w:r>
      <w:r>
        <w:rPr>
          <w:spacing w:val="28"/>
        </w:rPr>
        <w:t xml:space="preserve"> </w:t>
      </w:r>
      <w:r>
        <w:t>Salk,</w:t>
      </w:r>
      <w:r>
        <w:rPr>
          <w:spacing w:val="38"/>
        </w:rPr>
        <w:t xml:space="preserve"> </w:t>
      </w:r>
      <w:r>
        <w:t>C.,</w:t>
      </w:r>
      <w:r>
        <w:rPr>
          <w:spacing w:val="40"/>
        </w:rPr>
        <w:t xml:space="preserve"> </w:t>
      </w:r>
      <w:proofErr w:type="spellStart"/>
      <w:r>
        <w:t>Melillo</w:t>
      </w:r>
      <w:proofErr w:type="spellEnd"/>
      <w:r>
        <w:t>,</w:t>
      </w:r>
      <w:r>
        <w:rPr>
          <w:spacing w:val="25"/>
        </w:rPr>
        <w:t xml:space="preserve"> </w:t>
      </w:r>
      <w:r>
        <w:rPr>
          <w:w w:val="122"/>
        </w:rPr>
        <w:t>J.</w:t>
      </w:r>
      <w:r>
        <w:rPr>
          <w:spacing w:val="10"/>
          <w:w w:val="122"/>
        </w:rPr>
        <w:t xml:space="preserve"> </w:t>
      </w:r>
      <w:r>
        <w:t>&amp;</w:t>
      </w:r>
      <w:r>
        <w:rPr>
          <w:spacing w:val="18"/>
        </w:rPr>
        <w:t xml:space="preserve"> </w:t>
      </w:r>
      <w:r>
        <w:t>Mohan,</w:t>
      </w:r>
      <w:r w:rsidR="00F9389F">
        <w:t xml:space="preserve"> </w:t>
      </w:r>
      <w:r>
        <w:rPr>
          <w:w w:val="122"/>
        </w:rPr>
        <w:t>J.</w:t>
      </w:r>
      <w:r>
        <w:rPr>
          <w:spacing w:val="38"/>
          <w:w w:val="122"/>
        </w:rPr>
        <w:t xml:space="preserve"> </w:t>
      </w:r>
      <w:r>
        <w:rPr>
          <w:spacing w:val="-16"/>
        </w:rPr>
        <w:t>T</w:t>
      </w:r>
      <w:r>
        <w:t>ree</w:t>
      </w:r>
      <w:r>
        <w:rPr>
          <w:spacing w:val="50"/>
        </w:rPr>
        <w:t xml:space="preserve"> </w:t>
      </w:r>
      <w:r>
        <w:t>phenology</w:t>
      </w:r>
      <w:r w:rsidR="00F9389F">
        <w:t xml:space="preserve"> </w:t>
      </w:r>
      <w:r>
        <w:t>res</w:t>
      </w:r>
      <w:r>
        <w:rPr>
          <w:spacing w:val="5"/>
        </w:rPr>
        <w:t>p</w:t>
      </w:r>
      <w:r>
        <w:t>onses</w:t>
      </w:r>
      <w:r w:rsidR="00F9389F">
        <w:t xml:space="preserve"> </w:t>
      </w:r>
      <w:r>
        <w:rPr>
          <w:w w:val="113"/>
        </w:rPr>
        <w:t>to</w:t>
      </w:r>
      <w:r>
        <w:rPr>
          <w:spacing w:val="14"/>
          <w:w w:val="113"/>
        </w:rPr>
        <w:t xml:space="preserve"> </w:t>
      </w:r>
      <w:r>
        <w:rPr>
          <w:w w:val="99"/>
        </w:rPr>
        <w:t>wi</w:t>
      </w:r>
      <w:r>
        <w:rPr>
          <w:spacing w:val="-5"/>
          <w:w w:val="110"/>
        </w:rPr>
        <w:t>n</w:t>
      </w:r>
      <w:r>
        <w:rPr>
          <w:w w:val="139"/>
        </w:rPr>
        <w:t>t</w:t>
      </w:r>
      <w:r>
        <w:rPr>
          <w:w w:val="99"/>
        </w:rPr>
        <w:t>e</w:t>
      </w:r>
      <w:r>
        <w:rPr>
          <w:w w:val="116"/>
        </w:rPr>
        <w:t>r</w:t>
      </w:r>
      <w:r>
        <w:rPr>
          <w:spacing w:val="20"/>
        </w:rPr>
        <w:t xml:space="preserve"> </w:t>
      </w:r>
      <w:r>
        <w:rPr>
          <w:spacing w:val="-5"/>
        </w:rPr>
        <w:t>c</w:t>
      </w:r>
      <w:r>
        <w:t>hilling,</w:t>
      </w:r>
      <w:r>
        <w:rPr>
          <w:spacing w:val="41"/>
        </w:rPr>
        <w:t xml:space="preserve"> </w:t>
      </w:r>
      <w:r>
        <w:t>spring</w:t>
      </w:r>
      <w:r w:rsidR="00F9389F">
        <w:t xml:space="preserve"> </w:t>
      </w:r>
      <w:r>
        <w:rPr>
          <w:spacing w:val="-5"/>
          <w:w w:val="99"/>
        </w:rPr>
        <w:t>w</w:t>
      </w:r>
      <w:r>
        <w:rPr>
          <w:w w:val="114"/>
        </w:rPr>
        <w:t>ar</w:t>
      </w:r>
      <w:r>
        <w:rPr>
          <w:w w:val="104"/>
        </w:rPr>
        <w:t>mi</w:t>
      </w:r>
      <w:r>
        <w:rPr>
          <w:w w:val="110"/>
        </w:rPr>
        <w:t>n</w:t>
      </w:r>
      <w:r>
        <w:rPr>
          <w:w w:val="103"/>
        </w:rPr>
        <w:t xml:space="preserve">g, </w:t>
      </w:r>
      <w:r>
        <w:t>at</w:t>
      </w:r>
      <w:r>
        <w:rPr>
          <w:spacing w:val="48"/>
        </w:rPr>
        <w:t xml:space="preserve"> </w:t>
      </w:r>
      <w:r>
        <w:t>north</w:t>
      </w:r>
      <w:r w:rsidR="00F9389F">
        <w:t xml:space="preserve"> </w:t>
      </w:r>
      <w:r>
        <w:t>and</w:t>
      </w:r>
      <w:r>
        <w:rPr>
          <w:spacing w:val="48"/>
        </w:rPr>
        <w:t xml:space="preserve"> </w:t>
      </w:r>
      <w:r>
        <w:rPr>
          <w:w w:val="103"/>
        </w:rPr>
        <w:t>sou</w:t>
      </w:r>
      <w:r>
        <w:rPr>
          <w:w w:val="139"/>
        </w:rPr>
        <w:t>t</w:t>
      </w:r>
      <w:r>
        <w:rPr>
          <w:w w:val="110"/>
        </w:rPr>
        <w:t>h</w:t>
      </w:r>
      <w:r>
        <w:rPr>
          <w:spacing w:val="16"/>
        </w:rPr>
        <w:t xml:space="preserve"> </w:t>
      </w:r>
      <w:r>
        <w:t>range</w:t>
      </w:r>
      <w:r>
        <w:rPr>
          <w:spacing w:val="46"/>
        </w:rPr>
        <w:t xml:space="preserve"> </w:t>
      </w:r>
      <w:r>
        <w:rPr>
          <w:w w:val="99"/>
        </w:rPr>
        <w:t>li</w:t>
      </w:r>
      <w:r>
        <w:rPr>
          <w:w w:val="104"/>
        </w:rPr>
        <w:t>mi</w:t>
      </w:r>
      <w:r>
        <w:rPr>
          <w:w w:val="139"/>
        </w:rPr>
        <w:t>t</w:t>
      </w:r>
      <w:r>
        <w:rPr>
          <w:w w:val="104"/>
        </w:rPr>
        <w:t>s.</w:t>
      </w:r>
      <w:r w:rsidR="00F9389F">
        <w:t xml:space="preserve"> </w:t>
      </w: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28,</w:t>
      </w:r>
      <w:r>
        <w:rPr>
          <w:spacing w:val="49"/>
        </w:rPr>
        <w:t xml:space="preserve"> </w:t>
      </w:r>
      <w:r>
        <w:t>1344–1355</w:t>
      </w:r>
      <w:r>
        <w:rPr>
          <w:spacing w:val="7"/>
        </w:rPr>
        <w:t xml:space="preserve"> </w:t>
      </w:r>
      <w:r>
        <w:rPr>
          <w:w w:val="116"/>
        </w:rPr>
        <w:t>(</w:t>
      </w:r>
      <w:r>
        <w:rPr>
          <w:w w:val="103"/>
        </w:rPr>
        <w:t>2014a)</w:t>
      </w:r>
      <w:r>
        <w:rPr>
          <w:w w:val="110"/>
        </w:rPr>
        <w:t>.</w:t>
      </w:r>
    </w:p>
    <w:p w14:paraId="286403B9" w14:textId="77777777" w:rsidR="005B53EE" w:rsidRDefault="005B53EE" w:rsidP="00F9389F">
      <w:pPr>
        <w:spacing w:before="9" w:line="140" w:lineRule="exact"/>
        <w:rPr>
          <w:sz w:val="14"/>
          <w:szCs w:val="14"/>
        </w:rPr>
      </w:pPr>
    </w:p>
    <w:p w14:paraId="1FEF9D4F" w14:textId="77777777" w:rsidR="005B53EE" w:rsidRDefault="00F5753A" w:rsidP="00F9389F">
      <w:pPr>
        <w:spacing w:line="249" w:lineRule="auto"/>
        <w:ind w:left="317" w:right="83" w:hanging="199"/>
      </w:pPr>
      <w:r>
        <w:t>Clark,</w:t>
      </w:r>
      <w:r w:rsidR="00F9389F">
        <w:t xml:space="preserve"> </w:t>
      </w:r>
      <w:r>
        <w:rPr>
          <w:w w:val="122"/>
        </w:rPr>
        <w:t>J.</w:t>
      </w:r>
      <w:r>
        <w:rPr>
          <w:spacing w:val="12"/>
          <w:w w:val="122"/>
        </w:rPr>
        <w:t xml:space="preserve"> </w:t>
      </w:r>
      <w:r>
        <w:t>S.,</w:t>
      </w:r>
      <w:r>
        <w:rPr>
          <w:spacing w:val="34"/>
        </w:rPr>
        <w:t xml:space="preserve"> </w:t>
      </w:r>
      <w:proofErr w:type="spellStart"/>
      <w:r>
        <w:t>Melillo</w:t>
      </w:r>
      <w:proofErr w:type="spellEnd"/>
      <w:r>
        <w:t>,</w:t>
      </w:r>
      <w:r>
        <w:rPr>
          <w:spacing w:val="31"/>
        </w:rPr>
        <w:t xml:space="preserve"> </w:t>
      </w:r>
      <w:r>
        <w:rPr>
          <w:w w:val="119"/>
        </w:rPr>
        <w:t>J.,</w:t>
      </w:r>
      <w:r>
        <w:rPr>
          <w:spacing w:val="16"/>
          <w:w w:val="119"/>
        </w:rPr>
        <w:t xml:space="preserve"> </w:t>
      </w:r>
      <w:r>
        <w:t>Mohan,</w:t>
      </w:r>
      <w:r w:rsidR="00F9389F">
        <w:t xml:space="preserve"> </w:t>
      </w:r>
      <w:r>
        <w:rPr>
          <w:w w:val="122"/>
        </w:rPr>
        <w:t>J.</w:t>
      </w:r>
      <w:r>
        <w:rPr>
          <w:spacing w:val="12"/>
          <w:w w:val="122"/>
        </w:rPr>
        <w:t xml:space="preserve"> </w:t>
      </w:r>
      <w:r>
        <w:t>&amp;</w:t>
      </w:r>
      <w:r>
        <w:rPr>
          <w:spacing w:val="20"/>
        </w:rPr>
        <w:t xml:space="preserve"> </w:t>
      </w:r>
      <w:r>
        <w:t>Salk,</w:t>
      </w:r>
      <w:r>
        <w:rPr>
          <w:spacing w:val="42"/>
        </w:rPr>
        <w:t xml:space="preserve"> </w:t>
      </w:r>
      <w:r>
        <w:t>C.</w:t>
      </w:r>
      <w:r w:rsidR="00F9389F">
        <w:t xml:space="preserve"> </w:t>
      </w:r>
      <w:r>
        <w:t>The</w:t>
      </w:r>
      <w:r w:rsidR="00F9389F">
        <w:t xml:space="preserve"> </w:t>
      </w:r>
      <w:r>
        <w:t>seasonal</w:t>
      </w:r>
      <w:r w:rsidR="00F9389F">
        <w:t xml:space="preserve"> </w:t>
      </w:r>
      <w:r>
        <w:rPr>
          <w:w w:val="139"/>
        </w:rPr>
        <w:t>t</w:t>
      </w:r>
      <w:r>
        <w:rPr>
          <w:w w:val="104"/>
        </w:rPr>
        <w:t>im</w:t>
      </w:r>
      <w:r>
        <w:rPr>
          <w:w w:val="99"/>
        </w:rPr>
        <w:t>i</w:t>
      </w:r>
      <w:r>
        <w:rPr>
          <w:w w:val="105"/>
        </w:rPr>
        <w:t>ng</w:t>
      </w:r>
      <w:r>
        <w:rPr>
          <w:spacing w:val="22"/>
          <w:w w:val="105"/>
        </w:rPr>
        <w:t xml:space="preserve"> </w:t>
      </w:r>
      <w:r>
        <w:t>of</w:t>
      </w:r>
      <w:r>
        <w:rPr>
          <w:spacing w:val="15"/>
        </w:rPr>
        <w:t xml:space="preserve"> </w:t>
      </w:r>
      <w:r>
        <w:rPr>
          <w:spacing w:val="-5"/>
        </w:rPr>
        <w:t>w</w:t>
      </w:r>
      <w:r>
        <w:t>arming</w:t>
      </w:r>
      <w:r w:rsidR="00F9389F">
        <w:t xml:space="preserve"> </w:t>
      </w:r>
      <w:r>
        <w:rPr>
          <w:w w:val="121"/>
        </w:rPr>
        <w:t>that</w:t>
      </w:r>
      <w:r>
        <w:rPr>
          <w:spacing w:val="11"/>
          <w:w w:val="121"/>
        </w:rPr>
        <w:t xml:space="preserve"> </w:t>
      </w:r>
      <w:r>
        <w:rPr>
          <w:w w:val="99"/>
        </w:rPr>
        <w:t>c</w:t>
      </w:r>
      <w:r>
        <w:rPr>
          <w:w w:val="105"/>
        </w:rPr>
        <w:t>o</w:t>
      </w:r>
      <w:r>
        <w:rPr>
          <w:spacing w:val="-5"/>
          <w:w w:val="105"/>
        </w:rPr>
        <w:t>n</w:t>
      </w:r>
      <w:r>
        <w:rPr>
          <w:w w:val="139"/>
        </w:rPr>
        <w:t>t</w:t>
      </w:r>
      <w:r>
        <w:rPr>
          <w:w w:val="116"/>
        </w:rPr>
        <w:t>r</w:t>
      </w:r>
      <w:r>
        <w:rPr>
          <w:w w:val="99"/>
        </w:rPr>
        <w:t>ol</w:t>
      </w:r>
      <w:r>
        <w:t>s</w:t>
      </w:r>
      <w:r>
        <w:rPr>
          <w:spacing w:val="22"/>
        </w:rPr>
        <w:t xml:space="preserve"> </w:t>
      </w:r>
      <w:r>
        <w:t>onset</w:t>
      </w:r>
      <w:r w:rsidR="00F9389F">
        <w:t xml:space="preserve"> </w:t>
      </w:r>
      <w:r>
        <w:t>of</w:t>
      </w:r>
      <w:r>
        <w:rPr>
          <w:spacing w:val="15"/>
        </w:rPr>
        <w:t xml:space="preserve"> </w:t>
      </w:r>
      <w:r>
        <w:rPr>
          <w:w w:val="139"/>
        </w:rPr>
        <w:t>t</w:t>
      </w:r>
      <w:r>
        <w:rPr>
          <w:w w:val="110"/>
        </w:rPr>
        <w:t>h</w:t>
      </w:r>
      <w:r>
        <w:rPr>
          <w:w w:val="99"/>
        </w:rPr>
        <w:t xml:space="preserve">e </w:t>
      </w:r>
      <w:r>
        <w:t>gr</w:t>
      </w:r>
      <w:r>
        <w:rPr>
          <w:spacing w:val="-5"/>
        </w:rPr>
        <w:t>o</w:t>
      </w:r>
      <w:r>
        <w:t>wing</w:t>
      </w:r>
      <w:r>
        <w:rPr>
          <w:spacing w:val="33"/>
        </w:rPr>
        <w:t xml:space="preserve"> </w:t>
      </w:r>
      <w:r>
        <w:t>season.</w:t>
      </w:r>
      <w:r w:rsidR="00F9389F">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20,</w:t>
      </w:r>
      <w:r>
        <w:rPr>
          <w:spacing w:val="49"/>
        </w:rPr>
        <w:t xml:space="preserve"> </w:t>
      </w:r>
      <w:r>
        <w:t>1136–1145</w:t>
      </w:r>
      <w:r>
        <w:rPr>
          <w:spacing w:val="7"/>
        </w:rPr>
        <w:t xml:space="preserve"> </w:t>
      </w:r>
      <w:r>
        <w:rPr>
          <w:w w:val="116"/>
        </w:rPr>
        <w:t>(</w:t>
      </w:r>
      <w:r>
        <w:rPr>
          <w:w w:val="103"/>
        </w:rPr>
        <w:t>2014b)</w:t>
      </w:r>
      <w:r>
        <w:rPr>
          <w:w w:val="110"/>
        </w:rPr>
        <w:t>.</w:t>
      </w:r>
    </w:p>
    <w:p w14:paraId="4672B604" w14:textId="77777777" w:rsidR="005B53EE" w:rsidRDefault="005B53EE" w:rsidP="00F9389F">
      <w:pPr>
        <w:spacing w:before="9" w:line="140" w:lineRule="exact"/>
        <w:rPr>
          <w:sz w:val="14"/>
          <w:szCs w:val="14"/>
        </w:rPr>
      </w:pPr>
    </w:p>
    <w:p w14:paraId="39BD9AE2" w14:textId="77777777" w:rsidR="005B53EE" w:rsidRDefault="00F5753A" w:rsidP="00F9389F">
      <w:pPr>
        <w:spacing w:line="249" w:lineRule="auto"/>
        <w:ind w:left="317" w:right="83" w:hanging="199"/>
      </w:pPr>
      <w:r>
        <w:t>McDaniel,</w:t>
      </w:r>
      <w:r w:rsidR="00F9389F">
        <w:t xml:space="preserve"> </w:t>
      </w:r>
      <w:r>
        <w:t>M.</w:t>
      </w:r>
      <w:r>
        <w:rPr>
          <w:spacing w:val="28"/>
        </w:rPr>
        <w:t xml:space="preserve"> </w:t>
      </w:r>
      <w:r>
        <w:t>et</w:t>
      </w:r>
      <w:r>
        <w:rPr>
          <w:spacing w:val="37"/>
        </w:rPr>
        <w:t xml:space="preserve"> </w:t>
      </w:r>
      <w:r>
        <w:t>al.</w:t>
      </w:r>
      <w:r w:rsidR="00F9389F">
        <w:t xml:space="preserve"> </w:t>
      </w:r>
      <w:r>
        <w:t>Micr</w:t>
      </w:r>
      <w:r>
        <w:rPr>
          <w:spacing w:val="5"/>
        </w:rPr>
        <w:t>o</w:t>
      </w:r>
      <w:r>
        <w:t>climate</w:t>
      </w:r>
      <w:r w:rsidR="00F9389F">
        <w:t xml:space="preserve"> </w:t>
      </w:r>
      <w:r>
        <w:t>and</w:t>
      </w:r>
      <w:r w:rsidR="00F9389F">
        <w:t xml:space="preserve"> </w:t>
      </w:r>
      <w:r>
        <w:t>ecological</w:t>
      </w:r>
      <w:r>
        <w:rPr>
          <w:spacing w:val="23"/>
        </w:rPr>
        <w:t xml:space="preserve"> </w:t>
      </w:r>
      <w:r>
        <w:rPr>
          <w:w w:val="139"/>
        </w:rPr>
        <w:t>t</w:t>
      </w:r>
      <w:r>
        <w:rPr>
          <w:w w:val="110"/>
        </w:rPr>
        <w:t>h</w:t>
      </w:r>
      <w:r>
        <w:rPr>
          <w:w w:val="107"/>
        </w:rPr>
        <w:t>re</w:t>
      </w:r>
      <w:r>
        <w:rPr>
          <w:w w:val="106"/>
        </w:rPr>
        <w:t>sh</w:t>
      </w:r>
      <w:r>
        <w:rPr>
          <w:w w:val="99"/>
        </w:rPr>
        <w:t>ol</w:t>
      </w:r>
      <w:r>
        <w:rPr>
          <w:w w:val="110"/>
        </w:rPr>
        <w:t>d</w:t>
      </w:r>
      <w:r>
        <w:rPr>
          <w:spacing w:val="19"/>
          <w:w w:val="110"/>
        </w:rPr>
        <w:t xml:space="preserve"> </w:t>
      </w:r>
      <w:r>
        <w:t>res</w:t>
      </w:r>
      <w:r>
        <w:rPr>
          <w:spacing w:val="5"/>
        </w:rPr>
        <w:t>p</w:t>
      </w:r>
      <w:r>
        <w:t>onses</w:t>
      </w:r>
      <w:r w:rsidR="00F9389F">
        <w:t xml:space="preserve"> </w:t>
      </w:r>
      <w:r>
        <w:t>in</w:t>
      </w:r>
      <w:r>
        <w:rPr>
          <w:spacing w:val="29"/>
        </w:rPr>
        <w:t xml:space="preserve"> </w:t>
      </w:r>
      <w:r>
        <w:t>a</w:t>
      </w:r>
      <w:r>
        <w:rPr>
          <w:spacing w:val="30"/>
        </w:rPr>
        <w:t xml:space="preserve"> </w:t>
      </w:r>
      <w:r>
        <w:rPr>
          <w:spacing w:val="-6"/>
        </w:rPr>
        <w:t>w</w:t>
      </w:r>
      <w:r>
        <w:t>arming</w:t>
      </w:r>
      <w:r w:rsidR="00F9389F">
        <w:t xml:space="preserve"> </w:t>
      </w:r>
      <w:r>
        <w:t>and</w:t>
      </w:r>
      <w:r w:rsidR="00F9389F">
        <w:t xml:space="preserve"> </w:t>
      </w:r>
      <w:r>
        <w:rPr>
          <w:spacing w:val="-5"/>
          <w:w w:val="99"/>
        </w:rPr>
        <w:t>w</w:t>
      </w:r>
      <w:r>
        <w:rPr>
          <w:w w:val="99"/>
        </w:rPr>
        <w:t>e</w:t>
      </w:r>
      <w:r>
        <w:rPr>
          <w:w w:val="139"/>
        </w:rPr>
        <w:t>tt</w:t>
      </w:r>
      <w:r>
        <w:rPr>
          <w:w w:val="106"/>
        </w:rPr>
        <w:t>in</w:t>
      </w:r>
      <w:r>
        <w:rPr>
          <w:w w:val="99"/>
        </w:rPr>
        <w:t>g</w:t>
      </w:r>
      <w:r>
        <w:rPr>
          <w:spacing w:val="19"/>
          <w:w w:val="9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 xml:space="preserve">t </w:t>
      </w:r>
      <w:r>
        <w:t>foll</w:t>
      </w:r>
      <w:r>
        <w:rPr>
          <w:spacing w:val="-5"/>
        </w:rPr>
        <w:t>o</w:t>
      </w:r>
      <w:r>
        <w:t>wing</w:t>
      </w:r>
      <w:r>
        <w:rPr>
          <w:spacing w:val="14"/>
        </w:rPr>
        <w:t xml:space="preserve"> </w:t>
      </w:r>
      <w:r>
        <w:t>whole</w:t>
      </w:r>
      <w:r>
        <w:rPr>
          <w:spacing w:val="23"/>
        </w:rPr>
        <w:t xml:space="preserve"> </w:t>
      </w:r>
      <w:r>
        <w:rPr>
          <w:w w:val="139"/>
        </w:rPr>
        <w:t>t</w:t>
      </w:r>
      <w:r>
        <w:rPr>
          <w:w w:val="107"/>
        </w:rPr>
        <w:t>re</w:t>
      </w:r>
      <w:r>
        <w:rPr>
          <w:w w:val="99"/>
        </w:rPr>
        <w:t>e</w:t>
      </w:r>
      <w:r>
        <w:rPr>
          <w:spacing w:val="16"/>
        </w:rPr>
        <w:t xml:space="preserve"> </w:t>
      </w:r>
      <w:r>
        <w:rPr>
          <w:w w:val="108"/>
        </w:rPr>
        <w:t>har</w:t>
      </w:r>
      <w:r>
        <w:rPr>
          <w:spacing w:val="-5"/>
          <w:w w:val="108"/>
        </w:rPr>
        <w:t>v</w:t>
      </w:r>
      <w:r>
        <w:rPr>
          <w:w w:val="108"/>
        </w:rPr>
        <w:t>est.</w:t>
      </w:r>
      <w:r>
        <w:rPr>
          <w:spacing w:val="46"/>
          <w:w w:val="108"/>
        </w:rPr>
        <w:t xml:space="preserve"> </w:t>
      </w:r>
      <w:r>
        <w:rPr>
          <w:w w:val="108"/>
        </w:rPr>
        <w:t>Th</w:t>
      </w:r>
      <w:r>
        <w:rPr>
          <w:spacing w:val="-11"/>
          <w:w w:val="108"/>
        </w:rPr>
        <w:t>e</w:t>
      </w:r>
      <w:r>
        <w:rPr>
          <w:w w:val="108"/>
        </w:rPr>
        <w:t>o</w:t>
      </w:r>
      <w:r>
        <w:rPr>
          <w:spacing w:val="-11"/>
          <w:w w:val="108"/>
        </w:rPr>
        <w:t>r</w:t>
      </w:r>
      <w:r>
        <w:rPr>
          <w:w w:val="108"/>
        </w:rPr>
        <w:t>eti</w:t>
      </w:r>
      <w:r>
        <w:rPr>
          <w:spacing w:val="-11"/>
          <w:w w:val="108"/>
        </w:rPr>
        <w:t>c</w:t>
      </w:r>
      <w:r>
        <w:rPr>
          <w:w w:val="108"/>
        </w:rPr>
        <w:t>al</w:t>
      </w:r>
      <w:r>
        <w:rPr>
          <w:spacing w:val="16"/>
          <w:w w:val="108"/>
        </w:rPr>
        <w:t xml:space="preserve"> </w:t>
      </w:r>
      <w:r>
        <w:t>and</w:t>
      </w:r>
      <w:r>
        <w:rPr>
          <w:spacing w:val="47"/>
        </w:rPr>
        <w:t xml:space="preserve"> </w:t>
      </w:r>
      <w:r>
        <w:t>appli</w:t>
      </w:r>
      <w:r>
        <w:rPr>
          <w:spacing w:val="-10"/>
        </w:rPr>
        <w:t>e</w:t>
      </w:r>
      <w:r>
        <w:t>d</w:t>
      </w:r>
      <w:r>
        <w:rPr>
          <w:spacing w:val="41"/>
        </w:rPr>
        <w:t xml:space="preserve"> </w:t>
      </w:r>
      <w:r>
        <w:t>climatol</w:t>
      </w:r>
      <w:r>
        <w:rPr>
          <w:spacing w:val="-10"/>
        </w:rPr>
        <w:t>o</w:t>
      </w:r>
      <w:r>
        <w:t>gy</w:t>
      </w:r>
      <w:r w:rsidR="00F9389F">
        <w:t xml:space="preserve"> </w:t>
      </w:r>
      <w:r>
        <w:t>116,</w:t>
      </w:r>
      <w:r w:rsidR="00F9389F">
        <w:t xml:space="preserve"> </w:t>
      </w:r>
      <w:r>
        <w:t>287–299</w:t>
      </w:r>
      <w:r>
        <w:rPr>
          <w:spacing w:val="9"/>
        </w:rPr>
        <w:t xml:space="preserve"> </w:t>
      </w:r>
      <w:r>
        <w:rPr>
          <w:w w:val="116"/>
        </w:rPr>
        <w:t>(</w:t>
      </w:r>
      <w:r>
        <w:rPr>
          <w:w w:val="101"/>
        </w:rPr>
        <w:t>2014)</w:t>
      </w:r>
      <w:r>
        <w:rPr>
          <w:w w:val="110"/>
        </w:rPr>
        <w:t>.</w:t>
      </w:r>
    </w:p>
    <w:p w14:paraId="39EBAB5D" w14:textId="77777777" w:rsidR="005B53EE" w:rsidRDefault="005B53EE" w:rsidP="00F9389F">
      <w:pPr>
        <w:spacing w:before="9" w:line="140" w:lineRule="exact"/>
        <w:rPr>
          <w:sz w:val="14"/>
          <w:szCs w:val="14"/>
        </w:rPr>
      </w:pPr>
    </w:p>
    <w:p w14:paraId="2119F1C5" w14:textId="77777777" w:rsidR="005B53EE" w:rsidRDefault="00F5753A" w:rsidP="00F9389F">
      <w:pPr>
        <w:spacing w:line="249" w:lineRule="auto"/>
        <w:ind w:left="317" w:right="83" w:hanging="199"/>
      </w:pPr>
      <w:proofErr w:type="spellStart"/>
      <w:r>
        <w:t>Shen</w:t>
      </w:r>
      <w:proofErr w:type="spellEnd"/>
      <w:r>
        <w:t>,</w:t>
      </w:r>
      <w:r>
        <w:rPr>
          <w:spacing w:val="43"/>
        </w:rPr>
        <w:t xml:space="preserve"> </w:t>
      </w:r>
      <w:r>
        <w:t>M.</w:t>
      </w:r>
      <w:r>
        <w:rPr>
          <w:spacing w:val="29"/>
        </w:rPr>
        <w:t xml:space="preserve"> </w:t>
      </w:r>
      <w:r>
        <w:t>et</w:t>
      </w:r>
      <w:r>
        <w:rPr>
          <w:spacing w:val="37"/>
        </w:rPr>
        <w:t xml:space="preserve"> </w:t>
      </w:r>
      <w:r>
        <w:t>al.</w:t>
      </w:r>
      <w:r w:rsidR="00F9389F">
        <w:t xml:space="preserve"> </w:t>
      </w:r>
      <w:r>
        <w:rPr>
          <w:w w:val="99"/>
        </w:rPr>
        <w:t>S</w:t>
      </w:r>
      <w:r>
        <w:rPr>
          <w:w w:val="139"/>
        </w:rPr>
        <w:t>t</w:t>
      </w:r>
      <w:r>
        <w:rPr>
          <w:w w:val="108"/>
        </w:rPr>
        <w:t>ron</w:t>
      </w:r>
      <w:r>
        <w:rPr>
          <w:w w:val="99"/>
        </w:rPr>
        <w:t>g</w:t>
      </w:r>
      <w:r>
        <w:rPr>
          <w:spacing w:val="20"/>
        </w:rPr>
        <w:t xml:space="preserve"> </w:t>
      </w:r>
      <w:r>
        <w:rPr>
          <w:w w:val="104"/>
        </w:rPr>
        <w:t>im</w:t>
      </w:r>
      <w:r>
        <w:rPr>
          <w:w w:val="107"/>
        </w:rPr>
        <w:t>pac</w:t>
      </w:r>
      <w:r>
        <w:rPr>
          <w:w w:val="139"/>
        </w:rPr>
        <w:t>t</w:t>
      </w:r>
      <w:r>
        <w:t>s</w:t>
      </w:r>
      <w:r>
        <w:rPr>
          <w:spacing w:val="20"/>
        </w:rPr>
        <w:t xml:space="preserve"> </w:t>
      </w:r>
      <w:r>
        <w:t>of</w:t>
      </w:r>
      <w:r>
        <w:rPr>
          <w:spacing w:val="13"/>
        </w:rPr>
        <w:t xml:space="preserve"> </w:t>
      </w:r>
      <w:r>
        <w:t>daily</w:t>
      </w:r>
      <w:r>
        <w:rPr>
          <w:spacing w:val="44"/>
        </w:rPr>
        <w:t xml:space="preserve"> </w:t>
      </w:r>
      <w:r>
        <w:t>mini</w:t>
      </w:r>
      <w:r>
        <w:rPr>
          <w:spacing w:val="-5"/>
        </w:rPr>
        <w:t>m</w:t>
      </w:r>
      <w:r>
        <w:t>um</w:t>
      </w:r>
      <w:r w:rsidR="00F9389F">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spacing w:val="20"/>
        </w:rPr>
        <w:t xml:space="preserve"> </w:t>
      </w:r>
      <w:r>
        <w:t>on</w:t>
      </w:r>
      <w:r>
        <w:rPr>
          <w:spacing w:val="30"/>
        </w:rPr>
        <w:t xml:space="preserve"> </w:t>
      </w:r>
      <w:r>
        <w:rPr>
          <w:w w:val="112"/>
        </w:rPr>
        <w:t>the</w:t>
      </w:r>
      <w:r>
        <w:rPr>
          <w:spacing w:val="15"/>
          <w:w w:val="112"/>
        </w:rPr>
        <w:t xml:space="preserve"> </w:t>
      </w:r>
      <w:r>
        <w:t>green-up</w:t>
      </w:r>
      <w:r w:rsidR="00F9389F">
        <w:t xml:space="preserve"> </w:t>
      </w:r>
      <w:r>
        <w:t>date</w:t>
      </w:r>
      <w:r w:rsidR="00F9389F">
        <w:t xml:space="preserve"> </w:t>
      </w:r>
      <w:r>
        <w:t>and</w:t>
      </w:r>
      <w:r w:rsidR="00F9389F">
        <w:t xml:space="preserve"> </w:t>
      </w:r>
      <w:r>
        <w:t>summer</w:t>
      </w:r>
      <w:r w:rsidR="00F9389F">
        <w:t xml:space="preserve"> </w:t>
      </w:r>
      <w:r>
        <w:rPr>
          <w:w w:val="106"/>
        </w:rPr>
        <w:t>gr</w:t>
      </w:r>
      <w:r>
        <w:rPr>
          <w:w w:val="99"/>
        </w:rPr>
        <w:t>ee</w:t>
      </w:r>
      <w:r>
        <w:rPr>
          <w:w w:val="110"/>
        </w:rPr>
        <w:t>nn</w:t>
      </w:r>
      <w:r>
        <w:t>ess of</w:t>
      </w:r>
      <w:r>
        <w:rPr>
          <w:spacing w:val="9"/>
        </w:rPr>
        <w:t xml:space="preserve"> </w:t>
      </w:r>
      <w:r>
        <w:rPr>
          <w:w w:val="112"/>
        </w:rPr>
        <w:t>the</w:t>
      </w:r>
      <w:r>
        <w:rPr>
          <w:spacing w:val="12"/>
          <w:w w:val="112"/>
        </w:rPr>
        <w:t xml:space="preserve"> </w:t>
      </w:r>
      <w:r>
        <w:rPr>
          <w:w w:val="112"/>
        </w:rPr>
        <w:t>Ti</w:t>
      </w:r>
      <w:r>
        <w:rPr>
          <w:spacing w:val="6"/>
          <w:w w:val="112"/>
        </w:rPr>
        <w:t>b</w:t>
      </w:r>
      <w:r>
        <w:rPr>
          <w:w w:val="112"/>
        </w:rPr>
        <w:t>etan</w:t>
      </w:r>
      <w:r>
        <w:rPr>
          <w:spacing w:val="8"/>
          <w:w w:val="112"/>
        </w:rPr>
        <w:t xml:space="preserve"> </w:t>
      </w:r>
      <w:r>
        <w:rPr>
          <w:w w:val="112"/>
        </w:rPr>
        <w:t>Plateau.</w:t>
      </w:r>
      <w:r>
        <w:rPr>
          <w:spacing w:val="36"/>
          <w:w w:val="112"/>
        </w:rPr>
        <w:t xml:space="preserve"> </w:t>
      </w:r>
      <w:r>
        <w:t>Glo</w:t>
      </w:r>
      <w:r>
        <w:rPr>
          <w:spacing w:val="-10"/>
        </w:rPr>
        <w:t>b</w:t>
      </w:r>
      <w:r>
        <w:t>al</w:t>
      </w:r>
      <w:r>
        <w:rPr>
          <w:spacing w:val="24"/>
        </w:rPr>
        <w:t xml:space="preserve"> </w:t>
      </w:r>
      <w:r>
        <w:t>change</w:t>
      </w:r>
      <w:r>
        <w:rPr>
          <w:spacing w:val="42"/>
        </w:rPr>
        <w:t xml:space="preserve"> </w:t>
      </w:r>
      <w:r>
        <w:t>biol</w:t>
      </w:r>
      <w:r>
        <w:rPr>
          <w:spacing w:val="-10"/>
        </w:rPr>
        <w:t>o</w:t>
      </w:r>
      <w:r>
        <w:t>gy</w:t>
      </w:r>
      <w:r>
        <w:rPr>
          <w:spacing w:val="15"/>
        </w:rPr>
        <w:t xml:space="preserve"> </w:t>
      </w:r>
      <w:r>
        <w:rPr>
          <w:w w:val="116"/>
        </w:rPr>
        <w:t>(</w:t>
      </w:r>
      <w:r>
        <w:rPr>
          <w:w w:val="101"/>
        </w:rPr>
        <w:t>2016)</w:t>
      </w:r>
      <w:r>
        <w:rPr>
          <w:w w:val="110"/>
        </w:rPr>
        <w:t>.</w:t>
      </w:r>
    </w:p>
    <w:p w14:paraId="7B5CC404" w14:textId="77777777" w:rsidR="005B53EE" w:rsidRDefault="005B53EE" w:rsidP="00F9389F">
      <w:pPr>
        <w:spacing w:before="9" w:line="140" w:lineRule="exact"/>
        <w:rPr>
          <w:sz w:val="14"/>
          <w:szCs w:val="14"/>
        </w:rPr>
      </w:pPr>
    </w:p>
    <w:p w14:paraId="30D8C929" w14:textId="77777777" w:rsidR="005B53EE" w:rsidRDefault="00F5753A" w:rsidP="00F9389F">
      <w:pPr>
        <w:ind w:left="78" w:right="78"/>
      </w:pPr>
      <w:r>
        <w:rPr>
          <w:w w:val="108"/>
        </w:rPr>
        <w:t>Matthews,</w:t>
      </w:r>
      <w:r>
        <w:rPr>
          <w:spacing w:val="29"/>
          <w:w w:val="108"/>
        </w:rPr>
        <w:t xml:space="preserve"> </w:t>
      </w:r>
      <w:r>
        <w:t>E.</w:t>
      </w:r>
      <w:r>
        <w:rPr>
          <w:spacing w:val="47"/>
        </w:rPr>
        <w:t xml:space="preserve"> </w:t>
      </w:r>
      <w:r>
        <w:t>R.</w:t>
      </w:r>
      <w:r>
        <w:rPr>
          <w:spacing w:val="47"/>
        </w:rPr>
        <w:t xml:space="preserve"> </w:t>
      </w:r>
      <w:r>
        <w:t>&amp;</w:t>
      </w:r>
      <w:r>
        <w:rPr>
          <w:spacing w:val="27"/>
        </w:rPr>
        <w:t xml:space="preserve"> </w:t>
      </w:r>
      <w:proofErr w:type="spellStart"/>
      <w:r>
        <w:t>Mazer</w:t>
      </w:r>
      <w:proofErr w:type="spellEnd"/>
      <w:r>
        <w:t>,</w:t>
      </w:r>
      <w:r w:rsidR="00F9389F">
        <w:t xml:space="preserve"> </w:t>
      </w:r>
      <w:r>
        <w:t>S.</w:t>
      </w:r>
      <w:r>
        <w:rPr>
          <w:spacing w:val="32"/>
        </w:rPr>
        <w:t xml:space="preserve"> </w:t>
      </w:r>
      <w:r>
        <w:rPr>
          <w:w w:val="122"/>
        </w:rPr>
        <w:t>J.</w:t>
      </w:r>
      <w:r w:rsidR="00F9389F">
        <w:rPr>
          <w:w w:val="122"/>
        </w:rPr>
        <w:t xml:space="preserve"> </w:t>
      </w:r>
      <w:r>
        <w:t>Historical</w:t>
      </w:r>
      <w:r w:rsidR="00F9389F">
        <w:t xml:space="preserve"> </w:t>
      </w:r>
      <w:r>
        <w:rPr>
          <w:spacing w:val="-5"/>
        </w:rPr>
        <w:t>c</w:t>
      </w:r>
      <w:r>
        <w:t>hanges</w:t>
      </w:r>
      <w:r w:rsidR="00F9389F">
        <w:t xml:space="preserve"> </w:t>
      </w:r>
      <w:r>
        <w:t>in</w:t>
      </w:r>
      <w:r>
        <w:rPr>
          <w:spacing w:val="38"/>
        </w:rPr>
        <w:t xml:space="preserve"> </w:t>
      </w:r>
      <w:r>
        <w:t>fl</w:t>
      </w:r>
      <w:r>
        <w:rPr>
          <w:spacing w:val="-5"/>
        </w:rPr>
        <w:t>ow</w:t>
      </w:r>
      <w:r>
        <w:t>ering</w:t>
      </w:r>
      <w:r>
        <w:rPr>
          <w:spacing w:val="33"/>
        </w:rPr>
        <w:t xml:space="preserve"> </w:t>
      </w:r>
      <w:r>
        <w:t>phenology</w:t>
      </w:r>
      <w:r w:rsidR="00F9389F">
        <w:t xml:space="preserve"> </w:t>
      </w:r>
      <w:r>
        <w:t>are</w:t>
      </w:r>
      <w:r>
        <w:rPr>
          <w:spacing w:val="50"/>
        </w:rPr>
        <w:t xml:space="preserve"> </w:t>
      </w:r>
      <w:r>
        <w:t>g</w:t>
      </w:r>
      <w:r>
        <w:rPr>
          <w:spacing w:val="-5"/>
        </w:rPr>
        <w:t>ov</w:t>
      </w:r>
      <w:r>
        <w:t>erned</w:t>
      </w:r>
      <w:r w:rsidR="00F9389F">
        <w:t xml:space="preserve"> </w:t>
      </w:r>
      <w:r>
        <w:rPr>
          <w:spacing w:val="-5"/>
        </w:rPr>
        <w:t>b</w:t>
      </w:r>
      <w:r>
        <w:t>y</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w w:val="137"/>
        </w:rPr>
        <w:t>×</w:t>
      </w:r>
    </w:p>
    <w:p w14:paraId="07A9FF8B" w14:textId="77777777" w:rsidR="005B53EE" w:rsidRDefault="00F5753A" w:rsidP="00F9389F">
      <w:pPr>
        <w:spacing w:before="9"/>
        <w:ind w:left="317"/>
      </w:pPr>
      <w:r>
        <w:rPr>
          <w:w w:val="109"/>
        </w:rPr>
        <w:t>precipitation</w:t>
      </w:r>
      <w:r>
        <w:rPr>
          <w:spacing w:val="7"/>
          <w:w w:val="109"/>
        </w:rPr>
        <w:t xml:space="preserve"> </w:t>
      </w:r>
      <w:r>
        <w:rPr>
          <w:w w:val="99"/>
        </w:rPr>
        <w:t>i</w:t>
      </w:r>
      <w:r>
        <w:rPr>
          <w:spacing w:val="-5"/>
          <w:w w:val="110"/>
        </w:rPr>
        <w:t>n</w:t>
      </w:r>
      <w:r>
        <w:rPr>
          <w:w w:val="139"/>
        </w:rPr>
        <w:t>t</w:t>
      </w:r>
      <w:r>
        <w:rPr>
          <w:w w:val="107"/>
        </w:rPr>
        <w:t>er</w:t>
      </w:r>
      <w:r>
        <w:rPr>
          <w:w w:val="114"/>
        </w:rPr>
        <w:t>act</w:t>
      </w:r>
      <w:r>
        <w:rPr>
          <w:w w:val="99"/>
        </w:rPr>
        <w:t>i</w:t>
      </w:r>
      <w:r>
        <w:rPr>
          <w:w w:val="103"/>
        </w:rPr>
        <w:t>ons</w:t>
      </w:r>
      <w:r>
        <w:rPr>
          <w:spacing w:val="11"/>
        </w:rPr>
        <w:t xml:space="preserve"> </w:t>
      </w:r>
      <w:r>
        <w:t>in</w:t>
      </w:r>
      <w:r>
        <w:rPr>
          <w:spacing w:val="20"/>
        </w:rPr>
        <w:t xml:space="preserve"> </w:t>
      </w:r>
      <w:r>
        <w:t>a</w:t>
      </w:r>
      <w:r>
        <w:rPr>
          <w:spacing w:val="22"/>
        </w:rPr>
        <w:t xml:space="preserve"> </w:t>
      </w:r>
      <w:r>
        <w:t>widespread</w:t>
      </w:r>
      <w:r w:rsidR="00F9389F">
        <w:t xml:space="preserve"> </w:t>
      </w:r>
      <w:r>
        <w:rPr>
          <w:spacing w:val="5"/>
        </w:rPr>
        <w:t>p</w:t>
      </w:r>
      <w:r>
        <w:t>erennial</w:t>
      </w:r>
      <w:r w:rsidR="00F9389F">
        <w:t xml:space="preserve"> </w:t>
      </w:r>
      <w:r>
        <w:t>herb</w:t>
      </w:r>
      <w:r>
        <w:rPr>
          <w:spacing w:val="42"/>
        </w:rPr>
        <w:t xml:space="preserve"> </w:t>
      </w:r>
      <w:r>
        <w:t>in</w:t>
      </w:r>
      <w:r>
        <w:rPr>
          <w:spacing w:val="20"/>
        </w:rPr>
        <w:t xml:space="preserve"> </w:t>
      </w:r>
      <w:r>
        <w:rPr>
          <w:spacing w:val="-5"/>
        </w:rPr>
        <w:t>w</w:t>
      </w:r>
      <w:r>
        <w:t>estern</w:t>
      </w:r>
      <w:r w:rsidR="00F9389F">
        <w:t xml:space="preserve"> </w:t>
      </w:r>
      <w:r>
        <w:rPr>
          <w:w w:val="105"/>
        </w:rPr>
        <w:t>Nor</w:t>
      </w:r>
      <w:r>
        <w:rPr>
          <w:w w:val="139"/>
        </w:rPr>
        <w:t>t</w:t>
      </w:r>
      <w:r>
        <w:rPr>
          <w:w w:val="110"/>
        </w:rPr>
        <w:t>h</w:t>
      </w:r>
      <w:r>
        <w:rPr>
          <w:spacing w:val="11"/>
        </w:rPr>
        <w:t xml:space="preserve"> </w:t>
      </w:r>
      <w:r>
        <w:t>America.</w:t>
      </w:r>
      <w:r w:rsidR="00F9389F">
        <w:t xml:space="preserve"> </w:t>
      </w:r>
      <w:r>
        <w:t>New</w:t>
      </w:r>
      <w:r>
        <w:rPr>
          <w:spacing w:val="8"/>
        </w:rPr>
        <w:t xml:space="preserve"> </w:t>
      </w:r>
      <w:r>
        <w:t>Phytol</w:t>
      </w:r>
      <w:r>
        <w:rPr>
          <w:spacing w:val="-10"/>
        </w:rPr>
        <w:t>o</w:t>
      </w:r>
      <w:r>
        <w:t>gist</w:t>
      </w:r>
      <w:r w:rsidR="00F9389F">
        <w:t xml:space="preserve"> </w:t>
      </w:r>
      <w:r>
        <w:rPr>
          <w:w w:val="114"/>
        </w:rPr>
        <w:t>210</w:t>
      </w:r>
      <w:r>
        <w:rPr>
          <w:w w:val="110"/>
        </w:rPr>
        <w:t>,</w:t>
      </w:r>
    </w:p>
    <w:p w14:paraId="1FBD1C37" w14:textId="77777777" w:rsidR="005B53EE" w:rsidRDefault="00F5753A" w:rsidP="00F9389F">
      <w:pPr>
        <w:spacing w:before="9"/>
        <w:ind w:left="317"/>
      </w:pPr>
      <w:r>
        <w:t>157–167</w:t>
      </w:r>
      <w:r>
        <w:rPr>
          <w:spacing w:val="9"/>
        </w:rPr>
        <w:t xml:space="preserve"> </w:t>
      </w:r>
      <w:r>
        <w:rPr>
          <w:w w:val="116"/>
        </w:rPr>
        <w:t>(</w:t>
      </w:r>
      <w:r>
        <w:rPr>
          <w:w w:val="101"/>
        </w:rPr>
        <w:t>2016)</w:t>
      </w:r>
      <w:r>
        <w:rPr>
          <w:w w:val="110"/>
        </w:rPr>
        <w:t>.</w:t>
      </w:r>
    </w:p>
    <w:p w14:paraId="34F01D9B" w14:textId="77777777" w:rsidR="005B53EE" w:rsidRDefault="005B53EE" w:rsidP="00F9389F">
      <w:pPr>
        <w:spacing w:before="8" w:line="140" w:lineRule="exact"/>
        <w:rPr>
          <w:sz w:val="15"/>
          <w:szCs w:val="15"/>
        </w:rPr>
      </w:pPr>
    </w:p>
    <w:p w14:paraId="7AACA2EA" w14:textId="77777777" w:rsidR="005B53EE" w:rsidRDefault="00F5753A" w:rsidP="00F9389F">
      <w:pPr>
        <w:spacing w:line="249" w:lineRule="auto"/>
        <w:ind w:left="317" w:right="83" w:hanging="199"/>
      </w:pPr>
      <w:proofErr w:type="spellStart"/>
      <w:r>
        <w:t>H</w:t>
      </w:r>
      <w:r>
        <w:rPr>
          <w:spacing w:val="5"/>
        </w:rPr>
        <w:t>o</w:t>
      </w:r>
      <w:r>
        <w:t>eppner</w:t>
      </w:r>
      <w:proofErr w:type="spellEnd"/>
      <w:r>
        <w:t>,</w:t>
      </w:r>
      <w:r w:rsidR="00F9389F">
        <w:t xml:space="preserve"> </w:t>
      </w:r>
      <w:r>
        <w:t>S.</w:t>
      </w:r>
      <w:r>
        <w:rPr>
          <w:spacing w:val="25"/>
        </w:rPr>
        <w:t xml:space="preserve"> </w:t>
      </w:r>
      <w:r>
        <w:t>S.</w:t>
      </w:r>
      <w:r>
        <w:rPr>
          <w:spacing w:val="25"/>
        </w:rPr>
        <w:t xml:space="preserve"> </w:t>
      </w:r>
      <w:r>
        <w:t>&amp;</w:t>
      </w:r>
      <w:r>
        <w:rPr>
          <w:spacing w:val="19"/>
        </w:rPr>
        <w:t xml:space="preserve"> </w:t>
      </w:r>
      <w:r>
        <w:t>Du</w:t>
      </w:r>
      <w:r>
        <w:rPr>
          <w:spacing w:val="-5"/>
        </w:rPr>
        <w:t>k</w:t>
      </w:r>
      <w:r>
        <w:t>es,</w:t>
      </w:r>
      <w:r>
        <w:rPr>
          <w:spacing w:val="49"/>
        </w:rPr>
        <w:t xml:space="preserve"> </w:t>
      </w:r>
      <w:r>
        <w:rPr>
          <w:w w:val="122"/>
        </w:rPr>
        <w:t>J.</w:t>
      </w:r>
      <w:r>
        <w:rPr>
          <w:spacing w:val="11"/>
          <w:w w:val="122"/>
        </w:rPr>
        <w:t xml:space="preserve"> </w:t>
      </w:r>
      <w:r>
        <w:t>S.</w:t>
      </w:r>
      <w:r w:rsidR="00F9389F">
        <w:t xml:space="preserve"> </w:t>
      </w:r>
      <w:r>
        <w:rPr>
          <w:w w:val="109"/>
        </w:rPr>
        <w:t>I</w:t>
      </w:r>
      <w:r>
        <w:rPr>
          <w:spacing w:val="-5"/>
          <w:w w:val="109"/>
        </w:rPr>
        <w:t>n</w:t>
      </w:r>
      <w:r>
        <w:rPr>
          <w:w w:val="139"/>
        </w:rPr>
        <w:t>t</w:t>
      </w:r>
      <w:r>
        <w:rPr>
          <w:w w:val="107"/>
        </w:rPr>
        <w:t>er</w:t>
      </w:r>
      <w:r>
        <w:rPr>
          <w:w w:val="114"/>
        </w:rPr>
        <w:t>act</w:t>
      </w:r>
      <w:r>
        <w:rPr>
          <w:w w:val="99"/>
        </w:rPr>
        <w:t>i</w:t>
      </w:r>
      <w:r>
        <w:rPr>
          <w:spacing w:val="-5"/>
          <w:w w:val="105"/>
        </w:rPr>
        <w:t>v</w:t>
      </w:r>
      <w:r>
        <w:rPr>
          <w:w w:val="99"/>
        </w:rPr>
        <w:t>e</w:t>
      </w:r>
      <w:r>
        <w:rPr>
          <w:spacing w:val="21"/>
        </w:rPr>
        <w:t xml:space="preserve"> </w:t>
      </w:r>
      <w:r>
        <w:t>res</w:t>
      </w:r>
      <w:r>
        <w:rPr>
          <w:spacing w:val="5"/>
        </w:rPr>
        <w:t>p</w:t>
      </w:r>
      <w:r>
        <w:t>onses</w:t>
      </w:r>
      <w:r w:rsidR="00F9389F">
        <w:t xml:space="preserve"> </w:t>
      </w:r>
      <w:r>
        <w:t>of</w:t>
      </w:r>
      <w:r>
        <w:rPr>
          <w:spacing w:val="14"/>
        </w:rPr>
        <w:t xml:space="preserve"> </w:t>
      </w:r>
      <w:r>
        <w:t>old-field</w:t>
      </w:r>
      <w:r>
        <w:rPr>
          <w:spacing w:val="26"/>
        </w:rPr>
        <w:t xml:space="preserve"> </w:t>
      </w:r>
      <w:r>
        <w:rPr>
          <w:w w:val="113"/>
        </w:rPr>
        <w:t>pla</w:t>
      </w:r>
      <w:r>
        <w:rPr>
          <w:spacing w:val="-6"/>
          <w:w w:val="113"/>
        </w:rPr>
        <w:t>n</w:t>
      </w:r>
      <w:r>
        <w:rPr>
          <w:w w:val="113"/>
        </w:rPr>
        <w:t>t</w:t>
      </w:r>
      <w:r>
        <w:rPr>
          <w:spacing w:val="15"/>
          <w:w w:val="113"/>
        </w:rPr>
        <w:t xml:space="preserve"> </w:t>
      </w:r>
      <w:r>
        <w:t>gr</w:t>
      </w:r>
      <w:r>
        <w:rPr>
          <w:spacing w:val="-5"/>
        </w:rPr>
        <w:t>o</w:t>
      </w:r>
      <w:r>
        <w:t>wth</w:t>
      </w:r>
      <w:r w:rsidR="00F9389F">
        <w:t xml:space="preserve"> </w:t>
      </w:r>
      <w:r>
        <w:t>and</w:t>
      </w:r>
      <w:r w:rsidR="00F9389F">
        <w:t xml:space="preserve"> </w:t>
      </w:r>
      <w:r>
        <w:rPr>
          <w:w w:val="99"/>
        </w:rPr>
        <w:t>c</w:t>
      </w:r>
      <w:r>
        <w:rPr>
          <w:w w:val="105"/>
        </w:rPr>
        <w:t>om</w:t>
      </w:r>
      <w:r>
        <w:rPr>
          <w:spacing w:val="6"/>
          <w:w w:val="105"/>
        </w:rPr>
        <w:t>p</w:t>
      </w:r>
      <w:r>
        <w:t>os</w:t>
      </w:r>
      <w:r>
        <w:rPr>
          <w:w w:val="99"/>
        </w:rPr>
        <w:t>i</w:t>
      </w:r>
      <w:r>
        <w:rPr>
          <w:w w:val="139"/>
        </w:rPr>
        <w:t>t</w:t>
      </w:r>
      <w:r>
        <w:rPr>
          <w:w w:val="103"/>
        </w:rPr>
        <w:t>ion</w:t>
      </w:r>
      <w:r>
        <w:rPr>
          <w:spacing w:val="21"/>
        </w:rPr>
        <w:t xml:space="preserve"> </w:t>
      </w:r>
      <w:r>
        <w:rPr>
          <w:w w:val="113"/>
        </w:rPr>
        <w:t>to</w:t>
      </w:r>
      <w:r>
        <w:rPr>
          <w:spacing w:val="15"/>
          <w:w w:val="113"/>
        </w:rPr>
        <w:t xml:space="preserve"> </w:t>
      </w:r>
      <w:r>
        <w:rPr>
          <w:spacing w:val="-5"/>
          <w:w w:val="99"/>
        </w:rPr>
        <w:t>w</w:t>
      </w:r>
      <w:r>
        <w:rPr>
          <w:w w:val="114"/>
        </w:rPr>
        <w:t>ar</w:t>
      </w:r>
      <w:r>
        <w:rPr>
          <w:w w:val="104"/>
        </w:rPr>
        <w:t>mi</w:t>
      </w:r>
      <w:r>
        <w:rPr>
          <w:w w:val="110"/>
        </w:rPr>
        <w:t>n</w:t>
      </w:r>
      <w:r>
        <w:rPr>
          <w:w w:val="99"/>
        </w:rPr>
        <w:t xml:space="preserve">g </w:t>
      </w:r>
      <w:r>
        <w:t>and</w:t>
      </w:r>
      <w:r>
        <w:rPr>
          <w:spacing w:val="47"/>
        </w:rPr>
        <w:t xml:space="preserve"> </w:t>
      </w:r>
      <w:r>
        <w:rPr>
          <w:w w:val="109"/>
        </w:rPr>
        <w:t>precipitation.</w:t>
      </w:r>
      <w:r>
        <w:rPr>
          <w:spacing w:val="34"/>
          <w:w w:val="109"/>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1754–1768</w:t>
      </w:r>
      <w:r>
        <w:rPr>
          <w:spacing w:val="7"/>
        </w:rPr>
        <w:t xml:space="preserve"> </w:t>
      </w:r>
      <w:r>
        <w:rPr>
          <w:w w:val="116"/>
        </w:rPr>
        <w:t>(</w:t>
      </w:r>
      <w:r>
        <w:rPr>
          <w:w w:val="101"/>
        </w:rPr>
        <w:t>2012)</w:t>
      </w:r>
      <w:r>
        <w:rPr>
          <w:w w:val="110"/>
        </w:rPr>
        <w:t>.</w:t>
      </w:r>
    </w:p>
    <w:p w14:paraId="4BF2E285" w14:textId="77777777" w:rsidR="005B53EE" w:rsidRDefault="005B53EE" w:rsidP="00F9389F">
      <w:pPr>
        <w:spacing w:before="9" w:line="140" w:lineRule="exact"/>
        <w:rPr>
          <w:sz w:val="14"/>
          <w:szCs w:val="14"/>
        </w:rPr>
      </w:pPr>
    </w:p>
    <w:p w14:paraId="3FE8D75E" w14:textId="77777777" w:rsidR="005B53EE" w:rsidRDefault="00F5753A" w:rsidP="00F9389F">
      <w:pPr>
        <w:ind w:left="80" w:right="80"/>
      </w:pPr>
      <w:proofErr w:type="spellStart"/>
      <w:r>
        <w:t>Hagedorn</w:t>
      </w:r>
      <w:proofErr w:type="spellEnd"/>
      <w:r>
        <w:t>,</w:t>
      </w:r>
      <w:r w:rsidR="00F9389F">
        <w:t xml:space="preserve"> </w:t>
      </w:r>
      <w:r>
        <w:t>F.</w:t>
      </w:r>
      <w:r w:rsidR="00F9389F">
        <w:t xml:space="preserve"> </w:t>
      </w:r>
      <w:r>
        <w:t>et</w:t>
      </w:r>
      <w:r>
        <w:rPr>
          <w:spacing w:val="48"/>
        </w:rPr>
        <w:t xml:space="preserve"> </w:t>
      </w:r>
      <w:r>
        <w:t>al.</w:t>
      </w:r>
      <w:r w:rsidR="00F9389F">
        <w:t xml:space="preserve"> </w:t>
      </w:r>
      <w:r>
        <w:rPr>
          <w:spacing w:val="2"/>
        </w:rPr>
        <w:t xml:space="preserve"> </w:t>
      </w:r>
      <w:r>
        <w:rPr>
          <w:w w:val="99"/>
        </w:rPr>
        <w:t>S</w:t>
      </w:r>
      <w:r>
        <w:rPr>
          <w:w w:val="108"/>
        </w:rPr>
        <w:t>hor</w:t>
      </w:r>
      <w:r>
        <w:rPr>
          <w:w w:val="139"/>
        </w:rPr>
        <w:t>t</w:t>
      </w:r>
      <w:r>
        <w:rPr>
          <w:w w:val="117"/>
        </w:rPr>
        <w:t>-t</w:t>
      </w:r>
      <w:r>
        <w:rPr>
          <w:w w:val="107"/>
        </w:rPr>
        <w:t>er</w:t>
      </w:r>
      <w:r>
        <w:rPr>
          <w:w w:val="106"/>
        </w:rPr>
        <w:t>m</w:t>
      </w:r>
      <w:r w:rsidR="00F9389F">
        <w:t xml:space="preserve"> </w:t>
      </w:r>
      <w:r>
        <w:t>res</w:t>
      </w:r>
      <w:r>
        <w:rPr>
          <w:spacing w:val="5"/>
        </w:rPr>
        <w:t>p</w:t>
      </w:r>
      <w:r>
        <w:t>onses</w:t>
      </w:r>
      <w:r w:rsidR="00F9389F">
        <w:t xml:space="preserve"> </w:t>
      </w:r>
      <w:r>
        <w:t>of</w:t>
      </w:r>
      <w:r>
        <w:rPr>
          <w:spacing w:val="25"/>
        </w:rPr>
        <w:t xml:space="preserve"> </w:t>
      </w:r>
      <w:r>
        <w:t>ecosystem</w:t>
      </w:r>
      <w:r w:rsidR="00F9389F">
        <w:t xml:space="preserve"> </w:t>
      </w:r>
      <w:r>
        <w:t>car</w:t>
      </w:r>
      <w:r>
        <w:rPr>
          <w:spacing w:val="5"/>
        </w:rPr>
        <w:t>b</w:t>
      </w:r>
      <w:r>
        <w:t>on</w:t>
      </w:r>
      <w:r w:rsidR="00F9389F">
        <w:t xml:space="preserve"> </w:t>
      </w:r>
      <w:r>
        <w:t>fluxes</w:t>
      </w:r>
      <w:r>
        <w:rPr>
          <w:spacing w:val="34"/>
        </w:rPr>
        <w:t xml:space="preserve"> </w:t>
      </w:r>
      <w:r>
        <w:t>to</w:t>
      </w:r>
      <w:r w:rsidR="00F9389F">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rsidR="00F9389F">
        <w:t xml:space="preserve"> </w:t>
      </w:r>
      <w:r>
        <w:t>soil</w:t>
      </w:r>
      <w:r>
        <w:rPr>
          <w:spacing w:val="31"/>
        </w:rPr>
        <w:t xml:space="preserve"> </w:t>
      </w:r>
      <w:r>
        <w:rPr>
          <w:spacing w:val="-5"/>
        </w:rPr>
        <w:t>w</w:t>
      </w:r>
      <w:r>
        <w:t>arming</w:t>
      </w:r>
      <w:r w:rsidR="00F9389F">
        <w:t xml:space="preserve"> </w:t>
      </w:r>
      <w:r>
        <w:t>at</w:t>
      </w:r>
      <w:r w:rsidR="00F9389F">
        <w:t xml:space="preserve"> </w:t>
      </w:r>
      <w:r>
        <w:rPr>
          <w:w w:val="139"/>
        </w:rPr>
        <w:t>t</w:t>
      </w:r>
      <w:r>
        <w:rPr>
          <w:w w:val="105"/>
        </w:rPr>
        <w:t>he</w:t>
      </w:r>
    </w:p>
    <w:p w14:paraId="629AFCD3" w14:textId="77777777" w:rsidR="005B53EE" w:rsidRDefault="00F5753A" w:rsidP="00F9389F">
      <w:pPr>
        <w:spacing w:before="9"/>
        <w:ind w:left="317"/>
      </w:pPr>
      <w:r>
        <w:t>Swiss</w:t>
      </w:r>
      <w:r>
        <w:rPr>
          <w:spacing w:val="14"/>
        </w:rPr>
        <w:t xml:space="preserve"> </w:t>
      </w:r>
      <w:r>
        <w:t>alpine</w:t>
      </w:r>
      <w:r>
        <w:rPr>
          <w:spacing w:val="45"/>
        </w:rPr>
        <w:t xml:space="preserve"> </w:t>
      </w:r>
      <w:proofErr w:type="spellStart"/>
      <w:r>
        <w:rPr>
          <w:w w:val="139"/>
        </w:rPr>
        <w:t>t</w:t>
      </w:r>
      <w:r>
        <w:rPr>
          <w:w w:val="107"/>
        </w:rPr>
        <w:t>re</w:t>
      </w:r>
      <w:r>
        <w:rPr>
          <w:w w:val="99"/>
        </w:rPr>
        <w:t>eli</w:t>
      </w:r>
      <w:r>
        <w:rPr>
          <w:w w:val="105"/>
        </w:rPr>
        <w:t>ne</w:t>
      </w:r>
      <w:proofErr w:type="spellEnd"/>
      <w:r>
        <w:rPr>
          <w:w w:val="110"/>
        </w:rPr>
        <w:t>.</w:t>
      </w:r>
      <w:r w:rsidR="00F9389F">
        <w:t xml:space="preserve"> </w:t>
      </w:r>
      <w:r>
        <w:t>Bi</w:t>
      </w:r>
      <w:r>
        <w:rPr>
          <w:spacing w:val="-10"/>
        </w:rPr>
        <w:t>o</w:t>
      </w:r>
      <w:r>
        <w:t>g</w:t>
      </w:r>
      <w:r>
        <w:rPr>
          <w:spacing w:val="-10"/>
        </w:rPr>
        <w:t>eo</w:t>
      </w:r>
      <w:r>
        <w:t>chemistry</w:t>
      </w:r>
      <w:r w:rsidR="00F9389F">
        <w:t xml:space="preserve"> </w:t>
      </w:r>
      <w:r>
        <w:t>97,</w:t>
      </w:r>
      <w:r>
        <w:rPr>
          <w:spacing w:val="49"/>
        </w:rPr>
        <w:t xml:space="preserve"> </w:t>
      </w:r>
      <w:r>
        <w:t>7–19</w:t>
      </w:r>
      <w:r>
        <w:rPr>
          <w:spacing w:val="12"/>
        </w:rPr>
        <w:t xml:space="preserve"> </w:t>
      </w:r>
      <w:r>
        <w:rPr>
          <w:w w:val="116"/>
        </w:rPr>
        <w:t>(</w:t>
      </w:r>
      <w:r>
        <w:rPr>
          <w:w w:val="101"/>
        </w:rPr>
        <w:t>2010)</w:t>
      </w:r>
      <w:r>
        <w:rPr>
          <w:w w:val="110"/>
        </w:rPr>
        <w:t>.</w:t>
      </w:r>
    </w:p>
    <w:p w14:paraId="6EE21606" w14:textId="77777777" w:rsidR="005B53EE" w:rsidRDefault="005B53EE" w:rsidP="00F9389F">
      <w:pPr>
        <w:spacing w:before="8" w:line="140" w:lineRule="exact"/>
        <w:rPr>
          <w:sz w:val="15"/>
          <w:szCs w:val="15"/>
        </w:rPr>
      </w:pPr>
    </w:p>
    <w:p w14:paraId="7273C92E" w14:textId="77777777" w:rsidR="005B53EE" w:rsidRDefault="00F5753A" w:rsidP="00F9389F">
      <w:pPr>
        <w:ind w:left="80" w:right="80"/>
      </w:pPr>
      <w:proofErr w:type="spellStart"/>
      <w:r>
        <w:rPr>
          <w:spacing w:val="-5"/>
          <w:w w:val="110"/>
        </w:rPr>
        <w:t>P</w:t>
      </w:r>
      <w:r>
        <w:rPr>
          <w:w w:val="110"/>
        </w:rPr>
        <w:t>eterjohn</w:t>
      </w:r>
      <w:proofErr w:type="spellEnd"/>
      <w:r>
        <w:rPr>
          <w:w w:val="110"/>
        </w:rPr>
        <w:t>,</w:t>
      </w:r>
      <w:r w:rsidR="00F9389F">
        <w:rPr>
          <w:w w:val="110"/>
        </w:rPr>
        <w:t xml:space="preserve"> </w:t>
      </w:r>
      <w:r>
        <w:t>W.</w:t>
      </w:r>
      <w:r w:rsidR="00F9389F">
        <w:t xml:space="preserve"> </w:t>
      </w:r>
      <w:r>
        <w:t>T.,</w:t>
      </w:r>
      <w:r w:rsidR="00F9389F">
        <w:t xml:space="preserve"> </w:t>
      </w:r>
      <w:proofErr w:type="spellStart"/>
      <w:r>
        <w:t>Melillo</w:t>
      </w:r>
      <w:proofErr w:type="spellEnd"/>
      <w:r>
        <w:t>,</w:t>
      </w:r>
      <w:r w:rsidR="00F9389F">
        <w:t xml:space="preserve"> </w:t>
      </w:r>
      <w:r>
        <w:rPr>
          <w:w w:val="122"/>
        </w:rPr>
        <w:t>J.</w:t>
      </w:r>
      <w:r>
        <w:rPr>
          <w:spacing w:val="39"/>
          <w:w w:val="122"/>
        </w:rPr>
        <w:t xml:space="preserve"> </w:t>
      </w:r>
      <w:r>
        <w:t>M.,</w:t>
      </w:r>
      <w:r w:rsidR="00F9389F">
        <w:t xml:space="preserve"> </w:t>
      </w:r>
      <w:r>
        <w:t>B</w:t>
      </w:r>
      <w:r>
        <w:rPr>
          <w:spacing w:val="-5"/>
        </w:rPr>
        <w:t>o</w:t>
      </w:r>
      <w:r>
        <w:t>wles,</w:t>
      </w:r>
      <w:r w:rsidR="00F9389F">
        <w:t xml:space="preserve"> </w:t>
      </w:r>
      <w:r>
        <w:t>F.</w:t>
      </w:r>
      <w:r w:rsidR="00F9389F">
        <w:t xml:space="preserve"> </w:t>
      </w:r>
      <w:r>
        <w:rPr>
          <w:spacing w:val="-17"/>
        </w:rPr>
        <w:t>P</w:t>
      </w:r>
      <w:r>
        <w:t>.</w:t>
      </w:r>
      <w:r w:rsidR="00F9389F">
        <w:t xml:space="preserve"> </w:t>
      </w:r>
      <w:r>
        <w:t>&amp;</w:t>
      </w:r>
      <w:r>
        <w:rPr>
          <w:spacing w:val="47"/>
        </w:rPr>
        <w:t xml:space="preserve"> </w:t>
      </w:r>
      <w:proofErr w:type="spellStart"/>
      <w:r>
        <w:rPr>
          <w:w w:val="99"/>
        </w:rPr>
        <w:t>S</w:t>
      </w:r>
      <w:r>
        <w:rPr>
          <w:w w:val="139"/>
        </w:rPr>
        <w:t>t</w:t>
      </w:r>
      <w:r>
        <w:rPr>
          <w:w w:val="105"/>
        </w:rPr>
        <w:t>eu</w:t>
      </w:r>
      <w:r>
        <w:rPr>
          <w:w w:val="110"/>
        </w:rPr>
        <w:t>d</w:t>
      </w:r>
      <w:r>
        <w:rPr>
          <w:w w:val="99"/>
        </w:rPr>
        <w:t>le</w:t>
      </w:r>
      <w:r>
        <w:rPr>
          <w:w w:val="114"/>
        </w:rPr>
        <w:t>r</w:t>
      </w:r>
      <w:proofErr w:type="spellEnd"/>
      <w:r>
        <w:rPr>
          <w:w w:val="114"/>
        </w:rPr>
        <w:t>,</w:t>
      </w:r>
      <w:r w:rsidR="00F9389F">
        <w:t xml:space="preserve"> </w:t>
      </w:r>
      <w:r>
        <w:rPr>
          <w:spacing w:val="-17"/>
        </w:rPr>
        <w:t>P</w:t>
      </w:r>
      <w:r>
        <w:t>.</w:t>
      </w:r>
      <w:r w:rsidR="00F9389F">
        <w:t xml:space="preserve"> </w:t>
      </w:r>
      <w:r>
        <w:t>A.</w:t>
      </w:r>
      <w:r w:rsidR="00F9389F">
        <w:t xml:space="preserve"> </w:t>
      </w:r>
      <w:r>
        <w:rPr>
          <w:spacing w:val="47"/>
        </w:rPr>
        <w:t xml:space="preserve"> </w:t>
      </w:r>
      <w:r>
        <w:t>Soil</w:t>
      </w:r>
      <w:r>
        <w:rPr>
          <w:spacing w:val="46"/>
        </w:rPr>
        <w:t xml:space="preserve"> </w:t>
      </w:r>
      <w:r>
        <w:rPr>
          <w:spacing w:val="-5"/>
        </w:rPr>
        <w:t>w</w:t>
      </w:r>
      <w:r>
        <w:t>arming</w:t>
      </w:r>
      <w:r w:rsidR="00F9389F">
        <w:t xml:space="preserve"> </w:t>
      </w:r>
      <w:r>
        <w:t>and</w:t>
      </w:r>
      <w:r w:rsidR="00F9389F">
        <w:t xml:space="preserve"> </w:t>
      </w:r>
      <w:r>
        <w:rPr>
          <w:w w:val="111"/>
        </w:rPr>
        <w:t>trace</w:t>
      </w:r>
      <w:r>
        <w:rPr>
          <w:spacing w:val="45"/>
          <w:w w:val="111"/>
        </w:rPr>
        <w:t xml:space="preserve"> </w:t>
      </w:r>
      <w:r>
        <w:t>gas</w:t>
      </w:r>
      <w:r w:rsidR="00F9389F">
        <w:t xml:space="preserve"> </w:t>
      </w:r>
      <w:r>
        <w:rPr>
          <w:w w:val="90"/>
        </w:rPr>
        <w:t>fl</w:t>
      </w:r>
      <w:r>
        <w:rPr>
          <w:w w:val="107"/>
        </w:rPr>
        <w:t>ux</w:t>
      </w:r>
      <w:r>
        <w:rPr>
          <w:w w:val="99"/>
        </w:rPr>
        <w:t>e</w:t>
      </w:r>
      <w:r>
        <w:t>s:</w:t>
      </w:r>
    </w:p>
    <w:p w14:paraId="5EF9E438" w14:textId="77777777" w:rsidR="005B53EE" w:rsidRDefault="00F5753A" w:rsidP="00F9389F">
      <w:pPr>
        <w:spacing w:before="9"/>
        <w:ind w:left="317"/>
      </w:pP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design</w:t>
      </w:r>
      <w:r>
        <w:rPr>
          <w:spacing w:val="35"/>
        </w:rPr>
        <w:t xml:space="preserve"> </w:t>
      </w:r>
      <w:r>
        <w:t>and</w:t>
      </w:r>
      <w:r>
        <w:rPr>
          <w:spacing w:val="48"/>
        </w:rPr>
        <w:t xml:space="preserve"> </w:t>
      </w:r>
      <w:r>
        <w:rPr>
          <w:w w:val="106"/>
        </w:rPr>
        <w:t>preliminary</w:t>
      </w:r>
      <w:r>
        <w:rPr>
          <w:spacing w:val="23"/>
          <w:w w:val="106"/>
        </w:rPr>
        <w:t xml:space="preserve"> </w:t>
      </w:r>
      <w:r>
        <w:t>flux</w:t>
      </w:r>
      <w:r>
        <w:rPr>
          <w:spacing w:val="20"/>
        </w:rPr>
        <w:t xml:space="preserve"> </w:t>
      </w:r>
      <w:r>
        <w:t>results.</w:t>
      </w:r>
      <w:r w:rsidR="00F9389F">
        <w:t xml:space="preserve"> </w:t>
      </w:r>
      <w:proofErr w:type="spellStart"/>
      <w:r>
        <w:t>O</w:t>
      </w:r>
      <w:r>
        <w:rPr>
          <w:spacing w:val="-10"/>
        </w:rPr>
        <w:t>ec</w:t>
      </w:r>
      <w:r>
        <w:t>ol</w:t>
      </w:r>
      <w:r>
        <w:rPr>
          <w:spacing w:val="-10"/>
        </w:rPr>
        <w:t>o</w:t>
      </w:r>
      <w:r>
        <w:t>gia</w:t>
      </w:r>
      <w:proofErr w:type="spellEnd"/>
      <w:r w:rsidR="00F9389F">
        <w:t xml:space="preserve"> </w:t>
      </w:r>
      <w:r>
        <w:t>93,</w:t>
      </w:r>
      <w:r>
        <w:rPr>
          <w:spacing w:val="49"/>
        </w:rPr>
        <w:t xml:space="preserve"> </w:t>
      </w:r>
      <w:r>
        <w:t>18–24</w:t>
      </w:r>
      <w:r>
        <w:rPr>
          <w:spacing w:val="11"/>
        </w:rPr>
        <w:t xml:space="preserve"> </w:t>
      </w:r>
      <w:r>
        <w:rPr>
          <w:w w:val="116"/>
        </w:rPr>
        <w:t>(</w:t>
      </w:r>
      <w:r>
        <w:rPr>
          <w:w w:val="101"/>
        </w:rPr>
        <w:t>1993)</w:t>
      </w:r>
      <w:r>
        <w:rPr>
          <w:w w:val="110"/>
        </w:rPr>
        <w:t>.</w:t>
      </w:r>
    </w:p>
    <w:p w14:paraId="33B51196" w14:textId="77777777" w:rsidR="005B53EE" w:rsidRDefault="005B53EE" w:rsidP="00F9389F">
      <w:pPr>
        <w:spacing w:before="8" w:line="140" w:lineRule="exact"/>
        <w:rPr>
          <w:sz w:val="15"/>
          <w:szCs w:val="15"/>
        </w:rPr>
      </w:pPr>
    </w:p>
    <w:p w14:paraId="447067C8" w14:textId="77777777" w:rsidR="005B53EE" w:rsidRDefault="00F5753A" w:rsidP="00F9389F">
      <w:pPr>
        <w:ind w:left="82" w:right="82"/>
      </w:pPr>
      <w:r>
        <w:rPr>
          <w:w w:val="107"/>
        </w:rPr>
        <w:t>Johnson,</w:t>
      </w:r>
      <w:r>
        <w:rPr>
          <w:spacing w:val="26"/>
          <w:w w:val="107"/>
        </w:rPr>
        <w:t xml:space="preserve"> </w:t>
      </w:r>
      <w:r>
        <w:t>E.</w:t>
      </w:r>
      <w:r>
        <w:rPr>
          <w:spacing w:val="40"/>
        </w:rPr>
        <w:t xml:space="preserve"> </w:t>
      </w:r>
      <w:r>
        <w:t>A.</w:t>
      </w:r>
      <w:r>
        <w:rPr>
          <w:spacing w:val="32"/>
        </w:rPr>
        <w:t xml:space="preserve"> </w:t>
      </w:r>
      <w:r>
        <w:t>&amp;</w:t>
      </w:r>
      <w:r>
        <w:rPr>
          <w:spacing w:val="20"/>
        </w:rPr>
        <w:t xml:space="preserve"> </w:t>
      </w:r>
      <w:proofErr w:type="spellStart"/>
      <w:r>
        <w:t>Mi</w:t>
      </w:r>
      <w:r>
        <w:rPr>
          <w:spacing w:val="-5"/>
        </w:rPr>
        <w:t>y</w:t>
      </w:r>
      <w:r>
        <w:t>anishi</w:t>
      </w:r>
      <w:proofErr w:type="spellEnd"/>
      <w:r>
        <w:t>,</w:t>
      </w:r>
      <w:r w:rsidR="00F9389F">
        <w:t xml:space="preserve"> </w:t>
      </w:r>
      <w:r>
        <w:t>K.</w:t>
      </w:r>
      <w:r w:rsidR="00F9389F">
        <w:t xml:space="preserve"> </w:t>
      </w:r>
      <w:r>
        <w:rPr>
          <w:spacing w:val="-17"/>
        </w:rPr>
        <w:t>T</w:t>
      </w:r>
      <w:r>
        <w:t>esting</w:t>
      </w:r>
      <w:r w:rsidR="00F9389F">
        <w:t xml:space="preserve"> </w:t>
      </w:r>
      <w:r>
        <w:t>the</w:t>
      </w:r>
      <w:r w:rsidR="00F9389F">
        <w:t xml:space="preserve"> </w:t>
      </w:r>
      <w:r>
        <w:rPr>
          <w:w w:val="107"/>
        </w:rPr>
        <w:t>as</w:t>
      </w:r>
      <w:r>
        <w:rPr>
          <w:w w:val="106"/>
        </w:rPr>
        <w:t>su</w:t>
      </w:r>
      <w:r>
        <w:rPr>
          <w:w w:val="108"/>
        </w:rPr>
        <w:t>mp</w:t>
      </w:r>
      <w:r>
        <w:rPr>
          <w:w w:val="139"/>
        </w:rPr>
        <w:t>t</w:t>
      </w:r>
      <w:r>
        <w:rPr>
          <w:w w:val="103"/>
        </w:rPr>
        <w:t>ion</w:t>
      </w:r>
      <w:r>
        <w:t>s</w:t>
      </w:r>
      <w:r>
        <w:rPr>
          <w:spacing w:val="22"/>
        </w:rPr>
        <w:t xml:space="preserve"> </w:t>
      </w:r>
      <w:r>
        <w:t>of</w:t>
      </w:r>
      <w:r>
        <w:rPr>
          <w:spacing w:val="15"/>
        </w:rPr>
        <w:t xml:space="preserve"> </w:t>
      </w:r>
      <w:proofErr w:type="spellStart"/>
      <w:r>
        <w:rPr>
          <w:spacing w:val="-5"/>
        </w:rPr>
        <w:t>c</w:t>
      </w:r>
      <w:r>
        <w:t>hronosequences</w:t>
      </w:r>
      <w:proofErr w:type="spellEnd"/>
      <w:r w:rsidR="00F9389F">
        <w:t xml:space="preserve"> </w:t>
      </w:r>
      <w:r>
        <w:t>in</w:t>
      </w:r>
      <w:r>
        <w:rPr>
          <w:spacing w:val="31"/>
        </w:rPr>
        <w:t xml:space="preserve"> </w:t>
      </w:r>
      <w:r>
        <w:t>succession.</w:t>
      </w:r>
      <w:r w:rsidR="00F9389F">
        <w:t xml:space="preserve"> </w:t>
      </w:r>
      <w:r>
        <w:t>E</w:t>
      </w:r>
      <w:r>
        <w:rPr>
          <w:spacing w:val="-10"/>
        </w:rPr>
        <w:t>c</w:t>
      </w:r>
      <w:r>
        <w:t>ol</w:t>
      </w:r>
      <w:r>
        <w:rPr>
          <w:spacing w:val="-10"/>
        </w:rPr>
        <w:t>o</w:t>
      </w:r>
      <w:r>
        <w:t>gy</w:t>
      </w:r>
      <w:r>
        <w:rPr>
          <w:spacing w:val="26"/>
        </w:rPr>
        <w:t xml:space="preserve"> </w:t>
      </w:r>
      <w:r>
        <w:rPr>
          <w:spacing w:val="-10"/>
          <w:w w:val="102"/>
        </w:rPr>
        <w:t>L</w:t>
      </w:r>
      <w:r>
        <w:rPr>
          <w:w w:val="103"/>
        </w:rPr>
        <w:t>e</w:t>
      </w:r>
      <w:r>
        <w:rPr>
          <w:w w:val="112"/>
        </w:rPr>
        <w:t>tte</w:t>
      </w:r>
      <w:r>
        <w:rPr>
          <w:w w:val="125"/>
        </w:rPr>
        <w:t>r</w:t>
      </w:r>
      <w:r>
        <w:rPr>
          <w:w w:val="104"/>
        </w:rPr>
        <w:t>s</w:t>
      </w:r>
    </w:p>
    <w:p w14:paraId="274A37A7" w14:textId="77777777" w:rsidR="005B53EE" w:rsidRDefault="00F5753A" w:rsidP="00F9389F">
      <w:pPr>
        <w:spacing w:before="9"/>
        <w:ind w:left="317"/>
      </w:pPr>
      <w:r>
        <w:t>11,</w:t>
      </w:r>
      <w:r>
        <w:rPr>
          <w:spacing w:val="49"/>
        </w:rPr>
        <w:t xml:space="preserve"> </w:t>
      </w:r>
      <w:r>
        <w:t>419–431</w:t>
      </w:r>
      <w:r>
        <w:rPr>
          <w:spacing w:val="9"/>
        </w:rPr>
        <w:t xml:space="preserve"> </w:t>
      </w:r>
      <w:r>
        <w:rPr>
          <w:w w:val="116"/>
        </w:rPr>
        <w:t>(</w:t>
      </w:r>
      <w:r>
        <w:rPr>
          <w:w w:val="101"/>
        </w:rPr>
        <w:t>2008)</w:t>
      </w:r>
      <w:r>
        <w:rPr>
          <w:w w:val="110"/>
        </w:rPr>
        <w:t>.</w:t>
      </w:r>
    </w:p>
    <w:p w14:paraId="6545CCE5" w14:textId="77777777" w:rsidR="005B53EE" w:rsidRDefault="005B53EE" w:rsidP="00F9389F">
      <w:pPr>
        <w:spacing w:before="8" w:line="140" w:lineRule="exact"/>
        <w:rPr>
          <w:sz w:val="15"/>
          <w:szCs w:val="15"/>
        </w:rPr>
      </w:pPr>
    </w:p>
    <w:p w14:paraId="41D2551E" w14:textId="77777777" w:rsidR="005B53EE" w:rsidRDefault="00F5753A" w:rsidP="00F9389F">
      <w:pPr>
        <w:spacing w:line="249" w:lineRule="auto"/>
        <w:ind w:left="317" w:right="83" w:hanging="199"/>
        <w:sectPr w:rsidR="005B53EE">
          <w:pgSz w:w="12240" w:h="15840"/>
          <w:pgMar w:top="620" w:right="1300" w:bottom="280" w:left="1300" w:header="429" w:footer="1426" w:gutter="0"/>
          <w:cols w:space="720"/>
        </w:sectPr>
      </w:pPr>
      <w:proofErr w:type="spellStart"/>
      <w:r>
        <w:rPr>
          <w:w w:val="108"/>
        </w:rPr>
        <w:t>J</w:t>
      </w:r>
      <w:r>
        <w:rPr>
          <w:spacing w:val="5"/>
          <w:w w:val="108"/>
        </w:rPr>
        <w:t>o</w:t>
      </w:r>
      <w:r>
        <w:rPr>
          <w:spacing w:val="-5"/>
          <w:w w:val="108"/>
        </w:rPr>
        <w:t>c</w:t>
      </w:r>
      <w:r>
        <w:rPr>
          <w:w w:val="108"/>
        </w:rPr>
        <w:t>hner</w:t>
      </w:r>
      <w:proofErr w:type="spellEnd"/>
      <w:r>
        <w:rPr>
          <w:w w:val="108"/>
        </w:rPr>
        <w:t>,</w:t>
      </w:r>
      <w:r>
        <w:rPr>
          <w:spacing w:val="11"/>
          <w:w w:val="108"/>
        </w:rPr>
        <w:t xml:space="preserve"> </w:t>
      </w:r>
      <w:r>
        <w:t>S.,</w:t>
      </w:r>
      <w:r>
        <w:rPr>
          <w:spacing w:val="20"/>
        </w:rPr>
        <w:t xml:space="preserve"> </w:t>
      </w:r>
      <w:proofErr w:type="spellStart"/>
      <w:r>
        <w:t>Caffarra</w:t>
      </w:r>
      <w:proofErr w:type="spellEnd"/>
      <w:r>
        <w:t>,</w:t>
      </w:r>
      <w:r w:rsidR="00F9389F">
        <w:t xml:space="preserve"> </w:t>
      </w:r>
      <w:r>
        <w:t>A.</w:t>
      </w:r>
      <w:r>
        <w:rPr>
          <w:spacing w:val="20"/>
        </w:rPr>
        <w:t xml:space="preserve"> </w:t>
      </w:r>
      <w:r>
        <w:t>&amp;</w:t>
      </w:r>
      <w:r>
        <w:rPr>
          <w:spacing w:val="8"/>
        </w:rPr>
        <w:t xml:space="preserve"> </w:t>
      </w:r>
      <w:proofErr w:type="spellStart"/>
      <w:r>
        <w:t>Menzel</w:t>
      </w:r>
      <w:proofErr w:type="spellEnd"/>
      <w:r>
        <w:t>,</w:t>
      </w:r>
      <w:r>
        <w:rPr>
          <w:spacing w:val="27"/>
        </w:rPr>
        <w:t xml:space="preserve"> </w:t>
      </w:r>
      <w:r>
        <w:t>A.</w:t>
      </w:r>
      <w:r>
        <w:rPr>
          <w:spacing w:val="38"/>
        </w:rPr>
        <w:t xml:space="preserve"> </w:t>
      </w:r>
      <w:r>
        <w:t>Can</w:t>
      </w:r>
      <w:r>
        <w:rPr>
          <w:spacing w:val="42"/>
        </w:rPr>
        <w:t xml:space="preserve"> </w:t>
      </w:r>
      <w:r>
        <w:t>spatial</w:t>
      </w:r>
      <w:r w:rsidR="00F9389F">
        <w:t xml:space="preserve"> </w:t>
      </w:r>
      <w:r>
        <w:t>data</w:t>
      </w:r>
      <w:r w:rsidR="00F9389F">
        <w:t xml:space="preserve"> </w:t>
      </w:r>
      <w:r>
        <w:rPr>
          <w:w w:val="112"/>
        </w:rPr>
        <w:t>substitute</w:t>
      </w:r>
      <w:r>
        <w:rPr>
          <w:spacing w:val="6"/>
          <w:w w:val="112"/>
        </w:rPr>
        <w:t xml:space="preserve"> </w:t>
      </w:r>
      <w:r>
        <w:rPr>
          <w:w w:val="139"/>
        </w:rPr>
        <w:t>t</w:t>
      </w:r>
      <w:r>
        <w:rPr>
          <w:w w:val="106"/>
        </w:rPr>
        <w:t>em</w:t>
      </w:r>
      <w:r>
        <w:rPr>
          <w:spacing w:val="5"/>
          <w:w w:val="106"/>
        </w:rPr>
        <w:t>p</w:t>
      </w:r>
      <w:r>
        <w:rPr>
          <w:w w:val="106"/>
        </w:rPr>
        <w:t>or</w:t>
      </w:r>
      <w:r>
        <w:rPr>
          <w:w w:val="107"/>
        </w:rPr>
        <w:t>al</w:t>
      </w:r>
      <w:r>
        <w:rPr>
          <w:spacing w:val="10"/>
        </w:rPr>
        <w:t xml:space="preserve"> </w:t>
      </w:r>
      <w:r>
        <w:t>data</w:t>
      </w:r>
      <w:r w:rsidR="00F9389F">
        <w:t xml:space="preserve"> </w:t>
      </w:r>
      <w:r>
        <w:t>in</w:t>
      </w:r>
      <w:r>
        <w:rPr>
          <w:spacing w:val="19"/>
        </w:rPr>
        <w:t xml:space="preserve"> </w:t>
      </w:r>
      <w:r>
        <w:t>phenological</w:t>
      </w:r>
      <w:r>
        <w:rPr>
          <w:spacing w:val="45"/>
        </w:rPr>
        <w:t xml:space="preserve"> </w:t>
      </w:r>
      <w:proofErr w:type="spellStart"/>
      <w:r>
        <w:rPr>
          <w:w w:val="106"/>
        </w:rPr>
        <w:t>m</w:t>
      </w:r>
      <w:r>
        <w:rPr>
          <w:spacing w:val="5"/>
          <w:w w:val="99"/>
        </w:rPr>
        <w:t>o</w:t>
      </w:r>
      <w:r>
        <w:rPr>
          <w:w w:val="105"/>
        </w:rPr>
        <w:t>de</w:t>
      </w:r>
      <w:r>
        <w:rPr>
          <w:w w:val="99"/>
        </w:rPr>
        <w:t>lli</w:t>
      </w:r>
      <w:r>
        <w:rPr>
          <w:w w:val="110"/>
        </w:rPr>
        <w:t>n</w:t>
      </w:r>
      <w:r>
        <w:rPr>
          <w:w w:val="102"/>
        </w:rPr>
        <w:t>g</w:t>
      </w:r>
      <w:proofErr w:type="spellEnd"/>
      <w:r>
        <w:rPr>
          <w:w w:val="102"/>
        </w:rPr>
        <w:t xml:space="preserve">? </w:t>
      </w:r>
      <w:r>
        <w:t>A</w:t>
      </w:r>
      <w:r>
        <w:rPr>
          <w:spacing w:val="20"/>
        </w:rPr>
        <w:t xml:space="preserve"> </w:t>
      </w:r>
      <w:r>
        <w:t>sur</w:t>
      </w:r>
      <w:r>
        <w:rPr>
          <w:spacing w:val="-5"/>
        </w:rPr>
        <w:t>v</w:t>
      </w:r>
      <w:r>
        <w:t>ey</w:t>
      </w:r>
      <w:r>
        <w:rPr>
          <w:spacing w:val="46"/>
        </w:rPr>
        <w:t xml:space="preserve"> </w:t>
      </w:r>
      <w:r>
        <w:t>using</w:t>
      </w:r>
      <w:r>
        <w:rPr>
          <w:spacing w:val="36"/>
        </w:rPr>
        <w:t xml:space="preserve"> </w:t>
      </w:r>
      <w:r>
        <w:t>bir</w:t>
      </w:r>
      <w:r>
        <w:rPr>
          <w:spacing w:val="-5"/>
        </w:rPr>
        <w:t>c</w:t>
      </w:r>
      <w:r>
        <w:t>h</w:t>
      </w:r>
      <w:r>
        <w:rPr>
          <w:spacing w:val="46"/>
        </w:rPr>
        <w:t xml:space="preserve"> </w:t>
      </w:r>
      <w:r>
        <w:t>fl</w:t>
      </w:r>
      <w:r>
        <w:rPr>
          <w:spacing w:val="-5"/>
        </w:rPr>
        <w:t>ow</w:t>
      </w:r>
      <w:r>
        <w:t>ering.</w:t>
      </w:r>
      <w:r>
        <w:rPr>
          <w:spacing w:val="48"/>
        </w:rPr>
        <w:t xml:space="preserve"> </w:t>
      </w:r>
      <w:r>
        <w:rPr>
          <w:spacing w:val="-15"/>
        </w:rPr>
        <w:t>T</w:t>
      </w:r>
      <w:r>
        <w:rPr>
          <w:spacing w:val="-10"/>
        </w:rPr>
        <w:t>re</w:t>
      </w:r>
      <w:r>
        <w:t>e</w:t>
      </w:r>
      <w:r w:rsidR="00F9389F">
        <w:t xml:space="preserve"> </w:t>
      </w:r>
      <w:r>
        <w:t>physiol</w:t>
      </w:r>
      <w:r>
        <w:rPr>
          <w:spacing w:val="-10"/>
        </w:rPr>
        <w:t>o</w:t>
      </w:r>
      <w:r>
        <w:t>gy</w:t>
      </w:r>
      <w:r>
        <w:rPr>
          <w:spacing w:val="27"/>
        </w:rPr>
        <w:t xml:space="preserve"> </w:t>
      </w:r>
      <w:r>
        <w:t>33,</w:t>
      </w:r>
      <w:r>
        <w:rPr>
          <w:spacing w:val="49"/>
        </w:rPr>
        <w:t xml:space="preserve"> </w:t>
      </w:r>
      <w:r>
        <w:t>1256–1268</w:t>
      </w:r>
      <w:r>
        <w:rPr>
          <w:spacing w:val="7"/>
        </w:rPr>
        <w:t xml:space="preserve"> </w:t>
      </w:r>
      <w:r>
        <w:rPr>
          <w:w w:val="116"/>
        </w:rPr>
        <w:t>(</w:t>
      </w:r>
      <w:r>
        <w:rPr>
          <w:w w:val="101"/>
        </w:rPr>
        <w:t>2013)</w:t>
      </w:r>
      <w:r>
        <w:rPr>
          <w:w w:val="110"/>
        </w:rPr>
        <w:t>.</w:t>
      </w:r>
    </w:p>
    <w:p w14:paraId="3D183744" w14:textId="77777777" w:rsidR="005B53EE" w:rsidRDefault="005B53EE" w:rsidP="00F9389F">
      <w:pPr>
        <w:spacing w:line="200" w:lineRule="exact"/>
      </w:pPr>
    </w:p>
    <w:p w14:paraId="650CFD99" w14:textId="77777777" w:rsidR="005B53EE" w:rsidRDefault="005B53EE" w:rsidP="00F9389F">
      <w:pPr>
        <w:spacing w:line="200" w:lineRule="exact"/>
      </w:pPr>
    </w:p>
    <w:p w14:paraId="3E69C4E0" w14:textId="77777777" w:rsidR="005B53EE" w:rsidRDefault="005B53EE" w:rsidP="00F9389F">
      <w:pPr>
        <w:spacing w:before="8" w:line="280" w:lineRule="exact"/>
        <w:rPr>
          <w:sz w:val="28"/>
          <w:szCs w:val="28"/>
        </w:rPr>
      </w:pPr>
    </w:p>
    <w:p w14:paraId="7AB2AD99" w14:textId="77777777" w:rsidR="005B53EE" w:rsidRDefault="00F5753A" w:rsidP="00F9389F">
      <w:pPr>
        <w:spacing w:before="22" w:line="249" w:lineRule="auto"/>
        <w:ind w:left="317" w:right="83" w:hanging="199"/>
      </w:pPr>
      <w:proofErr w:type="spellStart"/>
      <w:r>
        <w:t>Rollinson</w:t>
      </w:r>
      <w:proofErr w:type="spellEnd"/>
      <w:r>
        <w:t>,</w:t>
      </w:r>
      <w:r w:rsidR="00F9389F">
        <w:t xml:space="preserve"> </w:t>
      </w:r>
      <w:r>
        <w:t>C.</w:t>
      </w:r>
      <w:r>
        <w:rPr>
          <w:spacing w:val="34"/>
        </w:rPr>
        <w:t xml:space="preserve"> </w:t>
      </w:r>
      <w:r>
        <w:t>R.</w:t>
      </w:r>
      <w:r>
        <w:rPr>
          <w:spacing w:val="37"/>
        </w:rPr>
        <w:t xml:space="preserve"> </w:t>
      </w:r>
      <w:r>
        <w:t>&amp;</w:t>
      </w:r>
      <w:r>
        <w:rPr>
          <w:spacing w:val="18"/>
        </w:rPr>
        <w:t xml:space="preserve"> </w:t>
      </w:r>
      <w:r>
        <w:t>K</w:t>
      </w:r>
      <w:r>
        <w:rPr>
          <w:spacing w:val="-5"/>
        </w:rPr>
        <w:t>ay</w:t>
      </w:r>
      <w:r>
        <w:t>e,</w:t>
      </w:r>
      <w:r w:rsidR="00F9389F">
        <w:t xml:space="preserve"> </w:t>
      </w:r>
      <w:r>
        <w:t>M.</w:t>
      </w:r>
      <w:r>
        <w:rPr>
          <w:spacing w:val="28"/>
        </w:rPr>
        <w:t xml:space="preserve"> </w:t>
      </w:r>
      <w:r>
        <w:t>W.</w:t>
      </w:r>
      <w:r w:rsidR="00F9389F">
        <w:t xml:space="preserve"> </w:t>
      </w:r>
      <w:r>
        <w:t>M</w:t>
      </w:r>
      <w:r>
        <w:rPr>
          <w:spacing w:val="5"/>
        </w:rPr>
        <w:t>o</w:t>
      </w:r>
      <w:r>
        <w:t>deling</w:t>
      </w:r>
      <w:r>
        <w:rPr>
          <w:spacing w:val="39"/>
        </w:rPr>
        <w:t xml:space="preserve"> </w:t>
      </w:r>
      <w:r>
        <w:rPr>
          <w:w w:val="105"/>
        </w:rPr>
        <w:t>mo</w:t>
      </w:r>
      <w:r>
        <w:rPr>
          <w:spacing w:val="-5"/>
          <w:w w:val="105"/>
        </w:rPr>
        <w:t>n</w:t>
      </w:r>
      <w:r>
        <w:rPr>
          <w:w w:val="139"/>
        </w:rPr>
        <w:t>t</w:t>
      </w:r>
      <w:r>
        <w:rPr>
          <w:w w:val="106"/>
        </w:rPr>
        <w:t>hl</w:t>
      </w:r>
      <w:r>
        <w:rPr>
          <w:w w:val="105"/>
        </w:rPr>
        <w:t>y</w:t>
      </w:r>
      <w:r>
        <w:rPr>
          <w:spacing w:val="19"/>
          <w:w w:val="10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9"/>
          <w:w w:val="107"/>
        </w:rPr>
        <w:t xml:space="preserve"> </w:t>
      </w:r>
      <w:r>
        <w:t>in</w:t>
      </w:r>
      <w:r>
        <w:rPr>
          <w:spacing w:val="28"/>
        </w:rPr>
        <w:t xml:space="preserve"> </w:t>
      </w:r>
      <w:r>
        <w:rPr>
          <w:w w:val="105"/>
        </w:rPr>
        <w:t>mou</w:t>
      </w:r>
      <w:r>
        <w:rPr>
          <w:spacing w:val="-5"/>
          <w:w w:val="110"/>
        </w:rPr>
        <w:t>n</w:t>
      </w:r>
      <w:r>
        <w:rPr>
          <w:w w:val="139"/>
        </w:rPr>
        <w:t>t</w:t>
      </w:r>
      <w:r>
        <w:rPr>
          <w:w w:val="107"/>
        </w:rPr>
        <w:t>ai</w:t>
      </w:r>
      <w:r>
        <w:rPr>
          <w:w w:val="110"/>
        </w:rPr>
        <w:t>n</w:t>
      </w:r>
      <w:r>
        <w:rPr>
          <w:w w:val="103"/>
        </w:rPr>
        <w:t>ous</w:t>
      </w:r>
      <w:r>
        <w:rPr>
          <w:spacing w:val="19"/>
          <w:w w:val="103"/>
        </w:rPr>
        <w:t xml:space="preserve"> </w:t>
      </w:r>
      <w:proofErr w:type="spellStart"/>
      <w:r>
        <w:t>ecoregions</w:t>
      </w:r>
      <w:proofErr w:type="spellEnd"/>
      <w:r>
        <w:t>:</w:t>
      </w:r>
      <w:r w:rsidR="00F9389F">
        <w:t xml:space="preserve"> </w:t>
      </w:r>
      <w:r>
        <w:rPr>
          <w:w w:val="99"/>
        </w:rPr>
        <w:t>i</w:t>
      </w:r>
      <w:r>
        <w:rPr>
          <w:w w:val="108"/>
        </w:rPr>
        <w:t>m</w:t>
      </w:r>
      <w:r>
        <w:rPr>
          <w:spacing w:val="6"/>
          <w:w w:val="108"/>
        </w:rPr>
        <w:t>p</w:t>
      </w:r>
      <w:r>
        <w:rPr>
          <w:w w:val="106"/>
        </w:rPr>
        <w:t>or</w:t>
      </w:r>
      <w:r>
        <w:rPr>
          <w:w w:val="139"/>
        </w:rPr>
        <w:t>t</w:t>
      </w:r>
      <w:r>
        <w:rPr>
          <w:w w:val="111"/>
        </w:rPr>
        <w:t>an</w:t>
      </w:r>
      <w:r>
        <w:rPr>
          <w:w w:val="99"/>
        </w:rPr>
        <w:t>ce</w:t>
      </w:r>
      <w:r>
        <w:rPr>
          <w:spacing w:val="19"/>
          <w:w w:val="99"/>
        </w:rPr>
        <w:t xml:space="preserve"> </w:t>
      </w:r>
      <w:r>
        <w:t>of spatial</w:t>
      </w:r>
      <w:r w:rsidR="00F9389F">
        <w:t xml:space="preserve"> </w:t>
      </w:r>
      <w:r>
        <w:t>scale</w:t>
      </w:r>
      <w:r>
        <w:rPr>
          <w:spacing w:val="24"/>
        </w:rPr>
        <w:t xml:space="preserve"> </w:t>
      </w:r>
      <w:r>
        <w:t>for</w:t>
      </w:r>
      <w:r>
        <w:rPr>
          <w:spacing w:val="21"/>
        </w:rPr>
        <w:t xml:space="preserve"> </w:t>
      </w:r>
      <w:r>
        <w:t>ecological</w:t>
      </w:r>
      <w:r>
        <w:rPr>
          <w:spacing w:val="19"/>
        </w:rPr>
        <w:t xml:space="preserve"> </w:t>
      </w:r>
      <w:r>
        <w:t>resear</w:t>
      </w:r>
      <w:r>
        <w:rPr>
          <w:spacing w:val="-5"/>
        </w:rPr>
        <w:t>c</w:t>
      </w:r>
      <w:r>
        <w:t>h.</w:t>
      </w:r>
      <w:r w:rsidR="00F9389F">
        <w:t xml:space="preserve"> </w:t>
      </w:r>
      <w:r>
        <w:t>Climate</w:t>
      </w:r>
      <w:r w:rsidR="00F9389F">
        <w:t xml:space="preserve"> </w:t>
      </w:r>
      <w:r>
        <w:rPr>
          <w:spacing w:val="-10"/>
        </w:rPr>
        <w:t>R</w:t>
      </w:r>
      <w:r>
        <w:t>es</w:t>
      </w:r>
      <w:r>
        <w:rPr>
          <w:spacing w:val="-10"/>
        </w:rPr>
        <w:t>e</w:t>
      </w:r>
      <w:r>
        <w:t>a</w:t>
      </w:r>
      <w:r>
        <w:rPr>
          <w:spacing w:val="-10"/>
        </w:rPr>
        <w:t>r</w:t>
      </w:r>
      <w:r>
        <w:t>ch</w:t>
      </w:r>
      <w:r w:rsidR="00F9389F">
        <w:t xml:space="preserve"> </w:t>
      </w:r>
      <w:r>
        <w:t>64,</w:t>
      </w:r>
      <w:r>
        <w:rPr>
          <w:spacing w:val="49"/>
        </w:rPr>
        <w:t xml:space="preserve"> </w:t>
      </w:r>
      <w:r>
        <w:t>99–110</w:t>
      </w:r>
      <w:r>
        <w:rPr>
          <w:spacing w:val="10"/>
        </w:rPr>
        <w:t xml:space="preserve"> </w:t>
      </w:r>
      <w:r>
        <w:rPr>
          <w:w w:val="116"/>
        </w:rPr>
        <w:t>(</w:t>
      </w:r>
      <w:r>
        <w:rPr>
          <w:w w:val="101"/>
        </w:rPr>
        <w:t>2015)</w:t>
      </w:r>
      <w:r>
        <w:rPr>
          <w:w w:val="110"/>
        </w:rPr>
        <w:t>.</w:t>
      </w:r>
    </w:p>
    <w:p w14:paraId="33BAB9D3" w14:textId="77777777" w:rsidR="005B53EE" w:rsidRDefault="005B53EE" w:rsidP="00F9389F">
      <w:pPr>
        <w:spacing w:before="10" w:line="140" w:lineRule="exact"/>
        <w:rPr>
          <w:sz w:val="15"/>
          <w:szCs w:val="15"/>
        </w:rPr>
      </w:pPr>
    </w:p>
    <w:p w14:paraId="1D779538" w14:textId="77777777" w:rsidR="005B53EE" w:rsidRDefault="00F5753A" w:rsidP="00F9389F">
      <w:pPr>
        <w:spacing w:line="249" w:lineRule="auto"/>
        <w:ind w:left="317" w:right="83" w:hanging="199"/>
      </w:pPr>
      <w:r>
        <w:rPr>
          <w:spacing w:val="-19"/>
          <w:w w:val="110"/>
        </w:rPr>
        <w:t>F</w:t>
      </w:r>
      <w:r>
        <w:rPr>
          <w:w w:val="110"/>
        </w:rPr>
        <w:t>arns</w:t>
      </w:r>
      <w:r>
        <w:rPr>
          <w:spacing w:val="-5"/>
          <w:w w:val="110"/>
        </w:rPr>
        <w:t>w</w:t>
      </w:r>
      <w:r>
        <w:rPr>
          <w:w w:val="110"/>
        </w:rPr>
        <w:t>orth,</w:t>
      </w:r>
      <w:r>
        <w:rPr>
          <w:spacing w:val="9"/>
          <w:w w:val="110"/>
        </w:rPr>
        <w:t xml:space="preserve"> </w:t>
      </w:r>
      <w:r>
        <w:t>E.,</w:t>
      </w:r>
      <w:r>
        <w:rPr>
          <w:spacing w:val="35"/>
        </w:rPr>
        <w:t xml:space="preserve"> </w:t>
      </w:r>
      <w:r>
        <w:rPr>
          <w:w w:val="110"/>
        </w:rPr>
        <w:t>Nunez-</w:t>
      </w:r>
      <w:proofErr w:type="spellStart"/>
      <w:r>
        <w:rPr>
          <w:spacing w:val="-19"/>
          <w:w w:val="110"/>
        </w:rPr>
        <w:t>F</w:t>
      </w:r>
      <w:r>
        <w:rPr>
          <w:w w:val="110"/>
        </w:rPr>
        <w:t>arfan</w:t>
      </w:r>
      <w:proofErr w:type="spellEnd"/>
      <w:r>
        <w:rPr>
          <w:w w:val="110"/>
        </w:rPr>
        <w:t>,</w:t>
      </w:r>
      <w:r>
        <w:rPr>
          <w:spacing w:val="-24"/>
          <w:w w:val="110"/>
        </w:rPr>
        <w:t xml:space="preserve"> </w:t>
      </w:r>
      <w:r>
        <w:rPr>
          <w:w w:val="110"/>
        </w:rPr>
        <w:t>J.,</w:t>
      </w:r>
      <w:r>
        <w:rPr>
          <w:spacing w:val="24"/>
          <w:w w:val="110"/>
        </w:rPr>
        <w:t xml:space="preserve"> </w:t>
      </w:r>
      <w:proofErr w:type="spellStart"/>
      <w:r>
        <w:t>Careaga</w:t>
      </w:r>
      <w:proofErr w:type="spellEnd"/>
      <w:r>
        <w:t>,</w:t>
      </w:r>
      <w:r w:rsidR="00F9389F">
        <w:t xml:space="preserve"> </w:t>
      </w:r>
      <w:r>
        <w:t>S.</w:t>
      </w:r>
      <w:r>
        <w:rPr>
          <w:spacing w:val="16"/>
        </w:rPr>
        <w:t xml:space="preserve"> </w:t>
      </w:r>
      <w:r>
        <w:t>&amp;</w:t>
      </w:r>
      <w:r>
        <w:rPr>
          <w:spacing w:val="10"/>
        </w:rPr>
        <w:t xml:space="preserve"> </w:t>
      </w:r>
      <w:proofErr w:type="spellStart"/>
      <w:r>
        <w:t>Bazzaz</w:t>
      </w:r>
      <w:proofErr w:type="spellEnd"/>
      <w:r>
        <w:t>,</w:t>
      </w:r>
      <w:r>
        <w:rPr>
          <w:spacing w:val="46"/>
        </w:rPr>
        <w:t xml:space="preserve"> </w:t>
      </w:r>
      <w:r>
        <w:t>F.</w:t>
      </w:r>
      <w:r w:rsidR="00F9389F">
        <w:t xml:space="preserve"> </w:t>
      </w:r>
      <w:r>
        <w:t>Phenology</w:t>
      </w:r>
      <w:r w:rsidR="00F9389F">
        <w:t xml:space="preserve"> </w:t>
      </w:r>
      <w:r>
        <w:t>and</w:t>
      </w:r>
      <w:r>
        <w:rPr>
          <w:spacing w:val="43"/>
        </w:rPr>
        <w:t xml:space="preserve"> </w:t>
      </w:r>
      <w:r>
        <w:t>gr</w:t>
      </w:r>
      <w:r>
        <w:rPr>
          <w:spacing w:val="-5"/>
        </w:rPr>
        <w:t>o</w:t>
      </w:r>
      <w:r>
        <w:t>wth</w:t>
      </w:r>
      <w:r w:rsidR="00F9389F">
        <w:t xml:space="preserve"> </w:t>
      </w:r>
      <w:r>
        <w:t>of</w:t>
      </w:r>
      <w:r>
        <w:rPr>
          <w:spacing w:val="5"/>
        </w:rPr>
        <w:t xml:space="preserve"> </w:t>
      </w:r>
      <w:r>
        <w:rPr>
          <w:w w:val="139"/>
        </w:rPr>
        <w:t>t</w:t>
      </w:r>
      <w:r>
        <w:rPr>
          <w:w w:val="110"/>
        </w:rPr>
        <w:t>h</w:t>
      </w:r>
      <w:r>
        <w:rPr>
          <w:w w:val="107"/>
        </w:rPr>
        <w:t>re</w:t>
      </w:r>
      <w:r>
        <w:rPr>
          <w:w w:val="99"/>
        </w:rPr>
        <w:t>e</w:t>
      </w:r>
      <w:r>
        <w:rPr>
          <w:spacing w:val="12"/>
        </w:rPr>
        <w:t xml:space="preserve"> </w:t>
      </w:r>
      <w:r>
        <w:rPr>
          <w:w w:val="110"/>
        </w:rPr>
        <w:t>tem</w:t>
      </w:r>
      <w:r>
        <w:rPr>
          <w:spacing w:val="5"/>
          <w:w w:val="110"/>
        </w:rPr>
        <w:t>p</w:t>
      </w:r>
      <w:r>
        <w:rPr>
          <w:w w:val="110"/>
        </w:rPr>
        <w:t>erate</w:t>
      </w:r>
      <w:r>
        <w:rPr>
          <w:spacing w:val="11"/>
          <w:w w:val="110"/>
        </w:rPr>
        <w:t xml:space="preserve"> </w:t>
      </w:r>
      <w:r>
        <w:rPr>
          <w:w w:val="102"/>
        </w:rPr>
        <w:t>for</w:t>
      </w:r>
      <w:r>
        <w:t>es</w:t>
      </w:r>
      <w:r>
        <w:rPr>
          <w:w w:val="139"/>
        </w:rPr>
        <w:t xml:space="preserve">t </w:t>
      </w:r>
      <w:r>
        <w:t>life</w:t>
      </w:r>
      <w:r>
        <w:rPr>
          <w:spacing w:val="9"/>
        </w:rPr>
        <w:t xml:space="preserve"> </w:t>
      </w:r>
      <w:r>
        <w:t>forms</w:t>
      </w:r>
      <w:r>
        <w:rPr>
          <w:spacing w:val="30"/>
        </w:rPr>
        <w:t xml:space="preserve"> </w:t>
      </w:r>
      <w:r>
        <w:t>in</w:t>
      </w:r>
      <w:r>
        <w:rPr>
          <w:spacing w:val="25"/>
        </w:rPr>
        <w:t xml:space="preserve"> </w:t>
      </w:r>
      <w:r>
        <w:t>res</w:t>
      </w:r>
      <w:r>
        <w:rPr>
          <w:spacing w:val="5"/>
        </w:rPr>
        <w:t>p</w:t>
      </w:r>
      <w:r>
        <w:t>onse</w:t>
      </w:r>
      <w:r>
        <w:rPr>
          <w:spacing w:val="47"/>
        </w:rPr>
        <w:t xml:space="preserve"> </w:t>
      </w:r>
      <w:r>
        <w:rPr>
          <w:w w:val="113"/>
        </w:rPr>
        <w:t>to</w:t>
      </w:r>
      <w:r>
        <w:rPr>
          <w:spacing w:val="10"/>
          <w:w w:val="113"/>
        </w:rPr>
        <w:t xml:space="preserve"> </w:t>
      </w:r>
      <w:r>
        <w:t>artificial</w:t>
      </w:r>
      <w:r w:rsidR="00F9389F">
        <w:t xml:space="preserve"> </w:t>
      </w:r>
      <w:r>
        <w:t>soil</w:t>
      </w:r>
      <w:r>
        <w:rPr>
          <w:spacing w:val="15"/>
        </w:rPr>
        <w:t xml:space="preserve"> </w:t>
      </w:r>
      <w:r>
        <w:rPr>
          <w:spacing w:val="-5"/>
        </w:rPr>
        <w:t>w</w:t>
      </w:r>
      <w:r>
        <w:t>arming.</w:t>
      </w:r>
      <w:r w:rsidR="00F9389F">
        <w:t xml:space="preserve"> </w:t>
      </w:r>
      <w:r>
        <w:rPr>
          <w:w w:val="112"/>
        </w:rPr>
        <w:t>Journal</w:t>
      </w:r>
      <w:r>
        <w:rPr>
          <w:spacing w:val="15"/>
          <w:w w:val="112"/>
        </w:rPr>
        <w:t xml:space="preserve"> </w:t>
      </w:r>
      <w:r>
        <w:t>of</w:t>
      </w:r>
      <w:r>
        <w:rPr>
          <w:spacing w:val="16"/>
        </w:rPr>
        <w:t xml:space="preserve"> </w:t>
      </w:r>
      <w:r>
        <w:t>E</w:t>
      </w:r>
      <w:r>
        <w:rPr>
          <w:spacing w:val="-10"/>
        </w:rPr>
        <w:t>c</w:t>
      </w:r>
      <w:r>
        <w:t>ol</w:t>
      </w:r>
      <w:r>
        <w:rPr>
          <w:spacing w:val="-10"/>
        </w:rPr>
        <w:t>o</w:t>
      </w:r>
      <w:r>
        <w:t>gy</w:t>
      </w:r>
      <w:r>
        <w:rPr>
          <w:spacing w:val="33"/>
        </w:rPr>
        <w:t xml:space="preserve"> </w:t>
      </w:r>
      <w:r>
        <w:t>967–977</w:t>
      </w:r>
      <w:r>
        <w:rPr>
          <w:spacing w:val="9"/>
        </w:rPr>
        <w:t xml:space="preserve"> </w:t>
      </w:r>
      <w:r>
        <w:rPr>
          <w:w w:val="116"/>
        </w:rPr>
        <w:t>(</w:t>
      </w:r>
      <w:r>
        <w:rPr>
          <w:w w:val="101"/>
        </w:rPr>
        <w:t>1995)</w:t>
      </w:r>
      <w:r>
        <w:rPr>
          <w:w w:val="110"/>
        </w:rPr>
        <w:t>.</w:t>
      </w:r>
    </w:p>
    <w:p w14:paraId="0FA4365A" w14:textId="77777777" w:rsidR="005B53EE" w:rsidRDefault="005B53EE" w:rsidP="00F9389F">
      <w:pPr>
        <w:spacing w:line="120" w:lineRule="exact"/>
        <w:rPr>
          <w:sz w:val="13"/>
          <w:szCs w:val="13"/>
        </w:rPr>
      </w:pPr>
    </w:p>
    <w:p w14:paraId="29C5C63B" w14:textId="77777777" w:rsidR="005B53EE" w:rsidRDefault="00F5753A" w:rsidP="00F9389F">
      <w:pPr>
        <w:spacing w:line="247" w:lineRule="auto"/>
        <w:ind w:left="317" w:right="80" w:hanging="199"/>
      </w:pPr>
      <w:proofErr w:type="spellStart"/>
      <w:r>
        <w:rPr>
          <w:spacing w:val="-5"/>
        </w:rPr>
        <w:t>P</w:t>
      </w:r>
      <w:r>
        <w:t>elini</w:t>
      </w:r>
      <w:proofErr w:type="spellEnd"/>
      <w:r>
        <w:t>,</w:t>
      </w:r>
      <w:r>
        <w:rPr>
          <w:spacing w:val="48"/>
        </w:rPr>
        <w:t xml:space="preserve"> </w:t>
      </w:r>
      <w:r>
        <w:t>S.</w:t>
      </w:r>
      <w:r>
        <w:rPr>
          <w:spacing w:val="14"/>
        </w:rPr>
        <w:t xml:space="preserve"> </w:t>
      </w:r>
      <w:r>
        <w:t>L.</w:t>
      </w:r>
      <w:r>
        <w:rPr>
          <w:spacing w:val="18"/>
        </w:rPr>
        <w:t xml:space="preserve"> </w:t>
      </w:r>
      <w:r>
        <w:t>et</w:t>
      </w:r>
      <w:r>
        <w:rPr>
          <w:spacing w:val="30"/>
        </w:rPr>
        <w:t xml:space="preserve"> </w:t>
      </w:r>
      <w:r>
        <w:t>al.</w:t>
      </w:r>
      <w:r>
        <w:rPr>
          <w:spacing w:val="48"/>
        </w:rPr>
        <w:t xml:space="preserve"> </w:t>
      </w:r>
      <w:r>
        <w:t>Heating</w:t>
      </w:r>
      <w:r w:rsidR="00F9389F">
        <w:t xml:space="preserve"> </w:t>
      </w:r>
      <w:r>
        <w:t>up</w:t>
      </w:r>
      <w:r>
        <w:rPr>
          <w:spacing w:val="31"/>
        </w:rPr>
        <w:t xml:space="preserve"> </w:t>
      </w:r>
      <w:r>
        <w:rPr>
          <w:w w:val="112"/>
        </w:rPr>
        <w:t>the</w:t>
      </w:r>
      <w:r>
        <w:rPr>
          <w:spacing w:val="8"/>
          <w:w w:val="112"/>
        </w:rPr>
        <w:t xml:space="preserve"> </w:t>
      </w:r>
      <w:r>
        <w:rPr>
          <w:w w:val="91"/>
        </w:rPr>
        <w:t>f</w:t>
      </w:r>
      <w:r>
        <w:rPr>
          <w:w w:val="106"/>
        </w:rPr>
        <w:t>or</w:t>
      </w:r>
      <w:r>
        <w:t>es</w:t>
      </w:r>
      <w:r>
        <w:rPr>
          <w:w w:val="139"/>
        </w:rPr>
        <w:t>t</w:t>
      </w:r>
      <w:r>
        <w:rPr>
          <w:w w:val="99"/>
        </w:rPr>
        <w:t>:</w:t>
      </w:r>
      <w:r w:rsidR="00F9389F">
        <w:t xml:space="preserve"> </w:t>
      </w:r>
      <w:proofErr w:type="spellStart"/>
      <w:r>
        <w:rPr>
          <w:w w:val="105"/>
        </w:rPr>
        <w:t>o</w:t>
      </w:r>
      <w:r>
        <w:rPr>
          <w:spacing w:val="5"/>
          <w:w w:val="105"/>
        </w:rPr>
        <w:t>p</w:t>
      </w:r>
      <w:r>
        <w:rPr>
          <w:w w:val="99"/>
        </w:rPr>
        <w:t>e</w:t>
      </w:r>
      <w:r>
        <w:rPr>
          <w:w w:val="110"/>
        </w:rPr>
        <w:t>n</w:t>
      </w:r>
      <w:r>
        <w:rPr>
          <w:spacing w:val="-100"/>
          <w:w w:val="149"/>
        </w:rPr>
        <w:t>ˆ</w:t>
      </w:r>
      <w:r>
        <w:rPr>
          <w:w w:val="112"/>
        </w:rPr>
        <w:t>a</w:t>
      </w:r>
      <w:r>
        <w:rPr>
          <w:spacing w:val="-125"/>
          <w:w w:val="103"/>
        </w:rPr>
        <w:t>A</w:t>
      </w:r>
      <w:proofErr w:type="spellEnd"/>
      <w:r>
        <w:rPr>
          <w:w w:val="149"/>
          <w:position w:val="5"/>
        </w:rPr>
        <w:t>˘</w:t>
      </w:r>
      <w:r>
        <w:rPr>
          <w:spacing w:val="-25"/>
          <w:position w:val="5"/>
        </w:rPr>
        <w:t xml:space="preserve"> </w:t>
      </w:r>
      <w:r>
        <w:rPr>
          <w:spacing w:val="-123"/>
          <w:w w:val="110"/>
        </w:rPr>
        <w:t>R</w:t>
      </w:r>
      <w:r>
        <w:rPr>
          <w:w w:val="149"/>
          <w:position w:val="5"/>
        </w:rPr>
        <w:t>ˇ</w:t>
      </w:r>
      <w:r>
        <w:rPr>
          <w:spacing w:val="-32"/>
          <w:position w:val="5"/>
        </w:rPr>
        <w:t xml:space="preserve"> </w:t>
      </w:r>
      <w:r>
        <w:rPr>
          <w:w w:val="112"/>
        </w:rPr>
        <w:t>top</w:t>
      </w:r>
      <w:r>
        <w:rPr>
          <w:spacing w:val="6"/>
          <w:w w:val="112"/>
        </w:rPr>
        <w:t xml:space="preserve"> </w:t>
      </w:r>
      <w:r>
        <w:rPr>
          <w:spacing w:val="-5"/>
        </w:rPr>
        <w:t>c</w:t>
      </w:r>
      <w:r>
        <w:t>ha</w:t>
      </w:r>
      <w:r>
        <w:rPr>
          <w:spacing w:val="-5"/>
        </w:rPr>
        <w:t>m</w:t>
      </w:r>
      <w:r>
        <w:rPr>
          <w:spacing w:val="5"/>
        </w:rPr>
        <w:t>b</w:t>
      </w:r>
      <w:r>
        <w:t>er</w:t>
      </w:r>
      <w:r w:rsidR="00F9389F">
        <w:t xml:space="preserve"> </w:t>
      </w:r>
      <w:r>
        <w:rPr>
          <w:spacing w:val="-6"/>
        </w:rPr>
        <w:t>w</w:t>
      </w:r>
      <w:r>
        <w:t>arming</w:t>
      </w:r>
      <w:r>
        <w:rPr>
          <w:spacing w:val="49"/>
        </w:rPr>
        <w:t xml:space="preserve"> </w:t>
      </w:r>
      <w:r>
        <w:rPr>
          <w:w w:val="108"/>
        </w:rPr>
        <w:t>manipulation</w:t>
      </w:r>
      <w:r>
        <w:rPr>
          <w:spacing w:val="12"/>
          <w:w w:val="108"/>
        </w:rPr>
        <w:t xml:space="preserve"> </w:t>
      </w:r>
      <w:r>
        <w:t>of</w:t>
      </w:r>
      <w:r>
        <w:rPr>
          <w:spacing w:val="4"/>
        </w:rPr>
        <w:t xml:space="preserve"> </w:t>
      </w:r>
      <w:r>
        <w:rPr>
          <w:w w:val="114"/>
        </w:rPr>
        <w:t>ar</w:t>
      </w:r>
      <w:r>
        <w:rPr>
          <w:w w:val="139"/>
        </w:rPr>
        <w:t>t</w:t>
      </w:r>
      <w:r>
        <w:rPr>
          <w:w w:val="113"/>
        </w:rPr>
        <w:t>hr</w:t>
      </w:r>
      <w:r>
        <w:rPr>
          <w:w w:val="105"/>
        </w:rPr>
        <w:t>o</w:t>
      </w:r>
      <w:r>
        <w:rPr>
          <w:spacing w:val="5"/>
          <w:w w:val="105"/>
        </w:rPr>
        <w:t>p</w:t>
      </w:r>
      <w:r>
        <w:rPr>
          <w:spacing w:val="5"/>
          <w:w w:val="99"/>
        </w:rPr>
        <w:t>o</w:t>
      </w:r>
      <w:r>
        <w:rPr>
          <w:w w:val="110"/>
        </w:rPr>
        <w:t>d</w:t>
      </w:r>
      <w:r>
        <w:rPr>
          <w:spacing w:val="11"/>
        </w:rPr>
        <w:t xml:space="preserve"> </w:t>
      </w:r>
      <w:proofErr w:type="spellStart"/>
      <w:r>
        <w:rPr>
          <w:w w:val="99"/>
        </w:rPr>
        <w:t>c</w:t>
      </w:r>
      <w:r>
        <w:rPr>
          <w:w w:val="105"/>
        </w:rPr>
        <w:t>om</w:t>
      </w:r>
      <w:r>
        <w:rPr>
          <w:spacing w:val="-5"/>
          <w:w w:val="105"/>
        </w:rPr>
        <w:t>m</w:t>
      </w:r>
      <w:r>
        <w:rPr>
          <w:w w:val="110"/>
        </w:rPr>
        <w:t>u</w:t>
      </w:r>
      <w:proofErr w:type="spellEnd"/>
      <w:r>
        <w:rPr>
          <w:w w:val="99"/>
        </w:rPr>
        <w:t xml:space="preserve">- </w:t>
      </w:r>
      <w:proofErr w:type="spellStart"/>
      <w:r>
        <w:t>nities</w:t>
      </w:r>
      <w:proofErr w:type="spellEnd"/>
      <w:r>
        <w:rPr>
          <w:spacing w:val="46"/>
        </w:rPr>
        <w:t xml:space="preserve"> </w:t>
      </w:r>
      <w:r>
        <w:t>at</w:t>
      </w:r>
      <w:r>
        <w:rPr>
          <w:spacing w:val="48"/>
        </w:rPr>
        <w:t xml:space="preserve"> </w:t>
      </w:r>
      <w:r>
        <w:rPr>
          <w:w w:val="109"/>
        </w:rPr>
        <w:t>Har</w:t>
      </w:r>
      <w:r>
        <w:rPr>
          <w:spacing w:val="-12"/>
          <w:w w:val="109"/>
        </w:rPr>
        <w:t>v</w:t>
      </w:r>
      <w:r>
        <w:rPr>
          <w:w w:val="109"/>
        </w:rPr>
        <w:t>ard</w:t>
      </w:r>
      <w:r>
        <w:rPr>
          <w:spacing w:val="17"/>
          <w:w w:val="109"/>
        </w:rPr>
        <w:t xml:space="preserve"> </w:t>
      </w:r>
      <w:r>
        <w:t>and</w:t>
      </w:r>
      <w:r>
        <w:rPr>
          <w:spacing w:val="48"/>
        </w:rPr>
        <w:t xml:space="preserve"> </w:t>
      </w:r>
      <w:r>
        <w:t>Du</w:t>
      </w:r>
      <w:r>
        <w:rPr>
          <w:spacing w:val="-5"/>
        </w:rPr>
        <w:t>k</w:t>
      </w:r>
      <w:r>
        <w:t>e</w:t>
      </w:r>
      <w:r>
        <w:rPr>
          <w:spacing w:val="36"/>
        </w:rPr>
        <w:t xml:space="preserve"> </w:t>
      </w:r>
      <w:r>
        <w:rPr>
          <w:spacing w:val="-16"/>
        </w:rPr>
        <w:t>F</w:t>
      </w:r>
      <w:r>
        <w:t>orests.</w:t>
      </w:r>
      <w:r w:rsidR="00F9389F">
        <w:t xml:space="preserve"> </w:t>
      </w:r>
      <w:r>
        <w:t>Meth</w:t>
      </w:r>
      <w:r>
        <w:rPr>
          <w:spacing w:val="-10"/>
        </w:rPr>
        <w:t>o</w:t>
      </w:r>
      <w:r>
        <w:t>ds</w:t>
      </w:r>
      <w:r>
        <w:rPr>
          <w:spacing w:val="40"/>
        </w:rPr>
        <w:t xml:space="preserve">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Evolution</w:t>
      </w:r>
      <w:r w:rsidR="00F9389F">
        <w:t xml:space="preserve"> </w:t>
      </w:r>
      <w:r>
        <w:t>2,</w:t>
      </w:r>
      <w:r>
        <w:rPr>
          <w:spacing w:val="35"/>
        </w:rPr>
        <w:t xml:space="preserve"> </w:t>
      </w:r>
      <w:r>
        <w:t>534–540</w:t>
      </w:r>
      <w:r>
        <w:rPr>
          <w:spacing w:val="9"/>
        </w:rPr>
        <w:t xml:space="preserve"> </w:t>
      </w:r>
      <w:r>
        <w:rPr>
          <w:w w:val="116"/>
        </w:rPr>
        <w:t>(</w:t>
      </w:r>
      <w:r>
        <w:rPr>
          <w:w w:val="101"/>
        </w:rPr>
        <w:t>2011)</w:t>
      </w:r>
      <w:r>
        <w:rPr>
          <w:w w:val="110"/>
        </w:rPr>
        <w:t>.</w:t>
      </w:r>
    </w:p>
    <w:p w14:paraId="23528D5E" w14:textId="77777777" w:rsidR="005B53EE" w:rsidRDefault="005B53EE" w:rsidP="00F9389F">
      <w:pPr>
        <w:spacing w:before="1" w:line="160" w:lineRule="exact"/>
        <w:rPr>
          <w:sz w:val="16"/>
          <w:szCs w:val="16"/>
        </w:rPr>
      </w:pPr>
    </w:p>
    <w:p w14:paraId="31061103" w14:textId="77777777" w:rsidR="005B53EE" w:rsidRDefault="00F5753A" w:rsidP="00F9389F">
      <w:pPr>
        <w:ind w:left="80" w:right="80"/>
      </w:pPr>
      <w:r>
        <w:t>Kenned</w:t>
      </w:r>
      <w:r>
        <w:rPr>
          <w:spacing w:val="-16"/>
        </w:rPr>
        <w:t>y</w:t>
      </w:r>
      <w:r>
        <w:t>,</w:t>
      </w:r>
      <w:r>
        <w:rPr>
          <w:spacing w:val="47"/>
        </w:rPr>
        <w:t xml:space="preserve"> </w:t>
      </w:r>
      <w:r>
        <w:t>A.</w:t>
      </w:r>
      <w:r>
        <w:rPr>
          <w:spacing w:val="12"/>
        </w:rPr>
        <w:t xml:space="preserve"> </w:t>
      </w:r>
      <w:r>
        <w:rPr>
          <w:spacing w:val="-18"/>
          <w:w w:val="110"/>
        </w:rPr>
        <w:t>T</w:t>
      </w:r>
      <w:r>
        <w:rPr>
          <w:w w:val="110"/>
        </w:rPr>
        <w:t>em</w:t>
      </w:r>
      <w:r>
        <w:rPr>
          <w:spacing w:val="7"/>
          <w:w w:val="110"/>
        </w:rPr>
        <w:t>p</w:t>
      </w:r>
      <w:r>
        <w:rPr>
          <w:w w:val="110"/>
        </w:rPr>
        <w:t>erature</w:t>
      </w:r>
      <w:r>
        <w:rPr>
          <w:spacing w:val="-11"/>
          <w:w w:val="110"/>
        </w:rPr>
        <w:t xml:space="preserve"> </w:t>
      </w:r>
      <w:r>
        <w:t>effects</w:t>
      </w:r>
      <w:r>
        <w:rPr>
          <w:spacing w:val="-3"/>
        </w:rPr>
        <w:t xml:space="preserve"> </w:t>
      </w:r>
      <w:r>
        <w:t>of</w:t>
      </w:r>
      <w:r>
        <w:rPr>
          <w:spacing w:val="-13"/>
        </w:rPr>
        <w:t xml:space="preserve"> </w:t>
      </w:r>
      <w:r>
        <w:t>passi</w:t>
      </w:r>
      <w:r>
        <w:rPr>
          <w:spacing w:val="-5"/>
        </w:rPr>
        <w:t>v</w:t>
      </w:r>
      <w:r>
        <w:t>e</w:t>
      </w:r>
      <w:r>
        <w:rPr>
          <w:spacing w:val="19"/>
        </w:rPr>
        <w:t xml:space="preserve"> </w:t>
      </w:r>
      <w:r>
        <w:t>greenhouse</w:t>
      </w:r>
      <w:r>
        <w:rPr>
          <w:spacing w:val="30"/>
        </w:rPr>
        <w:t xml:space="preserve"> </w:t>
      </w:r>
      <w:r>
        <w:rPr>
          <w:w w:val="112"/>
        </w:rPr>
        <w:t>apparatus</w:t>
      </w:r>
      <w:r>
        <w:rPr>
          <w:spacing w:val="-8"/>
          <w:w w:val="112"/>
        </w:rPr>
        <w:t xml:space="preserve"> </w:t>
      </w:r>
      <w:r>
        <w:t>in</w:t>
      </w:r>
      <w:r>
        <w:rPr>
          <w:spacing w:val="3"/>
        </w:rPr>
        <w:t xml:space="preserve"> </w:t>
      </w:r>
      <w:r>
        <w:rPr>
          <w:w w:val="110"/>
        </w:rPr>
        <w:t>h</w:t>
      </w:r>
      <w:r>
        <w:rPr>
          <w:w w:val="99"/>
        </w:rPr>
        <w:t>i</w:t>
      </w:r>
      <w:r>
        <w:rPr>
          <w:w w:val="103"/>
        </w:rPr>
        <w:t>gh-</w:t>
      </w:r>
      <w:r>
        <w:rPr>
          <w:w w:val="99"/>
        </w:rPr>
        <w:t>l</w:t>
      </w:r>
      <w:r>
        <w:rPr>
          <w:w w:val="116"/>
        </w:rPr>
        <w:t>ati</w:t>
      </w:r>
      <w:r>
        <w:rPr>
          <w:w w:val="139"/>
        </w:rPr>
        <w:t>t</w:t>
      </w:r>
      <w:r>
        <w:rPr>
          <w:w w:val="110"/>
        </w:rPr>
        <w:t>u</w:t>
      </w:r>
      <w:r>
        <w:rPr>
          <w:w w:val="105"/>
        </w:rPr>
        <w:t>de</w:t>
      </w:r>
      <w:r>
        <w:rPr>
          <w:spacing w:val="-6"/>
        </w:rPr>
        <w:t xml:space="preserve"> </w:t>
      </w:r>
      <w:r>
        <w:t>climate</w:t>
      </w:r>
      <w:r>
        <w:rPr>
          <w:spacing w:val="33"/>
        </w:rPr>
        <w:t xml:space="preserve"> </w:t>
      </w:r>
      <w:r>
        <w:rPr>
          <w:spacing w:val="-5"/>
        </w:rPr>
        <w:t>c</w:t>
      </w:r>
      <w:r>
        <w:t>hange</w:t>
      </w:r>
      <w:r>
        <w:rPr>
          <w:spacing w:val="2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p>
    <w:p w14:paraId="50C76CF7" w14:textId="77777777" w:rsidR="005B53EE" w:rsidRDefault="00F5753A" w:rsidP="00F9389F">
      <w:pPr>
        <w:spacing w:before="9"/>
        <w:ind w:left="317"/>
      </w:pP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340–350</w:t>
      </w:r>
      <w:r>
        <w:rPr>
          <w:spacing w:val="9"/>
        </w:rPr>
        <w:t xml:space="preserve"> </w:t>
      </w:r>
      <w:r>
        <w:rPr>
          <w:w w:val="116"/>
        </w:rPr>
        <w:t>(</w:t>
      </w:r>
      <w:r>
        <w:rPr>
          <w:w w:val="101"/>
        </w:rPr>
        <w:t>1995)</w:t>
      </w:r>
      <w:r>
        <w:rPr>
          <w:w w:val="110"/>
        </w:rPr>
        <w:t>.</w:t>
      </w:r>
    </w:p>
    <w:p w14:paraId="0DAC2782" w14:textId="77777777" w:rsidR="005B53EE" w:rsidRDefault="005B53EE" w:rsidP="00F9389F">
      <w:pPr>
        <w:spacing w:before="9" w:line="160" w:lineRule="exact"/>
        <w:rPr>
          <w:sz w:val="16"/>
          <w:szCs w:val="16"/>
        </w:rPr>
      </w:pPr>
    </w:p>
    <w:p w14:paraId="20746FA9" w14:textId="77777777" w:rsidR="005B53EE" w:rsidRDefault="00F5753A" w:rsidP="00F9389F">
      <w:pPr>
        <w:spacing w:line="249" w:lineRule="auto"/>
        <w:ind w:left="317" w:right="83" w:hanging="199"/>
      </w:pPr>
      <w:proofErr w:type="spellStart"/>
      <w:r>
        <w:t>Mar</w:t>
      </w:r>
      <w:r>
        <w:rPr>
          <w:spacing w:val="-5"/>
        </w:rPr>
        <w:t>c</w:t>
      </w:r>
      <w:r>
        <w:t>hin</w:t>
      </w:r>
      <w:proofErr w:type="spellEnd"/>
      <w:r>
        <w:t>,</w:t>
      </w:r>
      <w:r>
        <w:rPr>
          <w:spacing w:val="50"/>
        </w:rPr>
        <w:t xml:space="preserve"> </w:t>
      </w:r>
      <w:r>
        <w:t>R.</w:t>
      </w:r>
      <w:r>
        <w:rPr>
          <w:spacing w:val="14"/>
        </w:rPr>
        <w:t xml:space="preserve"> </w:t>
      </w:r>
      <w:r>
        <w:t>M.,</w:t>
      </w:r>
      <w:r>
        <w:rPr>
          <w:spacing w:val="14"/>
        </w:rPr>
        <w:t xml:space="preserve"> </w:t>
      </w:r>
      <w:r>
        <w:t>Salk,</w:t>
      </w:r>
      <w:r>
        <w:rPr>
          <w:spacing w:val="19"/>
        </w:rPr>
        <w:t xml:space="preserve"> </w:t>
      </w:r>
      <w:r>
        <w:t>C.</w:t>
      </w:r>
      <w:r>
        <w:rPr>
          <w:spacing w:val="11"/>
        </w:rPr>
        <w:t xml:space="preserve"> </w:t>
      </w:r>
      <w:r>
        <w:t>F.,</w:t>
      </w:r>
      <w:r>
        <w:rPr>
          <w:spacing w:val="28"/>
        </w:rPr>
        <w:t xml:space="preserve"> </w:t>
      </w:r>
      <w:r>
        <w:t>Hoffmann,</w:t>
      </w:r>
      <w:r>
        <w:rPr>
          <w:spacing w:val="31"/>
        </w:rPr>
        <w:t xml:space="preserve"> </w:t>
      </w:r>
      <w:r>
        <w:t>W.</w:t>
      </w:r>
      <w:r>
        <w:rPr>
          <w:spacing w:val="16"/>
        </w:rPr>
        <w:t xml:space="preserve"> </w:t>
      </w:r>
      <w:r>
        <w:t>A.</w:t>
      </w:r>
      <w:r>
        <w:rPr>
          <w:spacing w:val="6"/>
        </w:rPr>
        <w:t xml:space="preserve"> </w:t>
      </w:r>
      <w:r>
        <w:t>&amp;</w:t>
      </w:r>
      <w:r>
        <w:rPr>
          <w:spacing w:val="-6"/>
        </w:rPr>
        <w:t xml:space="preserve"> </w:t>
      </w:r>
      <w:r>
        <w:t>Dunn,</w:t>
      </w:r>
      <w:r>
        <w:rPr>
          <w:spacing w:val="42"/>
        </w:rPr>
        <w:t xml:space="preserve"> </w:t>
      </w:r>
      <w:r>
        <w:t>R.</w:t>
      </w:r>
      <w:r>
        <w:rPr>
          <w:spacing w:val="14"/>
        </w:rPr>
        <w:t xml:space="preserve"> </w:t>
      </w:r>
      <w:r>
        <w:t>R.</w:t>
      </w:r>
      <w:r>
        <w:rPr>
          <w:spacing w:val="23"/>
        </w:rPr>
        <w:t xml:space="preserve"> </w:t>
      </w:r>
      <w:r>
        <w:rPr>
          <w:spacing w:val="-18"/>
          <w:w w:val="110"/>
        </w:rPr>
        <w:t>T</w:t>
      </w:r>
      <w:r>
        <w:rPr>
          <w:w w:val="110"/>
        </w:rPr>
        <w:t>em</w:t>
      </w:r>
      <w:r>
        <w:rPr>
          <w:spacing w:val="5"/>
          <w:w w:val="110"/>
        </w:rPr>
        <w:t>p</w:t>
      </w:r>
      <w:r>
        <w:rPr>
          <w:w w:val="110"/>
        </w:rPr>
        <w:t>erature</w:t>
      </w:r>
      <w:r>
        <w:rPr>
          <w:spacing w:val="-6"/>
          <w:w w:val="110"/>
        </w:rPr>
        <w:t xml:space="preserve"> </w:t>
      </w:r>
      <w:r>
        <w:t>alone</w:t>
      </w:r>
      <w:r>
        <w:rPr>
          <w:spacing w:val="15"/>
        </w:rPr>
        <w:t xml:space="preserve"> </w:t>
      </w:r>
      <w:r>
        <w:t>d</w:t>
      </w:r>
      <w:r>
        <w:rPr>
          <w:spacing w:val="5"/>
        </w:rPr>
        <w:t>o</w:t>
      </w:r>
      <w:r>
        <w:t>es</w:t>
      </w:r>
      <w:r>
        <w:rPr>
          <w:spacing w:val="5"/>
        </w:rPr>
        <w:t xml:space="preserve"> </w:t>
      </w:r>
      <w:r>
        <w:t>not</w:t>
      </w:r>
      <w:r>
        <w:rPr>
          <w:spacing w:val="27"/>
        </w:rPr>
        <w:t xml:space="preserve"> </w:t>
      </w:r>
      <w:r>
        <w:t>explain</w:t>
      </w:r>
      <w:r>
        <w:rPr>
          <w:spacing w:val="29"/>
        </w:rPr>
        <w:t xml:space="preserve"> </w:t>
      </w:r>
      <w:r>
        <w:rPr>
          <w:w w:val="110"/>
        </w:rPr>
        <w:t>ph</w:t>
      </w:r>
      <w:r>
        <w:rPr>
          <w:w w:val="105"/>
        </w:rPr>
        <w:t>en</w:t>
      </w:r>
      <w:r>
        <w:rPr>
          <w:w w:val="99"/>
        </w:rPr>
        <w:t>ologi</w:t>
      </w:r>
      <w:r>
        <w:rPr>
          <w:w w:val="104"/>
        </w:rPr>
        <w:t xml:space="preserve">cal </w:t>
      </w:r>
      <w:r>
        <w:rPr>
          <w:spacing w:val="-12"/>
          <w:w w:val="109"/>
        </w:rPr>
        <w:t>v</w:t>
      </w:r>
      <w:r>
        <w:rPr>
          <w:w w:val="109"/>
        </w:rPr>
        <w:t>ariation</w:t>
      </w:r>
      <w:r>
        <w:rPr>
          <w:spacing w:val="20"/>
          <w:w w:val="109"/>
        </w:rPr>
        <w:t xml:space="preserve"> </w:t>
      </w:r>
      <w:r>
        <w:t>of</w:t>
      </w:r>
      <w:r>
        <w:rPr>
          <w:spacing w:val="13"/>
        </w:rPr>
        <w:t xml:space="preserve"> </w:t>
      </w:r>
      <w:r>
        <w:t>di</w:t>
      </w:r>
      <w:r>
        <w:rPr>
          <w:spacing w:val="-5"/>
        </w:rPr>
        <w:t>v</w:t>
      </w:r>
      <w:r>
        <w:t>erse</w:t>
      </w:r>
      <w:r>
        <w:rPr>
          <w:spacing w:val="45"/>
        </w:rPr>
        <w:t xml:space="preserve"> </w:t>
      </w:r>
      <w:r>
        <w:rPr>
          <w:w w:val="139"/>
        </w:rPr>
        <w:t>t</w:t>
      </w:r>
      <w:r>
        <w:rPr>
          <w:w w:val="106"/>
        </w:rPr>
        <w:t>em</w:t>
      </w:r>
      <w:r>
        <w:rPr>
          <w:spacing w:val="5"/>
          <w:w w:val="106"/>
        </w:rPr>
        <w:t>p</w:t>
      </w:r>
      <w:r>
        <w:rPr>
          <w:w w:val="107"/>
        </w:rPr>
        <w:t>er</w:t>
      </w:r>
      <w:r>
        <w:rPr>
          <w:w w:val="122"/>
        </w:rPr>
        <w:t>at</w:t>
      </w:r>
      <w:r>
        <w:rPr>
          <w:w w:val="99"/>
        </w:rPr>
        <w:t>e</w:t>
      </w:r>
      <w:r>
        <w:rPr>
          <w:spacing w:val="20"/>
          <w:w w:val="99"/>
        </w:rPr>
        <w:t xml:space="preserve"> </w:t>
      </w:r>
      <w:r>
        <w:rPr>
          <w:w w:val="110"/>
        </w:rPr>
        <w:t>p</w:t>
      </w:r>
      <w:r>
        <w:rPr>
          <w:w w:val="108"/>
        </w:rPr>
        <w:t>la</w:t>
      </w:r>
      <w:r>
        <w:rPr>
          <w:spacing w:val="-5"/>
          <w:w w:val="108"/>
        </w:rPr>
        <w:t>n</w:t>
      </w:r>
      <w:r>
        <w:rPr>
          <w:w w:val="139"/>
        </w:rPr>
        <w:t>t</w:t>
      </w:r>
      <w:r>
        <w:t>s</w:t>
      </w:r>
      <w:r>
        <w:rPr>
          <w:spacing w:val="20"/>
        </w:rPr>
        <w:t xml:space="preserve"> </w:t>
      </w:r>
      <w:r>
        <w:t>under</w:t>
      </w:r>
      <w:r w:rsidR="00F9389F">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6"/>
        </w:rPr>
        <w:t>w</w:t>
      </w:r>
      <w:r>
        <w:t>arming.</w:t>
      </w:r>
      <w:r w:rsidR="00F9389F">
        <w:t xml:space="preserve"> </w:t>
      </w:r>
      <w:r>
        <w:t xml:space="preserve"> Glo</w:t>
      </w:r>
      <w:r>
        <w:rPr>
          <w:spacing w:val="-10"/>
        </w:rPr>
        <w:t>b</w:t>
      </w:r>
      <w:r>
        <w:t>al</w:t>
      </w:r>
      <w:r>
        <w:rPr>
          <w:spacing w:val="27"/>
        </w:rPr>
        <w:t xml:space="preserve"> </w:t>
      </w:r>
      <w:r>
        <w:t>change</w:t>
      </w:r>
      <w:r>
        <w:rPr>
          <w:spacing w:val="44"/>
        </w:rPr>
        <w:t xml:space="preserve"> </w:t>
      </w:r>
      <w:r>
        <w:t>biol</w:t>
      </w:r>
      <w:r>
        <w:rPr>
          <w:spacing w:val="-10"/>
        </w:rPr>
        <w:t>o</w:t>
      </w:r>
      <w:r>
        <w:t>gy</w:t>
      </w:r>
      <w:r>
        <w:rPr>
          <w:spacing w:val="18"/>
        </w:rPr>
        <w:t xml:space="preserve"> </w:t>
      </w:r>
      <w:r>
        <w:t>21,</w:t>
      </w:r>
      <w:r w:rsidR="00F9389F">
        <w:t xml:space="preserve"> </w:t>
      </w:r>
      <w:r>
        <w:t xml:space="preserve">3138–3151 </w:t>
      </w:r>
      <w:r>
        <w:rPr>
          <w:w w:val="116"/>
        </w:rPr>
        <w:t>(</w:t>
      </w:r>
      <w:r>
        <w:rPr>
          <w:w w:val="101"/>
        </w:rPr>
        <w:t>2015)</w:t>
      </w:r>
      <w:r>
        <w:rPr>
          <w:w w:val="110"/>
        </w:rPr>
        <w:t>.</w:t>
      </w:r>
    </w:p>
    <w:p w14:paraId="2DEC5A2C" w14:textId="77777777" w:rsidR="005B53EE" w:rsidRDefault="005B53EE" w:rsidP="00F9389F">
      <w:pPr>
        <w:spacing w:before="10" w:line="140" w:lineRule="exact"/>
        <w:rPr>
          <w:sz w:val="15"/>
          <w:szCs w:val="15"/>
        </w:rPr>
      </w:pPr>
    </w:p>
    <w:p w14:paraId="5F4C112A" w14:textId="77777777" w:rsidR="005B53EE" w:rsidRDefault="00F5753A" w:rsidP="00F9389F">
      <w:pPr>
        <w:ind w:left="82" w:right="82"/>
      </w:pPr>
      <w:proofErr w:type="spellStart"/>
      <w:r>
        <w:rPr>
          <w:w w:val="106"/>
        </w:rPr>
        <w:t>Hu</w:t>
      </w:r>
      <w:r>
        <w:rPr>
          <w:w w:val="109"/>
        </w:rPr>
        <w:t>rl</w:t>
      </w:r>
      <w:r>
        <w:rPr>
          <w:spacing w:val="5"/>
          <w:w w:val="110"/>
        </w:rPr>
        <w:t>b</w:t>
      </w:r>
      <w:r>
        <w:rPr>
          <w:w w:val="107"/>
        </w:rPr>
        <w:t>er</w:t>
      </w:r>
      <w:r>
        <w:rPr>
          <w:w w:val="139"/>
        </w:rPr>
        <w:t>t</w:t>
      </w:r>
      <w:proofErr w:type="spellEnd"/>
      <w:r>
        <w:rPr>
          <w:w w:val="110"/>
        </w:rPr>
        <w:t>,</w:t>
      </w:r>
      <w:r>
        <w:rPr>
          <w:spacing w:val="17"/>
        </w:rPr>
        <w:t xml:space="preserve"> </w:t>
      </w:r>
      <w:r>
        <w:t>S.</w:t>
      </w:r>
      <w:r>
        <w:rPr>
          <w:spacing w:val="20"/>
        </w:rPr>
        <w:t xml:space="preserve"> </w:t>
      </w:r>
      <w:r>
        <w:t>H.</w:t>
      </w:r>
      <w:r>
        <w:rPr>
          <w:spacing w:val="50"/>
        </w:rPr>
        <w:t xml:space="preserve"> </w:t>
      </w:r>
      <w:proofErr w:type="spellStart"/>
      <w:r>
        <w:rPr>
          <w:w w:val="107"/>
        </w:rPr>
        <w:t>Pseudoreplication</w:t>
      </w:r>
      <w:proofErr w:type="spellEnd"/>
      <w:r>
        <w:rPr>
          <w:spacing w:val="19"/>
          <w:w w:val="107"/>
        </w:rPr>
        <w:t xml:space="preserve"> </w:t>
      </w:r>
      <w:r>
        <w:t>and</w:t>
      </w:r>
      <w:r>
        <w:rPr>
          <w:spacing w:val="48"/>
        </w:rPr>
        <w:t xml:space="preserve"> </w:t>
      </w:r>
      <w:r>
        <w:rPr>
          <w:w w:val="112"/>
        </w:rPr>
        <w:t>the</w:t>
      </w:r>
      <w:r>
        <w:rPr>
          <w:spacing w:val="12"/>
          <w:w w:val="112"/>
        </w:rPr>
        <w:t xml:space="preserve"> </w:t>
      </w:r>
      <w:r>
        <w:t>design</w:t>
      </w:r>
      <w:r>
        <w:rPr>
          <w:spacing w:val="35"/>
        </w:rPr>
        <w:t xml:space="preserve"> </w:t>
      </w:r>
      <w:r>
        <w:t>of</w:t>
      </w:r>
      <w:r>
        <w:rPr>
          <w:spacing w:val="10"/>
        </w:rPr>
        <w:t xml:space="preserve"> </w:t>
      </w:r>
      <w:r>
        <w:t>ecological</w:t>
      </w:r>
      <w:r>
        <w:rPr>
          <w:spacing w:val="20"/>
        </w:rPr>
        <w:t xml:space="preserve"> </w:t>
      </w:r>
      <w:r>
        <w:t>field</w:t>
      </w:r>
      <w:r>
        <w:rPr>
          <w:spacing w:val="13"/>
        </w:rPr>
        <w:t xml:space="preserve"> </w:t>
      </w:r>
      <w:r>
        <w:rPr>
          <w:w w:val="106"/>
        </w:rPr>
        <w:t>ex</w:t>
      </w:r>
      <w:r>
        <w:rPr>
          <w:spacing w:val="5"/>
          <w:w w:val="106"/>
        </w:rPr>
        <w:t>p</w:t>
      </w:r>
      <w:r>
        <w:rPr>
          <w:w w:val="106"/>
        </w:rPr>
        <w:t>erime</w:t>
      </w:r>
      <w:r>
        <w:rPr>
          <w:spacing w:val="-5"/>
          <w:w w:val="106"/>
        </w:rPr>
        <w:t>n</w:t>
      </w:r>
      <w:r>
        <w:rPr>
          <w:w w:val="106"/>
        </w:rPr>
        <w:t>ts.</w:t>
      </w:r>
      <w:r>
        <w:rPr>
          <w:spacing w:val="45"/>
          <w:w w:val="106"/>
        </w:rPr>
        <w:t xml:space="preserve"> </w:t>
      </w:r>
      <w:r>
        <w:t>E</w:t>
      </w:r>
      <w:r>
        <w:rPr>
          <w:spacing w:val="-10"/>
        </w:rPr>
        <w:t>c</w:t>
      </w:r>
      <w:r>
        <w:t>ol</w:t>
      </w:r>
      <w:r>
        <w:rPr>
          <w:spacing w:val="-10"/>
        </w:rPr>
        <w:t>o</w:t>
      </w:r>
      <w:r>
        <w:t>gi</w:t>
      </w:r>
      <w:r>
        <w:rPr>
          <w:spacing w:val="-10"/>
        </w:rPr>
        <w:t>c</w:t>
      </w:r>
      <w:r>
        <w:t>al</w:t>
      </w:r>
      <w:r>
        <w:rPr>
          <w:spacing w:val="41"/>
        </w:rPr>
        <w:t xml:space="preserve"> </w:t>
      </w:r>
      <w:r>
        <w:t>mon</w:t>
      </w:r>
      <w:r>
        <w:rPr>
          <w:spacing w:val="-10"/>
        </w:rPr>
        <w:t>o</w:t>
      </w:r>
      <w:r>
        <w:t>g</w:t>
      </w:r>
      <w:r>
        <w:rPr>
          <w:spacing w:val="-10"/>
        </w:rPr>
        <w:t>r</w:t>
      </w:r>
      <w:r>
        <w:t>aphs</w:t>
      </w:r>
      <w:r w:rsidR="00F9389F">
        <w:t xml:space="preserve"> </w:t>
      </w:r>
      <w:r>
        <w:rPr>
          <w:w w:val="114"/>
        </w:rPr>
        <w:t>54</w:t>
      </w:r>
      <w:r>
        <w:rPr>
          <w:w w:val="110"/>
        </w:rPr>
        <w:t>,</w:t>
      </w:r>
    </w:p>
    <w:p w14:paraId="043B6788" w14:textId="77777777" w:rsidR="005B53EE" w:rsidRDefault="00F5753A" w:rsidP="00F9389F">
      <w:pPr>
        <w:spacing w:before="9"/>
        <w:ind w:left="317"/>
      </w:pPr>
      <w:r>
        <w:t>187–211</w:t>
      </w:r>
      <w:r>
        <w:rPr>
          <w:spacing w:val="9"/>
        </w:rPr>
        <w:t xml:space="preserve"> </w:t>
      </w:r>
      <w:r>
        <w:rPr>
          <w:w w:val="116"/>
        </w:rPr>
        <w:t>(</w:t>
      </w:r>
      <w:r>
        <w:rPr>
          <w:w w:val="101"/>
        </w:rPr>
        <w:t>1984)</w:t>
      </w:r>
      <w:r>
        <w:rPr>
          <w:w w:val="110"/>
        </w:rPr>
        <w:t>.</w:t>
      </w:r>
    </w:p>
    <w:p w14:paraId="75FF75C4" w14:textId="77777777" w:rsidR="005B53EE" w:rsidRDefault="005B53EE" w:rsidP="00F9389F">
      <w:pPr>
        <w:spacing w:before="9" w:line="160" w:lineRule="exact"/>
        <w:rPr>
          <w:sz w:val="16"/>
          <w:szCs w:val="16"/>
        </w:rPr>
      </w:pPr>
    </w:p>
    <w:p w14:paraId="6455C43B" w14:textId="77777777" w:rsidR="005B53EE" w:rsidRDefault="00F5753A" w:rsidP="00F9389F">
      <w:pPr>
        <w:spacing w:line="249" w:lineRule="auto"/>
        <w:ind w:left="317" w:right="83" w:hanging="199"/>
      </w:pPr>
      <w:r>
        <w:t>Morin,</w:t>
      </w:r>
      <w:r>
        <w:rPr>
          <w:spacing w:val="31"/>
        </w:rPr>
        <w:t xml:space="preserve"> </w:t>
      </w:r>
      <w:r>
        <w:t>X.,</w:t>
      </w:r>
      <w:r>
        <w:rPr>
          <w:spacing w:val="19"/>
        </w:rPr>
        <w:t xml:space="preserve"> </w:t>
      </w:r>
      <w:r>
        <w:t>R</w:t>
      </w:r>
      <w:r>
        <w:rPr>
          <w:spacing w:val="-5"/>
        </w:rPr>
        <w:t>o</w:t>
      </w:r>
      <w:r>
        <w:rPr>
          <w:spacing w:val="-17"/>
        </w:rPr>
        <w:t>y</w:t>
      </w:r>
      <w:r>
        <w:t>,</w:t>
      </w:r>
      <w:r>
        <w:rPr>
          <w:spacing w:val="26"/>
        </w:rPr>
        <w:t xml:space="preserve"> </w:t>
      </w:r>
      <w:r>
        <w:rPr>
          <w:w w:val="119"/>
        </w:rPr>
        <w:t>J.,</w:t>
      </w:r>
      <w:r>
        <w:rPr>
          <w:spacing w:val="-5"/>
          <w:w w:val="119"/>
        </w:rPr>
        <w:t xml:space="preserve"> </w:t>
      </w:r>
      <w:proofErr w:type="spellStart"/>
      <w:r>
        <w:rPr>
          <w:w w:val="99"/>
        </w:rPr>
        <w:t>S</w:t>
      </w:r>
      <w:r>
        <w:rPr>
          <w:w w:val="103"/>
        </w:rPr>
        <w:t>on</w:t>
      </w:r>
      <w:r>
        <w:rPr>
          <w:spacing w:val="-5"/>
          <w:w w:val="103"/>
        </w:rPr>
        <w:t>i</w:t>
      </w:r>
      <w:r>
        <w:rPr>
          <w:spacing w:val="-94"/>
          <w:w w:val="149"/>
        </w:rPr>
        <w:t>´</w:t>
      </w:r>
      <w:r>
        <w:rPr>
          <w:w w:val="99"/>
        </w:rPr>
        <w:t>e</w:t>
      </w:r>
      <w:proofErr w:type="spellEnd"/>
      <w:r>
        <w:rPr>
          <w:w w:val="110"/>
        </w:rPr>
        <w:t>,</w:t>
      </w:r>
      <w:r>
        <w:rPr>
          <w:spacing w:val="4"/>
        </w:rPr>
        <w:t xml:space="preserve"> </w:t>
      </w:r>
      <w:r>
        <w:t>L.</w:t>
      </w:r>
      <w:r>
        <w:rPr>
          <w:spacing w:val="8"/>
        </w:rPr>
        <w:t xml:space="preserve"> </w:t>
      </w:r>
      <w:r>
        <w:t>&amp;</w:t>
      </w:r>
      <w:r>
        <w:rPr>
          <w:spacing w:val="-1"/>
        </w:rPr>
        <w:t xml:space="preserve"> </w:t>
      </w:r>
      <w:proofErr w:type="spellStart"/>
      <w:r>
        <w:t>C</w:t>
      </w:r>
      <w:r>
        <w:rPr>
          <w:spacing w:val="-5"/>
        </w:rPr>
        <w:t>h</w:t>
      </w:r>
      <w:r>
        <w:t>uine</w:t>
      </w:r>
      <w:proofErr w:type="spellEnd"/>
      <w:r>
        <w:t>,</w:t>
      </w:r>
      <w:r>
        <w:rPr>
          <w:spacing w:val="49"/>
        </w:rPr>
        <w:t xml:space="preserve"> </w:t>
      </w:r>
      <w:r>
        <w:t>I.</w:t>
      </w:r>
      <w:r>
        <w:rPr>
          <w:spacing w:val="23"/>
        </w:rPr>
        <w:t xml:space="preserve"> </w:t>
      </w:r>
      <w:r>
        <w:t>Changes</w:t>
      </w:r>
      <w:r>
        <w:rPr>
          <w:spacing w:val="43"/>
        </w:rPr>
        <w:t xml:space="preserve"> </w:t>
      </w:r>
      <w:r>
        <w:t>in</w:t>
      </w:r>
      <w:r>
        <w:rPr>
          <w:spacing w:val="10"/>
        </w:rPr>
        <w:t xml:space="preserve"> </w:t>
      </w:r>
      <w:r>
        <w:t>leaf</w:t>
      </w:r>
      <w:r>
        <w:rPr>
          <w:spacing w:val="4"/>
        </w:rPr>
        <w:t xml:space="preserve"> </w:t>
      </w:r>
      <w:r>
        <w:t>phenology</w:t>
      </w:r>
      <w:r>
        <w:rPr>
          <w:spacing w:val="31"/>
        </w:rPr>
        <w:t xml:space="preserve"> </w:t>
      </w:r>
      <w:r>
        <w:t>of</w:t>
      </w:r>
      <w:r>
        <w:rPr>
          <w:spacing w:val="-6"/>
        </w:rPr>
        <w:t xml:space="preserve"> </w:t>
      </w:r>
      <w:r>
        <w:rPr>
          <w:w w:val="139"/>
        </w:rPr>
        <w:t>t</w:t>
      </w:r>
      <w:r>
        <w:rPr>
          <w:w w:val="113"/>
        </w:rPr>
        <w:t>hr</w:t>
      </w:r>
      <w:r>
        <w:rPr>
          <w:w w:val="99"/>
        </w:rPr>
        <w:t>ee</w:t>
      </w:r>
      <w:r>
        <w:rPr>
          <w:spacing w:val="1"/>
        </w:rPr>
        <w:t xml:space="preserve"> </w:t>
      </w:r>
      <w:r>
        <w:rPr>
          <w:w w:val="108"/>
        </w:rPr>
        <w:t>Euro</w:t>
      </w:r>
      <w:r>
        <w:rPr>
          <w:spacing w:val="5"/>
          <w:w w:val="108"/>
        </w:rPr>
        <w:t>p</w:t>
      </w:r>
      <w:r>
        <w:rPr>
          <w:w w:val="108"/>
        </w:rPr>
        <w:t>ean</w:t>
      </w:r>
      <w:r>
        <w:rPr>
          <w:spacing w:val="-2"/>
          <w:w w:val="108"/>
        </w:rPr>
        <w:t xml:space="preserve"> </w:t>
      </w:r>
      <w:r>
        <w:t>oak</w:t>
      </w:r>
      <w:r>
        <w:rPr>
          <w:spacing w:val="15"/>
        </w:rPr>
        <w:t xml:space="preserve"> </w:t>
      </w:r>
      <w:r>
        <w:t>s</w:t>
      </w:r>
      <w:r>
        <w:rPr>
          <w:spacing w:val="5"/>
        </w:rPr>
        <w:t>p</w:t>
      </w:r>
      <w:r>
        <w:t>ecies</w:t>
      </w:r>
      <w:r>
        <w:rPr>
          <w:spacing w:val="9"/>
        </w:rPr>
        <w:t xml:space="preserve"> </w:t>
      </w:r>
      <w:r>
        <w:t>in</w:t>
      </w:r>
      <w:r>
        <w:rPr>
          <w:spacing w:val="10"/>
        </w:rPr>
        <w:t xml:space="preserve"> </w:t>
      </w:r>
      <w:r>
        <w:rPr>
          <w:w w:val="107"/>
        </w:rPr>
        <w:t>re</w:t>
      </w:r>
      <w:r>
        <w:rPr>
          <w:w w:val="106"/>
        </w:rPr>
        <w:t>s</w:t>
      </w:r>
      <w:r>
        <w:rPr>
          <w:spacing w:val="5"/>
          <w:w w:val="106"/>
        </w:rPr>
        <w:t>p</w:t>
      </w:r>
      <w:r>
        <w:rPr>
          <w:w w:val="103"/>
        </w:rPr>
        <w:t>ons</w:t>
      </w:r>
      <w:r>
        <w:rPr>
          <w:w w:val="99"/>
        </w:rPr>
        <w:t xml:space="preserve">e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climate</w:t>
      </w:r>
      <w:r w:rsidR="00F9389F">
        <w:t xml:space="preserve"> </w:t>
      </w:r>
      <w:r>
        <w:rPr>
          <w:spacing w:val="-5"/>
        </w:rPr>
        <w:t>c</w:t>
      </w:r>
      <w:r>
        <w:t>hange.</w:t>
      </w:r>
      <w:r w:rsidR="00F9389F">
        <w:t xml:space="preserve"> </w:t>
      </w:r>
      <w:r>
        <w:t>New</w:t>
      </w:r>
      <w:r>
        <w:rPr>
          <w:spacing w:val="13"/>
        </w:rPr>
        <w:t xml:space="preserve"> </w:t>
      </w:r>
      <w:r>
        <w:t>Phytol</w:t>
      </w:r>
      <w:r>
        <w:rPr>
          <w:spacing w:val="-10"/>
        </w:rPr>
        <w:t>o</w:t>
      </w:r>
      <w:r>
        <w:t>gist</w:t>
      </w:r>
      <w:r w:rsidR="00F9389F">
        <w:t xml:space="preserve"> </w:t>
      </w:r>
      <w:r>
        <w:t>186,</w:t>
      </w:r>
      <w:r w:rsidR="00F9389F">
        <w:t xml:space="preserve"> </w:t>
      </w:r>
      <w:r>
        <w:t>900–910</w:t>
      </w:r>
      <w:r>
        <w:rPr>
          <w:spacing w:val="9"/>
        </w:rPr>
        <w:t xml:space="preserve"> </w:t>
      </w:r>
      <w:r>
        <w:rPr>
          <w:w w:val="116"/>
        </w:rPr>
        <w:t>(</w:t>
      </w:r>
      <w:r>
        <w:rPr>
          <w:w w:val="101"/>
        </w:rPr>
        <w:t>2010)</w:t>
      </w:r>
      <w:r>
        <w:rPr>
          <w:w w:val="110"/>
        </w:rPr>
        <w:t>.</w:t>
      </w:r>
    </w:p>
    <w:p w14:paraId="4955F828" w14:textId="77777777" w:rsidR="005B53EE" w:rsidRDefault="005B53EE" w:rsidP="00F9389F">
      <w:pPr>
        <w:spacing w:before="10" w:line="140" w:lineRule="exact"/>
        <w:rPr>
          <w:sz w:val="15"/>
          <w:szCs w:val="15"/>
        </w:rPr>
      </w:pPr>
    </w:p>
    <w:p w14:paraId="021DDF84" w14:textId="77777777" w:rsidR="005B53EE" w:rsidRDefault="00F5753A" w:rsidP="00F9389F">
      <w:pPr>
        <w:spacing w:line="249" w:lineRule="auto"/>
        <w:ind w:left="317" w:right="83" w:hanging="199"/>
      </w:pPr>
      <w:proofErr w:type="spellStart"/>
      <w:r>
        <w:rPr>
          <w:spacing w:val="-16"/>
        </w:rPr>
        <w:t>T</w:t>
      </w:r>
      <w:r>
        <w:t>empler</w:t>
      </w:r>
      <w:proofErr w:type="spellEnd"/>
      <w:r>
        <w:t>,</w:t>
      </w:r>
      <w:r w:rsidR="00F9389F">
        <w:t xml:space="preserve"> </w:t>
      </w:r>
      <w:r>
        <w:rPr>
          <w:spacing w:val="-17"/>
        </w:rPr>
        <w:t>P</w:t>
      </w:r>
      <w:r>
        <w:t>.</w:t>
      </w:r>
      <w:r>
        <w:rPr>
          <w:spacing w:val="42"/>
        </w:rPr>
        <w:t xml:space="preserve"> </w:t>
      </w:r>
      <w:r>
        <w:t>H.,</w:t>
      </w:r>
      <w:r>
        <w:rPr>
          <w:spacing w:val="29"/>
        </w:rPr>
        <w:t xml:space="preserve"> </w:t>
      </w:r>
      <w:r>
        <w:t>Phillips,</w:t>
      </w:r>
      <w:r w:rsidR="00F9389F">
        <w:t xml:space="preserve"> </w:t>
      </w:r>
      <w:r>
        <w:t>N.</w:t>
      </w:r>
      <w:r>
        <w:rPr>
          <w:spacing w:val="24"/>
        </w:rPr>
        <w:t xml:space="preserve"> </w:t>
      </w:r>
      <w:r>
        <w:t>G.,</w:t>
      </w:r>
      <w:r>
        <w:rPr>
          <w:spacing w:val="35"/>
        </w:rPr>
        <w:t xml:space="preserve"> </w:t>
      </w:r>
      <w:r>
        <w:t>Ellison,</w:t>
      </w:r>
      <w:r>
        <w:rPr>
          <w:spacing w:val="39"/>
        </w:rPr>
        <w:t xml:space="preserve"> </w:t>
      </w:r>
      <w:r>
        <w:t>A.</w:t>
      </w:r>
      <w:r>
        <w:rPr>
          <w:spacing w:val="24"/>
        </w:rPr>
        <w:t xml:space="preserve"> </w:t>
      </w:r>
      <w:r>
        <w:t>M.</w:t>
      </w:r>
      <w:r>
        <w:rPr>
          <w:spacing w:val="23"/>
        </w:rPr>
        <w:t xml:space="preserve"> </w:t>
      </w:r>
      <w:r>
        <w:t>&amp;</w:t>
      </w:r>
      <w:r>
        <w:rPr>
          <w:spacing w:val="12"/>
        </w:rPr>
        <w:t xml:space="preserve"> </w:t>
      </w:r>
      <w:proofErr w:type="spellStart"/>
      <w:r>
        <w:rPr>
          <w:spacing w:val="-5"/>
        </w:rPr>
        <w:t>P</w:t>
      </w:r>
      <w:r>
        <w:t>elini</w:t>
      </w:r>
      <w:proofErr w:type="spellEnd"/>
      <w:r>
        <w:t>,</w:t>
      </w:r>
      <w:r>
        <w:rPr>
          <w:spacing w:val="50"/>
        </w:rPr>
        <w:t xml:space="preserve"> </w:t>
      </w:r>
      <w:r>
        <w:t>S.</w:t>
      </w:r>
      <w:r>
        <w:rPr>
          <w:spacing w:val="17"/>
        </w:rPr>
        <w:t xml:space="preserve"> </w:t>
      </w:r>
      <w:r>
        <w:t>L.</w:t>
      </w:r>
      <w:r>
        <w:rPr>
          <w:spacing w:val="41"/>
        </w:rPr>
        <w:t xml:space="preserve"> </w:t>
      </w:r>
      <w:r>
        <w:t>Ecosystem</w:t>
      </w:r>
      <w:r w:rsidR="00F9389F">
        <w:t xml:space="preserve"> </w:t>
      </w:r>
      <w:r>
        <w:rPr>
          <w:spacing w:val="-5"/>
        </w:rPr>
        <w:t>w</w:t>
      </w:r>
      <w:r>
        <w:t>arming</w:t>
      </w:r>
      <w:r w:rsidR="00F9389F">
        <w:t xml:space="preserve"> </w:t>
      </w:r>
      <w:r>
        <w:t>increases</w:t>
      </w:r>
      <w:r>
        <w:rPr>
          <w:spacing w:val="44"/>
        </w:rPr>
        <w:t xml:space="preserve"> </w:t>
      </w:r>
      <w:r>
        <w:t>sap</w:t>
      </w:r>
      <w:r>
        <w:rPr>
          <w:spacing w:val="35"/>
        </w:rPr>
        <w:t xml:space="preserve"> </w:t>
      </w:r>
      <w:r>
        <w:t>fl</w:t>
      </w:r>
      <w:r>
        <w:rPr>
          <w:spacing w:val="-5"/>
        </w:rPr>
        <w:t>o</w:t>
      </w:r>
      <w:r>
        <w:t>w</w:t>
      </w:r>
      <w:r>
        <w:rPr>
          <w:spacing w:val="-1"/>
        </w:rPr>
        <w:t xml:space="preserve"> </w:t>
      </w:r>
      <w:r>
        <w:t>rates</w:t>
      </w:r>
      <w:r w:rsidR="00F9389F">
        <w:t xml:space="preserve"> </w:t>
      </w:r>
      <w:r>
        <w:t xml:space="preserve">of </w:t>
      </w:r>
      <w:r>
        <w:rPr>
          <w:w w:val="110"/>
        </w:rPr>
        <w:t>northern</w:t>
      </w:r>
      <w:r>
        <w:rPr>
          <w:spacing w:val="15"/>
          <w:w w:val="110"/>
        </w:rPr>
        <w:t xml:space="preserve"> </w:t>
      </w:r>
      <w:r>
        <w:t>red</w:t>
      </w:r>
      <w:r>
        <w:rPr>
          <w:spacing w:val="37"/>
        </w:rPr>
        <w:t xml:space="preserve"> </w:t>
      </w:r>
      <w:r>
        <w:t>oak</w:t>
      </w:r>
      <w:r>
        <w:rPr>
          <w:spacing w:val="30"/>
        </w:rPr>
        <w:t xml:space="preserve"> </w:t>
      </w:r>
      <w:r>
        <w:rPr>
          <w:w w:val="139"/>
        </w:rPr>
        <w:t>t</w:t>
      </w:r>
      <w:r>
        <w:rPr>
          <w:w w:val="116"/>
        </w:rPr>
        <w:t>r</w:t>
      </w:r>
      <w:r>
        <w:rPr>
          <w:w w:val="99"/>
        </w:rPr>
        <w:t>ee</w:t>
      </w:r>
      <w:r>
        <w:rPr>
          <w:w w:val="104"/>
        </w:rPr>
        <w:t>s.</w:t>
      </w:r>
      <w:r w:rsidR="00F9389F">
        <w:t xml:space="preserve"> </w:t>
      </w:r>
      <w:r>
        <w:t>E</w:t>
      </w:r>
      <w:r>
        <w:rPr>
          <w:spacing w:val="-10"/>
        </w:rPr>
        <w:t>c</w:t>
      </w:r>
      <w:r>
        <w:t>osphe</w:t>
      </w:r>
      <w:r>
        <w:rPr>
          <w:spacing w:val="-10"/>
        </w:rPr>
        <w:t>r</w:t>
      </w:r>
      <w:r>
        <w:t>e</w:t>
      </w:r>
      <w:r w:rsidR="00F9389F">
        <w:t xml:space="preserve"> </w:t>
      </w:r>
      <w:r>
        <w:t>7</w:t>
      </w:r>
      <w:r>
        <w:rPr>
          <w:spacing w:val="30"/>
        </w:rPr>
        <w:t xml:space="preserve"> </w:t>
      </w:r>
      <w:r>
        <w:rPr>
          <w:w w:val="116"/>
        </w:rPr>
        <w:t>(</w:t>
      </w:r>
      <w:r>
        <w:rPr>
          <w:w w:val="101"/>
        </w:rPr>
        <w:t>2016)</w:t>
      </w:r>
      <w:r>
        <w:rPr>
          <w:w w:val="110"/>
        </w:rPr>
        <w:t>.</w:t>
      </w:r>
    </w:p>
    <w:p w14:paraId="4F147B48" w14:textId="77777777" w:rsidR="005B53EE" w:rsidRDefault="005B53EE" w:rsidP="00F9389F">
      <w:pPr>
        <w:spacing w:before="10" w:line="140" w:lineRule="exact"/>
        <w:rPr>
          <w:sz w:val="15"/>
          <w:szCs w:val="15"/>
        </w:rPr>
      </w:pPr>
    </w:p>
    <w:p w14:paraId="5FCA5911" w14:textId="77777777" w:rsidR="005B53EE" w:rsidRDefault="00F5753A" w:rsidP="00F9389F">
      <w:pPr>
        <w:spacing w:line="249" w:lineRule="auto"/>
        <w:ind w:left="317" w:right="83" w:hanging="199"/>
      </w:pPr>
      <w:proofErr w:type="spellStart"/>
      <w:r>
        <w:rPr>
          <w:spacing w:val="-5"/>
        </w:rPr>
        <w:t>P</w:t>
      </w:r>
      <w:r>
        <w:t>elini</w:t>
      </w:r>
      <w:proofErr w:type="spellEnd"/>
      <w:r>
        <w:t>,</w:t>
      </w:r>
      <w:r w:rsidR="00F9389F">
        <w:t xml:space="preserve"> </w:t>
      </w:r>
      <w:r>
        <w:t>S.</w:t>
      </w:r>
      <w:r w:rsidR="00F9389F">
        <w:t xml:space="preserve"> </w:t>
      </w:r>
      <w:r>
        <w:t>et</w:t>
      </w:r>
      <w:r w:rsidR="00F9389F">
        <w:t xml:space="preserve"> </w:t>
      </w:r>
      <w:r>
        <w:t>al.</w:t>
      </w:r>
      <w:r w:rsidR="00F9389F">
        <w:t xml:space="preserve"> </w:t>
      </w:r>
      <w:r>
        <w:rPr>
          <w:spacing w:val="47"/>
        </w:rPr>
        <w:t xml:space="preserve"> </w:t>
      </w:r>
      <w:r>
        <w:t>Geographic</w:t>
      </w:r>
      <w:r w:rsidR="00F9389F">
        <w:t xml:space="preserve"> </w:t>
      </w:r>
      <w:r>
        <w:t>differences</w:t>
      </w:r>
      <w:r w:rsidR="00F9389F">
        <w:t xml:space="preserve"> </w:t>
      </w:r>
      <w:r>
        <w:t>in</w:t>
      </w:r>
      <w:r w:rsidR="00F9389F">
        <w:t xml:space="preserve"> </w:t>
      </w:r>
      <w:r>
        <w:t>effects</w:t>
      </w:r>
      <w:r>
        <w:rPr>
          <w:spacing w:val="49"/>
        </w:rPr>
        <w:t xml:space="preserve"> </w:t>
      </w:r>
      <w:r>
        <w:t>of</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6"/>
          <w:w w:val="107"/>
        </w:rPr>
        <w:t xml:space="preserve"> </w:t>
      </w:r>
      <w:r>
        <w:rPr>
          <w:spacing w:val="-6"/>
        </w:rPr>
        <w:t>w</w:t>
      </w:r>
      <w:r>
        <w:t>arming</w:t>
      </w:r>
      <w:r w:rsidR="00F9389F">
        <w:t xml:space="preserve"> </w:t>
      </w:r>
      <w:r>
        <w:t>on</w:t>
      </w:r>
      <w:r w:rsidR="00F9389F">
        <w:t xml:space="preserve"> </w:t>
      </w:r>
      <w:r>
        <w:rPr>
          <w:w w:val="117"/>
        </w:rPr>
        <w:t>a</w:t>
      </w:r>
      <w:r>
        <w:rPr>
          <w:spacing w:val="-6"/>
          <w:w w:val="117"/>
        </w:rPr>
        <w:t>n</w:t>
      </w:r>
      <w:r>
        <w:rPr>
          <w:w w:val="117"/>
        </w:rPr>
        <w:t>t</w:t>
      </w:r>
      <w:r>
        <w:rPr>
          <w:spacing w:val="39"/>
          <w:w w:val="117"/>
        </w:rPr>
        <w:t xml:space="preserve"> </w:t>
      </w:r>
      <w:r>
        <w:t>s</w:t>
      </w:r>
      <w:r>
        <w:rPr>
          <w:spacing w:val="5"/>
        </w:rPr>
        <w:t>p</w:t>
      </w:r>
      <w:r>
        <w:t>ecies</w:t>
      </w:r>
      <w:r w:rsidR="00F9389F">
        <w:t xml:space="preserve"> </w:t>
      </w:r>
      <w:r>
        <w:t>di</w:t>
      </w:r>
      <w:r>
        <w:rPr>
          <w:spacing w:val="-5"/>
        </w:rPr>
        <w:t>v</w:t>
      </w:r>
      <w:r>
        <w:t>ersi</w:t>
      </w:r>
      <w:r>
        <w:rPr>
          <w:spacing w:val="-5"/>
        </w:rPr>
        <w:t>t</w:t>
      </w:r>
      <w:r>
        <w:t>y</w:t>
      </w:r>
      <w:r w:rsidR="00F9389F">
        <w:t xml:space="preserve"> </w:t>
      </w:r>
      <w:r>
        <w:rPr>
          <w:w w:val="111"/>
        </w:rPr>
        <w:t xml:space="preserve">and </w:t>
      </w:r>
      <w:r>
        <w:rPr>
          <w:w w:val="102"/>
        </w:rPr>
        <w:t>com</w:t>
      </w:r>
      <w:r>
        <w:rPr>
          <w:spacing w:val="-5"/>
          <w:w w:val="106"/>
        </w:rPr>
        <w:t>m</w:t>
      </w:r>
      <w:r>
        <w:rPr>
          <w:w w:val="110"/>
        </w:rPr>
        <w:t>u</w:t>
      </w:r>
      <w:r>
        <w:rPr>
          <w:w w:val="106"/>
        </w:rPr>
        <w:t>ni</w:t>
      </w:r>
      <w:r>
        <w:rPr>
          <w:spacing w:val="-5"/>
          <w:w w:val="139"/>
        </w:rPr>
        <w:t>t</w:t>
      </w:r>
      <w:r>
        <w:rPr>
          <w:w w:val="105"/>
        </w:rPr>
        <w:t>y</w:t>
      </w:r>
      <w:r>
        <w:rPr>
          <w:spacing w:val="16"/>
        </w:rPr>
        <w:t xml:space="preserve"> </w:t>
      </w:r>
      <w:r>
        <w:rPr>
          <w:w w:val="104"/>
        </w:rPr>
        <w:t>com</w:t>
      </w:r>
      <w:r>
        <w:rPr>
          <w:spacing w:val="5"/>
          <w:w w:val="104"/>
        </w:rPr>
        <w:t>p</w:t>
      </w:r>
      <w:r>
        <w:t>osi</w:t>
      </w:r>
      <w:r>
        <w:rPr>
          <w:w w:val="139"/>
        </w:rPr>
        <w:t>t</w:t>
      </w:r>
      <w:r>
        <w:rPr>
          <w:w w:val="99"/>
        </w:rPr>
        <w:t>i</w:t>
      </w:r>
      <w:r>
        <w:rPr>
          <w:w w:val="105"/>
        </w:rPr>
        <w:t>on</w:t>
      </w:r>
      <w:r>
        <w:rPr>
          <w:w w:val="110"/>
        </w:rPr>
        <w:t>.</w:t>
      </w:r>
      <w:r w:rsidR="00F9389F">
        <w:t xml:space="preserve"> </w:t>
      </w:r>
      <w:r>
        <w:t>E</w:t>
      </w:r>
      <w:r>
        <w:rPr>
          <w:spacing w:val="-10"/>
        </w:rPr>
        <w:t>c</w:t>
      </w:r>
      <w:r>
        <w:t>osphe</w:t>
      </w:r>
      <w:r>
        <w:rPr>
          <w:spacing w:val="-10"/>
        </w:rPr>
        <w:t>r</w:t>
      </w:r>
      <w:r>
        <w:t>e</w:t>
      </w:r>
      <w:r w:rsidR="00F9389F">
        <w:t xml:space="preserve"> </w:t>
      </w:r>
      <w:r>
        <w:t>5,</w:t>
      </w:r>
      <w:r>
        <w:rPr>
          <w:spacing w:val="35"/>
        </w:rPr>
        <w:t xml:space="preserve"> </w:t>
      </w:r>
      <w:r>
        <w:t>1–12</w:t>
      </w:r>
      <w:r>
        <w:rPr>
          <w:spacing w:val="12"/>
        </w:rPr>
        <w:t xml:space="preserve"> </w:t>
      </w:r>
      <w:r>
        <w:rPr>
          <w:w w:val="116"/>
        </w:rPr>
        <w:t>(</w:t>
      </w:r>
      <w:r>
        <w:rPr>
          <w:w w:val="101"/>
        </w:rPr>
        <w:t>2014)</w:t>
      </w:r>
      <w:r>
        <w:rPr>
          <w:w w:val="110"/>
        </w:rPr>
        <w:t>.</w:t>
      </w:r>
    </w:p>
    <w:p w14:paraId="70C7BED5" w14:textId="77777777" w:rsidR="005B53EE" w:rsidRDefault="005B53EE" w:rsidP="00F9389F">
      <w:pPr>
        <w:spacing w:before="10" w:line="140" w:lineRule="exact"/>
        <w:rPr>
          <w:sz w:val="15"/>
          <w:szCs w:val="15"/>
        </w:rPr>
      </w:pPr>
    </w:p>
    <w:p w14:paraId="39F0F388" w14:textId="77777777" w:rsidR="005B53EE" w:rsidRDefault="00F5753A" w:rsidP="00F9389F">
      <w:pPr>
        <w:ind w:left="80" w:right="80"/>
      </w:pPr>
      <w:proofErr w:type="spellStart"/>
      <w:r>
        <w:rPr>
          <w:spacing w:val="-5"/>
          <w:w w:val="121"/>
        </w:rPr>
        <w:t>P</w:t>
      </w:r>
      <w:r>
        <w:rPr>
          <w:w w:val="99"/>
        </w:rPr>
        <w:t>e</w:t>
      </w:r>
      <w:r>
        <w:rPr>
          <w:spacing w:val="-105"/>
          <w:w w:val="110"/>
        </w:rPr>
        <w:t>n</w:t>
      </w:r>
      <w:r>
        <w:rPr>
          <w:spacing w:val="5"/>
          <w:w w:val="149"/>
        </w:rPr>
        <w:t>˜</w:t>
      </w:r>
      <w:r>
        <w:rPr>
          <w:w w:val="105"/>
        </w:rPr>
        <w:t>uelas</w:t>
      </w:r>
      <w:proofErr w:type="spellEnd"/>
      <w:r>
        <w:rPr>
          <w:w w:val="110"/>
        </w:rPr>
        <w:t>,</w:t>
      </w:r>
      <w:r w:rsidR="00F9389F">
        <w:t xml:space="preserve"> </w:t>
      </w:r>
      <w:r>
        <w:rPr>
          <w:w w:val="122"/>
        </w:rPr>
        <w:t>J.</w:t>
      </w:r>
      <w:r>
        <w:rPr>
          <w:spacing w:val="38"/>
          <w:w w:val="122"/>
        </w:rPr>
        <w:t xml:space="preserve"> </w:t>
      </w:r>
      <w:r>
        <w:t>et</w:t>
      </w:r>
      <w:r w:rsidR="00F9389F">
        <w:t xml:space="preserve"> </w:t>
      </w:r>
      <w:r>
        <w:t>al.</w:t>
      </w:r>
      <w:r w:rsidR="00F9389F">
        <w:t xml:space="preserve">  </w:t>
      </w:r>
      <w:r>
        <w:t>Complex</w:t>
      </w:r>
      <w:r w:rsidR="00F9389F">
        <w:t xml:space="preserve"> </w:t>
      </w:r>
      <w:r>
        <w:rPr>
          <w:w w:val="108"/>
        </w:rPr>
        <w:t>spatiotem</w:t>
      </w:r>
      <w:r>
        <w:rPr>
          <w:spacing w:val="5"/>
          <w:w w:val="108"/>
        </w:rPr>
        <w:t>p</w:t>
      </w:r>
      <w:r>
        <w:rPr>
          <w:w w:val="108"/>
        </w:rPr>
        <w:t>oral</w:t>
      </w:r>
      <w:r>
        <w:rPr>
          <w:spacing w:val="51"/>
          <w:w w:val="108"/>
        </w:rPr>
        <w:t xml:space="preserve"> </w:t>
      </w:r>
      <w:r>
        <w:t>phenological</w:t>
      </w:r>
      <w:r w:rsidR="00F9389F">
        <w:t xml:space="preserve"> </w:t>
      </w:r>
      <w:r>
        <w:rPr>
          <w:w w:val="106"/>
        </w:rPr>
        <w:t>sh</w:t>
      </w:r>
      <w:r>
        <w:rPr>
          <w:w w:val="95"/>
        </w:rPr>
        <w:t>if</w:t>
      </w:r>
      <w:r>
        <w:rPr>
          <w:w w:val="139"/>
        </w:rPr>
        <w:t>t</w:t>
      </w:r>
      <w:r>
        <w:t>s</w:t>
      </w:r>
      <w:r w:rsidR="00F9389F">
        <w:t xml:space="preserve"> </w:t>
      </w:r>
      <w:r>
        <w:t>as</w:t>
      </w:r>
      <w:r w:rsidR="00F9389F">
        <w:t xml:space="preserve"> </w:t>
      </w:r>
      <w:r>
        <w:t>a</w:t>
      </w:r>
      <w:r w:rsidR="00F9389F">
        <w:t xml:space="preserve"> </w:t>
      </w:r>
      <w:r>
        <w:t>res</w:t>
      </w:r>
      <w:r>
        <w:rPr>
          <w:spacing w:val="5"/>
        </w:rPr>
        <w:t>p</w:t>
      </w:r>
      <w:r>
        <w:t>onse</w:t>
      </w:r>
      <w:r w:rsidR="00F9389F">
        <w:t xml:space="preserve"> </w:t>
      </w:r>
      <w:r>
        <w:rPr>
          <w:w w:val="113"/>
        </w:rPr>
        <w:t>to</w:t>
      </w:r>
      <w:r>
        <w:rPr>
          <w:spacing w:val="42"/>
          <w:w w:val="113"/>
        </w:rPr>
        <w:t xml:space="preserve"> </w:t>
      </w:r>
      <w:r>
        <w:t>rainfall</w:t>
      </w:r>
      <w:r w:rsidR="00F9389F">
        <w:t xml:space="preserve"> </w:t>
      </w:r>
      <w:r>
        <w:rPr>
          <w:spacing w:val="-5"/>
        </w:rPr>
        <w:t>c</w:t>
      </w:r>
      <w:r>
        <w:t>hanges.</w:t>
      </w:r>
      <w:r w:rsidR="00F9389F">
        <w:t xml:space="preserve">  </w:t>
      </w:r>
      <w:r>
        <w:rPr>
          <w:w w:val="102"/>
        </w:rPr>
        <w:t>Ne</w:t>
      </w:r>
      <w:r>
        <w:rPr>
          <w:w w:val="91"/>
        </w:rPr>
        <w:t>w</w:t>
      </w:r>
    </w:p>
    <w:p w14:paraId="6BBB6F83" w14:textId="77777777" w:rsidR="005B53EE" w:rsidRDefault="00F5753A" w:rsidP="00F9389F">
      <w:pPr>
        <w:spacing w:before="9"/>
        <w:ind w:left="317"/>
      </w:pPr>
      <w:r>
        <w:t>Phytol</w:t>
      </w:r>
      <w:r>
        <w:rPr>
          <w:spacing w:val="-10"/>
        </w:rPr>
        <w:t>o</w:t>
      </w:r>
      <w:r>
        <w:t>gist</w:t>
      </w:r>
      <w:r w:rsidR="00F9389F">
        <w:t xml:space="preserve"> </w:t>
      </w:r>
      <w:r>
        <w:t>161,</w:t>
      </w:r>
      <w:r w:rsidR="00F9389F">
        <w:t xml:space="preserve"> </w:t>
      </w:r>
      <w:r>
        <w:t>837–846</w:t>
      </w:r>
      <w:r>
        <w:rPr>
          <w:spacing w:val="9"/>
        </w:rPr>
        <w:t xml:space="preserve"> </w:t>
      </w:r>
      <w:r>
        <w:rPr>
          <w:w w:val="116"/>
        </w:rPr>
        <w:t>(</w:t>
      </w:r>
      <w:r>
        <w:rPr>
          <w:w w:val="101"/>
        </w:rPr>
        <w:t>2004)</w:t>
      </w:r>
      <w:r>
        <w:rPr>
          <w:w w:val="110"/>
        </w:rPr>
        <w:t>.</w:t>
      </w:r>
    </w:p>
    <w:p w14:paraId="10B1DCE5" w14:textId="77777777" w:rsidR="005B53EE" w:rsidRDefault="005B53EE" w:rsidP="00F9389F">
      <w:pPr>
        <w:spacing w:before="9" w:line="160" w:lineRule="exact"/>
        <w:rPr>
          <w:sz w:val="16"/>
          <w:szCs w:val="16"/>
        </w:rPr>
      </w:pPr>
    </w:p>
    <w:p w14:paraId="1273EAAD" w14:textId="77777777" w:rsidR="005B53EE" w:rsidRDefault="00F5753A" w:rsidP="00F9389F">
      <w:pPr>
        <w:spacing w:line="249" w:lineRule="auto"/>
        <w:ind w:left="317" w:right="83" w:hanging="199"/>
      </w:pPr>
      <w:proofErr w:type="spellStart"/>
      <w:r>
        <w:t>Craine</w:t>
      </w:r>
      <w:proofErr w:type="spellEnd"/>
      <w:r>
        <w:t>,</w:t>
      </w:r>
      <w:r w:rsidR="00F9389F">
        <w:t xml:space="preserve"> </w:t>
      </w:r>
      <w:r>
        <w:t>J.</w:t>
      </w:r>
      <w:r w:rsidR="00F9389F">
        <w:t xml:space="preserve"> </w:t>
      </w:r>
      <w:r>
        <w:t>M.,</w:t>
      </w:r>
      <w:r>
        <w:rPr>
          <w:spacing w:val="36"/>
        </w:rPr>
        <w:t xml:space="preserve"> </w:t>
      </w:r>
      <w:proofErr w:type="spellStart"/>
      <w:r>
        <w:rPr>
          <w:spacing w:val="-17"/>
        </w:rPr>
        <w:t>W</w:t>
      </w:r>
      <w:r>
        <w:t>ol</w:t>
      </w:r>
      <w:r>
        <w:rPr>
          <w:spacing w:val="-5"/>
        </w:rPr>
        <w:t>ko</w:t>
      </w:r>
      <w:r>
        <w:t>vi</w:t>
      </w:r>
      <w:r>
        <w:rPr>
          <w:spacing w:val="-5"/>
        </w:rPr>
        <w:t>c</w:t>
      </w:r>
      <w:r>
        <w:t>h</w:t>
      </w:r>
      <w:proofErr w:type="spellEnd"/>
      <w:r>
        <w:t>,</w:t>
      </w:r>
      <w:r w:rsidR="00F9389F">
        <w:t xml:space="preserve"> </w:t>
      </w:r>
      <w:r>
        <w:t>E.</w:t>
      </w:r>
      <w:r>
        <w:rPr>
          <w:spacing w:val="39"/>
        </w:rPr>
        <w:t xml:space="preserve"> </w:t>
      </w:r>
      <w:r>
        <w:t>M.,</w:t>
      </w:r>
      <w:r>
        <w:rPr>
          <w:spacing w:val="36"/>
        </w:rPr>
        <w:t xml:space="preserve"> </w:t>
      </w:r>
      <w:r>
        <w:rPr>
          <w:spacing w:val="-16"/>
        </w:rPr>
        <w:t>T</w:t>
      </w:r>
      <w:r>
        <w:rPr>
          <w:spacing w:val="-5"/>
        </w:rPr>
        <w:t>o</w:t>
      </w:r>
      <w:r>
        <w:t>wne,</w:t>
      </w:r>
      <w:r w:rsidR="00F9389F">
        <w:t xml:space="preserve"> </w:t>
      </w:r>
      <w:r>
        <w:t>E.</w:t>
      </w:r>
      <w:r>
        <w:rPr>
          <w:spacing w:val="38"/>
        </w:rPr>
        <w:t xml:space="preserve"> </w:t>
      </w:r>
      <w:r>
        <w:t>G.</w:t>
      </w:r>
      <w:r>
        <w:rPr>
          <w:spacing w:val="38"/>
        </w:rPr>
        <w:t xml:space="preserve"> </w:t>
      </w:r>
      <w:r>
        <w:t>&amp;</w:t>
      </w:r>
      <w:r>
        <w:rPr>
          <w:spacing w:val="19"/>
        </w:rPr>
        <w:t xml:space="preserve"> </w:t>
      </w:r>
      <w:proofErr w:type="spellStart"/>
      <w:r>
        <w:t>Ke</w:t>
      </w:r>
      <w:r>
        <w:rPr>
          <w:spacing w:val="-5"/>
        </w:rPr>
        <w:t>m</w:t>
      </w:r>
      <w:r>
        <w:rPr>
          <w:spacing w:val="5"/>
        </w:rPr>
        <w:t>b</w:t>
      </w:r>
      <w:r>
        <w:t>el</w:t>
      </w:r>
      <w:proofErr w:type="spellEnd"/>
      <w:r>
        <w:t>,</w:t>
      </w:r>
      <w:r w:rsidR="00F9389F">
        <w:t xml:space="preserve"> </w:t>
      </w:r>
      <w:r>
        <w:t>S.</w:t>
      </w:r>
      <w:r>
        <w:rPr>
          <w:spacing w:val="24"/>
        </w:rPr>
        <w:t xml:space="preserve"> </w:t>
      </w:r>
      <w:r>
        <w:t>W.</w:t>
      </w:r>
      <w:r w:rsidR="00F9389F">
        <w:t xml:space="preserve"> </w:t>
      </w:r>
      <w:r>
        <w:t>Fl</w:t>
      </w:r>
      <w:r>
        <w:rPr>
          <w:spacing w:val="-5"/>
        </w:rPr>
        <w:t>ow</w:t>
      </w:r>
      <w:r>
        <w:t>ering</w:t>
      </w:r>
      <w:r w:rsidR="00F9389F">
        <w:t xml:space="preserve"> </w:t>
      </w:r>
      <w:r>
        <w:t>phenology</w:t>
      </w:r>
      <w:r w:rsidR="00F9389F">
        <w:t xml:space="preserve"> </w:t>
      </w:r>
      <w:r>
        <w:t>as</w:t>
      </w:r>
      <w:r>
        <w:rPr>
          <w:spacing w:val="33"/>
        </w:rPr>
        <w:t xml:space="preserve"> </w:t>
      </w:r>
      <w:r>
        <w:t>a</w:t>
      </w:r>
      <w:r>
        <w:rPr>
          <w:spacing w:val="32"/>
        </w:rPr>
        <w:t xml:space="preserve"> </w:t>
      </w:r>
      <w:r>
        <w:rPr>
          <w:w w:val="91"/>
        </w:rPr>
        <w:t>f</w:t>
      </w:r>
      <w:r>
        <w:rPr>
          <w:w w:val="110"/>
        </w:rPr>
        <w:t>u</w:t>
      </w:r>
      <w:r>
        <w:rPr>
          <w:w w:val="105"/>
        </w:rPr>
        <w:t>nc</w:t>
      </w:r>
      <w:r>
        <w:rPr>
          <w:w w:val="139"/>
        </w:rPr>
        <w:t>t</w:t>
      </w:r>
      <w:r>
        <w:rPr>
          <w:w w:val="103"/>
        </w:rPr>
        <w:t>ion</w:t>
      </w:r>
      <w:r>
        <w:rPr>
          <w:w w:val="107"/>
        </w:rPr>
        <w:t>al</w:t>
      </w:r>
      <w:r>
        <w:rPr>
          <w:spacing w:val="21"/>
        </w:rPr>
        <w:t xml:space="preserve"> </w:t>
      </w:r>
      <w:r>
        <w:rPr>
          <w:w w:val="139"/>
        </w:rPr>
        <w:t>t</w:t>
      </w:r>
      <w:r>
        <w:rPr>
          <w:w w:val="116"/>
        </w:rPr>
        <w:t>r</w:t>
      </w:r>
      <w:r>
        <w:rPr>
          <w:w w:val="107"/>
        </w:rPr>
        <w:t>ai</w:t>
      </w:r>
      <w:r>
        <w:rPr>
          <w:w w:val="139"/>
        </w:rPr>
        <w:t xml:space="preserve">t </w:t>
      </w:r>
      <w:r>
        <w:t>in</w:t>
      </w:r>
      <w:r>
        <w:rPr>
          <w:spacing w:val="25"/>
        </w:rPr>
        <w:t xml:space="preserve"> </w:t>
      </w:r>
      <w:r>
        <w:t>a</w:t>
      </w:r>
      <w:r>
        <w:rPr>
          <w:spacing w:val="27"/>
        </w:rPr>
        <w:t xml:space="preserve"> </w:t>
      </w:r>
      <w:proofErr w:type="spellStart"/>
      <w:r>
        <w:rPr>
          <w:w w:val="139"/>
        </w:rPr>
        <w:t>t</w:t>
      </w:r>
      <w:r>
        <w:rPr>
          <w:w w:val="107"/>
        </w:rPr>
        <w:t>al</w:t>
      </w:r>
      <w:r>
        <w:rPr>
          <w:w w:val="99"/>
        </w:rPr>
        <w:t>l</w:t>
      </w:r>
      <w:r>
        <w:rPr>
          <w:w w:val="106"/>
        </w:rPr>
        <w:t>gr</w:t>
      </w:r>
      <w:r>
        <w:rPr>
          <w:w w:val="105"/>
        </w:rPr>
        <w:t>ass</w:t>
      </w:r>
      <w:proofErr w:type="spellEnd"/>
      <w:r>
        <w:rPr>
          <w:spacing w:val="17"/>
        </w:rPr>
        <w:t xml:space="preserve"> </w:t>
      </w:r>
      <w:r>
        <w:t>prairie.</w:t>
      </w:r>
      <w:r w:rsidR="00F9389F">
        <w:t xml:space="preserve"> </w:t>
      </w:r>
      <w:r>
        <w:t>New</w:t>
      </w:r>
      <w:r>
        <w:rPr>
          <w:spacing w:val="13"/>
        </w:rPr>
        <w:t xml:space="preserve"> </w:t>
      </w:r>
      <w:r>
        <w:t>Phytol</w:t>
      </w:r>
      <w:r>
        <w:rPr>
          <w:spacing w:val="-10"/>
        </w:rPr>
        <w:t>o</w:t>
      </w:r>
      <w:r>
        <w:t>gist</w:t>
      </w:r>
      <w:r w:rsidR="00F9389F">
        <w:t xml:space="preserve"> </w:t>
      </w:r>
      <w:r>
        <w:t>193,</w:t>
      </w:r>
      <w:r w:rsidR="00F9389F">
        <w:t xml:space="preserve"> </w:t>
      </w:r>
      <w:r>
        <w:t>673–682</w:t>
      </w:r>
      <w:r>
        <w:rPr>
          <w:spacing w:val="9"/>
        </w:rPr>
        <w:t xml:space="preserve"> </w:t>
      </w:r>
      <w:r>
        <w:t>(2012).</w:t>
      </w:r>
      <w:r w:rsidR="00F9389F">
        <w:t xml:space="preserve"> </w:t>
      </w:r>
      <w:r>
        <w:t>PT:</w:t>
      </w:r>
      <w:r w:rsidR="00F9389F">
        <w:t xml:space="preserve"> </w:t>
      </w:r>
      <w:r>
        <w:rPr>
          <w:w w:val="117"/>
        </w:rPr>
        <w:t>J;</w:t>
      </w:r>
      <w:r>
        <w:rPr>
          <w:spacing w:val="8"/>
          <w:w w:val="117"/>
        </w:rPr>
        <w:t xml:space="preserve"> </w:t>
      </w:r>
      <w:r>
        <w:t>TC:</w:t>
      </w:r>
      <w:r>
        <w:rPr>
          <w:spacing w:val="47"/>
        </w:rPr>
        <w:t xml:space="preserve"> </w:t>
      </w:r>
      <w:r>
        <w:t>3;</w:t>
      </w:r>
      <w:r>
        <w:rPr>
          <w:spacing w:val="14"/>
        </w:rPr>
        <w:t xml:space="preserve"> </w:t>
      </w:r>
      <w:r>
        <w:t>UT:</w:t>
      </w:r>
      <w:r>
        <w:rPr>
          <w:spacing w:val="42"/>
        </w:rPr>
        <w:t xml:space="preserve"> </w:t>
      </w:r>
      <w:r>
        <w:rPr>
          <w:spacing w:val="-5"/>
          <w:w w:val="108"/>
        </w:rPr>
        <w:t>W</w:t>
      </w:r>
      <w:r>
        <w:rPr>
          <w:w w:val="103"/>
        </w:rPr>
        <w:t>OS</w:t>
      </w:r>
      <w:r>
        <w:rPr>
          <w:w w:val="99"/>
        </w:rPr>
        <w:t>:000298984900013.</w:t>
      </w:r>
    </w:p>
    <w:p w14:paraId="03FEAC25" w14:textId="77777777" w:rsidR="005B53EE" w:rsidRDefault="005B53EE" w:rsidP="00F9389F">
      <w:pPr>
        <w:spacing w:before="10" w:line="140" w:lineRule="exact"/>
        <w:rPr>
          <w:sz w:val="15"/>
          <w:szCs w:val="15"/>
        </w:rPr>
      </w:pPr>
    </w:p>
    <w:p w14:paraId="5C1EAAE2" w14:textId="77777777" w:rsidR="005B53EE" w:rsidRDefault="00F5753A" w:rsidP="00F9389F">
      <w:pPr>
        <w:spacing w:line="249" w:lineRule="auto"/>
        <w:ind w:left="317" w:right="83" w:hanging="199"/>
      </w:pPr>
      <w:r>
        <w:rPr>
          <w:spacing w:val="-17"/>
        </w:rPr>
        <w:t>F</w:t>
      </w:r>
      <w:r>
        <w:t>u,</w:t>
      </w:r>
      <w:r w:rsidR="00F9389F">
        <w:t xml:space="preserve"> </w:t>
      </w:r>
      <w:r>
        <w:t>Y.</w:t>
      </w:r>
      <w:r>
        <w:rPr>
          <w:spacing w:val="44"/>
        </w:rPr>
        <w:t xml:space="preserve"> </w:t>
      </w:r>
      <w:r>
        <w:t>H.</w:t>
      </w:r>
      <w:r>
        <w:rPr>
          <w:spacing w:val="44"/>
        </w:rPr>
        <w:t xml:space="preserve"> </w:t>
      </w:r>
      <w:r>
        <w:t>et</w:t>
      </w:r>
      <w:r w:rsidR="00F9389F">
        <w:t xml:space="preserve"> </w:t>
      </w:r>
      <w:r>
        <w:t>al.</w:t>
      </w:r>
      <w:r w:rsidR="00F9389F">
        <w:t xml:space="preserve"> </w:t>
      </w:r>
      <w:r>
        <w:rPr>
          <w:spacing w:val="8"/>
        </w:rPr>
        <w:t xml:space="preserve"> </w:t>
      </w:r>
      <w:r>
        <w:t>Three</w:t>
      </w:r>
      <w:r w:rsidR="00F9389F">
        <w:t xml:space="preserve"> </w:t>
      </w:r>
      <w:r>
        <w:rPr>
          <w:w w:val="139"/>
        </w:rPr>
        <w:t>t</w:t>
      </w:r>
      <w:r>
        <w:rPr>
          <w:w w:val="104"/>
        </w:rPr>
        <w:t>im</w:t>
      </w:r>
      <w:r>
        <w:t>es</w:t>
      </w:r>
      <w:r>
        <w:rPr>
          <w:spacing w:val="34"/>
        </w:rPr>
        <w:t xml:space="preserve"> </w:t>
      </w:r>
      <w:r>
        <w:t>greater</w:t>
      </w:r>
      <w:r w:rsidR="00F9389F">
        <w:t xml:space="preserve"> </w:t>
      </w:r>
      <w:r>
        <w:rPr>
          <w:spacing w:val="-5"/>
          <w:w w:val="99"/>
        </w:rPr>
        <w:t>w</w:t>
      </w:r>
      <w:r>
        <w:rPr>
          <w:w w:val="99"/>
        </w:rPr>
        <w:t>ei</w:t>
      </w:r>
      <w:r>
        <w:rPr>
          <w:w w:val="105"/>
        </w:rPr>
        <w:t>g</w:t>
      </w:r>
      <w:r>
        <w:rPr>
          <w:spacing w:val="-5"/>
          <w:w w:val="105"/>
        </w:rPr>
        <w:t>h</w:t>
      </w:r>
      <w:r>
        <w:rPr>
          <w:w w:val="139"/>
        </w:rPr>
        <w:t>t</w:t>
      </w:r>
      <w:r>
        <w:rPr>
          <w:spacing w:val="34"/>
          <w:w w:val="139"/>
        </w:rPr>
        <w:t xml:space="preserve"> </w:t>
      </w:r>
      <w:r>
        <w:t>of</w:t>
      </w:r>
      <w:r>
        <w:rPr>
          <w:spacing w:val="27"/>
        </w:rPr>
        <w:t xml:space="preserve"> </w:t>
      </w:r>
      <w:r>
        <w:rPr>
          <w:w w:val="110"/>
        </w:rPr>
        <w:t>d</w:t>
      </w:r>
      <w:r>
        <w:rPr>
          <w:spacing w:val="-5"/>
          <w:w w:val="112"/>
        </w:rPr>
        <w:t>a</w:t>
      </w:r>
      <w:r>
        <w:rPr>
          <w:w w:val="105"/>
        </w:rPr>
        <w:t>y</w:t>
      </w:r>
      <w:r>
        <w:rPr>
          <w:w w:val="139"/>
        </w:rPr>
        <w:t>t</w:t>
      </w:r>
      <w:r>
        <w:rPr>
          <w:w w:val="99"/>
        </w:rPr>
        <w:t>i</w:t>
      </w:r>
      <w:r>
        <w:rPr>
          <w:w w:val="104"/>
        </w:rPr>
        <w:t>me</w:t>
      </w:r>
      <w:r>
        <w:rPr>
          <w:spacing w:val="34"/>
          <w:w w:val="104"/>
        </w:rPr>
        <w:t xml:space="preserve"> </w:t>
      </w:r>
      <w:r>
        <w:t>than</w:t>
      </w:r>
      <w:r w:rsidR="00F9389F">
        <w:t xml:space="preserve"> </w:t>
      </w:r>
      <w:r>
        <w:t>of</w:t>
      </w:r>
      <w:r>
        <w:rPr>
          <w:spacing w:val="27"/>
        </w:rPr>
        <w:t xml:space="preserve"> </w:t>
      </w:r>
      <w:r>
        <w:rPr>
          <w:w w:val="110"/>
        </w:rPr>
        <w:t>n</w:t>
      </w:r>
      <w:r>
        <w:rPr>
          <w:w w:val="103"/>
        </w:rPr>
        <w:t>ig</w:t>
      </w:r>
      <w:r>
        <w:rPr>
          <w:spacing w:val="-5"/>
          <w:w w:val="103"/>
        </w:rPr>
        <w:t>h</w:t>
      </w:r>
      <w:r>
        <w:rPr>
          <w:w w:val="139"/>
        </w:rPr>
        <w:t>t</w:t>
      </w:r>
      <w:r>
        <w:rPr>
          <w:w w:val="117"/>
        </w:rPr>
        <w:t>-t</w:t>
      </w:r>
      <w:r>
        <w:rPr>
          <w:w w:val="99"/>
        </w:rPr>
        <w:t>i</w:t>
      </w:r>
      <w:r>
        <w:rPr>
          <w:w w:val="104"/>
        </w:rPr>
        <w:t>me</w:t>
      </w:r>
      <w:r>
        <w:rPr>
          <w:spacing w:val="34"/>
          <w:w w:val="104"/>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rPr>
          <w:spacing w:val="34"/>
          <w:w w:val="107"/>
        </w:rPr>
        <w:t xml:space="preserve"> </w:t>
      </w:r>
      <w:r>
        <w:t>on</w:t>
      </w:r>
      <w:r>
        <w:rPr>
          <w:spacing w:val="44"/>
        </w:rPr>
        <w:t xml:space="preserve"> </w:t>
      </w:r>
      <w:r>
        <w:t>leaf</w:t>
      </w:r>
      <w:r>
        <w:rPr>
          <w:spacing w:val="38"/>
        </w:rPr>
        <w:t xml:space="preserve"> </w:t>
      </w:r>
      <w:r>
        <w:rPr>
          <w:w w:val="110"/>
        </w:rPr>
        <w:t>un</w:t>
      </w:r>
      <w:r>
        <w:rPr>
          <w:w w:val="97"/>
        </w:rPr>
        <w:t>fol</w:t>
      </w:r>
      <w:r>
        <w:rPr>
          <w:w w:val="110"/>
        </w:rPr>
        <w:t>d</w:t>
      </w:r>
      <w:r>
        <w:rPr>
          <w:w w:val="106"/>
        </w:rPr>
        <w:t>in</w:t>
      </w:r>
      <w:r>
        <w:rPr>
          <w:w w:val="99"/>
        </w:rPr>
        <w:t xml:space="preserve">g </w:t>
      </w:r>
      <w:r>
        <w:t>phenology</w:t>
      </w:r>
      <w:r>
        <w:rPr>
          <w:spacing w:val="46"/>
        </w:rPr>
        <w:t xml:space="preserve"> </w:t>
      </w:r>
      <w:r>
        <w:t>in</w:t>
      </w:r>
      <w:r>
        <w:rPr>
          <w:spacing w:val="25"/>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99"/>
        </w:rPr>
        <w:t>e</w:t>
      </w:r>
      <w:r>
        <w:rPr>
          <w:spacing w:val="16"/>
        </w:rPr>
        <w:t xml:space="preserve"> </w:t>
      </w:r>
      <w:r>
        <w:rPr>
          <w:w w:val="139"/>
        </w:rPr>
        <w:t>t</w:t>
      </w:r>
      <w:r>
        <w:rPr>
          <w:w w:val="116"/>
        </w:rPr>
        <w:t>r</w:t>
      </w:r>
      <w:r>
        <w:t>ees</w:t>
      </w:r>
      <w:r>
        <w:rPr>
          <w:w w:val="110"/>
        </w:rPr>
        <w:t>.</w:t>
      </w:r>
      <w:r w:rsidR="00F9389F">
        <w:t xml:space="preserve"> </w:t>
      </w:r>
      <w:r>
        <w:t>New</w:t>
      </w:r>
      <w:r>
        <w:rPr>
          <w:spacing w:val="13"/>
        </w:rPr>
        <w:t xml:space="preserve"> </w:t>
      </w:r>
      <w:r>
        <w:t>Phytol</w:t>
      </w:r>
      <w:r>
        <w:rPr>
          <w:spacing w:val="-10"/>
        </w:rPr>
        <w:t>o</w:t>
      </w:r>
      <w:r>
        <w:t>gist</w:t>
      </w:r>
      <w:r w:rsidR="00F9389F">
        <w:t xml:space="preserve"> </w:t>
      </w:r>
      <w:r>
        <w:rPr>
          <w:w w:val="116"/>
        </w:rPr>
        <w:t>(</w:t>
      </w:r>
      <w:r>
        <w:rPr>
          <w:w w:val="101"/>
        </w:rPr>
        <w:t>2016)</w:t>
      </w:r>
      <w:r>
        <w:rPr>
          <w:w w:val="110"/>
        </w:rPr>
        <w:t>.</w:t>
      </w:r>
    </w:p>
    <w:p w14:paraId="1F8E76B9" w14:textId="77777777" w:rsidR="005B53EE" w:rsidRDefault="005B53EE" w:rsidP="00F9389F">
      <w:pPr>
        <w:spacing w:before="10" w:line="140" w:lineRule="exact"/>
        <w:rPr>
          <w:sz w:val="15"/>
          <w:szCs w:val="15"/>
        </w:rPr>
      </w:pPr>
    </w:p>
    <w:p w14:paraId="376D49C9" w14:textId="77777777" w:rsidR="005B53EE" w:rsidRDefault="00F5753A" w:rsidP="00F9389F">
      <w:pPr>
        <w:spacing w:line="249" w:lineRule="auto"/>
        <w:ind w:left="317" w:right="83" w:hanging="199"/>
      </w:pPr>
      <w:proofErr w:type="spellStart"/>
      <w:r>
        <w:t>Piao</w:t>
      </w:r>
      <w:proofErr w:type="spellEnd"/>
      <w:r>
        <w:t>,</w:t>
      </w:r>
      <w:r w:rsidR="00F9389F">
        <w:t xml:space="preserve"> </w:t>
      </w:r>
      <w:r>
        <w:t>S.</w:t>
      </w:r>
      <w:r>
        <w:rPr>
          <w:spacing w:val="17"/>
        </w:rPr>
        <w:t xml:space="preserve"> </w:t>
      </w:r>
      <w:r>
        <w:t>et</w:t>
      </w:r>
      <w:r>
        <w:rPr>
          <w:spacing w:val="31"/>
        </w:rPr>
        <w:t xml:space="preserve"> </w:t>
      </w:r>
      <w:r>
        <w:t>al.</w:t>
      </w:r>
      <w:r>
        <w:rPr>
          <w:spacing w:val="50"/>
        </w:rPr>
        <w:t xml:space="preserve"> </w:t>
      </w:r>
      <w:r>
        <w:t>Leaf</w:t>
      </w:r>
      <w:r>
        <w:rPr>
          <w:spacing w:val="20"/>
        </w:rPr>
        <w:t xml:space="preserve"> </w:t>
      </w:r>
      <w:r>
        <w:t>onset</w:t>
      </w:r>
      <w:r>
        <w:rPr>
          <w:spacing w:val="43"/>
        </w:rPr>
        <w:t xml:space="preserve"> </w:t>
      </w:r>
      <w:r>
        <w:t>in</w:t>
      </w:r>
      <w:r>
        <w:rPr>
          <w:spacing w:val="22"/>
        </w:rPr>
        <w:t xml:space="preserve"> </w:t>
      </w:r>
      <w:r>
        <w:rPr>
          <w:w w:val="112"/>
        </w:rPr>
        <w:t>the</w:t>
      </w:r>
      <w:r>
        <w:rPr>
          <w:spacing w:val="9"/>
          <w:w w:val="112"/>
        </w:rPr>
        <w:t xml:space="preserve"> </w:t>
      </w:r>
      <w:r>
        <w:rPr>
          <w:w w:val="112"/>
        </w:rPr>
        <w:t>northern</w:t>
      </w:r>
      <w:r>
        <w:rPr>
          <w:spacing w:val="-2"/>
          <w:w w:val="112"/>
        </w:rPr>
        <w:t xml:space="preserve"> </w:t>
      </w:r>
      <w:r>
        <w:t>hemisphere</w:t>
      </w:r>
      <w:r w:rsidR="00F9389F">
        <w:t xml:space="preserve"> </w:t>
      </w:r>
      <w:r>
        <w:rPr>
          <w:w w:val="139"/>
        </w:rPr>
        <w:t>t</w:t>
      </w:r>
      <w:r>
        <w:rPr>
          <w:w w:val="116"/>
        </w:rPr>
        <w:t>r</w:t>
      </w:r>
      <w:r>
        <w:rPr>
          <w:w w:val="99"/>
        </w:rPr>
        <w:t>i</w:t>
      </w:r>
      <w:r>
        <w:rPr>
          <w:w w:val="102"/>
        </w:rPr>
        <w:t>gger</w:t>
      </w:r>
      <w:r>
        <w:rPr>
          <w:w w:val="105"/>
        </w:rPr>
        <w:t>ed</w:t>
      </w:r>
      <w:r>
        <w:rPr>
          <w:spacing w:val="13"/>
        </w:rPr>
        <w:t xml:space="preserve"> </w:t>
      </w:r>
      <w:r>
        <w:rPr>
          <w:spacing w:val="-5"/>
        </w:rPr>
        <w:t>b</w:t>
      </w:r>
      <w:r>
        <w:t>y</w:t>
      </w:r>
      <w:r>
        <w:rPr>
          <w:spacing w:val="28"/>
        </w:rPr>
        <w:t xml:space="preserve"> </w:t>
      </w:r>
      <w:r>
        <w:rPr>
          <w:w w:val="111"/>
        </w:rPr>
        <w:t>d</w:t>
      </w:r>
      <w:r>
        <w:rPr>
          <w:spacing w:val="-5"/>
          <w:w w:val="111"/>
        </w:rPr>
        <w:t>a</w:t>
      </w:r>
      <w:r>
        <w:rPr>
          <w:w w:val="105"/>
        </w:rPr>
        <w:t>y</w:t>
      </w:r>
      <w:r>
        <w:rPr>
          <w:w w:val="139"/>
        </w:rPr>
        <w:t>t</w:t>
      </w:r>
      <w:r>
        <w:rPr>
          <w:w w:val="99"/>
        </w:rPr>
        <w:t>i</w:t>
      </w:r>
      <w:r>
        <w:rPr>
          <w:w w:val="104"/>
        </w:rPr>
        <w:t>me</w:t>
      </w:r>
      <w:r>
        <w:rPr>
          <w:spacing w:val="13"/>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3"/>
        </w:rPr>
        <w:t>e.</w:t>
      </w:r>
      <w:r w:rsidR="00F9389F">
        <w:t xml:space="preserve"> </w:t>
      </w:r>
      <w:r>
        <w:t>Natu</w:t>
      </w:r>
      <w:r>
        <w:rPr>
          <w:spacing w:val="-10"/>
        </w:rPr>
        <w:t>r</w:t>
      </w:r>
      <w:r>
        <w:t>e</w:t>
      </w:r>
      <w:r w:rsidR="00F9389F">
        <w:t xml:space="preserve"> </w:t>
      </w:r>
      <w:proofErr w:type="spellStart"/>
      <w:r>
        <w:rPr>
          <w:spacing w:val="-10"/>
          <w:w w:val="103"/>
        </w:rPr>
        <w:t>c</w:t>
      </w:r>
      <w:r>
        <w:rPr>
          <w:w w:val="103"/>
        </w:rPr>
        <w:t>om</w:t>
      </w:r>
      <w:r>
        <w:rPr>
          <w:w w:val="104"/>
        </w:rPr>
        <w:t>m</w:t>
      </w:r>
      <w:r>
        <w:rPr>
          <w:w w:val="106"/>
        </w:rPr>
        <w:t>u</w:t>
      </w:r>
      <w:r>
        <w:rPr>
          <w:w w:val="108"/>
        </w:rPr>
        <w:t>ni</w:t>
      </w:r>
      <w:r>
        <w:rPr>
          <w:spacing w:val="-10"/>
          <w:w w:val="108"/>
        </w:rPr>
        <w:t>c</w:t>
      </w:r>
      <w:r>
        <w:rPr>
          <w:w w:val="114"/>
        </w:rPr>
        <w:t>a</w:t>
      </w:r>
      <w:proofErr w:type="spellEnd"/>
      <w:r>
        <w:rPr>
          <w:w w:val="106"/>
        </w:rPr>
        <w:t xml:space="preserve">- </w:t>
      </w:r>
      <w:proofErr w:type="spellStart"/>
      <w:r>
        <w:t>tions</w:t>
      </w:r>
      <w:proofErr w:type="spellEnd"/>
      <w:r w:rsidR="00F9389F">
        <w:t xml:space="preserve"> </w:t>
      </w:r>
      <w:r>
        <w:t>6</w:t>
      </w:r>
      <w:r>
        <w:rPr>
          <w:spacing w:val="30"/>
        </w:rPr>
        <w:t xml:space="preserve"> </w:t>
      </w:r>
      <w:r>
        <w:rPr>
          <w:w w:val="116"/>
        </w:rPr>
        <w:t>(</w:t>
      </w:r>
      <w:r>
        <w:rPr>
          <w:w w:val="101"/>
        </w:rPr>
        <w:t>2015)</w:t>
      </w:r>
      <w:r>
        <w:rPr>
          <w:w w:val="110"/>
        </w:rPr>
        <w:t>.</w:t>
      </w:r>
    </w:p>
    <w:p w14:paraId="76B46ECC" w14:textId="77777777" w:rsidR="005B53EE" w:rsidRDefault="005B53EE" w:rsidP="00F9389F">
      <w:pPr>
        <w:spacing w:before="10" w:line="140" w:lineRule="exact"/>
        <w:rPr>
          <w:sz w:val="15"/>
          <w:szCs w:val="15"/>
        </w:rPr>
      </w:pPr>
    </w:p>
    <w:p w14:paraId="030B6C98" w14:textId="77777777" w:rsidR="005B53EE" w:rsidRDefault="00F5753A" w:rsidP="00F9389F">
      <w:pPr>
        <w:ind w:left="80" w:right="80"/>
      </w:pPr>
      <w:r>
        <w:t>Berr</w:t>
      </w:r>
      <w:r>
        <w:rPr>
          <w:spacing w:val="-17"/>
        </w:rPr>
        <w:t>y</w:t>
      </w:r>
      <w:r>
        <w:t>,</w:t>
      </w:r>
      <w:r w:rsidR="00F9389F">
        <w:t xml:space="preserve"> </w:t>
      </w:r>
      <w:r>
        <w:t>J.</w:t>
      </w:r>
      <w:r>
        <w:rPr>
          <w:spacing w:val="45"/>
        </w:rPr>
        <w:t xml:space="preserve"> </w:t>
      </w:r>
      <w:r>
        <w:t>&amp;</w:t>
      </w:r>
      <w:r>
        <w:rPr>
          <w:spacing w:val="14"/>
        </w:rPr>
        <w:t xml:space="preserve"> </w:t>
      </w:r>
      <w:proofErr w:type="spellStart"/>
      <w:r>
        <w:rPr>
          <w:w w:val="107"/>
        </w:rPr>
        <w:t>Bjorkman</w:t>
      </w:r>
      <w:proofErr w:type="spellEnd"/>
      <w:r>
        <w:rPr>
          <w:w w:val="107"/>
        </w:rPr>
        <w:t>,</w:t>
      </w:r>
      <w:r>
        <w:rPr>
          <w:spacing w:val="17"/>
          <w:w w:val="107"/>
        </w:rPr>
        <w:t xml:space="preserve"> </w:t>
      </w:r>
      <w:r>
        <w:t>O.</w:t>
      </w:r>
      <w:r w:rsidR="00F9389F">
        <w:t xml:space="preserve"> </w:t>
      </w:r>
      <w:r>
        <w:rPr>
          <w:w w:val="121"/>
        </w:rPr>
        <w:t>P</w:t>
      </w:r>
      <w:r>
        <w:rPr>
          <w:w w:val="110"/>
        </w:rPr>
        <w:t>h</w:t>
      </w:r>
      <w:r>
        <w:rPr>
          <w:w w:val="106"/>
        </w:rPr>
        <w:t>otos</w:t>
      </w:r>
      <w:r>
        <w:rPr>
          <w:w w:val="105"/>
        </w:rPr>
        <w:t>y</w:t>
      </w:r>
      <w:r>
        <w:rPr>
          <w:spacing w:val="-5"/>
          <w:w w:val="110"/>
        </w:rPr>
        <w:t>n</w:t>
      </w:r>
      <w:r>
        <w:rPr>
          <w:w w:val="139"/>
        </w:rPr>
        <w:t>t</w:t>
      </w:r>
      <w:r>
        <w:rPr>
          <w:w w:val="110"/>
        </w:rPr>
        <w:t>h</w:t>
      </w:r>
      <w:r>
        <w:rPr>
          <w:w w:val="115"/>
        </w:rPr>
        <w:t>et</w:t>
      </w:r>
      <w:r>
        <w:rPr>
          <w:w w:val="99"/>
        </w:rPr>
        <w:t>ic</w:t>
      </w:r>
      <w:r>
        <w:rPr>
          <w:spacing w:val="16"/>
        </w:rPr>
        <w:t xml:space="preserve"> </w:t>
      </w:r>
      <w:r>
        <w:t>res</w:t>
      </w:r>
      <w:r>
        <w:rPr>
          <w:spacing w:val="5"/>
        </w:rPr>
        <w:t>p</w:t>
      </w:r>
      <w:r>
        <w:t>onse</w:t>
      </w:r>
      <w:r>
        <w:rPr>
          <w:spacing w:val="47"/>
        </w:rPr>
        <w:t xml:space="preserve"> </w:t>
      </w:r>
      <w:r>
        <w:t>and</w:t>
      </w:r>
      <w:r>
        <w:rPr>
          <w:spacing w:val="47"/>
        </w:rPr>
        <w:t xml:space="preserve"> </w:t>
      </w:r>
      <w:r>
        <w:rPr>
          <w:w w:val="112"/>
        </w:rPr>
        <w:t>adaptation</w:t>
      </w:r>
      <w:r>
        <w:rPr>
          <w:spacing w:val="13"/>
          <w:w w:val="112"/>
        </w:rPr>
        <w:t xml:space="preserve"> </w:t>
      </w:r>
      <w:r>
        <w:rPr>
          <w:w w:val="112"/>
        </w:rPr>
        <w:t>to</w:t>
      </w:r>
      <w:r>
        <w:rPr>
          <w:spacing w:val="12"/>
          <w:w w:val="112"/>
        </w:rPr>
        <w:t xml:space="preserve"> </w:t>
      </w:r>
      <w:r>
        <w:rPr>
          <w:w w:val="112"/>
        </w:rPr>
        <w:t>tem</w:t>
      </w:r>
      <w:r>
        <w:rPr>
          <w:spacing w:val="6"/>
          <w:w w:val="112"/>
        </w:rPr>
        <w:t>p</w:t>
      </w:r>
      <w:r>
        <w:rPr>
          <w:w w:val="112"/>
        </w:rPr>
        <w:t xml:space="preserve">erature </w:t>
      </w:r>
      <w:r>
        <w:t>in</w:t>
      </w:r>
      <w:r>
        <w:rPr>
          <w:spacing w:val="25"/>
        </w:rPr>
        <w:t xml:space="preserve"> </w:t>
      </w:r>
      <w:r>
        <w:t>higher</w:t>
      </w:r>
      <w:r>
        <w:rPr>
          <w:spacing w:val="45"/>
        </w:rPr>
        <w:t xml:space="preserve"> </w:t>
      </w:r>
      <w:r>
        <w:rPr>
          <w:w w:val="110"/>
        </w:rPr>
        <w:t>p</w:t>
      </w:r>
      <w:r>
        <w:rPr>
          <w:w w:val="99"/>
        </w:rPr>
        <w:t>l</w:t>
      </w:r>
      <w:r>
        <w:rPr>
          <w:w w:val="111"/>
        </w:rPr>
        <w:t>a</w:t>
      </w:r>
      <w:r>
        <w:rPr>
          <w:spacing w:val="-5"/>
          <w:w w:val="111"/>
        </w:rPr>
        <w:t>n</w:t>
      </w:r>
      <w:r>
        <w:rPr>
          <w:w w:val="139"/>
        </w:rPr>
        <w:t>t</w:t>
      </w:r>
      <w:r>
        <w:rPr>
          <w:w w:val="104"/>
        </w:rPr>
        <w:t>s.</w:t>
      </w:r>
      <w:r w:rsidR="00F9389F">
        <w:t xml:space="preserve"> </w:t>
      </w:r>
      <w:r>
        <w:rPr>
          <w:spacing w:val="-5"/>
          <w:w w:val="102"/>
        </w:rPr>
        <w:t>A</w:t>
      </w:r>
      <w:r>
        <w:rPr>
          <w:w w:val="111"/>
        </w:rPr>
        <w:t>nnua</w:t>
      </w:r>
      <w:r>
        <w:rPr>
          <w:w w:val="91"/>
        </w:rPr>
        <w:t>l</w:t>
      </w:r>
    </w:p>
    <w:p w14:paraId="6851A6A8" w14:textId="77777777" w:rsidR="005B53EE" w:rsidRDefault="00F5753A" w:rsidP="00F9389F">
      <w:pPr>
        <w:spacing w:before="9"/>
        <w:ind w:left="317"/>
      </w:pPr>
      <w:r>
        <w:rPr>
          <w:spacing w:val="-10"/>
        </w:rPr>
        <w:t>R</w:t>
      </w:r>
      <w:r>
        <w:t>eview</w:t>
      </w:r>
      <w:r>
        <w:rPr>
          <w:spacing w:val="22"/>
        </w:rPr>
        <w:t xml:space="preserve"> </w:t>
      </w:r>
      <w:r>
        <w:t>of</w:t>
      </w:r>
      <w:r>
        <w:rPr>
          <w:spacing w:val="16"/>
        </w:rPr>
        <w:t xml:space="preserve"> </w:t>
      </w:r>
      <w:r>
        <w:t>Plant</w:t>
      </w:r>
      <w:r w:rsidR="00F9389F">
        <w:t xml:space="preserve"> </w:t>
      </w:r>
      <w:r>
        <w:t>Physiol</w:t>
      </w:r>
      <w:r>
        <w:rPr>
          <w:spacing w:val="-10"/>
        </w:rPr>
        <w:t>o</w:t>
      </w:r>
      <w:r>
        <w:t>gy</w:t>
      </w:r>
      <w:r>
        <w:rPr>
          <w:spacing w:val="49"/>
        </w:rPr>
        <w:t xml:space="preserve"> </w:t>
      </w:r>
      <w:r>
        <w:t>31,</w:t>
      </w:r>
      <w:r>
        <w:rPr>
          <w:spacing w:val="49"/>
        </w:rPr>
        <w:t xml:space="preserve"> </w:t>
      </w:r>
      <w:r>
        <w:t>491–543</w:t>
      </w:r>
      <w:r>
        <w:rPr>
          <w:spacing w:val="9"/>
        </w:rPr>
        <w:t xml:space="preserve"> </w:t>
      </w:r>
      <w:r>
        <w:rPr>
          <w:w w:val="116"/>
        </w:rPr>
        <w:t>(</w:t>
      </w:r>
      <w:r>
        <w:rPr>
          <w:w w:val="101"/>
        </w:rPr>
        <w:t>1980)</w:t>
      </w:r>
      <w:r>
        <w:rPr>
          <w:w w:val="110"/>
        </w:rPr>
        <w:t>.</w:t>
      </w:r>
    </w:p>
    <w:p w14:paraId="1F737804" w14:textId="77777777" w:rsidR="005B53EE" w:rsidRDefault="005B53EE" w:rsidP="00F9389F">
      <w:pPr>
        <w:spacing w:before="9" w:line="160" w:lineRule="exact"/>
        <w:rPr>
          <w:sz w:val="16"/>
          <w:szCs w:val="16"/>
        </w:rPr>
      </w:pPr>
    </w:p>
    <w:p w14:paraId="2BCFFB09" w14:textId="77777777" w:rsidR="005B53EE" w:rsidRDefault="00F5753A" w:rsidP="00F9389F">
      <w:pPr>
        <w:spacing w:line="249" w:lineRule="auto"/>
        <w:ind w:left="317" w:right="83" w:hanging="199"/>
      </w:pPr>
      <w:r>
        <w:t>Del</w:t>
      </w:r>
      <w:r>
        <w:rPr>
          <w:spacing w:val="18"/>
        </w:rPr>
        <w:t xml:space="preserve"> </w:t>
      </w:r>
      <w:r>
        <w:rPr>
          <w:spacing w:val="-16"/>
        </w:rPr>
        <w:t>T</w:t>
      </w:r>
      <w:r>
        <w:t>oro,</w:t>
      </w:r>
      <w:r>
        <w:rPr>
          <w:spacing w:val="48"/>
        </w:rPr>
        <w:t xml:space="preserve"> </w:t>
      </w:r>
      <w:r>
        <w:t>I.,</w:t>
      </w:r>
      <w:r>
        <w:rPr>
          <w:spacing w:val="28"/>
        </w:rPr>
        <w:t xml:space="preserve"> </w:t>
      </w:r>
      <w:r>
        <w:t>Rib</w:t>
      </w:r>
      <w:r>
        <w:rPr>
          <w:spacing w:val="5"/>
        </w:rPr>
        <w:t>b</w:t>
      </w:r>
      <w:r>
        <w:t>ons,</w:t>
      </w:r>
      <w:r w:rsidR="00F9389F">
        <w:t xml:space="preserve"> </w:t>
      </w:r>
      <w:r>
        <w:t>R.</w:t>
      </w:r>
      <w:r>
        <w:rPr>
          <w:spacing w:val="30"/>
        </w:rPr>
        <w:t xml:space="preserve"> </w:t>
      </w:r>
      <w:r>
        <w:t>R.</w:t>
      </w:r>
      <w:r>
        <w:rPr>
          <w:spacing w:val="30"/>
        </w:rPr>
        <w:t xml:space="preserve"> </w:t>
      </w:r>
      <w:r>
        <w:t>&amp;</w:t>
      </w:r>
      <w:r>
        <w:rPr>
          <w:spacing w:val="10"/>
        </w:rPr>
        <w:t xml:space="preserve"> </w:t>
      </w:r>
      <w:r>
        <w:t>Ellison,</w:t>
      </w:r>
      <w:r>
        <w:rPr>
          <w:spacing w:val="38"/>
        </w:rPr>
        <w:t xml:space="preserve"> </w:t>
      </w:r>
      <w:r>
        <w:t>A.</w:t>
      </w:r>
      <w:r>
        <w:rPr>
          <w:spacing w:val="22"/>
        </w:rPr>
        <w:t xml:space="preserve"> </w:t>
      </w:r>
      <w:r>
        <w:t>M.</w:t>
      </w:r>
      <w:r>
        <w:rPr>
          <w:spacing w:val="40"/>
        </w:rPr>
        <w:t xml:space="preserve"> </w:t>
      </w:r>
      <w:r>
        <w:rPr>
          <w:w w:val="108"/>
        </w:rPr>
        <w:t>A</w:t>
      </w:r>
      <w:r>
        <w:rPr>
          <w:spacing w:val="-5"/>
          <w:w w:val="108"/>
        </w:rPr>
        <w:t>n</w:t>
      </w:r>
      <w:r>
        <w:rPr>
          <w:w w:val="108"/>
        </w:rPr>
        <w:t>t-mediated</w:t>
      </w:r>
      <w:r>
        <w:rPr>
          <w:spacing w:val="17"/>
          <w:w w:val="108"/>
        </w:rPr>
        <w:t xml:space="preserve"> </w:t>
      </w:r>
      <w:r>
        <w:t>ecosystem</w:t>
      </w:r>
      <w:r>
        <w:rPr>
          <w:spacing w:val="44"/>
        </w:rPr>
        <w:t xml:space="preserve"> </w:t>
      </w:r>
      <w:r>
        <w:t>functions</w:t>
      </w:r>
      <w:r w:rsidR="00F9389F">
        <w:t xml:space="preserve"> </w:t>
      </w:r>
      <w:r>
        <w:t>on</w:t>
      </w:r>
      <w:r>
        <w:rPr>
          <w:spacing w:val="22"/>
        </w:rPr>
        <w:t xml:space="preserve"> </w:t>
      </w:r>
      <w:r>
        <w:t>a</w:t>
      </w:r>
      <w:r>
        <w:rPr>
          <w:spacing w:val="23"/>
        </w:rPr>
        <w:t xml:space="preserve"> </w:t>
      </w:r>
      <w:r>
        <w:rPr>
          <w:spacing w:val="-5"/>
        </w:rPr>
        <w:t>w</w:t>
      </w:r>
      <w:r>
        <w:t>armer</w:t>
      </w:r>
      <w:r w:rsidR="00F9389F">
        <w:t xml:space="preserve"> </w:t>
      </w:r>
      <w:r>
        <w:rPr>
          <w:w w:val="110"/>
        </w:rPr>
        <w:t>p</w:t>
      </w:r>
      <w:r>
        <w:rPr>
          <w:w w:val="99"/>
        </w:rPr>
        <w:t>l</w:t>
      </w:r>
      <w:r>
        <w:rPr>
          <w:w w:val="107"/>
        </w:rPr>
        <w:t>ane</w:t>
      </w:r>
      <w:r>
        <w:rPr>
          <w:w w:val="139"/>
        </w:rPr>
        <w:t>t</w:t>
      </w:r>
      <w:r>
        <w:rPr>
          <w:w w:val="99"/>
        </w:rPr>
        <w:t>:</w:t>
      </w:r>
      <w:r w:rsidR="00F9389F">
        <w:t xml:space="preserve"> </w:t>
      </w:r>
      <w:r>
        <w:rPr>
          <w:w w:val="99"/>
        </w:rPr>
        <w:t>e</w:t>
      </w:r>
      <w:r>
        <w:rPr>
          <w:w w:val="92"/>
        </w:rPr>
        <w:t>ffe</w:t>
      </w:r>
      <w:r>
        <w:rPr>
          <w:w w:val="115"/>
        </w:rPr>
        <w:t>ct</w:t>
      </w:r>
      <w:r>
        <w:t>s on</w:t>
      </w:r>
      <w:r>
        <w:rPr>
          <w:spacing w:val="26"/>
        </w:rPr>
        <w:t xml:space="preserve"> </w:t>
      </w:r>
      <w:r>
        <w:t>soil</w:t>
      </w:r>
      <w:r>
        <w:rPr>
          <w:spacing w:val="15"/>
        </w:rPr>
        <w:t xml:space="preserve"> </w:t>
      </w:r>
      <w:r>
        <w:rPr>
          <w:w w:val="103"/>
        </w:rPr>
        <w:t>m</w:t>
      </w:r>
      <w:r>
        <w:rPr>
          <w:spacing w:val="-5"/>
          <w:w w:val="103"/>
        </w:rPr>
        <w:t>o</w:t>
      </w:r>
      <w:r>
        <w:rPr>
          <w:spacing w:val="-5"/>
          <w:w w:val="105"/>
        </w:rPr>
        <w:t>v</w:t>
      </w:r>
      <w:r>
        <w:rPr>
          <w:w w:val="103"/>
        </w:rPr>
        <w:t>eme</w:t>
      </w:r>
      <w:r>
        <w:rPr>
          <w:spacing w:val="-5"/>
          <w:w w:val="110"/>
        </w:rPr>
        <w:t>n</w:t>
      </w:r>
      <w:r>
        <w:rPr>
          <w:w w:val="139"/>
        </w:rPr>
        <w:t>t</w:t>
      </w:r>
      <w:r>
        <w:rPr>
          <w:w w:val="110"/>
        </w:rPr>
        <w:t>,</w:t>
      </w:r>
      <w:r>
        <w:rPr>
          <w:spacing w:val="16"/>
        </w:rPr>
        <w:t xml:space="preserve"> </w:t>
      </w:r>
      <w:r>
        <w:rPr>
          <w:w w:val="110"/>
        </w:rPr>
        <w:t>d</w:t>
      </w:r>
      <w:r>
        <w:rPr>
          <w:w w:val="99"/>
        </w:rPr>
        <w:t>ec</w:t>
      </w:r>
      <w:r>
        <w:rPr>
          <w:w w:val="105"/>
        </w:rPr>
        <w:t>om</w:t>
      </w:r>
      <w:r>
        <w:rPr>
          <w:spacing w:val="6"/>
          <w:w w:val="105"/>
        </w:rPr>
        <w:t>p</w:t>
      </w:r>
      <w:r>
        <w:t>os</w:t>
      </w:r>
      <w:r>
        <w:rPr>
          <w:w w:val="99"/>
        </w:rPr>
        <w:t>i</w:t>
      </w:r>
      <w:r>
        <w:rPr>
          <w:w w:val="139"/>
        </w:rPr>
        <w:t>t</w:t>
      </w:r>
      <w:r>
        <w:rPr>
          <w:w w:val="103"/>
        </w:rPr>
        <w:t>ion</w:t>
      </w:r>
      <w:r>
        <w:rPr>
          <w:spacing w:val="16"/>
        </w:rPr>
        <w:t xml:space="preserve"> </w:t>
      </w:r>
      <w:r>
        <w:t>and</w:t>
      </w:r>
      <w:r>
        <w:rPr>
          <w:spacing w:val="47"/>
        </w:rPr>
        <w:t xml:space="preserve"> </w:t>
      </w:r>
      <w:r>
        <w:rPr>
          <w:spacing w:val="-6"/>
          <w:w w:val="113"/>
        </w:rPr>
        <w:t>n</w:t>
      </w:r>
      <w:r>
        <w:rPr>
          <w:w w:val="113"/>
        </w:rPr>
        <w:t>utrie</w:t>
      </w:r>
      <w:r>
        <w:rPr>
          <w:spacing w:val="-6"/>
          <w:w w:val="113"/>
        </w:rPr>
        <w:t>n</w:t>
      </w:r>
      <w:r>
        <w:rPr>
          <w:w w:val="113"/>
        </w:rPr>
        <w:t>t</w:t>
      </w:r>
      <w:r>
        <w:rPr>
          <w:spacing w:val="12"/>
          <w:w w:val="113"/>
        </w:rPr>
        <w:t xml:space="preserve"> </w:t>
      </w:r>
      <w:r>
        <w:t>cycling.</w:t>
      </w:r>
      <w:r w:rsidR="00F9389F">
        <w:t xml:space="preserve"> </w:t>
      </w:r>
      <w:r>
        <w:rPr>
          <w:w w:val="111"/>
        </w:rPr>
        <w:t>Journal</w:t>
      </w:r>
      <w:r>
        <w:rPr>
          <w:spacing w:val="21"/>
          <w:w w:val="111"/>
        </w:rPr>
        <w:t xml:space="preserve"> </w:t>
      </w:r>
      <w:r>
        <w:t>of</w:t>
      </w:r>
      <w:r>
        <w:rPr>
          <w:spacing w:val="16"/>
        </w:rPr>
        <w:t xml:space="preserve"> </w:t>
      </w:r>
      <w:r>
        <w:rPr>
          <w:spacing w:val="-5"/>
        </w:rPr>
        <w:t>A</w:t>
      </w:r>
      <w:r>
        <w:t>nimal</w:t>
      </w:r>
      <w:r w:rsidR="00F9389F">
        <w:t xml:space="preserve"> </w:t>
      </w:r>
      <w:r>
        <w:t>E</w:t>
      </w:r>
      <w:r>
        <w:rPr>
          <w:spacing w:val="-10"/>
        </w:rPr>
        <w:t>c</w:t>
      </w:r>
      <w:r>
        <w:t>ol</w:t>
      </w:r>
      <w:r>
        <w:rPr>
          <w:spacing w:val="-10"/>
        </w:rPr>
        <w:t>o</w:t>
      </w:r>
      <w:r>
        <w:t>gy</w:t>
      </w:r>
      <w:r>
        <w:rPr>
          <w:spacing w:val="34"/>
        </w:rPr>
        <w:t xml:space="preserve"> </w:t>
      </w:r>
      <w:r>
        <w:t>84,</w:t>
      </w:r>
      <w:r>
        <w:rPr>
          <w:spacing w:val="49"/>
        </w:rPr>
        <w:t xml:space="preserve"> </w:t>
      </w:r>
      <w:r>
        <w:t>1233–1241</w:t>
      </w:r>
      <w:r>
        <w:rPr>
          <w:spacing w:val="7"/>
        </w:rPr>
        <w:t xml:space="preserve"> </w:t>
      </w:r>
      <w:r>
        <w:rPr>
          <w:w w:val="116"/>
        </w:rPr>
        <w:t>(</w:t>
      </w:r>
      <w:r>
        <w:rPr>
          <w:w w:val="101"/>
        </w:rPr>
        <w:t>2015)</w:t>
      </w:r>
      <w:r>
        <w:rPr>
          <w:w w:val="110"/>
        </w:rPr>
        <w:t>.</w:t>
      </w:r>
    </w:p>
    <w:p w14:paraId="64DE49FB" w14:textId="77777777" w:rsidR="005B53EE" w:rsidRDefault="005B53EE" w:rsidP="00F9389F">
      <w:pPr>
        <w:spacing w:before="10" w:line="140" w:lineRule="exact"/>
        <w:rPr>
          <w:sz w:val="15"/>
          <w:szCs w:val="15"/>
        </w:rPr>
      </w:pPr>
    </w:p>
    <w:p w14:paraId="3EC9077D" w14:textId="77777777" w:rsidR="005B53EE" w:rsidRDefault="00F5753A" w:rsidP="00F9389F">
      <w:pPr>
        <w:spacing w:line="249" w:lineRule="auto"/>
        <w:ind w:left="317" w:right="83" w:hanging="199"/>
      </w:pPr>
      <w:proofErr w:type="spellStart"/>
      <w:r>
        <w:rPr>
          <w:w w:val="111"/>
        </w:rPr>
        <w:t>Rustad</w:t>
      </w:r>
      <w:proofErr w:type="spellEnd"/>
      <w:r>
        <w:rPr>
          <w:w w:val="111"/>
        </w:rPr>
        <w:t>,</w:t>
      </w:r>
      <w:r>
        <w:rPr>
          <w:spacing w:val="10"/>
          <w:w w:val="111"/>
        </w:rPr>
        <w:t xml:space="preserve"> </w:t>
      </w:r>
      <w:r>
        <w:t>L.</w:t>
      </w:r>
      <w:r>
        <w:rPr>
          <w:spacing w:val="18"/>
        </w:rPr>
        <w:t xml:space="preserve"> </w:t>
      </w:r>
      <w:r>
        <w:t>et</w:t>
      </w:r>
      <w:r>
        <w:rPr>
          <w:spacing w:val="29"/>
        </w:rPr>
        <w:t xml:space="preserve"> </w:t>
      </w:r>
      <w:r>
        <w:t>al.</w:t>
      </w:r>
      <w:r w:rsidR="00F9389F">
        <w:t xml:space="preserve"> </w:t>
      </w:r>
      <w:r>
        <w:t>A</w:t>
      </w:r>
      <w:r>
        <w:rPr>
          <w:spacing w:val="16"/>
        </w:rPr>
        <w:t xml:space="preserve"> </w:t>
      </w:r>
      <w:r>
        <w:rPr>
          <w:w w:val="106"/>
        </w:rPr>
        <w:t>meta-analysis</w:t>
      </w:r>
      <w:r>
        <w:rPr>
          <w:spacing w:val="19"/>
          <w:w w:val="106"/>
        </w:rPr>
        <w:t xml:space="preserve"> </w:t>
      </w:r>
      <w:r>
        <w:t>of</w:t>
      </w:r>
      <w:r>
        <w:rPr>
          <w:spacing w:val="5"/>
        </w:rPr>
        <w:t xml:space="preserve"> </w:t>
      </w:r>
      <w:r>
        <w:rPr>
          <w:w w:val="112"/>
        </w:rPr>
        <w:t>the</w:t>
      </w:r>
      <w:r>
        <w:rPr>
          <w:spacing w:val="7"/>
          <w:w w:val="112"/>
        </w:rPr>
        <w:t xml:space="preserve"> </w:t>
      </w:r>
      <w:r>
        <w:t>res</w:t>
      </w:r>
      <w:r>
        <w:rPr>
          <w:spacing w:val="5"/>
        </w:rPr>
        <w:t>p</w:t>
      </w:r>
      <w:r>
        <w:t>onse</w:t>
      </w:r>
      <w:r>
        <w:rPr>
          <w:spacing w:val="39"/>
        </w:rPr>
        <w:t xml:space="preserve"> </w:t>
      </w:r>
      <w:r>
        <w:t>of</w:t>
      </w:r>
      <w:r>
        <w:rPr>
          <w:spacing w:val="5"/>
        </w:rPr>
        <w:t xml:space="preserve"> </w:t>
      </w:r>
      <w:r>
        <w:t>soil</w:t>
      </w:r>
      <w:r>
        <w:rPr>
          <w:spacing w:val="9"/>
        </w:rPr>
        <w:t xml:space="preserve"> </w:t>
      </w:r>
      <w:r>
        <w:rPr>
          <w:w w:val="108"/>
        </w:rPr>
        <w:t>respiration,</w:t>
      </w:r>
      <w:r>
        <w:rPr>
          <w:spacing w:val="14"/>
          <w:w w:val="108"/>
        </w:rPr>
        <w:t xml:space="preserve"> </w:t>
      </w:r>
      <w:r>
        <w:t>net</w:t>
      </w:r>
      <w:r>
        <w:rPr>
          <w:spacing w:val="43"/>
        </w:rPr>
        <w:t xml:space="preserve"> </w:t>
      </w:r>
      <w:r>
        <w:rPr>
          <w:w w:val="107"/>
        </w:rPr>
        <w:t>nitrogen</w:t>
      </w:r>
      <w:r>
        <w:rPr>
          <w:spacing w:val="11"/>
          <w:w w:val="107"/>
        </w:rPr>
        <w:t xml:space="preserve"> </w:t>
      </w:r>
      <w:r>
        <w:rPr>
          <w:w w:val="107"/>
        </w:rPr>
        <w:t>mineralization,</w:t>
      </w:r>
      <w:r>
        <w:rPr>
          <w:spacing w:val="9"/>
          <w:w w:val="107"/>
        </w:rPr>
        <w:t xml:space="preserve"> </w:t>
      </w:r>
      <w:r>
        <w:t>and</w:t>
      </w:r>
      <w:r>
        <w:rPr>
          <w:spacing w:val="42"/>
        </w:rPr>
        <w:t xml:space="preserve"> </w:t>
      </w:r>
      <w:r>
        <w:rPr>
          <w:w w:val="111"/>
        </w:rPr>
        <w:t>a</w:t>
      </w:r>
      <w:r>
        <w:rPr>
          <w:spacing w:val="5"/>
          <w:w w:val="111"/>
        </w:rPr>
        <w:t>b</w:t>
      </w:r>
      <w:r>
        <w:rPr>
          <w:spacing w:val="-5"/>
          <w:w w:val="99"/>
        </w:rPr>
        <w:t>o</w:t>
      </w:r>
      <w:r>
        <w:rPr>
          <w:spacing w:val="-5"/>
          <w:w w:val="105"/>
        </w:rPr>
        <w:t>v</w:t>
      </w:r>
      <w:r>
        <w:rPr>
          <w:w w:val="99"/>
        </w:rPr>
        <w:t xml:space="preserve">e- </w:t>
      </w:r>
      <w:r>
        <w:t>ground</w:t>
      </w:r>
      <w:r w:rsidR="00F9389F">
        <w:t xml:space="preserve"> </w:t>
      </w:r>
      <w:r>
        <w:rPr>
          <w:w w:val="113"/>
        </w:rPr>
        <w:t>pla</w:t>
      </w:r>
      <w:r>
        <w:rPr>
          <w:spacing w:val="-6"/>
          <w:w w:val="113"/>
        </w:rPr>
        <w:t>n</w:t>
      </w:r>
      <w:r>
        <w:rPr>
          <w:w w:val="113"/>
        </w:rPr>
        <w:t>t</w:t>
      </w:r>
      <w:r>
        <w:rPr>
          <w:spacing w:val="11"/>
          <w:w w:val="113"/>
        </w:rPr>
        <w:t xml:space="preserve"> </w:t>
      </w:r>
      <w:r>
        <w:t>gr</w:t>
      </w:r>
      <w:r>
        <w:rPr>
          <w:spacing w:val="-5"/>
        </w:rPr>
        <w:t>o</w:t>
      </w:r>
      <w:r>
        <w:t>wth</w:t>
      </w:r>
      <w:r w:rsidR="00F9389F">
        <w:t xml:space="preserve">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ecosystem</w:t>
      </w:r>
      <w:r w:rsidR="00F9389F">
        <w:t xml:space="preserve"> </w:t>
      </w:r>
      <w:r>
        <w:rPr>
          <w:spacing w:val="-5"/>
        </w:rPr>
        <w:t>w</w:t>
      </w:r>
      <w:r>
        <w:t>arming.</w:t>
      </w:r>
      <w:r w:rsidR="00F9389F">
        <w:t xml:space="preserve"> </w:t>
      </w:r>
      <w:proofErr w:type="spellStart"/>
      <w:r>
        <w:t>O</w:t>
      </w:r>
      <w:r>
        <w:rPr>
          <w:spacing w:val="-10"/>
        </w:rPr>
        <w:t>ec</w:t>
      </w:r>
      <w:r>
        <w:t>ol</w:t>
      </w:r>
      <w:r>
        <w:rPr>
          <w:spacing w:val="-10"/>
        </w:rPr>
        <w:t>o</w:t>
      </w:r>
      <w:r>
        <w:t>gia</w:t>
      </w:r>
      <w:proofErr w:type="spellEnd"/>
      <w:r>
        <w:rPr>
          <w:spacing w:val="50"/>
        </w:rPr>
        <w:t xml:space="preserve"> </w:t>
      </w:r>
      <w:r>
        <w:t>126,</w:t>
      </w:r>
      <w:r w:rsidR="00F9389F">
        <w:t xml:space="preserve"> </w:t>
      </w:r>
      <w:r>
        <w:t>543–562</w:t>
      </w:r>
      <w:r>
        <w:rPr>
          <w:spacing w:val="9"/>
        </w:rPr>
        <w:t xml:space="preserve"> </w:t>
      </w:r>
      <w:r>
        <w:rPr>
          <w:w w:val="116"/>
        </w:rPr>
        <w:t>(</w:t>
      </w:r>
      <w:r>
        <w:rPr>
          <w:w w:val="101"/>
        </w:rPr>
        <w:t>2001)</w:t>
      </w:r>
      <w:r>
        <w:rPr>
          <w:w w:val="110"/>
        </w:rPr>
        <w:t>.</w:t>
      </w:r>
    </w:p>
    <w:p w14:paraId="41311011" w14:textId="77777777" w:rsidR="005B53EE" w:rsidRDefault="005B53EE" w:rsidP="00F9389F">
      <w:pPr>
        <w:spacing w:before="10" w:line="140" w:lineRule="exact"/>
        <w:rPr>
          <w:sz w:val="15"/>
          <w:szCs w:val="15"/>
        </w:rPr>
      </w:pPr>
    </w:p>
    <w:p w14:paraId="124224DC" w14:textId="77777777" w:rsidR="005B53EE" w:rsidRDefault="00F5753A" w:rsidP="00F9389F">
      <w:pPr>
        <w:spacing w:line="249" w:lineRule="auto"/>
        <w:ind w:left="317" w:right="83" w:hanging="199"/>
      </w:pPr>
      <w:proofErr w:type="spellStart"/>
      <w:r>
        <w:t>Rivkina</w:t>
      </w:r>
      <w:proofErr w:type="spellEnd"/>
      <w:r>
        <w:t>,</w:t>
      </w:r>
      <w:r w:rsidR="00F9389F">
        <w:t xml:space="preserve"> </w:t>
      </w:r>
      <w:r>
        <w:t>E.,</w:t>
      </w:r>
      <w:r w:rsidR="00F9389F">
        <w:t xml:space="preserve"> </w:t>
      </w:r>
      <w:proofErr w:type="spellStart"/>
      <w:r>
        <w:rPr>
          <w:spacing w:val="-19"/>
          <w:w w:val="109"/>
        </w:rPr>
        <w:t>F</w:t>
      </w:r>
      <w:r>
        <w:rPr>
          <w:w w:val="109"/>
        </w:rPr>
        <w:t>riedmann</w:t>
      </w:r>
      <w:proofErr w:type="spellEnd"/>
      <w:r>
        <w:rPr>
          <w:w w:val="109"/>
        </w:rPr>
        <w:t>,</w:t>
      </w:r>
      <w:r>
        <w:rPr>
          <w:spacing w:val="29"/>
          <w:w w:val="109"/>
        </w:rPr>
        <w:t xml:space="preserve"> </w:t>
      </w:r>
      <w:r>
        <w:t>E.,</w:t>
      </w:r>
      <w:r w:rsidR="00F9389F">
        <w:t xml:space="preserve"> </w:t>
      </w:r>
      <w:r>
        <w:t>McK</w:t>
      </w:r>
      <w:r>
        <w:rPr>
          <w:spacing w:val="-5"/>
        </w:rPr>
        <w:t>a</w:t>
      </w:r>
      <w:r>
        <w:rPr>
          <w:spacing w:val="-17"/>
        </w:rPr>
        <w:t>y</w:t>
      </w:r>
      <w:r>
        <w:t>,</w:t>
      </w:r>
      <w:r w:rsidR="00F9389F">
        <w:t xml:space="preserve"> </w:t>
      </w:r>
      <w:r>
        <w:t>C.</w:t>
      </w:r>
      <w:r>
        <w:rPr>
          <w:spacing w:val="43"/>
        </w:rPr>
        <w:t xml:space="preserve"> </w:t>
      </w:r>
      <w:r>
        <w:t>&amp;</w:t>
      </w:r>
      <w:r>
        <w:rPr>
          <w:spacing w:val="25"/>
        </w:rPr>
        <w:t xml:space="preserve"> </w:t>
      </w:r>
      <w:proofErr w:type="spellStart"/>
      <w:r>
        <w:t>Gili</w:t>
      </w:r>
      <w:r>
        <w:rPr>
          <w:spacing w:val="-5"/>
        </w:rPr>
        <w:t>c</w:t>
      </w:r>
      <w:r>
        <w:t>hinsk</w:t>
      </w:r>
      <w:r>
        <w:rPr>
          <w:spacing w:val="-17"/>
        </w:rPr>
        <w:t>y</w:t>
      </w:r>
      <w:proofErr w:type="spellEnd"/>
      <w:r>
        <w:t>,</w:t>
      </w:r>
      <w:r w:rsidR="00F9389F">
        <w:t xml:space="preserve"> </w:t>
      </w:r>
      <w:r>
        <w:t>D.</w:t>
      </w:r>
      <w:r w:rsidR="00F9389F">
        <w:t xml:space="preserve"> </w:t>
      </w:r>
      <w:r>
        <w:t>Meta</w:t>
      </w:r>
      <w:r>
        <w:rPr>
          <w:spacing w:val="5"/>
        </w:rPr>
        <w:t>b</w:t>
      </w:r>
      <w:r>
        <w:t>olic</w:t>
      </w:r>
      <w:r w:rsidR="00F9389F">
        <w:t xml:space="preserve"> </w:t>
      </w:r>
      <w:r>
        <w:rPr>
          <w:w w:val="114"/>
        </w:rPr>
        <w:t>act</w:t>
      </w:r>
      <w:r>
        <w:rPr>
          <w:w w:val="99"/>
        </w:rPr>
        <w:t>i</w:t>
      </w:r>
      <w:r>
        <w:rPr>
          <w:w w:val="105"/>
        </w:rPr>
        <w:t>v</w:t>
      </w:r>
      <w:r>
        <w:rPr>
          <w:w w:val="99"/>
        </w:rPr>
        <w:t>i</w:t>
      </w:r>
      <w:r>
        <w:rPr>
          <w:spacing w:val="-5"/>
          <w:w w:val="139"/>
        </w:rPr>
        <w:t>t</w:t>
      </w:r>
      <w:r>
        <w:rPr>
          <w:w w:val="105"/>
        </w:rPr>
        <w:t>y</w:t>
      </w:r>
      <w:r w:rsidR="00F9389F">
        <w:t xml:space="preserve"> </w:t>
      </w:r>
      <w:r>
        <w:t>of</w:t>
      </w:r>
      <w:r>
        <w:rPr>
          <w:spacing w:val="20"/>
        </w:rPr>
        <w:t xml:space="preserve"> </w:t>
      </w:r>
      <w:r>
        <w:rPr>
          <w:spacing w:val="5"/>
          <w:w w:val="108"/>
        </w:rPr>
        <w:t>p</w:t>
      </w:r>
      <w:r>
        <w:rPr>
          <w:w w:val="108"/>
        </w:rPr>
        <w:t>ermafrost</w:t>
      </w:r>
      <w:r>
        <w:rPr>
          <w:spacing w:val="19"/>
          <w:w w:val="108"/>
        </w:rPr>
        <w:t xml:space="preserve"> </w:t>
      </w:r>
      <w:r>
        <w:rPr>
          <w:w w:val="108"/>
        </w:rPr>
        <w:t>bacteria</w:t>
      </w:r>
      <w:r>
        <w:rPr>
          <w:spacing w:val="36"/>
          <w:w w:val="108"/>
        </w:rPr>
        <w:t xml:space="preserve"> </w:t>
      </w:r>
      <w:r>
        <w:rPr>
          <w:spacing w:val="5"/>
          <w:w w:val="110"/>
        </w:rPr>
        <w:t>b</w:t>
      </w:r>
      <w:r>
        <w:rPr>
          <w:w w:val="99"/>
        </w:rPr>
        <w:t>el</w:t>
      </w:r>
      <w:r>
        <w:rPr>
          <w:spacing w:val="-5"/>
          <w:w w:val="99"/>
        </w:rPr>
        <w:t>o</w:t>
      </w:r>
      <w:r>
        <w:rPr>
          <w:w w:val="99"/>
        </w:rPr>
        <w:t xml:space="preserve">w </w:t>
      </w:r>
      <w:r>
        <w:rPr>
          <w:w w:val="112"/>
        </w:rPr>
        <w:t>the</w:t>
      </w:r>
      <w:r>
        <w:rPr>
          <w:spacing w:val="11"/>
          <w:w w:val="112"/>
        </w:rPr>
        <w:t xml:space="preserve"> </w:t>
      </w:r>
      <w:r>
        <w:t>freezing</w:t>
      </w:r>
      <w:r>
        <w:rPr>
          <w:spacing w:val="28"/>
        </w:rPr>
        <w:t xml:space="preserve"> </w:t>
      </w:r>
      <w:r>
        <w:rPr>
          <w:spacing w:val="5"/>
          <w:w w:val="110"/>
        </w:rPr>
        <w:t>p</w:t>
      </w:r>
      <w:r>
        <w:rPr>
          <w:w w:val="99"/>
        </w:rPr>
        <w:t>oi</w:t>
      </w:r>
      <w:r>
        <w:rPr>
          <w:spacing w:val="-5"/>
          <w:w w:val="110"/>
        </w:rPr>
        <w:t>n</w:t>
      </w:r>
      <w:r>
        <w:rPr>
          <w:w w:val="139"/>
        </w:rPr>
        <w:t>t</w:t>
      </w:r>
      <w:r>
        <w:rPr>
          <w:w w:val="110"/>
        </w:rPr>
        <w:t>.</w:t>
      </w:r>
      <w:r w:rsidR="00F9389F">
        <w:t xml:space="preserve"> </w:t>
      </w:r>
      <w:r>
        <w:t>Appli</w:t>
      </w:r>
      <w:r>
        <w:rPr>
          <w:spacing w:val="-10"/>
        </w:rPr>
        <w:t>e</w:t>
      </w:r>
      <w:r>
        <w:t>d</w:t>
      </w:r>
      <w:r>
        <w:rPr>
          <w:spacing w:val="30"/>
        </w:rPr>
        <w:t xml:space="preserve"> </w:t>
      </w:r>
      <w:r>
        <w:t>and</w:t>
      </w:r>
      <w:r>
        <w:rPr>
          <w:spacing w:val="47"/>
        </w:rPr>
        <w:t xml:space="preserve"> </w:t>
      </w:r>
      <w:r>
        <w:rPr>
          <w:w w:val="107"/>
        </w:rPr>
        <w:t>Envi</w:t>
      </w:r>
      <w:r>
        <w:rPr>
          <w:spacing w:val="-11"/>
          <w:w w:val="107"/>
        </w:rPr>
        <w:t>r</w:t>
      </w:r>
      <w:r>
        <w:rPr>
          <w:w w:val="107"/>
        </w:rPr>
        <w:t>onmental</w:t>
      </w:r>
      <w:r>
        <w:rPr>
          <w:spacing w:val="21"/>
          <w:w w:val="107"/>
        </w:rPr>
        <w:t xml:space="preserve"> </w:t>
      </w:r>
      <w:r>
        <w:t>Mic</w:t>
      </w:r>
      <w:r>
        <w:rPr>
          <w:spacing w:val="-10"/>
        </w:rPr>
        <w:t>r</w:t>
      </w:r>
      <w:r>
        <w:t>obiol</w:t>
      </w:r>
      <w:r>
        <w:rPr>
          <w:spacing w:val="-10"/>
        </w:rPr>
        <w:t>o</w:t>
      </w:r>
      <w:r>
        <w:t>gy</w:t>
      </w:r>
      <w:r>
        <w:rPr>
          <w:spacing w:val="41"/>
        </w:rPr>
        <w:t xml:space="preserve"> </w:t>
      </w:r>
      <w:r>
        <w:t>66,</w:t>
      </w:r>
      <w:r>
        <w:rPr>
          <w:spacing w:val="49"/>
        </w:rPr>
        <w:t xml:space="preserve"> </w:t>
      </w:r>
      <w:r>
        <w:t>3230–3233</w:t>
      </w:r>
      <w:r>
        <w:rPr>
          <w:spacing w:val="7"/>
        </w:rPr>
        <w:t xml:space="preserve"> </w:t>
      </w:r>
      <w:r>
        <w:rPr>
          <w:w w:val="116"/>
        </w:rPr>
        <w:t>(</w:t>
      </w:r>
      <w:r>
        <w:rPr>
          <w:w w:val="101"/>
        </w:rPr>
        <w:t>2000)</w:t>
      </w:r>
      <w:r>
        <w:rPr>
          <w:w w:val="110"/>
        </w:rPr>
        <w:t>.</w:t>
      </w:r>
    </w:p>
    <w:p w14:paraId="0E8CC6BE" w14:textId="77777777" w:rsidR="005B53EE" w:rsidRDefault="005B53EE" w:rsidP="00F9389F">
      <w:pPr>
        <w:spacing w:before="10" w:line="140" w:lineRule="exact"/>
        <w:rPr>
          <w:sz w:val="15"/>
          <w:szCs w:val="15"/>
        </w:rPr>
      </w:pPr>
    </w:p>
    <w:p w14:paraId="49B1310D" w14:textId="77777777" w:rsidR="005B53EE" w:rsidRDefault="00F5753A" w:rsidP="00F9389F">
      <w:pPr>
        <w:spacing w:line="249" w:lineRule="auto"/>
        <w:ind w:left="317" w:right="83" w:hanging="199"/>
      </w:pPr>
      <w:proofErr w:type="spellStart"/>
      <w:r>
        <w:rPr>
          <w:spacing w:val="-19"/>
          <w:w w:val="110"/>
        </w:rPr>
        <w:t>F</w:t>
      </w:r>
      <w:r>
        <w:rPr>
          <w:w w:val="110"/>
        </w:rPr>
        <w:t>ati</w:t>
      </w:r>
      <w:r>
        <w:rPr>
          <w:spacing w:val="-5"/>
          <w:w w:val="110"/>
        </w:rPr>
        <w:t>c</w:t>
      </w:r>
      <w:r>
        <w:rPr>
          <w:w w:val="110"/>
        </w:rPr>
        <w:t>hi</w:t>
      </w:r>
      <w:proofErr w:type="spellEnd"/>
      <w:r>
        <w:rPr>
          <w:w w:val="110"/>
        </w:rPr>
        <w:t>,</w:t>
      </w:r>
      <w:r>
        <w:rPr>
          <w:spacing w:val="22"/>
          <w:w w:val="110"/>
        </w:rPr>
        <w:t xml:space="preserve"> </w:t>
      </w:r>
      <w:r>
        <w:t>S.,</w:t>
      </w:r>
      <w:r>
        <w:rPr>
          <w:spacing w:val="31"/>
        </w:rPr>
        <w:t xml:space="preserve"> </w:t>
      </w:r>
      <w:proofErr w:type="spellStart"/>
      <w:r>
        <w:t>Leuzinger</w:t>
      </w:r>
      <w:proofErr w:type="spellEnd"/>
      <w:r>
        <w:t>,</w:t>
      </w:r>
      <w:r w:rsidR="00F9389F">
        <w:t xml:space="preserve"> </w:t>
      </w:r>
      <w:r>
        <w:t>S.</w:t>
      </w:r>
      <w:r>
        <w:rPr>
          <w:spacing w:val="25"/>
        </w:rPr>
        <w:t xml:space="preserve"> </w:t>
      </w:r>
      <w:r>
        <w:t>&amp;</w:t>
      </w:r>
      <w:r>
        <w:rPr>
          <w:spacing w:val="19"/>
        </w:rPr>
        <w:t xml:space="preserve"> </w:t>
      </w:r>
      <w:proofErr w:type="spellStart"/>
      <w:r>
        <w:t>K</w:t>
      </w:r>
      <w:r>
        <w:rPr>
          <w:spacing w:val="5"/>
        </w:rPr>
        <w:t>o</w:t>
      </w:r>
      <w:r>
        <w:t>erner</w:t>
      </w:r>
      <w:proofErr w:type="spellEnd"/>
      <w:r>
        <w:t>,</w:t>
      </w:r>
      <w:r w:rsidR="00F9389F">
        <w:t xml:space="preserve"> </w:t>
      </w:r>
      <w:r>
        <w:t>C.</w:t>
      </w:r>
      <w:r w:rsidR="00F9389F">
        <w:t xml:space="preserve"> </w:t>
      </w:r>
      <w:r>
        <w:t>M</w:t>
      </w:r>
      <w:r>
        <w:rPr>
          <w:spacing w:val="-5"/>
        </w:rPr>
        <w:t>o</w:t>
      </w:r>
      <w:r>
        <w:t>ving</w:t>
      </w:r>
      <w:r>
        <w:rPr>
          <w:spacing w:val="38"/>
        </w:rPr>
        <w:t xml:space="preserve"> </w:t>
      </w:r>
      <w:r>
        <w:rPr>
          <w:spacing w:val="5"/>
        </w:rPr>
        <w:t>b</w:t>
      </w:r>
      <w:r>
        <w:t>e</w:t>
      </w:r>
      <w:r>
        <w:rPr>
          <w:spacing w:val="-5"/>
        </w:rPr>
        <w:t>y</w:t>
      </w:r>
      <w:r>
        <w:t>ond</w:t>
      </w:r>
      <w:r w:rsidR="00F9389F">
        <w:t xml:space="preserve"> </w:t>
      </w:r>
      <w:r>
        <w:rPr>
          <w:w w:val="110"/>
        </w:rPr>
        <w:t>ph</w:t>
      </w:r>
      <w:r>
        <w:rPr>
          <w:w w:val="106"/>
        </w:rPr>
        <w:t>otos</w:t>
      </w:r>
      <w:r>
        <w:rPr>
          <w:w w:val="105"/>
        </w:rPr>
        <w:t>y</w:t>
      </w:r>
      <w:r>
        <w:rPr>
          <w:spacing w:val="-5"/>
          <w:w w:val="110"/>
        </w:rPr>
        <w:t>n</w:t>
      </w:r>
      <w:r>
        <w:rPr>
          <w:w w:val="139"/>
        </w:rPr>
        <w:t>t</w:t>
      </w:r>
      <w:r>
        <w:rPr>
          <w:w w:val="110"/>
        </w:rPr>
        <w:t>h</w:t>
      </w:r>
      <w:r>
        <w:t>esis</w:t>
      </w:r>
      <w:r>
        <w:rPr>
          <w:w w:val="99"/>
        </w:rPr>
        <w:t>:</w:t>
      </w:r>
      <w:r w:rsidR="00F9389F">
        <w:rPr>
          <w:w w:val="99"/>
        </w:rPr>
        <w:t xml:space="preserve"> </w:t>
      </w:r>
      <w:r>
        <w:t>from</w:t>
      </w:r>
      <w:r>
        <w:rPr>
          <w:spacing w:val="33"/>
        </w:rPr>
        <w:t xml:space="preserve"> </w:t>
      </w:r>
      <w:r>
        <w:t>car</w:t>
      </w:r>
      <w:r>
        <w:rPr>
          <w:spacing w:val="5"/>
        </w:rPr>
        <w:t>b</w:t>
      </w:r>
      <w:r>
        <w:t>on</w:t>
      </w:r>
      <w:r w:rsidR="00F9389F">
        <w:t xml:space="preserve"> </w:t>
      </w:r>
      <w:r>
        <w:t>source</w:t>
      </w:r>
      <w:r>
        <w:rPr>
          <w:spacing w:val="41"/>
        </w:rPr>
        <w:t xml:space="preserve"> </w:t>
      </w:r>
      <w:r>
        <w:rPr>
          <w:w w:val="113"/>
        </w:rPr>
        <w:t>to</w:t>
      </w:r>
      <w:r>
        <w:rPr>
          <w:spacing w:val="15"/>
          <w:w w:val="113"/>
        </w:rPr>
        <w:t xml:space="preserve"> </w:t>
      </w:r>
      <w:r>
        <w:rPr>
          <w:w w:val="113"/>
        </w:rPr>
        <w:t>si</w:t>
      </w:r>
      <w:r>
        <w:rPr>
          <w:w w:val="107"/>
        </w:rPr>
        <w:t>nk</w:t>
      </w:r>
      <w:r>
        <w:rPr>
          <w:w w:val="99"/>
        </w:rPr>
        <w:t>-</w:t>
      </w:r>
      <w:r>
        <w:rPr>
          <w:w w:val="113"/>
        </w:rPr>
        <w:t>dr</w:t>
      </w:r>
      <w:r>
        <w:rPr>
          <w:w w:val="99"/>
        </w:rPr>
        <w:t>i</w:t>
      </w:r>
      <w:r>
        <w:rPr>
          <w:spacing w:val="-5"/>
          <w:w w:val="105"/>
        </w:rPr>
        <w:t>v</w:t>
      </w:r>
      <w:r>
        <w:rPr>
          <w:w w:val="99"/>
        </w:rPr>
        <w:t>e</w:t>
      </w:r>
      <w:r>
        <w:rPr>
          <w:w w:val="110"/>
        </w:rPr>
        <w:t xml:space="preserve">n </w:t>
      </w:r>
      <w:r>
        <w:rPr>
          <w:spacing w:val="-5"/>
          <w:w w:val="105"/>
        </w:rPr>
        <w:t>v</w:t>
      </w:r>
      <w:r>
        <w:rPr>
          <w:w w:val="99"/>
        </w:rPr>
        <w:t>ege</w:t>
      </w:r>
      <w:r>
        <w:rPr>
          <w:w w:val="139"/>
        </w:rPr>
        <w:t>t</w:t>
      </w:r>
      <w:r>
        <w:rPr>
          <w:w w:val="116"/>
        </w:rPr>
        <w:t>ati</w:t>
      </w:r>
      <w:r>
        <w:rPr>
          <w:w w:val="105"/>
        </w:rPr>
        <w:t>on</w:t>
      </w:r>
      <w:r>
        <w:rPr>
          <w:spacing w:val="16"/>
        </w:rPr>
        <w:t xml:space="preserve"> </w:t>
      </w:r>
      <w:r>
        <w:t>m</w:t>
      </w:r>
      <w:r>
        <w:rPr>
          <w:spacing w:val="5"/>
        </w:rPr>
        <w:t>o</w:t>
      </w:r>
      <w:r>
        <w:t>deling.</w:t>
      </w:r>
      <w:r w:rsidR="00F9389F">
        <w:t xml:space="preserve"> </w:t>
      </w:r>
      <w:r>
        <w:t>New</w:t>
      </w:r>
      <w:r>
        <w:rPr>
          <w:spacing w:val="13"/>
        </w:rPr>
        <w:t xml:space="preserve"> </w:t>
      </w:r>
      <w:r>
        <w:t>Phytol</w:t>
      </w:r>
      <w:r>
        <w:rPr>
          <w:spacing w:val="-10"/>
        </w:rPr>
        <w:t>o</w:t>
      </w:r>
      <w:r>
        <w:t>gist</w:t>
      </w:r>
      <w:r w:rsidR="00F9389F">
        <w:t xml:space="preserve"> </w:t>
      </w:r>
      <w:r>
        <w:t>201,</w:t>
      </w:r>
      <w:r w:rsidR="00F9389F">
        <w:t xml:space="preserve"> </w:t>
      </w:r>
      <w:r>
        <w:t>1086–1095</w:t>
      </w:r>
      <w:r>
        <w:rPr>
          <w:spacing w:val="7"/>
        </w:rPr>
        <w:t xml:space="preserve"> </w:t>
      </w:r>
      <w:r>
        <w:rPr>
          <w:w w:val="116"/>
        </w:rPr>
        <w:t>(</w:t>
      </w:r>
      <w:r>
        <w:rPr>
          <w:w w:val="101"/>
        </w:rPr>
        <w:t>2014)</w:t>
      </w:r>
      <w:r>
        <w:rPr>
          <w:w w:val="110"/>
        </w:rPr>
        <w:t>.</w:t>
      </w:r>
    </w:p>
    <w:p w14:paraId="2DB3AB3F" w14:textId="77777777" w:rsidR="005B53EE" w:rsidRDefault="005B53EE" w:rsidP="00F9389F">
      <w:pPr>
        <w:spacing w:before="10" w:line="140" w:lineRule="exact"/>
        <w:rPr>
          <w:sz w:val="15"/>
          <w:szCs w:val="15"/>
        </w:rPr>
      </w:pPr>
    </w:p>
    <w:p w14:paraId="60BD5C76" w14:textId="77777777" w:rsidR="005B53EE" w:rsidRDefault="00F5753A" w:rsidP="00F9389F">
      <w:pPr>
        <w:ind w:left="80" w:right="80"/>
      </w:pPr>
      <w:r>
        <w:t>Du,</w:t>
      </w:r>
      <w:r>
        <w:rPr>
          <w:spacing w:val="27"/>
        </w:rPr>
        <w:t xml:space="preserve"> </w:t>
      </w:r>
      <w:r>
        <w:t>E.</w:t>
      </w:r>
      <w:r>
        <w:rPr>
          <w:spacing w:val="21"/>
        </w:rPr>
        <w:t xml:space="preserve"> </w:t>
      </w:r>
      <w:r>
        <w:t>&amp;</w:t>
      </w:r>
      <w:r>
        <w:rPr>
          <w:spacing w:val="1"/>
        </w:rPr>
        <w:t xml:space="preserve"> </w:t>
      </w:r>
      <w:r>
        <w:rPr>
          <w:spacing w:val="-17"/>
        </w:rPr>
        <w:t>F</w:t>
      </w:r>
      <w:r>
        <w:t>ang,</w:t>
      </w:r>
      <w:r>
        <w:rPr>
          <w:spacing w:val="48"/>
        </w:rPr>
        <w:t xml:space="preserve"> </w:t>
      </w:r>
      <w:r>
        <w:rPr>
          <w:w w:val="122"/>
        </w:rPr>
        <w:t>J.</w:t>
      </w:r>
      <w:r>
        <w:rPr>
          <w:spacing w:val="6"/>
          <w:w w:val="122"/>
        </w:rPr>
        <w:t xml:space="preserve"> </w:t>
      </w:r>
      <w:r>
        <w:t>Linking</w:t>
      </w:r>
      <w:r>
        <w:rPr>
          <w:spacing w:val="27"/>
        </w:rPr>
        <w:t xml:space="preserve"> </w:t>
      </w:r>
      <w:r>
        <w:rPr>
          <w:spacing w:val="5"/>
        </w:rPr>
        <w:t>b</w:t>
      </w:r>
      <w:r>
        <w:t>el</w:t>
      </w:r>
      <w:r>
        <w:rPr>
          <w:spacing w:val="-5"/>
        </w:rPr>
        <w:t>o</w:t>
      </w:r>
      <w:r>
        <w:t>wground</w:t>
      </w:r>
      <w:r>
        <w:rPr>
          <w:spacing w:val="50"/>
        </w:rPr>
        <w:t xml:space="preserve"> </w:t>
      </w:r>
      <w:r>
        <w:t>and</w:t>
      </w:r>
      <w:r>
        <w:rPr>
          <w:spacing w:val="34"/>
        </w:rPr>
        <w:t xml:space="preserve"> </w:t>
      </w:r>
      <w:r>
        <w:rPr>
          <w:w w:val="105"/>
        </w:rPr>
        <w:t>a</w:t>
      </w:r>
      <w:r>
        <w:rPr>
          <w:spacing w:val="5"/>
          <w:w w:val="105"/>
        </w:rPr>
        <w:t>b</w:t>
      </w:r>
      <w:r>
        <w:rPr>
          <w:spacing w:val="-5"/>
          <w:w w:val="105"/>
        </w:rPr>
        <w:t>ov</w:t>
      </w:r>
      <w:r>
        <w:rPr>
          <w:w w:val="105"/>
        </w:rPr>
        <w:t>eground</w:t>
      </w:r>
      <w:r>
        <w:rPr>
          <w:spacing w:val="10"/>
          <w:w w:val="105"/>
        </w:rPr>
        <w:t xml:space="preserve"> </w:t>
      </w:r>
      <w:r>
        <w:t>phenology</w:t>
      </w:r>
      <w:r>
        <w:rPr>
          <w:spacing w:val="34"/>
        </w:rPr>
        <w:t xml:space="preserve"> </w:t>
      </w:r>
      <w:r>
        <w:t>in</w:t>
      </w:r>
      <w:r>
        <w:rPr>
          <w:spacing w:val="12"/>
        </w:rPr>
        <w:t xml:space="preserve"> </w:t>
      </w:r>
      <w:r>
        <w:rPr>
          <w:spacing w:val="-5"/>
          <w:w w:val="139"/>
        </w:rPr>
        <w:t>t</w:t>
      </w:r>
      <w:r>
        <w:rPr>
          <w:spacing w:val="-5"/>
          <w:w w:val="99"/>
        </w:rPr>
        <w:t>w</w:t>
      </w:r>
      <w:r>
        <w:rPr>
          <w:w w:val="99"/>
        </w:rPr>
        <w:t>o</w:t>
      </w:r>
      <w:r>
        <w:rPr>
          <w:spacing w:val="2"/>
        </w:rPr>
        <w:t xml:space="preserve"> </w:t>
      </w:r>
      <w:r>
        <w:rPr>
          <w:spacing w:val="5"/>
        </w:rPr>
        <w:t>b</w:t>
      </w:r>
      <w:r>
        <w:t>oreal</w:t>
      </w:r>
      <w:r>
        <w:rPr>
          <w:spacing w:val="31"/>
        </w:rPr>
        <w:t xml:space="preserve"> </w:t>
      </w:r>
      <w:r>
        <w:t>forests</w:t>
      </w:r>
      <w:r>
        <w:rPr>
          <w:spacing w:val="27"/>
        </w:rPr>
        <w:t xml:space="preserve"> </w:t>
      </w:r>
      <w:r>
        <w:t>in</w:t>
      </w:r>
      <w:r>
        <w:rPr>
          <w:spacing w:val="12"/>
        </w:rPr>
        <w:t xml:space="preserve"> </w:t>
      </w:r>
      <w:r>
        <w:rPr>
          <w:w w:val="110"/>
        </w:rPr>
        <w:t>North</w:t>
      </w:r>
      <w:r>
        <w:rPr>
          <w:w w:val="104"/>
        </w:rPr>
        <w:t>eas</w:t>
      </w:r>
      <w:r>
        <w:rPr>
          <w:w w:val="139"/>
        </w:rPr>
        <w:t>t</w:t>
      </w:r>
      <w:r>
        <w:rPr>
          <w:spacing w:val="3"/>
        </w:rPr>
        <w:t xml:space="preserve"> </w:t>
      </w:r>
      <w:r>
        <w:rPr>
          <w:w w:val="109"/>
        </w:rPr>
        <w:t>Ch</w:t>
      </w:r>
      <w:r>
        <w:rPr>
          <w:w w:val="99"/>
        </w:rPr>
        <w:t>i</w:t>
      </w:r>
      <w:r>
        <w:rPr>
          <w:w w:val="111"/>
        </w:rPr>
        <w:t>na.</w:t>
      </w:r>
    </w:p>
    <w:p w14:paraId="5B910D22" w14:textId="77777777" w:rsidR="005B53EE" w:rsidRDefault="00F5753A" w:rsidP="00F9389F">
      <w:pPr>
        <w:spacing w:before="9"/>
        <w:ind w:left="317"/>
        <w:sectPr w:rsidR="005B53EE">
          <w:pgSz w:w="12240" w:h="15840"/>
          <w:pgMar w:top="620" w:right="1300" w:bottom="280" w:left="1300" w:header="429" w:footer="1426" w:gutter="0"/>
          <w:cols w:space="720"/>
        </w:sectPr>
      </w:pPr>
      <w:proofErr w:type="spellStart"/>
      <w:r>
        <w:t>O</w:t>
      </w:r>
      <w:r>
        <w:rPr>
          <w:spacing w:val="-10"/>
        </w:rPr>
        <w:t>ec</w:t>
      </w:r>
      <w:r>
        <w:t>ol</w:t>
      </w:r>
      <w:r>
        <w:rPr>
          <w:spacing w:val="-10"/>
        </w:rPr>
        <w:t>o</w:t>
      </w:r>
      <w:r>
        <w:t>gia</w:t>
      </w:r>
      <w:proofErr w:type="spellEnd"/>
      <w:r>
        <w:rPr>
          <w:spacing w:val="50"/>
        </w:rPr>
        <w:t xml:space="preserve"> </w:t>
      </w:r>
      <w:r>
        <w:t>176,</w:t>
      </w:r>
      <w:r w:rsidR="00F9389F">
        <w:t xml:space="preserve"> </w:t>
      </w:r>
      <w:r>
        <w:t>883–892</w:t>
      </w:r>
      <w:r>
        <w:rPr>
          <w:spacing w:val="9"/>
        </w:rPr>
        <w:t xml:space="preserve"> </w:t>
      </w:r>
      <w:r>
        <w:rPr>
          <w:w w:val="116"/>
        </w:rPr>
        <w:t>(</w:t>
      </w:r>
      <w:r>
        <w:rPr>
          <w:w w:val="101"/>
        </w:rPr>
        <w:t>2014)</w:t>
      </w:r>
      <w:r>
        <w:rPr>
          <w:w w:val="110"/>
        </w:rPr>
        <w:t>.</w:t>
      </w:r>
    </w:p>
    <w:p w14:paraId="66B1AB43" w14:textId="77777777" w:rsidR="005B53EE" w:rsidRDefault="005B53EE" w:rsidP="00F9389F">
      <w:pPr>
        <w:spacing w:line="200" w:lineRule="exact"/>
      </w:pPr>
    </w:p>
    <w:p w14:paraId="49042858" w14:textId="77777777" w:rsidR="005B53EE" w:rsidRDefault="005B53EE" w:rsidP="00F9389F">
      <w:pPr>
        <w:spacing w:line="200" w:lineRule="exact"/>
      </w:pPr>
    </w:p>
    <w:p w14:paraId="3F8C8D3D" w14:textId="77777777" w:rsidR="005B53EE" w:rsidRDefault="005B53EE" w:rsidP="00F9389F">
      <w:pPr>
        <w:spacing w:before="8" w:line="280" w:lineRule="exact"/>
        <w:rPr>
          <w:sz w:val="28"/>
          <w:szCs w:val="28"/>
        </w:rPr>
      </w:pPr>
    </w:p>
    <w:p w14:paraId="0E132BC3" w14:textId="77777777" w:rsidR="005B53EE" w:rsidRDefault="00F5753A" w:rsidP="00F9389F">
      <w:pPr>
        <w:spacing w:before="22" w:line="249" w:lineRule="auto"/>
        <w:ind w:left="317" w:right="83" w:hanging="199"/>
      </w:pPr>
      <w:proofErr w:type="spellStart"/>
      <w:r>
        <w:rPr>
          <w:w w:val="109"/>
        </w:rPr>
        <w:t>Kharouba</w:t>
      </w:r>
      <w:proofErr w:type="spellEnd"/>
      <w:r>
        <w:rPr>
          <w:w w:val="109"/>
        </w:rPr>
        <w:t>,</w:t>
      </w:r>
      <w:r>
        <w:rPr>
          <w:spacing w:val="24"/>
          <w:w w:val="109"/>
        </w:rPr>
        <w:t xml:space="preserve"> </w:t>
      </w:r>
      <w:r>
        <w:t>H.</w:t>
      </w:r>
      <w:r>
        <w:rPr>
          <w:spacing w:val="34"/>
        </w:rPr>
        <w:t xml:space="preserve"> </w:t>
      </w:r>
      <w:r>
        <w:t>M.,</w:t>
      </w:r>
      <w:r>
        <w:rPr>
          <w:spacing w:val="41"/>
        </w:rPr>
        <w:t xml:space="preserve"> </w:t>
      </w:r>
      <w:proofErr w:type="spellStart"/>
      <w:r>
        <w:rPr>
          <w:spacing w:val="-17"/>
        </w:rPr>
        <w:t>V</w:t>
      </w:r>
      <w:r>
        <w:t>ellend</w:t>
      </w:r>
      <w:proofErr w:type="spellEnd"/>
      <w:r>
        <w:t>,</w:t>
      </w:r>
      <w:r w:rsidR="00F9389F">
        <w:t xml:space="preserve"> </w:t>
      </w:r>
      <w:r>
        <w:t>M.,</w:t>
      </w:r>
      <w:r>
        <w:rPr>
          <w:spacing w:val="41"/>
        </w:rPr>
        <w:t xml:space="preserve"> </w:t>
      </w:r>
      <w:proofErr w:type="spellStart"/>
      <w:r>
        <w:t>Sarfraz</w:t>
      </w:r>
      <w:proofErr w:type="spellEnd"/>
      <w:r>
        <w:t>,</w:t>
      </w:r>
      <w:r w:rsidR="00F9389F">
        <w:t xml:space="preserve"> </w:t>
      </w:r>
      <w:r>
        <w:t>R.</w:t>
      </w:r>
      <w:r>
        <w:rPr>
          <w:spacing w:val="43"/>
        </w:rPr>
        <w:t xml:space="preserve"> </w:t>
      </w:r>
      <w:r>
        <w:t>M.</w:t>
      </w:r>
      <w:r>
        <w:rPr>
          <w:spacing w:val="34"/>
        </w:rPr>
        <w:t xml:space="preserve"> </w:t>
      </w:r>
      <w:r>
        <w:t>&amp;</w:t>
      </w:r>
      <w:r>
        <w:rPr>
          <w:spacing w:val="23"/>
        </w:rPr>
        <w:t xml:space="preserve"> </w:t>
      </w:r>
      <w:r>
        <w:t>M</w:t>
      </w:r>
      <w:r>
        <w:rPr>
          <w:spacing w:val="-5"/>
        </w:rPr>
        <w:t>y</w:t>
      </w:r>
      <w:r>
        <w:t>ers,</w:t>
      </w:r>
      <w:r w:rsidR="00F9389F">
        <w:t xml:space="preserve"> </w:t>
      </w:r>
      <w:r>
        <w:rPr>
          <w:w w:val="122"/>
        </w:rPr>
        <w:t>J.</w:t>
      </w:r>
      <w:r>
        <w:rPr>
          <w:spacing w:val="15"/>
          <w:w w:val="122"/>
        </w:rPr>
        <w:t xml:space="preserve"> </w:t>
      </w:r>
      <w:r>
        <w:t>H.</w:t>
      </w:r>
      <w:r w:rsidR="00F9389F">
        <w:t xml:space="preserve"> </w:t>
      </w:r>
      <w:r>
        <w:t>The</w:t>
      </w:r>
      <w:r w:rsidR="00F9389F">
        <w:t xml:space="preserve"> </w:t>
      </w:r>
      <w:r>
        <w:rPr>
          <w:w w:val="99"/>
        </w:rPr>
        <w:t>e</w:t>
      </w:r>
      <w:r>
        <w:rPr>
          <w:w w:val="94"/>
        </w:rPr>
        <w:t>ffec</w:t>
      </w:r>
      <w:r>
        <w:rPr>
          <w:w w:val="139"/>
        </w:rPr>
        <w:t>t</w:t>
      </w:r>
      <w:r>
        <w:t>s</w:t>
      </w:r>
      <w:r>
        <w:rPr>
          <w:spacing w:val="25"/>
        </w:rPr>
        <w:t xml:space="preserve">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25"/>
        </w:rPr>
        <w:t xml:space="preserve"> </w:t>
      </w:r>
      <w:r>
        <w:rPr>
          <w:spacing w:val="-5"/>
        </w:rPr>
        <w:t>w</w:t>
      </w:r>
      <w:r>
        <w:t>arming</w:t>
      </w:r>
      <w:r w:rsidR="00F9389F">
        <w:t xml:space="preserve"> </w:t>
      </w:r>
      <w:r>
        <w:t>on</w:t>
      </w:r>
      <w:r>
        <w:rPr>
          <w:spacing w:val="35"/>
        </w:rPr>
        <w:t xml:space="preserve"> </w:t>
      </w:r>
      <w:r>
        <w:rPr>
          <w:w w:val="139"/>
        </w:rPr>
        <w:t>t</w:t>
      </w:r>
      <w:r>
        <w:rPr>
          <w:w w:val="110"/>
        </w:rPr>
        <w:t>h</w:t>
      </w:r>
      <w:r>
        <w:rPr>
          <w:w w:val="99"/>
        </w:rPr>
        <w:t xml:space="preserve">e </w:t>
      </w:r>
      <w:r>
        <w:rPr>
          <w:w w:val="139"/>
        </w:rPr>
        <w:t>t</w:t>
      </w:r>
      <w:r>
        <w:rPr>
          <w:w w:val="99"/>
        </w:rPr>
        <w:t>i</w:t>
      </w:r>
      <w:r>
        <w:rPr>
          <w:w w:val="104"/>
        </w:rPr>
        <w:t>mi</w:t>
      </w:r>
      <w:r>
        <w:rPr>
          <w:w w:val="105"/>
        </w:rPr>
        <w:t>ng</w:t>
      </w:r>
      <w:r>
        <w:rPr>
          <w:spacing w:val="16"/>
        </w:rPr>
        <w:t xml:space="preserve"> </w:t>
      </w:r>
      <w:r>
        <w:t>of</w:t>
      </w:r>
      <w:r>
        <w:rPr>
          <w:spacing w:val="9"/>
        </w:rPr>
        <w:t xml:space="preserve"> </w:t>
      </w:r>
      <w:r>
        <w:t>a</w:t>
      </w:r>
      <w:r>
        <w:rPr>
          <w:spacing w:val="27"/>
        </w:rPr>
        <w:t xml:space="preserve"> </w:t>
      </w:r>
      <w:r>
        <w:rPr>
          <w:w w:val="110"/>
        </w:rPr>
        <w:t>p</w:t>
      </w:r>
      <w:r>
        <w:rPr>
          <w:w w:val="108"/>
        </w:rPr>
        <w:t>la</w:t>
      </w:r>
      <w:r>
        <w:rPr>
          <w:spacing w:val="-5"/>
          <w:w w:val="108"/>
        </w:rPr>
        <w:t>n</w:t>
      </w:r>
      <w:r>
        <w:rPr>
          <w:w w:val="139"/>
        </w:rPr>
        <w:t>t</w:t>
      </w:r>
      <w:r>
        <w:rPr>
          <w:w w:val="99"/>
        </w:rPr>
        <w:t>–i</w:t>
      </w:r>
      <w:r>
        <w:rPr>
          <w:w w:val="106"/>
        </w:rPr>
        <w:t>ns</w:t>
      </w:r>
      <w:r>
        <w:rPr>
          <w:w w:val="99"/>
        </w:rPr>
        <w:t>ec</w:t>
      </w:r>
      <w:r>
        <w:rPr>
          <w:w w:val="139"/>
        </w:rPr>
        <w:t>t</w:t>
      </w:r>
      <w:r>
        <w:rPr>
          <w:spacing w:val="16"/>
        </w:rPr>
        <w:t xml:space="preserve"> </w:t>
      </w:r>
      <w:r>
        <w:t>herbi</w:t>
      </w:r>
      <w:r>
        <w:rPr>
          <w:spacing w:val="-5"/>
        </w:rPr>
        <w:t>v</w:t>
      </w:r>
      <w:r>
        <w:t>ore</w:t>
      </w:r>
      <w:r w:rsidR="00F9389F">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rPr>
          <w:w w:val="110"/>
        </w:rPr>
        <w:t>.</w:t>
      </w:r>
      <w:r w:rsidR="00F9389F">
        <w:t xml:space="preserve"> </w:t>
      </w:r>
      <w:r>
        <w:rPr>
          <w:w w:val="111"/>
        </w:rPr>
        <w:t>Journal</w:t>
      </w:r>
      <w:r>
        <w:rPr>
          <w:spacing w:val="21"/>
          <w:w w:val="111"/>
        </w:rPr>
        <w:t xml:space="preserve"> </w:t>
      </w:r>
      <w:r>
        <w:t>of</w:t>
      </w:r>
      <w:r>
        <w:rPr>
          <w:spacing w:val="16"/>
        </w:rPr>
        <w:t xml:space="preserve"> </w:t>
      </w:r>
      <w:r>
        <w:rPr>
          <w:spacing w:val="-5"/>
        </w:rPr>
        <w:t>A</w:t>
      </w:r>
      <w:r>
        <w:t>nimal</w:t>
      </w:r>
      <w:r w:rsidR="00F9389F">
        <w:t xml:space="preserve"> </w:t>
      </w:r>
      <w:r>
        <w:t>E</w:t>
      </w:r>
      <w:r>
        <w:rPr>
          <w:spacing w:val="-10"/>
        </w:rPr>
        <w:t>c</w:t>
      </w:r>
      <w:r>
        <w:t>ol</w:t>
      </w:r>
      <w:r>
        <w:rPr>
          <w:spacing w:val="-10"/>
        </w:rPr>
        <w:t>o</w:t>
      </w:r>
      <w:r>
        <w:t>gy</w:t>
      </w:r>
      <w:r>
        <w:rPr>
          <w:spacing w:val="34"/>
        </w:rPr>
        <w:t xml:space="preserve"> </w:t>
      </w:r>
      <w:r>
        <w:t>84,</w:t>
      </w:r>
      <w:r>
        <w:rPr>
          <w:spacing w:val="49"/>
        </w:rPr>
        <w:t xml:space="preserve"> </w:t>
      </w:r>
      <w:r>
        <w:t>785–796</w:t>
      </w:r>
      <w:r>
        <w:rPr>
          <w:spacing w:val="9"/>
        </w:rPr>
        <w:t xml:space="preserve"> </w:t>
      </w:r>
      <w:r>
        <w:rPr>
          <w:w w:val="116"/>
        </w:rPr>
        <w:t>(</w:t>
      </w:r>
      <w:r>
        <w:rPr>
          <w:w w:val="101"/>
        </w:rPr>
        <w:t>2015)</w:t>
      </w:r>
      <w:r>
        <w:rPr>
          <w:w w:val="110"/>
        </w:rPr>
        <w:t>.</w:t>
      </w:r>
    </w:p>
    <w:p w14:paraId="1082A013" w14:textId="77777777" w:rsidR="005B53EE" w:rsidRDefault="005B53EE" w:rsidP="00F9389F">
      <w:pPr>
        <w:spacing w:before="10" w:line="140" w:lineRule="exact"/>
        <w:rPr>
          <w:sz w:val="15"/>
          <w:szCs w:val="15"/>
        </w:rPr>
      </w:pPr>
    </w:p>
    <w:p w14:paraId="7E43B045" w14:textId="77777777" w:rsidR="005B53EE" w:rsidRDefault="00F5753A" w:rsidP="00F9389F">
      <w:pPr>
        <w:ind w:left="117"/>
      </w:pPr>
      <w:r>
        <w:t>Diamond,</w:t>
      </w:r>
      <w:r w:rsidR="00F9389F">
        <w:t xml:space="preserve"> </w:t>
      </w:r>
      <w:r>
        <w:t>S.</w:t>
      </w:r>
      <w:r>
        <w:rPr>
          <w:spacing w:val="38"/>
        </w:rPr>
        <w:t xml:space="preserve"> </w:t>
      </w:r>
      <w:r>
        <w:t>E.</w:t>
      </w:r>
      <w:r w:rsidR="00F9389F">
        <w:t xml:space="preserve"> </w:t>
      </w:r>
      <w:r>
        <w:t>et</w:t>
      </w:r>
      <w:r w:rsidR="00F9389F">
        <w:t xml:space="preserve"> </w:t>
      </w:r>
      <w:r>
        <w:t>al.</w:t>
      </w:r>
      <w:r w:rsidR="00F9389F">
        <w:t xml:space="preserve"> </w:t>
      </w:r>
      <w:r>
        <w:rPr>
          <w:spacing w:val="10"/>
        </w:rPr>
        <w:t xml:space="preserve"> </w:t>
      </w:r>
      <w:r>
        <w:t>Climate</w:t>
      </w:r>
      <w:r w:rsidR="00F9389F">
        <w:t xml:space="preserve"> </w:t>
      </w:r>
      <w:r>
        <w:rPr>
          <w:spacing w:val="-6"/>
        </w:rPr>
        <w:t>w</w:t>
      </w:r>
      <w:r>
        <w:t>arming</w:t>
      </w:r>
      <w:r w:rsidR="00F9389F">
        <w:t xml:space="preserve"> </w:t>
      </w:r>
      <w:r>
        <w:t>destabilizes</w:t>
      </w:r>
      <w:r w:rsidR="00F9389F">
        <w:t xml:space="preserve"> </w:t>
      </w:r>
      <w:r>
        <w:rPr>
          <w:w w:val="102"/>
        </w:rPr>
        <w:t>for</w:t>
      </w:r>
      <w:r>
        <w:t>es</w:t>
      </w:r>
      <w:r>
        <w:rPr>
          <w:w w:val="139"/>
        </w:rPr>
        <w:t>t</w:t>
      </w:r>
      <w:r w:rsidR="00F9389F">
        <w:t xml:space="preserve"> </w:t>
      </w:r>
      <w:r>
        <w:rPr>
          <w:w w:val="112"/>
        </w:rPr>
        <w:t>a</w:t>
      </w:r>
      <w:r>
        <w:rPr>
          <w:spacing w:val="-6"/>
          <w:w w:val="112"/>
        </w:rPr>
        <w:t>n</w:t>
      </w:r>
      <w:r>
        <w:rPr>
          <w:w w:val="112"/>
        </w:rPr>
        <w:t>t</w:t>
      </w:r>
      <w:r>
        <w:rPr>
          <w:spacing w:val="42"/>
          <w:w w:val="112"/>
        </w:rPr>
        <w:t xml:space="preserve"> </w:t>
      </w:r>
      <w:r>
        <w:rPr>
          <w:w w:val="112"/>
        </w:rPr>
        <w:t>com</w:t>
      </w:r>
      <w:r>
        <w:rPr>
          <w:spacing w:val="-6"/>
          <w:w w:val="112"/>
        </w:rPr>
        <w:t>m</w:t>
      </w:r>
      <w:r>
        <w:rPr>
          <w:w w:val="112"/>
        </w:rPr>
        <w:t>unities.</w:t>
      </w:r>
      <w:r>
        <w:rPr>
          <w:spacing w:val="22"/>
          <w:w w:val="112"/>
        </w:rPr>
        <w:t xml:space="preserve"> </w:t>
      </w:r>
      <w:r>
        <w:t>Scien</w:t>
      </w:r>
      <w:r>
        <w:rPr>
          <w:spacing w:val="-10"/>
        </w:rPr>
        <w:t>c</w:t>
      </w:r>
      <w:r>
        <w:t>e</w:t>
      </w:r>
      <w:r w:rsidR="00F9389F">
        <w:t xml:space="preserve"> </w:t>
      </w:r>
      <w:r>
        <w:rPr>
          <w:spacing w:val="-10"/>
        </w:rPr>
        <w:t>A</w:t>
      </w:r>
      <w:r>
        <w:t>dvan</w:t>
      </w:r>
      <w:r>
        <w:rPr>
          <w:spacing w:val="-10"/>
        </w:rPr>
        <w:t>c</w:t>
      </w:r>
      <w:r>
        <w:t>es</w:t>
      </w:r>
      <w:r w:rsidR="00F9389F">
        <w:t xml:space="preserve"> </w:t>
      </w:r>
      <w:r>
        <w:rPr>
          <w:w w:val="128"/>
        </w:rPr>
        <w:t>In</w:t>
      </w:r>
      <w:r>
        <w:rPr>
          <w:spacing w:val="33"/>
          <w:w w:val="128"/>
        </w:rPr>
        <w:t xml:space="preserve"> </w:t>
      </w:r>
      <w:r>
        <w:rPr>
          <w:w w:val="127"/>
        </w:rPr>
        <w:t>p</w:t>
      </w:r>
      <w:r>
        <w:rPr>
          <w:w w:val="141"/>
        </w:rPr>
        <w:t>r</w:t>
      </w:r>
      <w:r>
        <w:rPr>
          <w:w w:val="117"/>
        </w:rPr>
        <w:t>es</w:t>
      </w:r>
      <w:r>
        <w:rPr>
          <w:w w:val="116"/>
        </w:rPr>
        <w:t>s</w:t>
      </w:r>
    </w:p>
    <w:p w14:paraId="05CE5030" w14:textId="77777777" w:rsidR="005B53EE" w:rsidRDefault="00F5753A" w:rsidP="00F9389F">
      <w:pPr>
        <w:spacing w:before="9"/>
        <w:ind w:left="317"/>
      </w:pPr>
      <w:r>
        <w:rPr>
          <w:w w:val="116"/>
        </w:rPr>
        <w:t>(</w:t>
      </w:r>
      <w:r>
        <w:rPr>
          <w:w w:val="101"/>
        </w:rPr>
        <w:t>2016)</w:t>
      </w:r>
      <w:r>
        <w:rPr>
          <w:w w:val="110"/>
        </w:rPr>
        <w:t>.</w:t>
      </w:r>
    </w:p>
    <w:p w14:paraId="56E7047F" w14:textId="77777777" w:rsidR="005B53EE" w:rsidRDefault="005B53EE" w:rsidP="00F9389F">
      <w:pPr>
        <w:spacing w:before="9" w:line="160" w:lineRule="exact"/>
        <w:rPr>
          <w:sz w:val="16"/>
          <w:szCs w:val="16"/>
        </w:rPr>
      </w:pPr>
    </w:p>
    <w:p w14:paraId="77A46BC7" w14:textId="77777777" w:rsidR="005B53EE" w:rsidRDefault="00F5753A" w:rsidP="00F9389F">
      <w:pPr>
        <w:spacing w:line="249" w:lineRule="auto"/>
        <w:ind w:left="317" w:right="83" w:hanging="199"/>
      </w:pPr>
      <w:r>
        <w:t>Diamond,</w:t>
      </w:r>
      <w:r w:rsidR="00F9389F">
        <w:t xml:space="preserve"> </w:t>
      </w:r>
      <w:r>
        <w:t>S.</w:t>
      </w:r>
      <w:r>
        <w:rPr>
          <w:spacing w:val="16"/>
        </w:rPr>
        <w:t xml:space="preserve"> </w:t>
      </w:r>
      <w:r>
        <w:t>E.</w:t>
      </w:r>
      <w:r>
        <w:rPr>
          <w:spacing w:val="32"/>
        </w:rPr>
        <w:t xml:space="preserve"> </w:t>
      </w:r>
      <w:r>
        <w:t>et</w:t>
      </w:r>
      <w:r>
        <w:rPr>
          <w:spacing w:val="31"/>
        </w:rPr>
        <w:t xml:space="preserve"> </w:t>
      </w:r>
      <w:r>
        <w:t>al.</w:t>
      </w:r>
      <w:r w:rsidR="00F9389F">
        <w:t xml:space="preserve"> </w:t>
      </w:r>
      <w:r>
        <w:t>Using</w:t>
      </w:r>
      <w:r>
        <w:rPr>
          <w:spacing w:val="25"/>
        </w:rPr>
        <w:t xml:space="preserve"> </w:t>
      </w:r>
      <w:r>
        <w:t>p</w:t>
      </w:r>
      <w:r>
        <w:rPr>
          <w:spacing w:val="-5"/>
        </w:rPr>
        <w:t>h</w:t>
      </w:r>
      <w:r>
        <w:t>ysiology</w:t>
      </w:r>
      <w:r>
        <w:rPr>
          <w:spacing w:val="40"/>
        </w:rPr>
        <w:t xml:space="preserve"> </w:t>
      </w:r>
      <w:r>
        <w:rPr>
          <w:w w:val="113"/>
        </w:rPr>
        <w:t>to</w:t>
      </w:r>
      <w:r>
        <w:rPr>
          <w:spacing w:val="7"/>
          <w:w w:val="113"/>
        </w:rPr>
        <w:t xml:space="preserve"> </w:t>
      </w:r>
      <w:r>
        <w:t>predict</w:t>
      </w:r>
      <w:r w:rsidR="00F9389F">
        <w:t xml:space="preserve"> </w:t>
      </w:r>
      <w:r>
        <w:rPr>
          <w:w w:val="112"/>
        </w:rPr>
        <w:t>the</w:t>
      </w:r>
      <w:r>
        <w:rPr>
          <w:spacing w:val="10"/>
          <w:w w:val="112"/>
        </w:rPr>
        <w:t xml:space="preserve"> </w:t>
      </w:r>
      <w:r>
        <w:t>res</w:t>
      </w:r>
      <w:r>
        <w:rPr>
          <w:spacing w:val="5"/>
        </w:rPr>
        <w:t>p</w:t>
      </w:r>
      <w:r>
        <w:t>onses</w:t>
      </w:r>
      <w:r>
        <w:rPr>
          <w:spacing w:val="43"/>
        </w:rPr>
        <w:t xml:space="preserve"> </w:t>
      </w:r>
      <w:r>
        <w:t>of</w:t>
      </w:r>
      <w:r>
        <w:rPr>
          <w:spacing w:val="6"/>
        </w:rPr>
        <w:t xml:space="preserve"> </w:t>
      </w:r>
      <w:r>
        <w:rPr>
          <w:w w:val="113"/>
        </w:rPr>
        <w:t>a</w:t>
      </w:r>
      <w:r>
        <w:rPr>
          <w:spacing w:val="-6"/>
          <w:w w:val="113"/>
        </w:rPr>
        <w:t>n</w:t>
      </w:r>
      <w:r>
        <w:rPr>
          <w:w w:val="113"/>
        </w:rPr>
        <w:t>ts</w:t>
      </w:r>
      <w:r>
        <w:rPr>
          <w:spacing w:val="8"/>
          <w:w w:val="113"/>
        </w:rPr>
        <w:t xml:space="preserve"> </w:t>
      </w:r>
      <w:r>
        <w:rPr>
          <w:w w:val="113"/>
        </w:rPr>
        <w:t>to</w:t>
      </w:r>
      <w:r>
        <w:rPr>
          <w:spacing w:val="7"/>
          <w:w w:val="113"/>
        </w:rPr>
        <w:t xml:space="preserve"> </w:t>
      </w:r>
      <w:r>
        <w:t>climatic</w:t>
      </w:r>
      <w:r w:rsidR="00F9389F">
        <w:t xml:space="preserve"> </w:t>
      </w:r>
      <w:r>
        <w:rPr>
          <w:spacing w:val="-5"/>
        </w:rPr>
        <w:t>w</w:t>
      </w:r>
      <w:r>
        <w:t>arming.</w:t>
      </w:r>
      <w:r w:rsidR="00F9389F">
        <w:t xml:space="preserve"> </w:t>
      </w:r>
      <w:r>
        <w:rPr>
          <w:w w:val="107"/>
        </w:rPr>
        <w:t>Int</w:t>
      </w:r>
      <w:r>
        <w:rPr>
          <w:spacing w:val="-11"/>
          <w:w w:val="107"/>
        </w:rPr>
        <w:t>e</w:t>
      </w:r>
      <w:r>
        <w:rPr>
          <w:w w:val="107"/>
        </w:rPr>
        <w:t>g</w:t>
      </w:r>
      <w:r>
        <w:rPr>
          <w:spacing w:val="-11"/>
          <w:w w:val="107"/>
        </w:rPr>
        <w:t>r</w:t>
      </w:r>
      <w:r>
        <w:rPr>
          <w:w w:val="107"/>
        </w:rPr>
        <w:t>ative</w:t>
      </w:r>
      <w:r>
        <w:rPr>
          <w:spacing w:val="19"/>
          <w:w w:val="107"/>
        </w:rPr>
        <w:t xml:space="preserve"> </w:t>
      </w:r>
      <w:r>
        <w:rPr>
          <w:w w:val="113"/>
        </w:rPr>
        <w:t>an</w:t>
      </w:r>
      <w:r>
        <w:rPr>
          <w:w w:val="101"/>
        </w:rPr>
        <w:t xml:space="preserve">d </w:t>
      </w:r>
      <w:r>
        <w:rPr>
          <w:spacing w:val="-11"/>
          <w:w w:val="106"/>
        </w:rPr>
        <w:t>c</w:t>
      </w:r>
      <w:r>
        <w:rPr>
          <w:w w:val="106"/>
        </w:rPr>
        <w:t>om</w:t>
      </w:r>
      <w:r>
        <w:rPr>
          <w:spacing w:val="-11"/>
          <w:w w:val="106"/>
        </w:rPr>
        <w:t>p</w:t>
      </w:r>
      <w:r>
        <w:rPr>
          <w:w w:val="106"/>
        </w:rPr>
        <w:t>a</w:t>
      </w:r>
      <w:r>
        <w:rPr>
          <w:spacing w:val="-11"/>
          <w:w w:val="106"/>
        </w:rPr>
        <w:t>r</w:t>
      </w:r>
      <w:r>
        <w:rPr>
          <w:w w:val="106"/>
        </w:rPr>
        <w:t>ative</w:t>
      </w:r>
      <w:r>
        <w:rPr>
          <w:spacing w:val="23"/>
          <w:w w:val="106"/>
        </w:rPr>
        <w:t xml:space="preserve"> </w:t>
      </w:r>
      <w:r>
        <w:t>biol</w:t>
      </w:r>
      <w:r>
        <w:rPr>
          <w:spacing w:val="-10"/>
        </w:rPr>
        <w:t>o</w:t>
      </w:r>
      <w:r>
        <w:t>gy</w:t>
      </w:r>
      <w:r>
        <w:rPr>
          <w:spacing w:val="15"/>
        </w:rPr>
        <w:t xml:space="preserve"> </w:t>
      </w:r>
      <w:r>
        <w:t>53,</w:t>
      </w:r>
      <w:r>
        <w:rPr>
          <w:spacing w:val="49"/>
        </w:rPr>
        <w:t xml:space="preserve"> </w:t>
      </w:r>
      <w:r>
        <w:t>965–974</w:t>
      </w:r>
      <w:r>
        <w:rPr>
          <w:spacing w:val="9"/>
        </w:rPr>
        <w:t xml:space="preserve"> </w:t>
      </w:r>
      <w:r>
        <w:rPr>
          <w:w w:val="116"/>
        </w:rPr>
        <w:t>(</w:t>
      </w:r>
      <w:r>
        <w:rPr>
          <w:w w:val="101"/>
        </w:rPr>
        <w:t>2013)</w:t>
      </w:r>
      <w:r>
        <w:rPr>
          <w:w w:val="110"/>
        </w:rPr>
        <w:t>.</w:t>
      </w:r>
    </w:p>
    <w:p w14:paraId="79C7A3DB" w14:textId="77777777" w:rsidR="005B53EE" w:rsidRDefault="005B53EE" w:rsidP="00F9389F">
      <w:pPr>
        <w:spacing w:before="10" w:line="140" w:lineRule="exact"/>
        <w:rPr>
          <w:sz w:val="15"/>
          <w:szCs w:val="15"/>
        </w:rPr>
      </w:pPr>
    </w:p>
    <w:p w14:paraId="7AE5FE6B" w14:textId="77777777" w:rsidR="005B53EE" w:rsidRDefault="00F5753A" w:rsidP="00F9389F">
      <w:pPr>
        <w:ind w:left="117"/>
      </w:pPr>
      <w:r>
        <w:rPr>
          <w:spacing w:val="-19"/>
          <w:w w:val="114"/>
        </w:rPr>
        <w:t>F</w:t>
      </w:r>
      <w:r>
        <w:rPr>
          <w:w w:val="114"/>
        </w:rPr>
        <w:t>ranklin,</w:t>
      </w:r>
      <w:r>
        <w:rPr>
          <w:spacing w:val="-25"/>
          <w:w w:val="114"/>
        </w:rPr>
        <w:t xml:space="preserve"> </w:t>
      </w:r>
      <w:r>
        <w:rPr>
          <w:w w:val="114"/>
        </w:rPr>
        <w:t>J.</w:t>
      </w:r>
      <w:r>
        <w:rPr>
          <w:spacing w:val="17"/>
          <w:w w:val="114"/>
        </w:rPr>
        <w:t xml:space="preserve"> </w:t>
      </w:r>
      <w:r>
        <w:t>F.</w:t>
      </w:r>
      <w:r w:rsidR="00F9389F">
        <w:t xml:space="preserve"> </w:t>
      </w:r>
      <w:r>
        <w:rPr>
          <w:w w:val="108"/>
        </w:rPr>
        <w:t>Im</w:t>
      </w:r>
      <w:r>
        <w:rPr>
          <w:spacing w:val="5"/>
          <w:w w:val="108"/>
        </w:rPr>
        <w:t>p</w:t>
      </w:r>
      <w:r>
        <w:rPr>
          <w:w w:val="108"/>
        </w:rPr>
        <w:t>ortance</w:t>
      </w:r>
      <w:r>
        <w:rPr>
          <w:spacing w:val="13"/>
          <w:w w:val="108"/>
        </w:rPr>
        <w:t xml:space="preserve"> </w:t>
      </w:r>
      <w:r>
        <w:t>and</w:t>
      </w:r>
      <w:r>
        <w:rPr>
          <w:spacing w:val="44"/>
        </w:rPr>
        <w:t xml:space="preserve"> </w:t>
      </w:r>
      <w:r>
        <w:rPr>
          <w:w w:val="106"/>
        </w:rPr>
        <w:t>justification</w:t>
      </w:r>
      <w:r>
        <w:rPr>
          <w:spacing w:val="19"/>
          <w:w w:val="106"/>
        </w:rPr>
        <w:t xml:space="preserve"> </w:t>
      </w:r>
      <w:r>
        <w:t>of</w:t>
      </w:r>
      <w:r>
        <w:rPr>
          <w:spacing w:val="6"/>
        </w:rPr>
        <w:t xml:space="preserve"> </w:t>
      </w:r>
      <w:r>
        <w:rPr>
          <w:w w:val="99"/>
        </w:rPr>
        <w:t>l</w:t>
      </w:r>
      <w:r>
        <w:rPr>
          <w:w w:val="102"/>
        </w:rPr>
        <w:t>ong-</w:t>
      </w:r>
      <w:r>
        <w:rPr>
          <w:w w:val="139"/>
        </w:rPr>
        <w:t>t</w:t>
      </w:r>
      <w:r>
        <w:rPr>
          <w:w w:val="107"/>
        </w:rPr>
        <w:t>er</w:t>
      </w:r>
      <w:r>
        <w:rPr>
          <w:w w:val="106"/>
        </w:rPr>
        <w:t>m</w:t>
      </w:r>
      <w:r>
        <w:rPr>
          <w:spacing w:val="13"/>
        </w:rPr>
        <w:t xml:space="preserve"> </w:t>
      </w:r>
      <w:r>
        <w:t>studies</w:t>
      </w:r>
      <w:r w:rsidR="00F9389F">
        <w:t xml:space="preserve"> </w:t>
      </w:r>
      <w:r>
        <w:t>in</w:t>
      </w:r>
      <w:r>
        <w:rPr>
          <w:spacing w:val="22"/>
        </w:rPr>
        <w:t xml:space="preserve"> </w:t>
      </w:r>
      <w:r>
        <w:t>ecolog</w:t>
      </w:r>
      <w:r>
        <w:rPr>
          <w:spacing w:val="-16"/>
        </w:rPr>
        <w:t>y</w:t>
      </w:r>
      <w:r>
        <w:t>.</w:t>
      </w:r>
      <w:r>
        <w:rPr>
          <w:spacing w:val="38"/>
        </w:rPr>
        <w:t xml:space="preserve"> </w:t>
      </w:r>
      <w:r>
        <w:t>In</w:t>
      </w:r>
      <w:r>
        <w:rPr>
          <w:spacing w:val="29"/>
        </w:rPr>
        <w:t xml:space="preserve"> </w:t>
      </w:r>
      <w:r>
        <w:rPr>
          <w:spacing w:val="-10"/>
        </w:rPr>
        <w:t>L</w:t>
      </w:r>
      <w:r>
        <w:t>ong-term</w:t>
      </w:r>
      <w:r w:rsidR="00F9389F">
        <w:t xml:space="preserve"> </w:t>
      </w:r>
      <w:r>
        <w:t>studies</w:t>
      </w:r>
      <w:r w:rsidR="00F9389F">
        <w:t xml:space="preserve"> </w:t>
      </w:r>
      <w:r>
        <w:t>in</w:t>
      </w:r>
      <w:r>
        <w:rPr>
          <w:spacing w:val="36"/>
        </w:rPr>
        <w:t xml:space="preserve"> </w:t>
      </w:r>
      <w:r>
        <w:rPr>
          <w:spacing w:val="-10"/>
        </w:rPr>
        <w:t>ec</w:t>
      </w:r>
      <w:r>
        <w:t>ol</w:t>
      </w:r>
      <w:r>
        <w:rPr>
          <w:spacing w:val="-10"/>
        </w:rPr>
        <w:t>o</w:t>
      </w:r>
      <w:r>
        <w:t>gy,</w:t>
      </w:r>
    </w:p>
    <w:p w14:paraId="645E446F" w14:textId="77777777" w:rsidR="005B53EE" w:rsidRDefault="00F5753A" w:rsidP="00F9389F">
      <w:pPr>
        <w:spacing w:before="9"/>
        <w:ind w:left="317"/>
      </w:pPr>
      <w:r>
        <w:t>3–19</w:t>
      </w:r>
      <w:r>
        <w:rPr>
          <w:spacing w:val="12"/>
        </w:rPr>
        <w:t xml:space="preserve"> </w:t>
      </w:r>
      <w:r>
        <w:t>(Springer,</w:t>
      </w:r>
      <w:r w:rsidR="00F9389F">
        <w:t xml:space="preserve"> </w:t>
      </w:r>
      <w:r>
        <w:rPr>
          <w:w w:val="101"/>
        </w:rPr>
        <w:t>1989)</w:t>
      </w:r>
      <w:r>
        <w:rPr>
          <w:w w:val="110"/>
        </w:rPr>
        <w:t>.</w:t>
      </w:r>
    </w:p>
    <w:p w14:paraId="0F743004" w14:textId="77777777" w:rsidR="005B53EE" w:rsidRDefault="005B53EE" w:rsidP="00F9389F">
      <w:pPr>
        <w:spacing w:before="9" w:line="160" w:lineRule="exact"/>
        <w:rPr>
          <w:sz w:val="16"/>
          <w:szCs w:val="16"/>
        </w:rPr>
      </w:pPr>
    </w:p>
    <w:p w14:paraId="7762CD2F" w14:textId="77777777" w:rsidR="005B53EE" w:rsidRDefault="00F5753A" w:rsidP="00F9389F">
      <w:pPr>
        <w:ind w:left="117"/>
      </w:pPr>
      <w:proofErr w:type="spellStart"/>
      <w:r>
        <w:t>Giasson</w:t>
      </w:r>
      <w:proofErr w:type="spellEnd"/>
      <w:r>
        <w:t>,</w:t>
      </w:r>
      <w:r w:rsidR="00F9389F">
        <w:t xml:space="preserve"> </w:t>
      </w:r>
      <w:r>
        <w:t>M.-A.</w:t>
      </w:r>
      <w:r>
        <w:rPr>
          <w:spacing w:val="33"/>
        </w:rPr>
        <w:t xml:space="preserve"> </w:t>
      </w:r>
      <w:r>
        <w:t>et</w:t>
      </w:r>
      <w:r>
        <w:rPr>
          <w:spacing w:val="35"/>
        </w:rPr>
        <w:t xml:space="preserve"> </w:t>
      </w:r>
      <w:r>
        <w:t>al.</w:t>
      </w:r>
      <w:r w:rsidR="00F9389F">
        <w:t xml:space="preserve"> </w:t>
      </w:r>
      <w:r>
        <w:t>Soil</w:t>
      </w:r>
      <w:r>
        <w:rPr>
          <w:spacing w:val="14"/>
        </w:rPr>
        <w:t xml:space="preserve"> </w:t>
      </w:r>
      <w:r>
        <w:rPr>
          <w:w w:val="108"/>
        </w:rPr>
        <w:t>respiration</w:t>
      </w:r>
      <w:r>
        <w:rPr>
          <w:spacing w:val="16"/>
          <w:w w:val="108"/>
        </w:rPr>
        <w:t xml:space="preserve"> </w:t>
      </w:r>
      <w:r>
        <w:t>in</w:t>
      </w:r>
      <w:r>
        <w:rPr>
          <w:spacing w:val="26"/>
        </w:rPr>
        <w:t xml:space="preserve"> </w:t>
      </w:r>
      <w:r>
        <w:t>a</w:t>
      </w:r>
      <w:r>
        <w:rPr>
          <w:spacing w:val="28"/>
        </w:rPr>
        <w:t xml:space="preserve"> </w:t>
      </w:r>
      <w:r>
        <w:rPr>
          <w:w w:val="108"/>
        </w:rPr>
        <w:t>nor</w:t>
      </w:r>
      <w:r>
        <w:rPr>
          <w:w w:val="139"/>
        </w:rPr>
        <w:t>t</w:t>
      </w:r>
      <w:r>
        <w:rPr>
          <w:w w:val="110"/>
        </w:rPr>
        <w:t>heast</w:t>
      </w:r>
      <w:r>
        <w:rPr>
          <w:w w:val="99"/>
        </w:rPr>
        <w:t>e</w:t>
      </w:r>
      <w:r>
        <w:rPr>
          <w:w w:val="113"/>
        </w:rPr>
        <w:t>rn</w:t>
      </w:r>
      <w:r>
        <w:rPr>
          <w:spacing w:val="17"/>
        </w:rPr>
        <w:t xml:space="preserve"> </w:t>
      </w:r>
      <w:r>
        <w:t>US</w:t>
      </w:r>
      <w:r>
        <w:rPr>
          <w:spacing w:val="20"/>
        </w:rPr>
        <w:t xml:space="preserve"> </w:t>
      </w:r>
      <w:r>
        <w:rPr>
          <w:w w:val="139"/>
        </w:rPr>
        <w:t>t</w:t>
      </w:r>
      <w:r>
        <w:rPr>
          <w:w w:val="106"/>
        </w:rPr>
        <w:t>em</w:t>
      </w:r>
      <w:r>
        <w:rPr>
          <w:spacing w:val="5"/>
          <w:w w:val="106"/>
        </w:rPr>
        <w:t>p</w:t>
      </w:r>
      <w:r>
        <w:rPr>
          <w:w w:val="107"/>
        </w:rPr>
        <w:t>er</w:t>
      </w:r>
      <w:r>
        <w:rPr>
          <w:w w:val="122"/>
        </w:rPr>
        <w:t>at</w:t>
      </w:r>
      <w:r>
        <w:rPr>
          <w:w w:val="99"/>
        </w:rPr>
        <w:t>e</w:t>
      </w:r>
      <w:r>
        <w:rPr>
          <w:spacing w:val="17"/>
        </w:rPr>
        <w:t xml:space="preserve"> </w:t>
      </w:r>
      <w:r>
        <w:t>forest:</w:t>
      </w:r>
      <w:r w:rsidR="00F9389F">
        <w:t xml:space="preserve"> </w:t>
      </w:r>
      <w:r>
        <w:t>a</w:t>
      </w:r>
      <w:r>
        <w:rPr>
          <w:spacing w:val="28"/>
        </w:rPr>
        <w:t xml:space="preserve"> </w:t>
      </w:r>
      <w:r>
        <w:t>22-</w:t>
      </w:r>
      <w:r>
        <w:rPr>
          <w:spacing w:val="-5"/>
        </w:rPr>
        <w:t>y</w:t>
      </w:r>
      <w:r>
        <w:t>ear</w:t>
      </w:r>
      <w:r>
        <w:rPr>
          <w:spacing w:val="40"/>
        </w:rPr>
        <w:t xml:space="preserve"> </w:t>
      </w:r>
      <w:r>
        <w:rPr>
          <w:w w:val="103"/>
        </w:rPr>
        <w:t>sy</w:t>
      </w:r>
      <w:r>
        <w:rPr>
          <w:spacing w:val="-5"/>
          <w:w w:val="110"/>
        </w:rPr>
        <w:t>n</w:t>
      </w:r>
      <w:r>
        <w:rPr>
          <w:w w:val="139"/>
        </w:rPr>
        <w:t>t</w:t>
      </w:r>
      <w:r>
        <w:rPr>
          <w:w w:val="110"/>
        </w:rPr>
        <w:t>h</w:t>
      </w:r>
      <w:r>
        <w:t>es</w:t>
      </w:r>
      <w:r>
        <w:rPr>
          <w:w w:val="99"/>
        </w:rPr>
        <w:t>i</w:t>
      </w:r>
      <w:r>
        <w:rPr>
          <w:w w:val="104"/>
        </w:rPr>
        <w:t>s.</w:t>
      </w:r>
      <w:r w:rsidR="00F9389F">
        <w:t xml:space="preserve"> </w:t>
      </w:r>
      <w:r>
        <w:rPr>
          <w:w w:val="107"/>
        </w:rPr>
        <w:t>E</w:t>
      </w:r>
      <w:r>
        <w:rPr>
          <w:spacing w:val="-10"/>
          <w:w w:val="107"/>
        </w:rPr>
        <w:t>c</w:t>
      </w:r>
      <w:r>
        <w:rPr>
          <w:w w:val="102"/>
        </w:rPr>
        <w:t>osphe</w:t>
      </w:r>
      <w:r>
        <w:rPr>
          <w:spacing w:val="-10"/>
          <w:w w:val="125"/>
        </w:rPr>
        <w:t>r</w:t>
      </w:r>
      <w:r>
        <w:rPr>
          <w:w w:val="103"/>
        </w:rPr>
        <w:t>e</w:t>
      </w:r>
    </w:p>
    <w:p w14:paraId="24668C12" w14:textId="77777777" w:rsidR="005B53EE" w:rsidRDefault="00F5753A" w:rsidP="00F9389F">
      <w:pPr>
        <w:spacing w:before="9"/>
        <w:ind w:left="317"/>
        <w:sectPr w:rsidR="005B53EE">
          <w:pgSz w:w="12240" w:h="15840"/>
          <w:pgMar w:top="620" w:right="1300" w:bottom="280" w:left="1300" w:header="429" w:footer="1426" w:gutter="0"/>
          <w:cols w:space="720"/>
        </w:sectPr>
      </w:pPr>
      <w:r>
        <w:t>4,</w:t>
      </w:r>
      <w:r>
        <w:rPr>
          <w:spacing w:val="35"/>
        </w:rPr>
        <w:t xml:space="preserve"> </w:t>
      </w:r>
      <w:r>
        <w:t>1–28</w:t>
      </w:r>
      <w:r>
        <w:rPr>
          <w:spacing w:val="12"/>
        </w:rPr>
        <w:t xml:space="preserve"> </w:t>
      </w:r>
      <w:r>
        <w:rPr>
          <w:w w:val="116"/>
        </w:rPr>
        <w:t>(</w:t>
      </w:r>
      <w:r>
        <w:rPr>
          <w:w w:val="101"/>
        </w:rPr>
        <w:t>2013)</w:t>
      </w:r>
      <w:r>
        <w:rPr>
          <w:w w:val="110"/>
        </w:rPr>
        <w:t>.</w:t>
      </w:r>
    </w:p>
    <w:p w14:paraId="0D185C18" w14:textId="77777777" w:rsidR="005B53EE" w:rsidRDefault="005B53EE" w:rsidP="00F9389F">
      <w:pPr>
        <w:spacing w:line="200" w:lineRule="exact"/>
      </w:pPr>
    </w:p>
    <w:p w14:paraId="7A91B81E" w14:textId="77777777" w:rsidR="005B53EE" w:rsidRDefault="005B53EE" w:rsidP="00F9389F">
      <w:pPr>
        <w:spacing w:line="200" w:lineRule="exact"/>
      </w:pPr>
    </w:p>
    <w:p w14:paraId="435147F7" w14:textId="77777777" w:rsidR="005B53EE" w:rsidRDefault="005B53EE" w:rsidP="00F9389F">
      <w:pPr>
        <w:spacing w:before="2" w:line="220" w:lineRule="exact"/>
        <w:rPr>
          <w:sz w:val="22"/>
          <w:szCs w:val="22"/>
        </w:rPr>
      </w:pPr>
    </w:p>
    <w:p w14:paraId="2042AC51" w14:textId="77777777" w:rsidR="005B53EE" w:rsidRDefault="00F5753A" w:rsidP="00F9389F">
      <w:pPr>
        <w:spacing w:before="13"/>
        <w:ind w:left="117"/>
        <w:rPr>
          <w:sz w:val="28"/>
          <w:szCs w:val="28"/>
        </w:rPr>
        <w:sectPr w:rsidR="005B53EE">
          <w:pgSz w:w="12240" w:h="15840"/>
          <w:pgMar w:top="620" w:right="1300" w:bottom="280" w:left="1300" w:header="429" w:footer="1426" w:gutter="0"/>
          <w:cols w:space="720"/>
        </w:sectPr>
      </w:pPr>
      <w:r>
        <w:rPr>
          <w:w w:val="125"/>
          <w:sz w:val="28"/>
          <w:szCs w:val="28"/>
        </w:rPr>
        <w:t>Fi</w:t>
      </w:r>
      <w:r>
        <w:rPr>
          <w:w w:val="126"/>
          <w:sz w:val="28"/>
          <w:szCs w:val="28"/>
        </w:rPr>
        <w:t>gur</w:t>
      </w:r>
      <w:r>
        <w:rPr>
          <w:w w:val="117"/>
          <w:sz w:val="28"/>
          <w:szCs w:val="28"/>
        </w:rPr>
        <w:t>es</w:t>
      </w:r>
    </w:p>
    <w:p w14:paraId="38D9743F" w14:textId="77777777" w:rsidR="005B53EE" w:rsidRDefault="005B53EE" w:rsidP="00F9389F">
      <w:pPr>
        <w:spacing w:before="7" w:line="160" w:lineRule="exact"/>
        <w:rPr>
          <w:sz w:val="17"/>
          <w:szCs w:val="17"/>
        </w:rPr>
      </w:pPr>
    </w:p>
    <w:p w14:paraId="094D600B" w14:textId="77777777" w:rsidR="005B53EE" w:rsidRDefault="005B53EE" w:rsidP="00F9389F">
      <w:pPr>
        <w:spacing w:line="200" w:lineRule="exact"/>
      </w:pPr>
    </w:p>
    <w:p w14:paraId="786A4096" w14:textId="77777777" w:rsidR="005B53EE" w:rsidRDefault="005B53EE" w:rsidP="00F9389F">
      <w:pPr>
        <w:spacing w:line="200" w:lineRule="exact"/>
      </w:pPr>
    </w:p>
    <w:p w14:paraId="1F3CBC58" w14:textId="77777777" w:rsidR="005B53EE" w:rsidRDefault="005B53EE" w:rsidP="00F9389F">
      <w:pPr>
        <w:spacing w:line="200" w:lineRule="exact"/>
      </w:pPr>
    </w:p>
    <w:p w14:paraId="78124D90" w14:textId="77777777" w:rsidR="005B53EE" w:rsidRDefault="005B53EE" w:rsidP="00F9389F">
      <w:pPr>
        <w:spacing w:line="200" w:lineRule="exact"/>
      </w:pPr>
    </w:p>
    <w:p w14:paraId="71368618" w14:textId="77777777" w:rsidR="005B53EE" w:rsidRDefault="005B53EE" w:rsidP="00F9389F">
      <w:pPr>
        <w:spacing w:line="200" w:lineRule="exact"/>
      </w:pPr>
    </w:p>
    <w:p w14:paraId="53C33F6D" w14:textId="77777777" w:rsidR="005B53EE" w:rsidRDefault="005B53EE" w:rsidP="00F9389F">
      <w:pPr>
        <w:spacing w:line="200" w:lineRule="exact"/>
      </w:pPr>
    </w:p>
    <w:p w14:paraId="04652A6B" w14:textId="77777777" w:rsidR="005B53EE" w:rsidRDefault="005B53EE" w:rsidP="00F9389F">
      <w:pPr>
        <w:spacing w:line="200" w:lineRule="exact"/>
      </w:pPr>
    </w:p>
    <w:p w14:paraId="3818FAFA" w14:textId="77777777" w:rsidR="005B53EE" w:rsidRDefault="005B53EE" w:rsidP="00F9389F">
      <w:pPr>
        <w:spacing w:line="200" w:lineRule="exact"/>
      </w:pPr>
    </w:p>
    <w:p w14:paraId="316113D3" w14:textId="77777777" w:rsidR="005B53EE" w:rsidRDefault="00F5753A" w:rsidP="00F9389F">
      <w:pPr>
        <w:spacing w:before="51" w:line="120" w:lineRule="exact"/>
        <w:ind w:left="1187"/>
        <w:rPr>
          <w:rFonts w:ascii="Arial" w:eastAsia="Arial" w:hAnsi="Arial" w:cs="Arial"/>
          <w:sz w:val="12"/>
          <w:szCs w:val="12"/>
        </w:rPr>
      </w:pPr>
      <w:proofErr w:type="spellStart"/>
      <w:r>
        <w:rPr>
          <w:rFonts w:ascii="Arial" w:eastAsia="Arial" w:hAnsi="Arial" w:cs="Arial"/>
          <w:spacing w:val="-2"/>
          <w:w w:val="106"/>
          <w:sz w:val="12"/>
          <w:szCs w:val="12"/>
        </w:rPr>
        <w:t>w</w:t>
      </w:r>
      <w:r>
        <w:rPr>
          <w:rFonts w:ascii="Arial" w:eastAsia="Arial" w:hAnsi="Arial" w:cs="Arial"/>
          <w:w w:val="106"/>
          <w:sz w:val="12"/>
          <w:szCs w:val="12"/>
        </w:rPr>
        <w:t>a</w:t>
      </w:r>
      <w:r>
        <w:rPr>
          <w:rFonts w:ascii="Arial" w:eastAsia="Arial" w:hAnsi="Arial" w:cs="Arial"/>
          <w:spacing w:val="3"/>
          <w:w w:val="106"/>
          <w:sz w:val="12"/>
          <w:szCs w:val="12"/>
        </w:rPr>
        <w:t>r</w:t>
      </w:r>
      <w:r>
        <w:rPr>
          <w:rFonts w:ascii="Arial" w:eastAsia="Arial" w:hAnsi="Arial" w:cs="Arial"/>
          <w:w w:val="106"/>
          <w:sz w:val="12"/>
          <w:szCs w:val="12"/>
        </w:rPr>
        <w:t>ming_type</w:t>
      </w:r>
      <w:proofErr w:type="spellEnd"/>
    </w:p>
    <w:p w14:paraId="744258AC" w14:textId="77777777" w:rsidR="005B53EE" w:rsidRDefault="00F5753A" w:rsidP="00F9389F">
      <w:pPr>
        <w:spacing w:before="70"/>
        <w:ind w:left="1263"/>
        <w:rPr>
          <w:rFonts w:ascii="Arial" w:eastAsia="Arial" w:hAnsi="Arial" w:cs="Arial"/>
          <w:sz w:val="10"/>
          <w:szCs w:val="10"/>
        </w:rPr>
      </w:pPr>
      <w:r>
        <w:rPr>
          <w:rFonts w:ascii="MS PMincho" w:eastAsia="MS PMincho" w:hAnsi="MS PMincho" w:cs="MS PMincho"/>
          <w:color w:val="F8766C"/>
          <w:w w:val="82"/>
          <w:position w:val="2"/>
          <w:sz w:val="6"/>
          <w:szCs w:val="6"/>
        </w:rPr>
        <w:t>●</w:t>
      </w:r>
      <w:r w:rsidR="00F9389F">
        <w:rPr>
          <w:color w:val="F8766C"/>
          <w:w w:val="82"/>
          <w:position w:val="2"/>
          <w:sz w:val="6"/>
          <w:szCs w:val="6"/>
        </w:rPr>
        <w:t xml:space="preserve">    </w:t>
      </w:r>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r>
        <w:rPr>
          <w:rFonts w:ascii="Arial" w:eastAsia="Arial" w:hAnsi="Arial" w:cs="Arial"/>
          <w:color w:val="000000"/>
          <w:spacing w:val="27"/>
          <w:sz w:val="10"/>
          <w:szCs w:val="10"/>
        </w:rPr>
        <w:t xml:space="preserve"> </w:t>
      </w:r>
      <w:r>
        <w:rPr>
          <w:rFonts w:ascii="Arial" w:eastAsia="Arial" w:hAnsi="Arial" w:cs="Arial"/>
          <w:color w:val="000000"/>
          <w:sz w:val="10"/>
          <w:szCs w:val="10"/>
        </w:rPr>
        <w:t>(</w:t>
      </w:r>
      <w:r>
        <w:rPr>
          <w:rFonts w:ascii="Arial" w:eastAsia="Arial" w:hAnsi="Arial" w:cs="Arial"/>
          <w:color w:val="000000"/>
          <w:spacing w:val="-3"/>
          <w:sz w:val="10"/>
          <w:szCs w:val="10"/>
        </w:rPr>
        <w:t>f</w:t>
      </w:r>
      <w:r>
        <w:rPr>
          <w:rFonts w:ascii="Arial" w:eastAsia="Arial" w:hAnsi="Arial" w:cs="Arial"/>
          <w:color w:val="000000"/>
          <w:sz w:val="10"/>
          <w:szCs w:val="10"/>
        </w:rPr>
        <w:t>orced</w:t>
      </w:r>
      <w:r>
        <w:rPr>
          <w:rFonts w:ascii="Arial" w:eastAsia="Arial" w:hAnsi="Arial" w:cs="Arial"/>
          <w:color w:val="000000"/>
          <w:spacing w:val="13"/>
          <w:sz w:val="10"/>
          <w:szCs w:val="10"/>
        </w:rPr>
        <w:t xml:space="preserve"> </w:t>
      </w:r>
      <w:r>
        <w:rPr>
          <w:rFonts w:ascii="Arial" w:eastAsia="Arial" w:hAnsi="Arial" w:cs="Arial"/>
          <w:color w:val="000000"/>
          <w:sz w:val="10"/>
          <w:szCs w:val="10"/>
        </w:rPr>
        <w:t>air)</w:t>
      </w:r>
      <w:r w:rsidR="00F9389F">
        <w:rPr>
          <w:rFonts w:ascii="Arial" w:eastAsia="Arial" w:hAnsi="Arial" w:cs="Arial"/>
          <w:color w:val="000000"/>
          <w:sz w:val="10"/>
          <w:szCs w:val="10"/>
        </w:rPr>
        <w:t xml:space="preserve">      </w:t>
      </w:r>
      <w:r>
        <w:rPr>
          <w:rFonts w:ascii="Arial" w:eastAsia="Arial" w:hAnsi="Arial" w:cs="Arial"/>
          <w:color w:val="000000"/>
          <w:spacing w:val="21"/>
          <w:sz w:val="10"/>
          <w:szCs w:val="10"/>
        </w:rPr>
        <w:t xml:space="preserve"> </w:t>
      </w:r>
      <w:r>
        <w:rPr>
          <w:rFonts w:ascii="Arial" w:eastAsia="Arial" w:hAnsi="Arial" w:cs="Arial"/>
          <w:color w:val="4D4D4D"/>
          <w:w w:val="104"/>
          <w:position w:val="-6"/>
          <w:sz w:val="10"/>
          <w:szCs w:val="10"/>
        </w:rPr>
        <w:t>75</w:t>
      </w:r>
    </w:p>
    <w:p w14:paraId="3050A237" w14:textId="57C10341" w:rsidR="005B53EE" w:rsidRDefault="00726C06" w:rsidP="00F9389F">
      <w:pPr>
        <w:spacing w:before="25"/>
        <w:ind w:left="1263"/>
        <w:rPr>
          <w:rFonts w:ascii="Arial" w:eastAsia="Arial" w:hAnsi="Arial" w:cs="Arial"/>
          <w:sz w:val="10"/>
          <w:szCs w:val="10"/>
        </w:rPr>
      </w:pPr>
      <w:r>
        <w:rPr>
          <w:noProof/>
        </w:rPr>
        <mc:AlternateContent>
          <mc:Choice Requires="wpg">
            <w:drawing>
              <wp:anchor distT="0" distB="0" distL="114300" distR="114300" simplePos="0" relativeHeight="503314190" behindDoc="1" locked="0" layoutInCell="1" allowOverlap="1" wp14:anchorId="0FA753B3" wp14:editId="465220CC">
                <wp:simplePos x="0" y="0"/>
                <wp:positionH relativeFrom="page">
                  <wp:posOffset>1575435</wp:posOffset>
                </wp:positionH>
                <wp:positionV relativeFrom="paragraph">
                  <wp:posOffset>-143510</wp:posOffset>
                </wp:positionV>
                <wp:extent cx="135255" cy="517525"/>
                <wp:effectExtent l="0" t="0" r="0" b="0"/>
                <wp:wrapNone/>
                <wp:docPr id="512"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517525"/>
                          <a:chOff x="2481" y="-226"/>
                          <a:chExt cx="213" cy="815"/>
                        </a:xfrm>
                      </wpg:grpSpPr>
                      <wps:wsp>
                        <wps:cNvPr id="513" name="Freeform 512"/>
                        <wps:cNvSpPr>
                          <a:spLocks/>
                        </wps:cNvSpPr>
                        <wps:spPr bwMode="auto">
                          <a:xfrm>
                            <a:off x="2487" y="-220"/>
                            <a:ext cx="201" cy="201"/>
                          </a:xfrm>
                          <a:custGeom>
                            <a:avLst/>
                            <a:gdLst>
                              <a:gd name="T0" fmla="+- 0 2487 2487"/>
                              <a:gd name="T1" fmla="*/ T0 w 201"/>
                              <a:gd name="T2" fmla="+- 0 -19 -220"/>
                              <a:gd name="T3" fmla="*/ -19 h 201"/>
                              <a:gd name="T4" fmla="+- 0 2688 2487"/>
                              <a:gd name="T5" fmla="*/ T4 w 201"/>
                              <a:gd name="T6" fmla="+- 0 -19 -220"/>
                              <a:gd name="T7" fmla="*/ -19 h 201"/>
                              <a:gd name="T8" fmla="+- 0 2688 2487"/>
                              <a:gd name="T9" fmla="*/ T8 w 201"/>
                              <a:gd name="T10" fmla="+- 0 -220 -220"/>
                              <a:gd name="T11" fmla="*/ -220 h 201"/>
                              <a:gd name="T12" fmla="+- 0 2487 2487"/>
                              <a:gd name="T13" fmla="*/ T12 w 201"/>
                              <a:gd name="T14" fmla="+- 0 -220 -220"/>
                              <a:gd name="T15" fmla="*/ -220 h 201"/>
                              <a:gd name="T16" fmla="+- 0 2487 2487"/>
                              <a:gd name="T17" fmla="*/ T16 w 201"/>
                              <a:gd name="T18" fmla="+- 0 -19 -220"/>
                              <a:gd name="T19" fmla="*/ -19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511"/>
                        <wps:cNvSpPr>
                          <a:spLocks/>
                        </wps:cNvSpPr>
                        <wps:spPr bwMode="auto">
                          <a:xfrm>
                            <a:off x="2487" y="-19"/>
                            <a:ext cx="201" cy="201"/>
                          </a:xfrm>
                          <a:custGeom>
                            <a:avLst/>
                            <a:gdLst>
                              <a:gd name="T0" fmla="+- 0 2487 2487"/>
                              <a:gd name="T1" fmla="*/ T0 w 201"/>
                              <a:gd name="T2" fmla="+- 0 182 -19"/>
                              <a:gd name="T3" fmla="*/ 182 h 201"/>
                              <a:gd name="T4" fmla="+- 0 2688 2487"/>
                              <a:gd name="T5" fmla="*/ T4 w 201"/>
                              <a:gd name="T6" fmla="+- 0 182 -19"/>
                              <a:gd name="T7" fmla="*/ 182 h 201"/>
                              <a:gd name="T8" fmla="+- 0 2688 2487"/>
                              <a:gd name="T9" fmla="*/ T8 w 201"/>
                              <a:gd name="T10" fmla="+- 0 -19 -19"/>
                              <a:gd name="T11" fmla="*/ -19 h 201"/>
                              <a:gd name="T12" fmla="+- 0 2487 2487"/>
                              <a:gd name="T13" fmla="*/ T12 w 201"/>
                              <a:gd name="T14" fmla="+- 0 -19 -19"/>
                              <a:gd name="T15" fmla="*/ -19 h 201"/>
                              <a:gd name="T16" fmla="+- 0 2487 2487"/>
                              <a:gd name="T17" fmla="*/ T16 w 201"/>
                              <a:gd name="T18" fmla="+- 0 182 -19"/>
                              <a:gd name="T19" fmla="*/ 182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510"/>
                        <wps:cNvSpPr>
                          <a:spLocks/>
                        </wps:cNvSpPr>
                        <wps:spPr bwMode="auto">
                          <a:xfrm>
                            <a:off x="2487" y="182"/>
                            <a:ext cx="201" cy="201"/>
                          </a:xfrm>
                          <a:custGeom>
                            <a:avLst/>
                            <a:gdLst>
                              <a:gd name="T0" fmla="+- 0 2487 2487"/>
                              <a:gd name="T1" fmla="*/ T0 w 201"/>
                              <a:gd name="T2" fmla="+- 0 382 182"/>
                              <a:gd name="T3" fmla="*/ 382 h 201"/>
                              <a:gd name="T4" fmla="+- 0 2688 2487"/>
                              <a:gd name="T5" fmla="*/ T4 w 201"/>
                              <a:gd name="T6" fmla="+- 0 382 182"/>
                              <a:gd name="T7" fmla="*/ 382 h 201"/>
                              <a:gd name="T8" fmla="+- 0 2688 2487"/>
                              <a:gd name="T9" fmla="*/ T8 w 201"/>
                              <a:gd name="T10" fmla="+- 0 182 182"/>
                              <a:gd name="T11" fmla="*/ 182 h 201"/>
                              <a:gd name="T12" fmla="+- 0 2487 2487"/>
                              <a:gd name="T13" fmla="*/ T12 w 201"/>
                              <a:gd name="T14" fmla="+- 0 182 182"/>
                              <a:gd name="T15" fmla="*/ 182 h 201"/>
                              <a:gd name="T16" fmla="+- 0 2487 2487"/>
                              <a:gd name="T17" fmla="*/ T16 w 201"/>
                              <a:gd name="T18" fmla="+- 0 382 182"/>
                              <a:gd name="T19" fmla="*/ 382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509"/>
                        <wps:cNvSpPr>
                          <a:spLocks/>
                        </wps:cNvSpPr>
                        <wps:spPr bwMode="auto">
                          <a:xfrm>
                            <a:off x="2487" y="382"/>
                            <a:ext cx="201" cy="201"/>
                          </a:xfrm>
                          <a:custGeom>
                            <a:avLst/>
                            <a:gdLst>
                              <a:gd name="T0" fmla="+- 0 2487 2487"/>
                              <a:gd name="T1" fmla="*/ T0 w 201"/>
                              <a:gd name="T2" fmla="+- 0 583 382"/>
                              <a:gd name="T3" fmla="*/ 583 h 201"/>
                              <a:gd name="T4" fmla="+- 0 2688 2487"/>
                              <a:gd name="T5" fmla="*/ T4 w 201"/>
                              <a:gd name="T6" fmla="+- 0 583 382"/>
                              <a:gd name="T7" fmla="*/ 583 h 201"/>
                              <a:gd name="T8" fmla="+- 0 2688 2487"/>
                              <a:gd name="T9" fmla="*/ T8 w 201"/>
                              <a:gd name="T10" fmla="+- 0 382 382"/>
                              <a:gd name="T11" fmla="*/ 382 h 201"/>
                              <a:gd name="T12" fmla="+- 0 2487 2487"/>
                              <a:gd name="T13" fmla="*/ T12 w 201"/>
                              <a:gd name="T14" fmla="+- 0 382 382"/>
                              <a:gd name="T15" fmla="*/ 382 h 201"/>
                              <a:gd name="T16" fmla="+- 0 2487 2487"/>
                              <a:gd name="T17" fmla="*/ T16 w 201"/>
                              <a:gd name="T18" fmla="+- 0 583 382"/>
                              <a:gd name="T19" fmla="*/ 583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216BC8" id="Group 508" o:spid="_x0000_s1026" style="position:absolute;margin-left:124.05pt;margin-top:-11.3pt;width:10.65pt;height:40.75pt;z-index:-2290;mso-position-horizontal-relative:page" coordorigin="2481,-226" coordsize="21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">
                <v:shape id="Freeform 512" o:spid="_x0000_s1027" style="position:absolute;left:2487;top:-220;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N4cIA&#10;AADcAAAADwAAAGRycy9kb3ducmV2LnhtbESPX2vCMBTF3wf7DuEOfJuJE92oRhmDguKTdS97uzTX&#10;pqy5KU1s67c3guDj4fz5cdbb0TWipy7UnjXMpgoEcelNzZWG31P+/gUiRGSDjWfScKUA283ryxoz&#10;4wc+Ul/ESqQRDhlqsDG2mZShtOQwTH1LnLyz7xzGJLtKmg6HNO4a+aHUUjqsOREstvRjqfwvLi5B&#10;5sea88Nnn7umVHlh/9SAe60nb+P3CkSkMT7Dj/bOaFjM5nA/k46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E3hwgAAANwAAAAPAAAAAAAAAAAAAAAAAJgCAABkcnMvZG93&#10;bnJldi54bWxQSwUGAAAAAAQABAD1AAAAhwMAAAAA&#10;" path="m,201r201,l201,,,,,201xe" fillcolor="#f1f1f1" stroked="f">
                  <v:path arrowok="t" o:connecttype="custom" o:connectlocs="0,-19;201,-19;201,-220;0,-220;0,-19" o:connectangles="0,0,0,0,0"/>
                </v:shape>
                <v:shape id="Freeform 511" o:spid="_x0000_s1028" style="position:absolute;left:2487;top:-19;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lcMA&#10;AADcAAAADwAAAGRycy9kb3ducmV2LnhtbESPX2vCMBTF3wd+h3CFva2Jzm3SGUUGhYlP1r3s7dJc&#10;m7LmpjRZ2317Iwh7PJw/P85mN7lWDNSHxrOGRaZAEFfeNFxr+DoXT2sQISIbbD2Thj8KsNvOHjaY&#10;Gz/yiYYy1iKNcMhRg42xy6UMlSWHIfMdcfIuvncYk+xraXoc07hr5VKpV+mw4USw2NGHpeqn/HUJ&#10;8nxquDi+DYVrK1WU9luNeND6cT7t30FEmuJ/+N7+NBpeFiu4nU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VlcMAAADcAAAADwAAAAAAAAAAAAAAAACYAgAAZHJzL2Rv&#10;d25yZXYueG1sUEsFBgAAAAAEAAQA9QAAAIgDAAAAAA==&#10;" path="m,201r201,l201,,,,,201xe" fillcolor="#f1f1f1" stroked="f">
                  <v:path arrowok="t" o:connecttype="custom" o:connectlocs="0,182;201,182;201,-19;0,-19;0,182" o:connectangles="0,0,0,0,0"/>
                </v:shape>
                <v:shape id="Freeform 510" o:spid="_x0000_s1029" style="position:absolute;left:2487;top:182;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wDsIA&#10;AADcAAAADwAAAGRycy9kb3ducmV2LnhtbESPX2vCMBTF3wd+h3AF32bixCnVKDIoOPZk9cW3S3Nt&#10;is1NaWLbfftlMNjj4fz5cXaH0TWipy7UnjUs5goEcelNzZWG6yV/3YAIEdlg45k0fFOAw37yssPM&#10;+IHP1BexEmmEQ4YabIxtJmUoLTkMc98SJ+/uO4cxya6SpsMhjbtGvin1Lh3WnAgWW/qwVD6Kp0uQ&#10;5bnm/Gvd564pVV7YmxrwU+vZdDxuQUQa43/4r30yGla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XAOwgAAANwAAAAPAAAAAAAAAAAAAAAAAJgCAABkcnMvZG93&#10;bnJldi54bWxQSwUGAAAAAAQABAD1AAAAhwMAAAAA&#10;" path="m,200r201,l201,,,,,200xe" fillcolor="#f1f1f1" stroked="f">
                  <v:path arrowok="t" o:connecttype="custom" o:connectlocs="0,382;201,382;201,182;0,182;0,382" o:connectangles="0,0,0,0,0"/>
                </v:shape>
                <v:shape id="Freeform 509" o:spid="_x0000_s1030" style="position:absolute;left:2487;top:382;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ecIA&#10;AADcAAAADwAAAGRycy9kb3ducmV2LnhtbESPX2vCMBTF3wd+h3AF32biZCrVKDIoOPZk9cW3S3Nt&#10;is1NaWLbfftlMNjj4fz5cXaH0TWipy7UnjUs5goEcelNzZWG6yV/3YAIEdlg45k0fFOAw37yssPM&#10;+IHP1BexEmmEQ4YabIxtJmUoLTkMc98SJ+/uO4cxya6SpsMhjbtGvim1kg5rTgSLLX1YKh/F0yXI&#10;8lxz/rXuc9eUKi/sTQ34qfVsOh63ICKN8T/81z4ZDe+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55wgAAANwAAAAPAAAAAAAAAAAAAAAAAJgCAABkcnMvZG93&#10;bnJldi54bWxQSwUGAAAAAAQABAD1AAAAhwMAAAAA&#10;" path="m,201r201,l201,,,,,201xe" fillcolor="#f1f1f1" stroked="f">
                  <v:path arrowok="t" o:connecttype="custom" o:connectlocs="0,583;201,583;201,382;0,382;0,583" o:connectangles="0,0,0,0,0"/>
                </v:shape>
                <w10:wrap anchorx="page"/>
              </v:group>
            </w:pict>
          </mc:Fallback>
        </mc:AlternateContent>
      </w:r>
      <w:r w:rsidR="00F5753A">
        <w:rPr>
          <w:rFonts w:ascii="MS PMincho" w:eastAsia="MS PMincho" w:hAnsi="MS PMincho" w:cs="MS PMincho"/>
          <w:color w:val="7BAD00"/>
          <w:w w:val="82"/>
          <w:position w:val="2"/>
          <w:sz w:val="6"/>
          <w:szCs w:val="6"/>
        </w:rPr>
        <w:t>●</w:t>
      </w:r>
      <w:r w:rsidR="00F9389F">
        <w:rPr>
          <w:color w:val="7BAD00"/>
          <w:w w:val="82"/>
          <w:position w:val="2"/>
          <w:sz w:val="6"/>
          <w:szCs w:val="6"/>
        </w:rPr>
        <w:t xml:space="preserve">    </w:t>
      </w:r>
      <w:r w:rsidR="00F5753A">
        <w:rPr>
          <w:rFonts w:ascii="Arial" w:eastAsia="Arial" w:hAnsi="Arial" w:cs="Arial"/>
          <w:color w:val="000000"/>
          <w:sz w:val="10"/>
          <w:szCs w:val="10"/>
        </w:rPr>
        <w:t>ab</w:t>
      </w:r>
      <w:r w:rsidR="00F5753A">
        <w:rPr>
          <w:rFonts w:ascii="Arial" w:eastAsia="Arial" w:hAnsi="Arial" w:cs="Arial"/>
          <w:color w:val="000000"/>
          <w:spacing w:val="-2"/>
          <w:sz w:val="10"/>
          <w:szCs w:val="10"/>
        </w:rPr>
        <w:t>o</w:t>
      </w:r>
      <w:r w:rsidR="00F5753A">
        <w:rPr>
          <w:rFonts w:ascii="Arial" w:eastAsia="Arial" w:hAnsi="Arial" w:cs="Arial"/>
          <w:color w:val="000000"/>
          <w:spacing w:val="-3"/>
          <w:sz w:val="10"/>
          <w:szCs w:val="10"/>
        </w:rPr>
        <w:t>v</w:t>
      </w:r>
      <w:r w:rsidR="00F5753A">
        <w:rPr>
          <w:rFonts w:ascii="Arial" w:eastAsia="Arial" w:hAnsi="Arial" w:cs="Arial"/>
          <w:color w:val="000000"/>
          <w:sz w:val="10"/>
          <w:szCs w:val="10"/>
        </w:rPr>
        <w:t>e−cano</w:t>
      </w:r>
      <w:r w:rsidR="00F5753A">
        <w:rPr>
          <w:rFonts w:ascii="Arial" w:eastAsia="Arial" w:hAnsi="Arial" w:cs="Arial"/>
          <w:color w:val="000000"/>
          <w:spacing w:val="-3"/>
          <w:sz w:val="10"/>
          <w:szCs w:val="10"/>
        </w:rPr>
        <w:t>p</w:t>
      </w:r>
      <w:r w:rsidR="00F5753A">
        <w:rPr>
          <w:rFonts w:ascii="Arial" w:eastAsia="Arial" w:hAnsi="Arial" w:cs="Arial"/>
          <w:color w:val="000000"/>
          <w:sz w:val="10"/>
          <w:szCs w:val="10"/>
        </w:rPr>
        <w:t>y</w:t>
      </w:r>
      <w:r w:rsidR="00F5753A">
        <w:rPr>
          <w:rFonts w:ascii="Arial" w:eastAsia="Arial" w:hAnsi="Arial" w:cs="Arial"/>
          <w:color w:val="000000"/>
          <w:spacing w:val="27"/>
          <w:sz w:val="10"/>
          <w:szCs w:val="10"/>
        </w:rPr>
        <w:t xml:space="preserve"> </w:t>
      </w:r>
      <w:r w:rsidR="00F5753A">
        <w:rPr>
          <w:rFonts w:ascii="Arial" w:eastAsia="Arial" w:hAnsi="Arial" w:cs="Arial"/>
          <w:color w:val="000000"/>
          <w:w w:val="104"/>
          <w:sz w:val="10"/>
          <w:szCs w:val="10"/>
        </w:rPr>
        <w:t>(inf</w:t>
      </w:r>
      <w:r w:rsidR="00F5753A">
        <w:rPr>
          <w:rFonts w:ascii="Arial" w:eastAsia="Arial" w:hAnsi="Arial" w:cs="Arial"/>
          <w:color w:val="000000"/>
          <w:spacing w:val="-1"/>
          <w:w w:val="104"/>
          <w:sz w:val="10"/>
          <w:szCs w:val="10"/>
        </w:rPr>
        <w:t>r</w:t>
      </w:r>
      <w:r w:rsidR="00F5753A">
        <w:rPr>
          <w:rFonts w:ascii="Arial" w:eastAsia="Arial" w:hAnsi="Arial" w:cs="Arial"/>
          <w:color w:val="000000"/>
          <w:w w:val="104"/>
          <w:sz w:val="10"/>
          <w:szCs w:val="10"/>
        </w:rPr>
        <w:t>ared)</w:t>
      </w:r>
    </w:p>
    <w:p w14:paraId="206BE8D5" w14:textId="77777777" w:rsidR="005B53EE" w:rsidRDefault="00F5753A" w:rsidP="00F9389F">
      <w:pPr>
        <w:spacing w:before="85"/>
        <w:ind w:left="1263"/>
        <w:rPr>
          <w:rFonts w:ascii="Arial" w:eastAsia="Arial" w:hAnsi="Arial" w:cs="Arial"/>
          <w:sz w:val="10"/>
          <w:szCs w:val="10"/>
        </w:rPr>
      </w:pPr>
      <w:r>
        <w:rPr>
          <w:rFonts w:ascii="MS PMincho" w:eastAsia="MS PMincho" w:hAnsi="MS PMincho" w:cs="MS PMincho"/>
          <w:color w:val="00BEC4"/>
          <w:w w:val="82"/>
          <w:position w:val="2"/>
          <w:sz w:val="6"/>
          <w:szCs w:val="6"/>
        </w:rPr>
        <w:t>●</w:t>
      </w:r>
      <w:r w:rsidR="00F9389F">
        <w:rPr>
          <w:color w:val="00BEC4"/>
          <w:w w:val="82"/>
          <w:position w:val="2"/>
          <w:sz w:val="6"/>
          <w:szCs w:val="6"/>
        </w:rPr>
        <w:t xml:space="preserve">    </w:t>
      </w:r>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r>
        <w:rPr>
          <w:rFonts w:ascii="Arial" w:eastAsia="Arial" w:hAnsi="Arial" w:cs="Arial"/>
          <w:color w:val="000000"/>
          <w:spacing w:val="27"/>
          <w:sz w:val="10"/>
          <w:szCs w:val="10"/>
        </w:rPr>
        <w:t xml:space="preserve"> </w:t>
      </w:r>
      <w:r>
        <w:rPr>
          <w:rFonts w:ascii="Arial" w:eastAsia="Arial" w:hAnsi="Arial" w:cs="Arial"/>
          <w:color w:val="000000"/>
          <w:sz w:val="10"/>
          <w:szCs w:val="10"/>
        </w:rPr>
        <w:t>&amp;</w:t>
      </w:r>
      <w:r>
        <w:rPr>
          <w:rFonts w:ascii="Arial" w:eastAsia="Arial" w:hAnsi="Arial" w:cs="Arial"/>
          <w:color w:val="000000"/>
          <w:spacing w:val="4"/>
          <w:sz w:val="10"/>
          <w:szCs w:val="10"/>
        </w:rPr>
        <w:t xml:space="preserve"> </w:t>
      </w:r>
      <w:r>
        <w:rPr>
          <w:rFonts w:ascii="Arial" w:eastAsia="Arial" w:hAnsi="Arial" w:cs="Arial"/>
          <w:color w:val="000000"/>
          <w:sz w:val="10"/>
          <w:szCs w:val="10"/>
        </w:rPr>
        <w:t>soil</w:t>
      </w:r>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14:paraId="66CFE67A" w14:textId="77777777" w:rsidR="005B53EE" w:rsidRDefault="00F5753A" w:rsidP="00F9389F">
      <w:pPr>
        <w:spacing w:before="85" w:line="100" w:lineRule="exact"/>
        <w:ind w:left="1263"/>
        <w:rPr>
          <w:rFonts w:ascii="Arial" w:eastAsia="Arial" w:hAnsi="Arial" w:cs="Arial"/>
          <w:sz w:val="10"/>
          <w:szCs w:val="10"/>
        </w:rPr>
      </w:pPr>
      <w:r>
        <w:rPr>
          <w:rFonts w:ascii="MS PMincho" w:eastAsia="MS PMincho" w:hAnsi="MS PMincho" w:cs="MS PMincho"/>
          <w:color w:val="C67BFF"/>
          <w:w w:val="82"/>
          <w:position w:val="1"/>
          <w:sz w:val="6"/>
          <w:szCs w:val="6"/>
        </w:rPr>
        <w:t>●</w:t>
      </w:r>
      <w:r w:rsidR="00F9389F">
        <w:rPr>
          <w:color w:val="C67BFF"/>
          <w:w w:val="82"/>
          <w:position w:val="1"/>
          <w:sz w:val="6"/>
          <w:szCs w:val="6"/>
        </w:rPr>
        <w:t xml:space="preserve">    </w:t>
      </w:r>
      <w:r>
        <w:rPr>
          <w:rFonts w:ascii="Arial" w:eastAsia="Arial" w:hAnsi="Arial" w:cs="Arial"/>
          <w:color w:val="000000"/>
          <w:sz w:val="10"/>
          <w:szCs w:val="10"/>
        </w:rPr>
        <w:t>soil</w:t>
      </w:r>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14:paraId="50C9D1E0" w14:textId="77777777" w:rsidR="005B53EE" w:rsidRDefault="005B53EE" w:rsidP="00F9389F">
      <w:pPr>
        <w:spacing w:before="8" w:line="160" w:lineRule="exact"/>
        <w:rPr>
          <w:sz w:val="16"/>
          <w:szCs w:val="16"/>
        </w:rPr>
      </w:pPr>
    </w:p>
    <w:p w14:paraId="69856C5E" w14:textId="77777777" w:rsidR="005B53EE" w:rsidRDefault="00F5753A" w:rsidP="00F9389F">
      <w:pPr>
        <w:spacing w:before="51" w:line="80" w:lineRule="exact"/>
        <w:ind w:left="2995"/>
        <w:rPr>
          <w:rFonts w:ascii="Arial" w:eastAsia="Arial" w:hAnsi="Arial" w:cs="Arial"/>
          <w:sz w:val="10"/>
          <w:szCs w:val="10"/>
        </w:rPr>
      </w:pPr>
      <w:r>
        <w:rPr>
          <w:rFonts w:ascii="Arial" w:eastAsia="Arial" w:hAnsi="Arial" w:cs="Arial"/>
          <w:color w:val="4D4D4D"/>
          <w:w w:val="104"/>
          <w:position w:val="-2"/>
          <w:sz w:val="10"/>
          <w:szCs w:val="10"/>
        </w:rPr>
        <w:t>50</w:t>
      </w:r>
    </w:p>
    <w:p w14:paraId="3E9B44DD" w14:textId="77777777" w:rsidR="005B53EE" w:rsidRDefault="00F5753A" w:rsidP="00F9389F">
      <w:pPr>
        <w:spacing w:line="60" w:lineRule="exact"/>
        <w:ind w:left="1187"/>
        <w:rPr>
          <w:rFonts w:ascii="Arial" w:eastAsia="Arial" w:hAnsi="Arial" w:cs="Arial"/>
          <w:sz w:val="12"/>
          <w:szCs w:val="12"/>
        </w:rPr>
      </w:pPr>
      <w:proofErr w:type="spellStart"/>
      <w:r>
        <w:rPr>
          <w:rFonts w:ascii="Arial" w:eastAsia="Arial" w:hAnsi="Arial" w:cs="Arial"/>
          <w:w w:val="106"/>
          <w:position w:val="-3"/>
          <w:sz w:val="12"/>
          <w:szCs w:val="12"/>
        </w:rPr>
        <w:t>studylength</w:t>
      </w:r>
      <w:proofErr w:type="spellEnd"/>
    </w:p>
    <w:p w14:paraId="65ADAFA5" w14:textId="4A9984C4" w:rsidR="005B53EE" w:rsidRDefault="00726C06" w:rsidP="00F9389F">
      <w:pPr>
        <w:spacing w:line="180" w:lineRule="exact"/>
        <w:ind w:left="1270"/>
        <w:rPr>
          <w:rFonts w:ascii="MS PMincho" w:eastAsia="MS PMincho" w:hAnsi="MS PMincho" w:cs="MS PMincho"/>
          <w:sz w:val="19"/>
          <w:szCs w:val="19"/>
        </w:rPr>
      </w:pPr>
      <w:r>
        <w:rPr>
          <w:noProof/>
        </w:rPr>
        <mc:AlternateContent>
          <mc:Choice Requires="wpg">
            <w:drawing>
              <wp:anchor distT="0" distB="0" distL="114300" distR="114300" simplePos="0" relativeHeight="503314191" behindDoc="1" locked="0" layoutInCell="1" allowOverlap="1" wp14:anchorId="2142AFAE" wp14:editId="2B572E57">
                <wp:simplePos x="0" y="0"/>
                <wp:positionH relativeFrom="page">
                  <wp:posOffset>1575435</wp:posOffset>
                </wp:positionH>
                <wp:positionV relativeFrom="paragraph">
                  <wp:posOffset>36195</wp:posOffset>
                </wp:positionV>
                <wp:extent cx="135255" cy="644525"/>
                <wp:effectExtent l="0" t="0" r="0" b="0"/>
                <wp:wrapNone/>
                <wp:docPr id="506"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 cy="644525"/>
                          <a:chOff x="2481" y="58"/>
                          <a:chExt cx="213" cy="1016"/>
                        </a:xfrm>
                      </wpg:grpSpPr>
                      <wps:wsp>
                        <wps:cNvPr id="507" name="Freeform 507"/>
                        <wps:cNvSpPr>
                          <a:spLocks/>
                        </wps:cNvSpPr>
                        <wps:spPr bwMode="auto">
                          <a:xfrm>
                            <a:off x="2487" y="64"/>
                            <a:ext cx="201" cy="201"/>
                          </a:xfrm>
                          <a:custGeom>
                            <a:avLst/>
                            <a:gdLst>
                              <a:gd name="T0" fmla="+- 0 2487 2487"/>
                              <a:gd name="T1" fmla="*/ T0 w 201"/>
                              <a:gd name="T2" fmla="+- 0 265 64"/>
                              <a:gd name="T3" fmla="*/ 265 h 201"/>
                              <a:gd name="T4" fmla="+- 0 2688 2487"/>
                              <a:gd name="T5" fmla="*/ T4 w 201"/>
                              <a:gd name="T6" fmla="+- 0 265 64"/>
                              <a:gd name="T7" fmla="*/ 265 h 201"/>
                              <a:gd name="T8" fmla="+- 0 2688 2487"/>
                              <a:gd name="T9" fmla="*/ T8 w 201"/>
                              <a:gd name="T10" fmla="+- 0 64 64"/>
                              <a:gd name="T11" fmla="*/ 64 h 201"/>
                              <a:gd name="T12" fmla="+- 0 2487 2487"/>
                              <a:gd name="T13" fmla="*/ T12 w 201"/>
                              <a:gd name="T14" fmla="+- 0 64 64"/>
                              <a:gd name="T15" fmla="*/ 64 h 201"/>
                              <a:gd name="T16" fmla="+- 0 2487 2487"/>
                              <a:gd name="T17" fmla="*/ T16 w 201"/>
                              <a:gd name="T18" fmla="+- 0 265 64"/>
                              <a:gd name="T19" fmla="*/ 265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506"/>
                        <wps:cNvSpPr>
                          <a:spLocks/>
                        </wps:cNvSpPr>
                        <wps:spPr bwMode="auto">
                          <a:xfrm>
                            <a:off x="2487" y="265"/>
                            <a:ext cx="201" cy="201"/>
                          </a:xfrm>
                          <a:custGeom>
                            <a:avLst/>
                            <a:gdLst>
                              <a:gd name="T0" fmla="+- 0 2487 2487"/>
                              <a:gd name="T1" fmla="*/ T0 w 201"/>
                              <a:gd name="T2" fmla="+- 0 465 265"/>
                              <a:gd name="T3" fmla="*/ 465 h 201"/>
                              <a:gd name="T4" fmla="+- 0 2688 2487"/>
                              <a:gd name="T5" fmla="*/ T4 w 201"/>
                              <a:gd name="T6" fmla="+- 0 465 265"/>
                              <a:gd name="T7" fmla="*/ 465 h 201"/>
                              <a:gd name="T8" fmla="+- 0 2688 2487"/>
                              <a:gd name="T9" fmla="*/ T8 w 201"/>
                              <a:gd name="T10" fmla="+- 0 265 265"/>
                              <a:gd name="T11" fmla="*/ 265 h 201"/>
                              <a:gd name="T12" fmla="+- 0 2487 2487"/>
                              <a:gd name="T13" fmla="*/ T12 w 201"/>
                              <a:gd name="T14" fmla="+- 0 265 265"/>
                              <a:gd name="T15" fmla="*/ 265 h 201"/>
                              <a:gd name="T16" fmla="+- 0 2487 2487"/>
                              <a:gd name="T17" fmla="*/ T16 w 201"/>
                              <a:gd name="T18" fmla="+- 0 465 265"/>
                              <a:gd name="T19" fmla="*/ 465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505"/>
                        <wps:cNvSpPr>
                          <a:spLocks/>
                        </wps:cNvSpPr>
                        <wps:spPr bwMode="auto">
                          <a:xfrm>
                            <a:off x="2487" y="465"/>
                            <a:ext cx="201" cy="201"/>
                          </a:xfrm>
                          <a:custGeom>
                            <a:avLst/>
                            <a:gdLst>
                              <a:gd name="T0" fmla="+- 0 2487 2487"/>
                              <a:gd name="T1" fmla="*/ T0 w 201"/>
                              <a:gd name="T2" fmla="+- 0 666 465"/>
                              <a:gd name="T3" fmla="*/ 666 h 201"/>
                              <a:gd name="T4" fmla="+- 0 2688 2487"/>
                              <a:gd name="T5" fmla="*/ T4 w 201"/>
                              <a:gd name="T6" fmla="+- 0 666 465"/>
                              <a:gd name="T7" fmla="*/ 666 h 201"/>
                              <a:gd name="T8" fmla="+- 0 2688 2487"/>
                              <a:gd name="T9" fmla="*/ T8 w 201"/>
                              <a:gd name="T10" fmla="+- 0 465 465"/>
                              <a:gd name="T11" fmla="*/ 465 h 201"/>
                              <a:gd name="T12" fmla="+- 0 2487 2487"/>
                              <a:gd name="T13" fmla="*/ T12 w 201"/>
                              <a:gd name="T14" fmla="+- 0 465 465"/>
                              <a:gd name="T15" fmla="*/ 465 h 201"/>
                              <a:gd name="T16" fmla="+- 0 2487 2487"/>
                              <a:gd name="T17" fmla="*/ T16 w 201"/>
                              <a:gd name="T18" fmla="+- 0 666 465"/>
                              <a:gd name="T19" fmla="*/ 666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04"/>
                        <wps:cNvSpPr>
                          <a:spLocks/>
                        </wps:cNvSpPr>
                        <wps:spPr bwMode="auto">
                          <a:xfrm>
                            <a:off x="2487" y="666"/>
                            <a:ext cx="201" cy="201"/>
                          </a:xfrm>
                          <a:custGeom>
                            <a:avLst/>
                            <a:gdLst>
                              <a:gd name="T0" fmla="+- 0 2487 2487"/>
                              <a:gd name="T1" fmla="*/ T0 w 201"/>
                              <a:gd name="T2" fmla="+- 0 867 666"/>
                              <a:gd name="T3" fmla="*/ 867 h 201"/>
                              <a:gd name="T4" fmla="+- 0 2688 2487"/>
                              <a:gd name="T5" fmla="*/ T4 w 201"/>
                              <a:gd name="T6" fmla="+- 0 867 666"/>
                              <a:gd name="T7" fmla="*/ 867 h 201"/>
                              <a:gd name="T8" fmla="+- 0 2688 2487"/>
                              <a:gd name="T9" fmla="*/ T8 w 201"/>
                              <a:gd name="T10" fmla="+- 0 666 666"/>
                              <a:gd name="T11" fmla="*/ 666 h 201"/>
                              <a:gd name="T12" fmla="+- 0 2487 2487"/>
                              <a:gd name="T13" fmla="*/ T12 w 201"/>
                              <a:gd name="T14" fmla="+- 0 666 666"/>
                              <a:gd name="T15" fmla="*/ 666 h 201"/>
                              <a:gd name="T16" fmla="+- 0 2487 2487"/>
                              <a:gd name="T17" fmla="*/ T16 w 201"/>
                              <a:gd name="T18" fmla="+- 0 867 666"/>
                              <a:gd name="T19" fmla="*/ 867 h 201"/>
                            </a:gdLst>
                            <a:ahLst/>
                            <a:cxnLst>
                              <a:cxn ang="0">
                                <a:pos x="T1" y="T3"/>
                              </a:cxn>
                              <a:cxn ang="0">
                                <a:pos x="T5" y="T7"/>
                              </a:cxn>
                              <a:cxn ang="0">
                                <a:pos x="T9" y="T11"/>
                              </a:cxn>
                              <a:cxn ang="0">
                                <a:pos x="T13" y="T15"/>
                              </a:cxn>
                              <a:cxn ang="0">
                                <a:pos x="T17" y="T19"/>
                              </a:cxn>
                            </a:cxnLst>
                            <a:rect l="0" t="0" r="r" b="b"/>
                            <a:pathLst>
                              <a:path w="201" h="201">
                                <a:moveTo>
                                  <a:pt x="0" y="201"/>
                                </a:moveTo>
                                <a:lnTo>
                                  <a:pt x="201" y="201"/>
                                </a:lnTo>
                                <a:lnTo>
                                  <a:pt x="201" y="0"/>
                                </a:lnTo>
                                <a:lnTo>
                                  <a:pt x="0" y="0"/>
                                </a:lnTo>
                                <a:lnTo>
                                  <a:pt x="0" y="201"/>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503"/>
                        <wps:cNvSpPr>
                          <a:spLocks/>
                        </wps:cNvSpPr>
                        <wps:spPr bwMode="auto">
                          <a:xfrm>
                            <a:off x="2487" y="867"/>
                            <a:ext cx="201" cy="201"/>
                          </a:xfrm>
                          <a:custGeom>
                            <a:avLst/>
                            <a:gdLst>
                              <a:gd name="T0" fmla="+- 0 2487 2487"/>
                              <a:gd name="T1" fmla="*/ T0 w 201"/>
                              <a:gd name="T2" fmla="+- 0 1067 867"/>
                              <a:gd name="T3" fmla="*/ 1067 h 201"/>
                              <a:gd name="T4" fmla="+- 0 2688 2487"/>
                              <a:gd name="T5" fmla="*/ T4 w 201"/>
                              <a:gd name="T6" fmla="+- 0 1067 867"/>
                              <a:gd name="T7" fmla="*/ 1067 h 201"/>
                              <a:gd name="T8" fmla="+- 0 2688 2487"/>
                              <a:gd name="T9" fmla="*/ T8 w 201"/>
                              <a:gd name="T10" fmla="+- 0 867 867"/>
                              <a:gd name="T11" fmla="*/ 867 h 201"/>
                              <a:gd name="T12" fmla="+- 0 2487 2487"/>
                              <a:gd name="T13" fmla="*/ T12 w 201"/>
                              <a:gd name="T14" fmla="+- 0 867 867"/>
                              <a:gd name="T15" fmla="*/ 867 h 201"/>
                              <a:gd name="T16" fmla="+- 0 2487 2487"/>
                              <a:gd name="T17" fmla="*/ T16 w 201"/>
                              <a:gd name="T18" fmla="+- 0 1067 867"/>
                              <a:gd name="T19" fmla="*/ 1067 h 201"/>
                            </a:gdLst>
                            <a:ahLst/>
                            <a:cxnLst>
                              <a:cxn ang="0">
                                <a:pos x="T1" y="T3"/>
                              </a:cxn>
                              <a:cxn ang="0">
                                <a:pos x="T5" y="T7"/>
                              </a:cxn>
                              <a:cxn ang="0">
                                <a:pos x="T9" y="T11"/>
                              </a:cxn>
                              <a:cxn ang="0">
                                <a:pos x="T13" y="T15"/>
                              </a:cxn>
                              <a:cxn ang="0">
                                <a:pos x="T17" y="T19"/>
                              </a:cxn>
                            </a:cxnLst>
                            <a:rect l="0" t="0" r="r" b="b"/>
                            <a:pathLst>
                              <a:path w="201" h="201">
                                <a:moveTo>
                                  <a:pt x="0" y="200"/>
                                </a:moveTo>
                                <a:lnTo>
                                  <a:pt x="201" y="200"/>
                                </a:lnTo>
                                <a:lnTo>
                                  <a:pt x="201" y="0"/>
                                </a:lnTo>
                                <a:lnTo>
                                  <a:pt x="0" y="0"/>
                                </a:lnTo>
                                <a:lnTo>
                                  <a:pt x="0" y="200"/>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2F1C69" id="Group 502" o:spid="_x0000_s1026" style="position:absolute;margin-left:124.05pt;margin-top:2.85pt;width:10.65pt;height:50.75pt;z-index:-2289;mso-position-horizontal-relative:page" coordorigin="2481,58" coordsize="213,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">
                <v:shape id="Freeform 507" o:spid="_x0000_s1027" style="position:absolute;left:2487;top:64;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dP8IA&#10;AADcAAAADwAAAGRycy9kb3ducmV2LnhtbESPS2vCQBSF94X+h+EW3NWZWnwQHaUUAhVXpt24u2Su&#10;mdDMnZAZk/jvHUFweTiPj7PZja4RPXWh9qzhY6pAEJfe1Fxp+PvN31cgQkQ22HgmDVcKsNu+vmww&#10;M37gI/VFrEQa4ZChBhtjm0kZSksOw9S3xMk7+85hTLKrpOlwSOOukTOlFtJhzYlgsaVvS+V/cXEJ&#10;8nmsOT8s+9w1pcoLe1ID7rWevI1faxCRxvgMP9o/RsNcLeF+Jh0B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0/wgAAANwAAAAPAAAAAAAAAAAAAAAAAJgCAABkcnMvZG93&#10;bnJldi54bWxQSwUGAAAAAAQABAD1AAAAhwMAAAAA&#10;" path="m,201r201,l201,,,,,201xe" fillcolor="#f1f1f1" stroked="f">
                  <v:path arrowok="t" o:connecttype="custom" o:connectlocs="0,265;201,265;201,64;0,64;0,265" o:connectangles="0,0,0,0,0"/>
                </v:shape>
                <v:shape id="Freeform 506" o:spid="_x0000_s1028" style="position:absolute;left:2487;top:265;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TcAA&#10;AADcAAAADwAAAGRycy9kb3ducmV2LnhtbERPTUvDQBC9F/wPywje2l0V25J2W0QIKJ4avfQ2ZKfZ&#10;0OxsyK5J/PfOQejx8b73xzl0aqQhtZEtPK4MKOI6upYbC99f5XILKmVkh11ksvBLCY6Hu8UeCxcn&#10;PtFY5UZJCKcCLfic+0LrVHsKmFaxJxbuEoeAWeDQaDfgJOGh00/GrHXAlqXBY09vnupr9ROk5PnU&#10;cvm5GcvQ1aas/NlM+GHtw/38ugOVac438b/73Vl4MbJWzsgR0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JTcAAAADcAAAADwAAAAAAAAAAAAAAAACYAgAAZHJzL2Rvd25y&#10;ZXYueG1sUEsFBgAAAAAEAAQA9QAAAIUDAAAAAA==&#10;" path="m,200r201,l201,,,,,200xe" fillcolor="#f1f1f1" stroked="f">
                  <v:path arrowok="t" o:connecttype="custom" o:connectlocs="0,465;201,465;201,265;0,265;0,465" o:connectangles="0,0,0,0,0"/>
                </v:shape>
                <v:shape id="Freeform 505" o:spid="_x0000_s1029" style="position:absolute;left:2487;top:465;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s1sIA&#10;AADcAAAADwAAAGRycy9kb3ducmV2LnhtbESPX2vCMBTF3wd+h3CFvc1Ex6ZWo8ig4NiT1RffLs21&#10;KTY3pcna+u2XwWCPh/Pnx9nuR9eInrpQe9YwnykQxKU3NVcaLuf8ZQUiRGSDjWfS8KAA+93kaYuZ&#10;8QOfqC9iJdIIhww12BjbTMpQWnIYZr4lTt7Ndw5jkl0lTYdDGneNXCj1Lh3WnAgWW/qwVN6Lb5cg&#10;r6ea869ln7umVHlhr2rAT62fp+NhAyLSGP/Df+2j0fCm1vB7Jh0B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ezWwgAAANwAAAAPAAAAAAAAAAAAAAAAAJgCAABkcnMvZG93&#10;bnJldi54bWxQSwUGAAAAAAQABAD1AAAAhwMAAAAA&#10;" path="m,201r201,l201,,,,,201xe" fillcolor="#f1f1f1" stroked="f">
                  <v:path arrowok="t" o:connecttype="custom" o:connectlocs="0,666;201,666;201,465;0,465;0,666" o:connectangles="0,0,0,0,0"/>
                </v:shape>
                <v:shape id="Freeform 504" o:spid="_x0000_s1030" style="position:absolute;left:2487;top:666;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TlsAA&#10;AADcAAAADwAAAGRycy9kb3ducmV2LnhtbERPTUvDQBC9F/wPyxS8tbtVqpJ2W0QIKD019eJtyE6z&#10;odnZkF2T+O+dg+Dx8b73xzl0aqQhtZEtbNYGFHEdXcuNhc9LuXoBlTKywy4yWfihBMfD3WKPhYsT&#10;n2mscqMkhFOBFnzOfaF1qj0FTOvYEwt3jUPALHBotBtwkvDQ6QdjnnTAlqXBY09vnupb9R2k5PHc&#10;cnl6HsvQ1aas/JeZ8MPa++X8ugOVac7/4j/3u7Ow3ch8OSNH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rTlsAAAADcAAAADwAAAAAAAAAAAAAAAACYAgAAZHJzL2Rvd25y&#10;ZXYueG1sUEsFBgAAAAAEAAQA9QAAAIUDAAAAAA==&#10;" path="m,201r201,l201,,,,,201xe" fillcolor="#f1f1f1" stroked="f">
                  <v:path arrowok="t" o:connecttype="custom" o:connectlocs="0,867;201,867;201,666;0,666;0,867" o:connectangles="0,0,0,0,0"/>
                </v:shape>
                <v:shape id="Freeform 503" o:spid="_x0000_s1031" style="position:absolute;left:2487;top:867;width:201;height:201;visibility:visible;mso-wrap-style:square;v-text-anchor:top" coordsize="20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2DcIA&#10;AADcAAAADwAAAGRycy9kb3ducmV2LnhtbESPX2vCMBTF3wf7DuEOfJtJFd2oRhmDgrInu73s7dLc&#10;NcXmpjSxrd/eDAQfD+fPj7PdT64VA/Wh8awhmysQxJU3Ddcafr6L13cQISIbbD2ThisF2O+en7aY&#10;Gz/yiYYy1iKNcMhRg42xy6UMlSWHYe474uT9+d5hTLKvpelxTOOulQul1tJhw4lgsaNPS9W5vLgE&#10;WZ4aLr7ehsK1lSpK+6tGPGo9e5k+NiAiTfERvrcPRsMqy+D/TDoCcn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9nYNwgAAANwAAAAPAAAAAAAAAAAAAAAAAJgCAABkcnMvZG93&#10;bnJldi54bWxQSwUGAAAAAAQABAD1AAAAhwMAAAAA&#10;" path="m,200r201,l201,,,,,200xe" fillcolor="#f1f1f1" stroked="f">
                  <v:path arrowok="t" o:connecttype="custom" o:connectlocs="0,1067;201,1067;201,867;0,867;0,1067" o:connectangles="0,0,0,0,0"/>
                </v:shape>
                <w10:wrap anchorx="page"/>
              </v:group>
            </w:pict>
          </mc:Fallback>
        </mc:AlternateContent>
      </w:r>
      <w:r w:rsidR="00F5753A">
        <w:rPr>
          <w:rFonts w:ascii="MS PMincho" w:eastAsia="MS PMincho" w:hAnsi="MS PMincho" w:cs="MS PMincho"/>
          <w:position w:val="-4"/>
          <w:sz w:val="4"/>
          <w:szCs w:val="4"/>
        </w:rPr>
        <w:t>●</w:t>
      </w:r>
      <w:r w:rsidR="00F9389F">
        <w:rPr>
          <w:position w:val="-4"/>
          <w:sz w:val="4"/>
          <w:szCs w:val="4"/>
        </w:rPr>
        <w:t xml:space="preserve">     </w:t>
      </w:r>
      <w:r w:rsidR="00F5753A">
        <w:rPr>
          <w:rFonts w:ascii="Arial" w:eastAsia="Arial" w:hAnsi="Arial" w:cs="Arial"/>
          <w:position w:val="-6"/>
          <w:sz w:val="10"/>
          <w:szCs w:val="10"/>
        </w:rPr>
        <w:t>1</w:t>
      </w:r>
      <w:r w:rsidR="00F9389F">
        <w:rPr>
          <w:rFonts w:ascii="Arial" w:eastAsia="Arial" w:hAnsi="Arial" w:cs="Arial"/>
          <w:position w:val="-6"/>
          <w:sz w:val="10"/>
          <w:szCs w:val="10"/>
        </w:rPr>
        <w:t xml:space="preserve">                                                                          </w:t>
      </w:r>
      <w:r w:rsidR="00F5753A">
        <w:rPr>
          <w:rFonts w:ascii="Arial" w:eastAsia="Arial" w:hAnsi="Arial" w:cs="Arial"/>
          <w:spacing w:val="21"/>
          <w:position w:val="-6"/>
          <w:sz w:val="10"/>
          <w:szCs w:val="10"/>
        </w:rPr>
        <w:t xml:space="preserve"> </w:t>
      </w:r>
      <w:r w:rsidR="00F5753A">
        <w:rPr>
          <w:rFonts w:ascii="MS PMincho" w:eastAsia="MS PMincho" w:hAnsi="MS PMincho" w:cs="MS PMincho"/>
          <w:color w:val="7BAD00"/>
          <w:w w:val="80"/>
          <w:position w:val="-12"/>
          <w:sz w:val="13"/>
          <w:szCs w:val="13"/>
        </w:rPr>
        <w:t>●</w:t>
      </w:r>
      <w:r w:rsidR="00F5753A">
        <w:rPr>
          <w:color w:val="7BAD00"/>
          <w:spacing w:val="6"/>
          <w:w w:val="80"/>
          <w:position w:val="-12"/>
          <w:sz w:val="13"/>
          <w:szCs w:val="13"/>
        </w:rPr>
        <w:t xml:space="preserve"> </w:t>
      </w:r>
      <w:proofErr w:type="spellStart"/>
      <w:r w:rsidR="00F5753A" w:rsidRPr="00726C06">
        <w:rPr>
          <w:rFonts w:ascii="MS PMincho" w:eastAsia="MS PMincho" w:hAnsi="MS PMincho" w:cs="MS PMincho"/>
          <w:color w:val="F8766C"/>
          <w:spacing w:val="-70"/>
          <w:w w:val="80"/>
          <w:position w:val="-5"/>
          <w:sz w:val="13"/>
          <w:szCs w:val="13"/>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F5753A">
        <w:rPr>
          <w:rFonts w:ascii="MS PMincho" w:eastAsia="MS PMincho" w:hAnsi="MS PMincho" w:cs="MS PMincho"/>
          <w:color w:val="C67BFF"/>
          <w:w w:val="90"/>
          <w:position w:val="-2"/>
          <w:sz w:val="4"/>
          <w:szCs w:val="4"/>
        </w:rPr>
        <w:t>●</w:t>
      </w:r>
      <w:proofErr w:type="spellEnd"/>
      <w:r w:rsidR="00F9389F">
        <w:rPr>
          <w:color w:val="C67BFF"/>
          <w:position w:val="-2"/>
          <w:sz w:val="4"/>
          <w:szCs w:val="4"/>
        </w:rPr>
        <w:t xml:space="preserve">                                                                                </w:t>
      </w:r>
      <w:proofErr w:type="spellStart"/>
      <w:r w:rsidR="00F5753A">
        <w:rPr>
          <w:rFonts w:ascii="MS PMincho" w:eastAsia="MS PMincho" w:hAnsi="MS PMincho" w:cs="MS PMincho"/>
          <w:color w:val="7BAD00"/>
          <w:w w:val="80"/>
          <w:position w:val="-2"/>
          <w:sz w:val="19"/>
          <w:szCs w:val="19"/>
        </w:rPr>
        <w:t>●</w:t>
      </w:r>
      <w:proofErr w:type="spellEnd"/>
    </w:p>
    <w:p w14:paraId="53383338" w14:textId="358D9B76" w:rsidR="005B53EE" w:rsidRDefault="00726C06" w:rsidP="00F9389F">
      <w:pPr>
        <w:spacing w:line="220" w:lineRule="exact"/>
        <w:ind w:left="1236"/>
        <w:rPr>
          <w:rFonts w:ascii="MS PMincho" w:eastAsia="MS PMincho" w:hAnsi="MS PMincho" w:cs="MS PMincho"/>
          <w:sz w:val="19"/>
          <w:szCs w:val="19"/>
        </w:rPr>
      </w:pPr>
      <w:r>
        <w:rPr>
          <w:noProof/>
        </w:rPr>
        <mc:AlternateContent>
          <mc:Choice Requires="wpg">
            <w:drawing>
              <wp:anchor distT="0" distB="0" distL="114300" distR="114300" simplePos="0" relativeHeight="503314189" behindDoc="1" locked="0" layoutInCell="1" allowOverlap="1" wp14:anchorId="165A72CA" wp14:editId="0B96DC49">
                <wp:simplePos x="0" y="0"/>
                <wp:positionH relativeFrom="page">
                  <wp:posOffset>2813050</wp:posOffset>
                </wp:positionH>
                <wp:positionV relativeFrom="page">
                  <wp:posOffset>1336675</wp:posOffset>
                </wp:positionV>
                <wp:extent cx="3425190" cy="1986280"/>
                <wp:effectExtent l="0" t="0" r="635" b="2439670"/>
                <wp:wrapNone/>
                <wp:docPr id="496"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5190" cy="1986280"/>
                          <a:chOff x="4431" y="2106"/>
                          <a:chExt cx="5394" cy="3129"/>
                        </a:xfrm>
                      </wpg:grpSpPr>
                      <wps:wsp>
                        <wps:cNvPr id="497" name="Freeform 501"/>
                        <wps:cNvSpPr>
                          <a:spLocks/>
                        </wps:cNvSpPr>
                        <wps:spPr bwMode="auto">
                          <a:xfrm>
                            <a:off x="4469" y="2112"/>
                            <a:ext cx="5350" cy="3085"/>
                          </a:xfrm>
                          <a:custGeom>
                            <a:avLst/>
                            <a:gdLst>
                              <a:gd name="T0" fmla="+- 0 9819 4469"/>
                              <a:gd name="T1" fmla="*/ T0 w 5350"/>
                              <a:gd name="T2" fmla="+- 0 2112 2112"/>
                              <a:gd name="T3" fmla="*/ 2112 h 3085"/>
                              <a:gd name="T4" fmla="+- 0 4469 4469"/>
                              <a:gd name="T5" fmla="*/ T4 w 5350"/>
                              <a:gd name="T6" fmla="+- 0 2112 2112"/>
                              <a:gd name="T7" fmla="*/ 2112 h 3085"/>
                              <a:gd name="T8" fmla="+- 0 4469 4469"/>
                              <a:gd name="T9" fmla="*/ T8 w 5350"/>
                              <a:gd name="T10" fmla="+- 0 5196 2112"/>
                              <a:gd name="T11" fmla="*/ 5196 h 3085"/>
                              <a:gd name="T12" fmla="+- 0 9819 4469"/>
                              <a:gd name="T13" fmla="*/ T12 w 5350"/>
                              <a:gd name="T14" fmla="+- 0 5196 2112"/>
                              <a:gd name="T15" fmla="*/ 5196 h 3085"/>
                              <a:gd name="T16" fmla="+- 0 9819 4469"/>
                              <a:gd name="T17" fmla="*/ T16 w 5350"/>
                              <a:gd name="T18" fmla="+- 0 2112 2112"/>
                              <a:gd name="T19" fmla="*/ 2112 h 3085"/>
                            </a:gdLst>
                            <a:ahLst/>
                            <a:cxnLst>
                              <a:cxn ang="0">
                                <a:pos x="T1" y="T3"/>
                              </a:cxn>
                              <a:cxn ang="0">
                                <a:pos x="T5" y="T7"/>
                              </a:cxn>
                              <a:cxn ang="0">
                                <a:pos x="T9" y="T11"/>
                              </a:cxn>
                              <a:cxn ang="0">
                                <a:pos x="T13" y="T15"/>
                              </a:cxn>
                              <a:cxn ang="0">
                                <a:pos x="T17" y="T19"/>
                              </a:cxn>
                            </a:cxnLst>
                            <a:rect l="0" t="0" r="r" b="b"/>
                            <a:pathLst>
                              <a:path w="5350" h="3085">
                                <a:moveTo>
                                  <a:pt x="5350" y="0"/>
                                </a:moveTo>
                                <a:lnTo>
                                  <a:pt x="0" y="0"/>
                                </a:lnTo>
                                <a:lnTo>
                                  <a:pt x="0" y="3084"/>
                                </a:lnTo>
                                <a:lnTo>
                                  <a:pt x="5350" y="3084"/>
                                </a:lnTo>
                                <a:lnTo>
                                  <a:pt x="535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8" name="Picture 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06" y="2468"/>
                            <a:ext cx="5119" cy="2766"/>
                          </a:xfrm>
                          <a:prstGeom prst="rect">
                            <a:avLst/>
                          </a:prstGeom>
                          <a:noFill/>
                          <a:extLst>
                            <a:ext uri="{909E8E84-426E-40dd-AFC4-6F175D3DCCD1}">
                              <a14:hiddenFill xmlns:a14="http://schemas.microsoft.com/office/drawing/2010/main">
                                <a:solidFill>
                                  <a:srgbClr val="FFFFFF"/>
                                </a:solidFill>
                              </a14:hiddenFill>
                            </a:ext>
                          </a:extLst>
                        </pic:spPr>
                      </pic:pic>
                      <wps:wsp>
                        <wps:cNvPr id="499" name="Freeform 499"/>
                        <wps:cNvSpPr>
                          <a:spLocks/>
                        </wps:cNvSpPr>
                        <wps:spPr bwMode="auto">
                          <a:xfrm>
                            <a:off x="9149" y="2657"/>
                            <a:ext cx="88" cy="35"/>
                          </a:xfrm>
                          <a:custGeom>
                            <a:avLst/>
                            <a:gdLst>
                              <a:gd name="T0" fmla="+- 0 9188 9149"/>
                              <a:gd name="T1" fmla="*/ T0 w 88"/>
                              <a:gd name="T2" fmla="+- 0 2692 2657"/>
                              <a:gd name="T3" fmla="*/ 2692 h 35"/>
                              <a:gd name="T4" fmla="+- 0 9238 9149"/>
                              <a:gd name="T5" fmla="*/ T4 w 88"/>
                              <a:gd name="T6" fmla="+- 0 2678 2657"/>
                              <a:gd name="T7" fmla="*/ 2678 h 35"/>
                              <a:gd name="T8" fmla="+- 0 9206 9149"/>
                              <a:gd name="T9" fmla="*/ T8 w 88"/>
                              <a:gd name="T10" fmla="+- 0 2670 2657"/>
                              <a:gd name="T11" fmla="*/ 2670 h 35"/>
                              <a:gd name="T12" fmla="+- 0 9197 9149"/>
                              <a:gd name="T13" fmla="*/ T12 w 88"/>
                              <a:gd name="T14" fmla="+- 0 2657 2657"/>
                              <a:gd name="T15" fmla="*/ 2657 h 35"/>
                              <a:gd name="T16" fmla="+- 0 9151 9149"/>
                              <a:gd name="T17" fmla="*/ T16 w 88"/>
                              <a:gd name="T18" fmla="+- 0 2664 2657"/>
                              <a:gd name="T19" fmla="*/ 2664 h 35"/>
                              <a:gd name="T20" fmla="+- 0 9165 9149"/>
                              <a:gd name="T21" fmla="*/ T20 w 88"/>
                              <a:gd name="T22" fmla="+- 0 2675 2657"/>
                              <a:gd name="T23" fmla="*/ 2675 h 35"/>
                              <a:gd name="T24" fmla="+- 0 9149 9149"/>
                              <a:gd name="T25" fmla="*/ T24 w 88"/>
                              <a:gd name="T26" fmla="+- 0 2684 2657"/>
                              <a:gd name="T27" fmla="*/ 2684 h 35"/>
                              <a:gd name="T28" fmla="+- 0 9188 9149"/>
                              <a:gd name="T29" fmla="*/ T28 w 88"/>
                              <a:gd name="T30" fmla="+- 0 2692 2657"/>
                              <a:gd name="T31" fmla="*/ 2692 h 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 h="35">
                                <a:moveTo>
                                  <a:pt x="39" y="35"/>
                                </a:moveTo>
                                <a:lnTo>
                                  <a:pt x="89" y="21"/>
                                </a:lnTo>
                                <a:lnTo>
                                  <a:pt x="57" y="13"/>
                                </a:lnTo>
                                <a:lnTo>
                                  <a:pt x="48" y="0"/>
                                </a:lnTo>
                                <a:lnTo>
                                  <a:pt x="2" y="7"/>
                                </a:lnTo>
                                <a:lnTo>
                                  <a:pt x="16" y="18"/>
                                </a:lnTo>
                                <a:lnTo>
                                  <a:pt x="0" y="27"/>
                                </a:lnTo>
                                <a:lnTo>
                                  <a:pt x="39" y="35"/>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498"/>
                        <wps:cNvSpPr>
                          <a:spLocks/>
                        </wps:cNvSpPr>
                        <wps:spPr bwMode="auto">
                          <a:xfrm>
                            <a:off x="8922" y="2601"/>
                            <a:ext cx="245" cy="115"/>
                          </a:xfrm>
                          <a:custGeom>
                            <a:avLst/>
                            <a:gdLst>
                              <a:gd name="T0" fmla="+- 0 9095 8922"/>
                              <a:gd name="T1" fmla="*/ T0 w 245"/>
                              <a:gd name="T2" fmla="+- 0 2613 2601"/>
                              <a:gd name="T3" fmla="*/ 2613 h 115"/>
                              <a:gd name="T4" fmla="+- 0 9067 8922"/>
                              <a:gd name="T5" fmla="*/ T4 w 245"/>
                              <a:gd name="T6" fmla="+- 0 2601 2601"/>
                              <a:gd name="T7" fmla="*/ 2601 h 115"/>
                              <a:gd name="T8" fmla="+- 0 9035 8922"/>
                              <a:gd name="T9" fmla="*/ T8 w 245"/>
                              <a:gd name="T10" fmla="+- 0 2602 2601"/>
                              <a:gd name="T11" fmla="*/ 2602 h 115"/>
                              <a:gd name="T12" fmla="+- 0 9026 8922"/>
                              <a:gd name="T13" fmla="*/ T12 w 245"/>
                              <a:gd name="T14" fmla="+- 0 2614 2601"/>
                              <a:gd name="T15" fmla="*/ 2614 h 115"/>
                              <a:gd name="T16" fmla="+- 0 8995 8922"/>
                              <a:gd name="T17" fmla="*/ T16 w 245"/>
                              <a:gd name="T18" fmla="+- 0 2614 2601"/>
                              <a:gd name="T19" fmla="*/ 2614 h 115"/>
                              <a:gd name="T20" fmla="+- 0 8982 8922"/>
                              <a:gd name="T21" fmla="*/ T20 w 245"/>
                              <a:gd name="T22" fmla="+- 0 2602 2601"/>
                              <a:gd name="T23" fmla="*/ 2602 h 115"/>
                              <a:gd name="T24" fmla="+- 0 8922 8922"/>
                              <a:gd name="T25" fmla="*/ T24 w 245"/>
                              <a:gd name="T26" fmla="+- 0 2615 2601"/>
                              <a:gd name="T27" fmla="*/ 2615 h 115"/>
                              <a:gd name="T28" fmla="+- 0 8939 8922"/>
                              <a:gd name="T29" fmla="*/ T28 w 245"/>
                              <a:gd name="T30" fmla="+- 0 2642 2601"/>
                              <a:gd name="T31" fmla="*/ 2642 h 115"/>
                              <a:gd name="T32" fmla="+- 0 8982 8922"/>
                              <a:gd name="T33" fmla="*/ T32 w 245"/>
                              <a:gd name="T34" fmla="+- 0 2672 2601"/>
                              <a:gd name="T35" fmla="*/ 2672 h 115"/>
                              <a:gd name="T36" fmla="+- 0 9016 8922"/>
                              <a:gd name="T37" fmla="*/ T36 w 245"/>
                              <a:gd name="T38" fmla="+- 0 2682 2601"/>
                              <a:gd name="T39" fmla="*/ 2682 h 115"/>
                              <a:gd name="T40" fmla="+- 0 8996 8922"/>
                              <a:gd name="T41" fmla="*/ T40 w 245"/>
                              <a:gd name="T42" fmla="+- 0 2694 2601"/>
                              <a:gd name="T43" fmla="*/ 2694 h 115"/>
                              <a:gd name="T44" fmla="+- 0 9043 8922"/>
                              <a:gd name="T45" fmla="*/ T44 w 245"/>
                              <a:gd name="T46" fmla="+- 0 2716 2601"/>
                              <a:gd name="T47" fmla="*/ 2716 h 115"/>
                              <a:gd name="T48" fmla="+- 0 9070 8922"/>
                              <a:gd name="T49" fmla="*/ T48 w 245"/>
                              <a:gd name="T50" fmla="+- 0 2714 2601"/>
                              <a:gd name="T51" fmla="*/ 2714 h 115"/>
                              <a:gd name="T52" fmla="+- 0 9080 8922"/>
                              <a:gd name="T53" fmla="*/ T52 w 245"/>
                              <a:gd name="T54" fmla="+- 0 2685 2601"/>
                              <a:gd name="T55" fmla="*/ 2685 h 115"/>
                              <a:gd name="T56" fmla="+- 0 9100 8922"/>
                              <a:gd name="T57" fmla="*/ T56 w 245"/>
                              <a:gd name="T58" fmla="+- 0 2679 2601"/>
                              <a:gd name="T59" fmla="*/ 2679 h 115"/>
                              <a:gd name="T60" fmla="+- 0 9112 8922"/>
                              <a:gd name="T61" fmla="*/ T60 w 245"/>
                              <a:gd name="T62" fmla="+- 0 2653 2601"/>
                              <a:gd name="T63" fmla="*/ 2653 h 115"/>
                              <a:gd name="T64" fmla="+- 0 9168 8922"/>
                              <a:gd name="T65" fmla="*/ T64 w 245"/>
                              <a:gd name="T66" fmla="+- 0 2639 2601"/>
                              <a:gd name="T67" fmla="*/ 2639 h 115"/>
                              <a:gd name="T68" fmla="+- 0 9095 8922"/>
                              <a:gd name="T69" fmla="*/ T68 w 245"/>
                              <a:gd name="T70" fmla="+- 0 2613 2601"/>
                              <a:gd name="T71" fmla="*/ 261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45" h="115">
                                <a:moveTo>
                                  <a:pt x="173" y="12"/>
                                </a:moveTo>
                                <a:lnTo>
                                  <a:pt x="145" y="0"/>
                                </a:lnTo>
                                <a:lnTo>
                                  <a:pt x="113" y="1"/>
                                </a:lnTo>
                                <a:lnTo>
                                  <a:pt x="104" y="13"/>
                                </a:lnTo>
                                <a:lnTo>
                                  <a:pt x="73" y="13"/>
                                </a:lnTo>
                                <a:lnTo>
                                  <a:pt x="60" y="1"/>
                                </a:lnTo>
                                <a:lnTo>
                                  <a:pt x="0" y="14"/>
                                </a:lnTo>
                                <a:lnTo>
                                  <a:pt x="17" y="41"/>
                                </a:lnTo>
                                <a:lnTo>
                                  <a:pt x="60" y="71"/>
                                </a:lnTo>
                                <a:lnTo>
                                  <a:pt x="94" y="81"/>
                                </a:lnTo>
                                <a:lnTo>
                                  <a:pt x="74" y="93"/>
                                </a:lnTo>
                                <a:lnTo>
                                  <a:pt x="121" y="115"/>
                                </a:lnTo>
                                <a:lnTo>
                                  <a:pt x="148" y="113"/>
                                </a:lnTo>
                                <a:lnTo>
                                  <a:pt x="158" y="84"/>
                                </a:lnTo>
                                <a:lnTo>
                                  <a:pt x="178" y="78"/>
                                </a:lnTo>
                                <a:lnTo>
                                  <a:pt x="190" y="52"/>
                                </a:lnTo>
                                <a:lnTo>
                                  <a:pt x="246" y="38"/>
                                </a:lnTo>
                                <a:lnTo>
                                  <a:pt x="173" y="12"/>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97"/>
                        <wps:cNvSpPr>
                          <a:spLocks/>
                        </wps:cNvSpPr>
                        <wps:spPr bwMode="auto">
                          <a:xfrm>
                            <a:off x="9075" y="2579"/>
                            <a:ext cx="222" cy="44"/>
                          </a:xfrm>
                          <a:custGeom>
                            <a:avLst/>
                            <a:gdLst>
                              <a:gd name="T0" fmla="+- 0 9144 9075"/>
                              <a:gd name="T1" fmla="*/ T0 w 222"/>
                              <a:gd name="T2" fmla="+- 0 2582 2579"/>
                              <a:gd name="T3" fmla="*/ 2582 h 44"/>
                              <a:gd name="T4" fmla="+- 0 9075 9075"/>
                              <a:gd name="T5" fmla="*/ T4 w 222"/>
                              <a:gd name="T6" fmla="+- 0 2591 2579"/>
                              <a:gd name="T7" fmla="*/ 2591 h 44"/>
                              <a:gd name="T8" fmla="+- 0 9099 9075"/>
                              <a:gd name="T9" fmla="*/ T8 w 222"/>
                              <a:gd name="T10" fmla="+- 0 2607 2579"/>
                              <a:gd name="T11" fmla="*/ 2607 h 44"/>
                              <a:gd name="T12" fmla="+- 0 9131 9075"/>
                              <a:gd name="T13" fmla="*/ T12 w 222"/>
                              <a:gd name="T14" fmla="+- 0 2608 2579"/>
                              <a:gd name="T15" fmla="*/ 2608 h 44"/>
                              <a:gd name="T16" fmla="+- 0 9135 9075"/>
                              <a:gd name="T17" fmla="*/ T16 w 222"/>
                              <a:gd name="T18" fmla="+- 0 2618 2579"/>
                              <a:gd name="T19" fmla="*/ 2618 h 44"/>
                              <a:gd name="T20" fmla="+- 0 9200 9075"/>
                              <a:gd name="T21" fmla="*/ T20 w 222"/>
                              <a:gd name="T22" fmla="+- 0 2623 2579"/>
                              <a:gd name="T23" fmla="*/ 2623 h 44"/>
                              <a:gd name="T24" fmla="+- 0 9264 9075"/>
                              <a:gd name="T25" fmla="*/ T24 w 222"/>
                              <a:gd name="T26" fmla="+- 0 2619 2579"/>
                              <a:gd name="T27" fmla="*/ 2619 h 44"/>
                              <a:gd name="T28" fmla="+- 0 9297 9075"/>
                              <a:gd name="T29" fmla="*/ T28 w 222"/>
                              <a:gd name="T30" fmla="+- 0 2600 2579"/>
                              <a:gd name="T31" fmla="*/ 2600 h 44"/>
                              <a:gd name="T32" fmla="+- 0 9254 9075"/>
                              <a:gd name="T33" fmla="*/ T32 w 222"/>
                              <a:gd name="T34" fmla="+- 0 2588 2579"/>
                              <a:gd name="T35" fmla="*/ 2588 h 44"/>
                              <a:gd name="T36" fmla="+- 0 9198 9075"/>
                              <a:gd name="T37" fmla="*/ T36 w 222"/>
                              <a:gd name="T38" fmla="+- 0 2579 2579"/>
                              <a:gd name="T39" fmla="*/ 2579 h 44"/>
                              <a:gd name="T40" fmla="+- 0 9176 9075"/>
                              <a:gd name="T41" fmla="*/ T40 w 222"/>
                              <a:gd name="T42" fmla="+- 0 2590 2579"/>
                              <a:gd name="T43" fmla="*/ 2590 h 44"/>
                              <a:gd name="T44" fmla="+- 0 9144 9075"/>
                              <a:gd name="T45" fmla="*/ T44 w 222"/>
                              <a:gd name="T46" fmla="+- 0 2582 2579"/>
                              <a:gd name="T47" fmla="*/ 25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2" h="44">
                                <a:moveTo>
                                  <a:pt x="69" y="3"/>
                                </a:moveTo>
                                <a:lnTo>
                                  <a:pt x="0" y="12"/>
                                </a:lnTo>
                                <a:lnTo>
                                  <a:pt x="24" y="28"/>
                                </a:lnTo>
                                <a:lnTo>
                                  <a:pt x="56" y="29"/>
                                </a:lnTo>
                                <a:lnTo>
                                  <a:pt x="60" y="39"/>
                                </a:lnTo>
                                <a:lnTo>
                                  <a:pt x="125" y="44"/>
                                </a:lnTo>
                                <a:lnTo>
                                  <a:pt x="189" y="40"/>
                                </a:lnTo>
                                <a:lnTo>
                                  <a:pt x="222" y="21"/>
                                </a:lnTo>
                                <a:lnTo>
                                  <a:pt x="179" y="9"/>
                                </a:lnTo>
                                <a:lnTo>
                                  <a:pt x="123" y="0"/>
                                </a:lnTo>
                                <a:lnTo>
                                  <a:pt x="101" y="11"/>
                                </a:lnTo>
                                <a:lnTo>
                                  <a:pt x="69" y="3"/>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496"/>
                        <wps:cNvSpPr>
                          <a:spLocks/>
                        </wps:cNvSpPr>
                        <wps:spPr bwMode="auto">
                          <a:xfrm>
                            <a:off x="9683" y="2570"/>
                            <a:ext cx="148" cy="32"/>
                          </a:xfrm>
                          <a:custGeom>
                            <a:avLst/>
                            <a:gdLst>
                              <a:gd name="T0" fmla="+- 0 9769 9683"/>
                              <a:gd name="T1" fmla="*/ T0 w 148"/>
                              <a:gd name="T2" fmla="+- 0 2596 2570"/>
                              <a:gd name="T3" fmla="*/ 2596 h 32"/>
                              <a:gd name="T4" fmla="+- 0 9772 9683"/>
                              <a:gd name="T5" fmla="*/ T4 w 148"/>
                              <a:gd name="T6" fmla="+- 0 2591 2570"/>
                              <a:gd name="T7" fmla="*/ 2591 h 32"/>
                              <a:gd name="T8" fmla="+- 0 9792 9683"/>
                              <a:gd name="T9" fmla="*/ T8 w 148"/>
                              <a:gd name="T10" fmla="+- 0 2588 2570"/>
                              <a:gd name="T11" fmla="*/ 2588 h 32"/>
                              <a:gd name="T12" fmla="+- 0 9819 9683"/>
                              <a:gd name="T13" fmla="*/ T12 w 148"/>
                              <a:gd name="T14" fmla="+- 0 2584 2570"/>
                              <a:gd name="T15" fmla="*/ 2584 h 32"/>
                              <a:gd name="T16" fmla="+- 0 9819 9683"/>
                              <a:gd name="T17" fmla="*/ T16 w 148"/>
                              <a:gd name="T18" fmla="+- 0 2575 2570"/>
                              <a:gd name="T19" fmla="*/ 2575 h 32"/>
                              <a:gd name="T20" fmla="+- 0 9798 9683"/>
                              <a:gd name="T21" fmla="*/ T20 w 148"/>
                              <a:gd name="T22" fmla="+- 0 2570 2570"/>
                              <a:gd name="T23" fmla="*/ 2570 h 32"/>
                              <a:gd name="T24" fmla="+- 0 9777 9683"/>
                              <a:gd name="T25" fmla="*/ T24 w 148"/>
                              <a:gd name="T26" fmla="+- 0 2576 2570"/>
                              <a:gd name="T27" fmla="*/ 2576 h 32"/>
                              <a:gd name="T28" fmla="+- 0 9764 9683"/>
                              <a:gd name="T29" fmla="*/ T28 w 148"/>
                              <a:gd name="T30" fmla="+- 0 2584 2570"/>
                              <a:gd name="T31" fmla="*/ 2584 h 32"/>
                              <a:gd name="T32" fmla="+- 0 9760 9683"/>
                              <a:gd name="T33" fmla="*/ T32 w 148"/>
                              <a:gd name="T34" fmla="+- 0 2575 2570"/>
                              <a:gd name="T35" fmla="*/ 2575 h 32"/>
                              <a:gd name="T36" fmla="+- 0 9726 9683"/>
                              <a:gd name="T37" fmla="*/ T36 w 148"/>
                              <a:gd name="T38" fmla="+- 0 2575 2570"/>
                              <a:gd name="T39" fmla="*/ 2575 h 32"/>
                              <a:gd name="T40" fmla="+- 0 9683 9683"/>
                              <a:gd name="T41" fmla="*/ T40 w 148"/>
                              <a:gd name="T42" fmla="+- 0 2582 2570"/>
                              <a:gd name="T43" fmla="*/ 2582 h 32"/>
                              <a:gd name="T44" fmla="+- 0 9732 9683"/>
                              <a:gd name="T45" fmla="*/ T44 w 148"/>
                              <a:gd name="T46" fmla="+- 0 2583 2570"/>
                              <a:gd name="T47" fmla="*/ 2583 h 32"/>
                              <a:gd name="T48" fmla="+- 0 9719 9683"/>
                              <a:gd name="T49" fmla="*/ T48 w 148"/>
                              <a:gd name="T50" fmla="+- 0 2594 2570"/>
                              <a:gd name="T51" fmla="*/ 2594 h 32"/>
                              <a:gd name="T52" fmla="+- 0 9743 9683"/>
                              <a:gd name="T53" fmla="*/ T52 w 148"/>
                              <a:gd name="T54" fmla="+- 0 2602 2570"/>
                              <a:gd name="T55" fmla="*/ 2602 h 32"/>
                              <a:gd name="T56" fmla="+- 0 9769 9683"/>
                              <a:gd name="T57" fmla="*/ T56 w 148"/>
                              <a:gd name="T58" fmla="+- 0 2596 2570"/>
                              <a:gd name="T59" fmla="*/ 259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8" h="32">
                                <a:moveTo>
                                  <a:pt x="86" y="26"/>
                                </a:moveTo>
                                <a:lnTo>
                                  <a:pt x="89" y="21"/>
                                </a:lnTo>
                                <a:lnTo>
                                  <a:pt x="109" y="18"/>
                                </a:lnTo>
                                <a:lnTo>
                                  <a:pt x="136" y="14"/>
                                </a:lnTo>
                                <a:lnTo>
                                  <a:pt x="136" y="5"/>
                                </a:lnTo>
                                <a:lnTo>
                                  <a:pt x="115" y="0"/>
                                </a:lnTo>
                                <a:lnTo>
                                  <a:pt x="94" y="6"/>
                                </a:lnTo>
                                <a:lnTo>
                                  <a:pt x="81" y="14"/>
                                </a:lnTo>
                                <a:lnTo>
                                  <a:pt x="77" y="5"/>
                                </a:lnTo>
                                <a:lnTo>
                                  <a:pt x="43" y="5"/>
                                </a:lnTo>
                                <a:lnTo>
                                  <a:pt x="0" y="12"/>
                                </a:lnTo>
                                <a:lnTo>
                                  <a:pt x="49" y="13"/>
                                </a:lnTo>
                                <a:lnTo>
                                  <a:pt x="36" y="24"/>
                                </a:lnTo>
                                <a:lnTo>
                                  <a:pt x="60" y="32"/>
                                </a:lnTo>
                                <a:lnTo>
                                  <a:pt x="86" y="26"/>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495"/>
                        <wps:cNvSpPr>
                          <a:spLocks noEditPoints="1"/>
                        </wps:cNvSpPr>
                        <wps:spPr bwMode="auto">
                          <a:xfrm>
                            <a:off x="8874" y="9060"/>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494"/>
                        <wps:cNvSpPr>
                          <a:spLocks noEditPoints="1"/>
                        </wps:cNvSpPr>
                        <wps:spPr bwMode="auto">
                          <a:xfrm>
                            <a:off x="8874" y="7308"/>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493"/>
                        <wps:cNvSpPr>
                          <a:spLocks noEditPoints="1"/>
                        </wps:cNvSpPr>
                        <wps:spPr bwMode="auto">
                          <a:xfrm>
                            <a:off x="8874" y="5556"/>
                            <a:ext cx="32" cy="0"/>
                          </a:xfrm>
                          <a:custGeom>
                            <a:avLst/>
                            <a:gdLst>
                              <a:gd name="T0" fmla="+- 0 4437 4437"/>
                              <a:gd name="T1" fmla="*/ T0 w 32"/>
                              <a:gd name="T2" fmla="+- 0 4469 4437"/>
                              <a:gd name="T3" fmla="*/ T2 w 32"/>
                            </a:gdLst>
                            <a:ahLst/>
                            <a:cxnLst>
                              <a:cxn ang="0">
                                <a:pos x="T1" y="0"/>
                              </a:cxn>
                              <a:cxn ang="0">
                                <a:pos x="T3" y="0"/>
                              </a:cxn>
                            </a:cxnLst>
                            <a:rect l="0" t="0" r="r" b="b"/>
                            <a:pathLst>
                              <a:path w="32">
                                <a:moveTo>
                                  <a:pt x="0" y="0"/>
                                </a:moveTo>
                                <a:lnTo>
                                  <a:pt x="32" y="0"/>
                                </a:lnTo>
                              </a:path>
                            </a:pathLst>
                          </a:custGeom>
                          <a:noFill/>
                          <a:ln w="7889">
                            <a:solidFill>
                              <a:srgbClr val="3333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BF2F25" id="Group 492" o:spid="_x0000_s1026" style="position:absolute;margin-left:221.5pt;margin-top:105.25pt;width:269.7pt;height:156.4pt;z-index:-2291;mso-position-horizontal-relative:page;mso-position-vertical-relative:page" coordorigin="4431,2106" coordsize="5394,3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">
                <v:shape id="Freeform 501" o:spid="_x0000_s1027" style="position:absolute;left:4469;top:2112;width:5350;height:3085;visibility:visible;mso-wrap-style:square;v-text-anchor:top" coordsize="5350,3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OVsQA&#10;AADcAAAADwAAAGRycy9kb3ducmV2LnhtbESPUWvCQBCE3wv+h2OFvtWLtlZNPUUEoVihRgVfl9w2&#10;Ceb2Qvaq6b/vCYU+DjPzDTNfdq5WV2ql8mxgOEhAEefeVlwYOB03T1NQEpAt1p7JwA8JLBe9hzmm&#10;1t84o+shFCpCWFI0UIbQpFpLXpJDGfiGOHpfvnUYomwLbVu8Rbir9ShJXrXDiuNCiQ2tS8ovh29n&#10;YCv0TB9y3s4y2ezqz30y9tnFmMd+t3oDFagL/+G/9rs18DKbwP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9zlbEAAAA3AAAAA8AAAAAAAAAAAAAAAAAmAIAAGRycy9k&#10;b3ducmV2LnhtbFBLBQYAAAAABAAEAPUAAACJAwAAAAA=&#10;" path="m5350,l,,,3084r5350,l5350,xe" fillcolor="#e4e4e4" stroked="f">
                  <v:path arrowok="t" o:connecttype="custom" o:connectlocs="5350,2112;0,2112;0,5196;5350,5196;5350,2112"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8" type="#_x0000_t75" style="position:absolute;left:4706;top:2468;width:5119;height: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uhpnDAAAA3AAAAA8AAABkcnMvZG93bnJldi54bWxET89rwjAUvg/8H8IbeCmaKmPUzigiCh48&#10;bFUUb4/mrS1rXkoTbfzvl8Ngx4/v93IdTCse1LvGsoLZNAVBXFrdcKXgfNpPMhDOI2tsLZOCJzlY&#10;r0YvS8y1HfiLHoWvRAxhl6OC2vsul9KVNRl0U9sRR+7b9gZ9hH0ldY9DDDetnKfpuzTYcGyosaNt&#10;TeVPcTcK0vPgwzFLsnC77EyXhOT6ObsrNX4Nmw8QnoL/F/+5D1rB2yKujWfiE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i6GmcMAAADcAAAADwAAAAAAAAAAAAAAAACf&#10;AgAAZHJzL2Rvd25yZXYueG1sUEsFBgAAAAAEAAQA9wAAAI8DAAAAAA==&#10;">
                  <v:imagedata r:id="rId13" o:title=""/>
                </v:shape>
                <v:shape id="Freeform 499" o:spid="_x0000_s1029" style="position:absolute;left:9149;top:2657;width:88;height:35;visibility:visible;mso-wrap-style:square;v-text-anchor:top" coordsize="8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GsYcYA&#10;AADcAAAADwAAAGRycy9kb3ducmV2LnhtbESPQWvCQBSE7wX/w/KE3nRj0FJTVylCQVqENi3o8TX7&#10;zAazb0N2m8R/7wpCj8PMfMOsNoOtRUetrxwrmE0TEMSF0xWXCn6+3ybPIHxA1lg7JgUX8rBZjx5W&#10;mGnX8xd1eShFhLDPUIEJocmk9IUhi37qGuLonVxrMUTZllK32Ee4rWWaJE/SYsVxwWBDW0PFOf+z&#10;CpJu8dub+XG/PZx2759UpvuPKlXqcTy8voAINIT/8L290wrmyyXczsQj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GsYcYAAADcAAAADwAAAAAAAAAAAAAAAACYAgAAZHJz&#10;L2Rvd25yZXYueG1sUEsFBgAAAAAEAAQA9QAAAIsDAAAAAA==&#10;" path="m39,35l89,21,57,13,48,,2,7,16,18,,27r39,8xe" fillcolor="#ccc" stroked="f">
                  <v:path arrowok="t" o:connecttype="custom" o:connectlocs="39,2692;89,2678;57,2670;48,2657;2,2664;16,2675;0,2684;39,2692" o:connectangles="0,0,0,0,0,0,0,0"/>
                </v:shape>
                <v:shape id="Freeform 498" o:spid="_x0000_s1030" style="position:absolute;left:8922;top:2601;width:245;height:115;visibility:visible;mso-wrap-style:square;v-text-anchor:top" coordsize="24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zYb4A&#10;AADcAAAADwAAAGRycy9kb3ducmV2LnhtbERPy4rCMBTdD/gP4QqzGxMVR6mmRURBcOVrf22ubbG5&#10;KU3UOl9vFsIsD+e9yDpbiwe1vnKsYThQIIhzZyouNJyOm58ZCB+QDdaOScOLPGRp72uBiXFP3tPj&#10;EAoRQ9gnqKEMoUmk9HlJFv3ANcSRu7rWYoiwLaRp8RnDbS1HSv1KixXHhhIbWpWU3w53q4Fef2t7&#10;RjlVF5fjeLevtzO30fq73y3nIAJ14V/8cW+NhomK8+OZeARk+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zB82G+AAAA3AAAAA8AAAAAAAAAAAAAAAAAmAIAAGRycy9kb3ducmV2&#10;LnhtbFBLBQYAAAAABAAEAPUAAACDAwAAAAA=&#10;" path="m173,12l145,,113,1r-9,12l73,13,60,1,,14,17,41,60,71,94,81,74,93r47,22l148,113,158,84r20,-6l190,52,246,38,173,12xe" fillcolor="#ccc" stroked="f">
                  <v:path arrowok="t" o:connecttype="custom" o:connectlocs="173,2613;145,2601;113,2602;104,2614;73,2614;60,2602;0,2615;17,2642;60,2672;94,2682;74,2694;121,2716;148,2714;158,2685;178,2679;190,2653;246,2639;173,2613" o:connectangles="0,0,0,0,0,0,0,0,0,0,0,0,0,0,0,0,0,0"/>
                </v:shape>
                <v:shape id="Freeform 497" o:spid="_x0000_s1031" style="position:absolute;left:9075;top:2579;width:222;height:44;visibility:visible;mso-wrap-style:square;v-text-anchor:top" coordsize="22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VVG8MA&#10;AADcAAAADwAAAGRycy9kb3ducmV2LnhtbESPQYvCMBSE7wv+h/CEva2p7ipSjSKibBE8qMXzo3m2&#10;xealNLHt/vuNIHgcZuYbZrnuTSVaalxpWcF4FIEgzqwuOVeQXvZfcxDOI2usLJOCP3KwXg0+lhhr&#10;2/GJ2rPPRYCwi1FB4X0dS+myggy6ka2Jg3ezjUEfZJNL3WAX4KaSkyiaSYMlh4UCa9oWlN3PDxMo&#10;t9/0esjddmdk2n1fjgkm7Y9Sn8N+swDhqffv8KudaAXTaAz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VVG8MAAADcAAAADwAAAAAAAAAAAAAAAACYAgAAZHJzL2Rv&#10;d25yZXYueG1sUEsFBgAAAAAEAAQA9QAAAIgDAAAAAA==&#10;" path="m69,3l,12,24,28r32,1l60,39r65,5l189,40,222,21,179,9,123,,101,11,69,3xe" fillcolor="#ccc" stroked="f">
                  <v:path arrowok="t" o:connecttype="custom" o:connectlocs="69,2582;0,2591;24,2607;56,2608;60,2618;125,2623;189,2619;222,2600;179,2588;123,2579;101,2590;69,2582" o:connectangles="0,0,0,0,0,0,0,0,0,0,0,0"/>
                </v:shape>
                <v:shape id="Freeform 496" o:spid="_x0000_s1032" style="position:absolute;left:9683;top:2570;width:148;height:32;visibility:visible;mso-wrap-style:square;v-text-anchor:top" coordsize="14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UVMEA&#10;AADcAAAADwAAAGRycy9kb3ducmV2LnhtbESPQYvCMBCF7wv+hzCCl0VTBRepRhFB0KOu4HVoxqba&#10;TEoz1vrvNwsLe3y8ed+bt9r0vlYdtbEKbGA6yUARF8FWXBq4fO/HC1BRkC3WgcnAmyJs1oOPFeY2&#10;vPhE3VlKlSAcczTgRJpc61g48hgnoSFO3i20HiXJttS2xVeC+1rPsuxLe6w4NThsaOeoeJyfPr0h&#10;i1NXhJtc8dNhed82++Nlbsxo2G+XoIR6+T/+Sx+sgXk2g98xiQB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QVFTBAAAA3AAAAA8AAAAAAAAAAAAAAAAAmAIAAGRycy9kb3du&#10;cmV2LnhtbFBLBQYAAAAABAAEAPUAAACGAwAAAAA=&#10;" path="m86,26r3,-5l109,18r27,-4l136,5,115,,94,6,81,14,77,5,43,5,,12r49,1l36,24r24,8l86,26xe" fillcolor="#ccc" stroked="f">
                  <v:path arrowok="t" o:connecttype="custom" o:connectlocs="86,2596;89,2591;109,2588;136,2584;136,2575;115,2570;94,2576;81,2584;77,2575;43,2575;0,2582;49,2583;36,2594;60,2602;86,2596" o:connectangles="0,0,0,0,0,0,0,0,0,0,0,0,0,0,0"/>
                </v:shape>
                <v:shape id="Freeform 495" o:spid="_x0000_s1033" style="position:absolute;left:8874;top:9060;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rccEA&#10;AADcAAAADwAAAGRycy9kb3ducmV2LnhtbESP0YrCMBRE3wX/IVxh3zR13RWpRpEFcd/E6gdcm2ta&#10;bG5qErX+vVkQ9nGYmTPMYtXZRtzJh9qxgvEoA0FcOl2zUXA8bIYzECEia2wck4InBVgt+70F5to9&#10;eE/3IhqRIBxyVFDF2OZShrIii2HkWuLknZ23GJP0RmqPjwS3jfzMsqm0WHNaqLCln4rKS3GzCk58&#10;fLKXk6/bVe8MG1Oc222h1MegW89BROrif/jd/tUKvrMJ/J1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Fa3HBAAAA3AAAAA8AAAAAAAAAAAAAAAAAmAIAAGRycy9kb3du&#10;cmV2LnhtbFBLBQYAAAAABAAEAPUAAACGAwAAAAA=&#10;" path="m,l32,e" filled="f" strokecolor="#333" strokeweight=".21914mm">
                  <v:path arrowok="t" o:connecttype="custom" o:connectlocs="0,0;32,0" o:connectangles="0,0"/>
                  <o:lock v:ext="edit" verticies="t"/>
                </v:shape>
                <v:shape id="Freeform 494" o:spid="_x0000_s1034" style="position:absolute;left:8874;top:7308;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zBcIA&#10;AADcAAAADwAAAGRycy9kb3ducmV2LnhtbESPzWrDMBCE74G+g9hCbomcv1LcKKEESnsrdfIAW2sj&#10;m1grV5L/3r4qFHIcZuYbZn8cbSN68qF2rGC1zEAQl07XbBRczm+LZxAhImtsHJOCiQIcDw+zPeba&#10;DfxFfRGNSBAOOSqoYmxzKUNZkcWwdC1x8q7OW4xJeiO1xyHBbSPXWfYkLdacFips6VRReSs6q+Cb&#10;LxN7udl2P/rTsDHFtX0vlJo/jq8vICKN8R7+b39oBbtsC39n0h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MFwgAAANwAAAAPAAAAAAAAAAAAAAAAAJgCAABkcnMvZG93&#10;bnJldi54bWxQSwUGAAAAAAQABAD1AAAAhwMAAAAA&#10;" path="m,l32,e" filled="f" strokecolor="#333" strokeweight=".21914mm">
                  <v:path arrowok="t" o:connecttype="custom" o:connectlocs="0,0;32,0" o:connectangles="0,0"/>
                  <o:lock v:ext="edit" verticies="t"/>
                </v:shape>
                <v:shape id="Freeform 493" o:spid="_x0000_s1035" style="position:absolute;left:8874;top:5556;width:32;height:0;visibility:visible;mso-wrap-style:square;v-text-anchor:top" coordsize="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BWnsIA&#10;AADcAAAADwAAAGRycy9kb3ducmV2LnhtbESP3WoCMRSE7wu+QzhC72rWthZZjSKFUu9KVx/gdHPM&#10;Lm5O1iT79/amUOjlMDPfMNv9aBvRkw+1YwXLRQaCuHS6ZqPgfPp4WoMIEVlj45gUTBRgv5s9bDHX&#10;buBv6otoRIJwyFFBFWObSxnKiiyGhWuJk3dx3mJM0hupPQ4Jbhv5nGVv0mLNaaHClt4rKq9FZxX8&#10;8HliL19eu5v+MmxMcWk/C6Ue5+NhAyLSGP/Df+2jVrDKVvB7Jh0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FaewgAAANwAAAAPAAAAAAAAAAAAAAAAAJgCAABkcnMvZG93&#10;bnJldi54bWxQSwUGAAAAAAQABAD1AAAAhwMAAAAA&#10;" path="m,l32,e" filled="f" strokecolor="#333" strokeweight=".21914mm">
                  <v:path arrowok="t" o:connecttype="custom" o:connectlocs="0,0;32,0" o:connectangles="0,0"/>
                  <o:lock v:ext="edit" verticies="t"/>
                </v:shape>
                <w10:wrap anchorx="page" anchory="page"/>
              </v:group>
            </w:pict>
          </mc:Fallback>
        </mc:AlternateContent>
      </w:r>
      <w:r w:rsidR="00F5753A">
        <w:rPr>
          <w:rFonts w:ascii="MS PMincho" w:eastAsia="MS PMincho" w:hAnsi="MS PMincho" w:cs="MS PMincho"/>
          <w:w w:val="80"/>
          <w:position w:val="-4"/>
          <w:sz w:val="13"/>
          <w:szCs w:val="13"/>
        </w:rPr>
        <w:t>●</w:t>
      </w:r>
      <w:r w:rsidR="00F9389F">
        <w:rPr>
          <w:w w:val="80"/>
          <w:position w:val="-4"/>
          <w:sz w:val="13"/>
          <w:szCs w:val="13"/>
        </w:rPr>
        <w:t xml:space="preserve"> </w:t>
      </w:r>
      <w:r w:rsidR="00F5753A">
        <w:rPr>
          <w:rFonts w:ascii="Arial" w:eastAsia="Arial" w:hAnsi="Arial" w:cs="Arial"/>
          <w:position w:val="-3"/>
          <w:sz w:val="10"/>
          <w:szCs w:val="10"/>
        </w:rPr>
        <w:t>2</w:t>
      </w:r>
      <w:r w:rsidR="00F9389F">
        <w:rPr>
          <w:rFonts w:ascii="Arial" w:eastAsia="Arial" w:hAnsi="Arial" w:cs="Arial"/>
          <w:position w:val="-3"/>
          <w:sz w:val="10"/>
          <w:szCs w:val="10"/>
        </w:rPr>
        <w:t xml:space="preserve">                                                        </w:t>
      </w:r>
      <w:r w:rsidR="00F5753A">
        <w:rPr>
          <w:rFonts w:ascii="Arial" w:eastAsia="Arial" w:hAnsi="Arial" w:cs="Arial"/>
          <w:spacing w:val="26"/>
          <w:position w:val="-3"/>
          <w:sz w:val="10"/>
          <w:szCs w:val="10"/>
        </w:rPr>
        <w:t xml:space="preserve"> </w:t>
      </w:r>
      <w:r w:rsidR="00F5753A">
        <w:rPr>
          <w:rFonts w:ascii="MS PMincho" w:eastAsia="MS PMincho" w:hAnsi="MS PMincho" w:cs="MS PMincho"/>
          <w:color w:val="7BAD00"/>
          <w:w w:val="81"/>
          <w:position w:val="-2"/>
          <w:sz w:val="16"/>
          <w:szCs w:val="16"/>
        </w:rPr>
        <w:t>●</w:t>
      </w:r>
      <w:r w:rsidR="00F9389F">
        <w:rPr>
          <w:color w:val="7BAD00"/>
          <w:w w:val="81"/>
          <w:position w:val="-2"/>
          <w:sz w:val="16"/>
          <w:szCs w:val="16"/>
        </w:rPr>
        <w:t xml:space="preserve">  </w:t>
      </w:r>
      <w:r w:rsidR="00F5753A">
        <w:rPr>
          <w:color w:val="7BAD00"/>
          <w:spacing w:val="31"/>
          <w:w w:val="81"/>
          <w:position w:val="-2"/>
          <w:sz w:val="16"/>
          <w:szCs w:val="16"/>
        </w:rPr>
        <w:t xml:space="preserve"> </w:t>
      </w:r>
      <w:r w:rsidR="00F5753A">
        <w:rPr>
          <w:rFonts w:ascii="MS PMincho" w:eastAsia="MS PMincho" w:hAnsi="MS PMincho" w:cs="MS PMincho"/>
          <w:color w:val="7BAD00"/>
          <w:w w:val="81"/>
          <w:position w:val="2"/>
          <w:sz w:val="19"/>
          <w:szCs w:val="19"/>
        </w:rPr>
        <w:t>●</w:t>
      </w:r>
    </w:p>
    <w:p w14:paraId="2E11C2DD" w14:textId="72C97E2E" w:rsidR="005B53EE" w:rsidRDefault="00726C06" w:rsidP="00F9389F">
      <w:pPr>
        <w:spacing w:line="20" w:lineRule="exact"/>
        <w:ind w:left="5199" w:right="4358"/>
        <w:rPr>
          <w:rFonts w:ascii="MS PMincho" w:eastAsia="MS PMincho" w:hAnsi="MS PMincho" w:cs="MS PMincho"/>
          <w:sz w:val="4"/>
          <w:szCs w:val="4"/>
        </w:rPr>
      </w:pPr>
      <w:r>
        <w:rPr>
          <w:noProof/>
        </w:rPr>
        <mc:AlternateContent>
          <mc:Choice Requires="wps">
            <w:drawing>
              <wp:anchor distT="0" distB="0" distL="114300" distR="114300" simplePos="0" relativeHeight="503314210" behindDoc="1" locked="0" layoutInCell="1" allowOverlap="1" wp14:anchorId="26F27B49" wp14:editId="40B820A7">
                <wp:simplePos x="0" y="0"/>
                <wp:positionH relativeFrom="page">
                  <wp:posOffset>4366260</wp:posOffset>
                </wp:positionH>
                <wp:positionV relativeFrom="paragraph">
                  <wp:posOffset>-77470</wp:posOffset>
                </wp:positionV>
                <wp:extent cx="83820" cy="106045"/>
                <wp:effectExtent l="3810" t="0" r="0" b="0"/>
                <wp:wrapNone/>
                <wp:docPr id="495"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06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ABE1D" w14:textId="77777777" w:rsidR="000B0C38" w:rsidRDefault="000B0C38">
                            <w:pPr>
                              <w:spacing w:line="160" w:lineRule="exact"/>
                              <w:ind w:right="-45"/>
                              <w:rPr>
                                <w:rFonts w:ascii="MS PMincho" w:eastAsia="MS PMincho" w:hAnsi="MS PMincho" w:cs="MS PMincho"/>
                                <w:sz w:val="16"/>
                                <w:szCs w:val="16"/>
                              </w:rPr>
                            </w:pPr>
                            <w:r w:rsidRPr="00726C06">
                              <w:rPr>
                                <w:rFonts w:ascii="MS PMincho" w:eastAsia="MS PMincho" w:hAnsi="MS PMincho" w:cs="MS PMincho"/>
                                <w:color w:val="F8766C"/>
                                <w:w w:val="82"/>
                                <w:position w:val="-1"/>
                                <w:sz w:val="16"/>
                                <w:szCs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6F27B49" id="_x0000_t202" coordsize="21600,21600" o:spt="202" path="m,l,21600r21600,l21600,xe">
                <v:stroke joinstyle="miter"/>
                <v:path gradientshapeok="t" o:connecttype="rect"/>
              </v:shapetype>
              <v:shape id="Text Box 491" o:spid="_x0000_s1026" type="#_x0000_t202" style="position:absolute;left:0;text-align:left;margin-left:343.8pt;margin-top:-6.1pt;width:6.6pt;height:8.35pt;z-index:-2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" filled="f" stroked="f">
                <v:textbox inset="0,0,0,0">
                  <w:txbxContent>
                    <w:p w14:paraId="7A2ABE1D" w14:textId="77777777" w:rsidR="00F9389F" w:rsidRDefault="00F9389F">
                      <w:pPr>
                        <w:spacing w:line="160" w:lineRule="exact"/>
                        <w:ind w:right="-45"/>
                        <w:rPr>
                          <w:rFonts w:ascii="MS PMincho" w:eastAsia="MS PMincho" w:hAnsi="MS PMincho" w:cs="MS PMincho"/>
                          <w:sz w:val="16"/>
                          <w:szCs w:val="16"/>
                        </w:rPr>
                      </w:pPr>
                      <w:r w:rsidRPr="00726C06">
                        <w:rPr>
                          <w:rFonts w:ascii="MS PMincho" w:eastAsia="MS PMincho" w:hAnsi="MS PMincho" w:cs="MS PMincho"/>
                          <w:color w:val="F8766C"/>
                          <w:w w:val="82"/>
                          <w:position w:val="-1"/>
                          <w:sz w:val="16"/>
                          <w:szCs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txbxContent>
                </v:textbox>
                <w10:wrap anchorx="page"/>
              </v:shape>
            </w:pict>
          </mc:Fallback>
        </mc:AlternateContent>
      </w:r>
      <w:r w:rsidR="00F5753A">
        <w:rPr>
          <w:rFonts w:ascii="MS PMincho" w:eastAsia="MS PMincho" w:hAnsi="MS PMincho" w:cs="MS PMincho"/>
          <w:color w:val="7BAD00"/>
          <w:w w:val="90"/>
          <w:sz w:val="4"/>
          <w:szCs w:val="4"/>
        </w:rPr>
        <w:t>●</w:t>
      </w:r>
    </w:p>
    <w:p w14:paraId="7A6D51C0" w14:textId="77777777" w:rsidR="005B53EE" w:rsidRDefault="00F5753A" w:rsidP="00F9389F">
      <w:pPr>
        <w:spacing w:line="180" w:lineRule="exact"/>
        <w:ind w:left="1221"/>
        <w:rPr>
          <w:rFonts w:ascii="Arial" w:eastAsia="Arial" w:hAnsi="Arial" w:cs="Arial"/>
          <w:sz w:val="10"/>
          <w:szCs w:val="10"/>
        </w:rPr>
      </w:pPr>
      <w:r>
        <w:rPr>
          <w:rFonts w:ascii="MS PMincho" w:eastAsia="MS PMincho" w:hAnsi="MS PMincho" w:cs="MS PMincho"/>
          <w:w w:val="82"/>
          <w:position w:val="-2"/>
          <w:sz w:val="16"/>
          <w:szCs w:val="16"/>
        </w:rPr>
        <w:t>●</w:t>
      </w:r>
      <w:r>
        <w:rPr>
          <w:spacing w:val="26"/>
          <w:w w:val="82"/>
          <w:position w:val="-2"/>
          <w:sz w:val="16"/>
          <w:szCs w:val="16"/>
        </w:rPr>
        <w:t xml:space="preserve"> </w:t>
      </w:r>
      <w:r>
        <w:rPr>
          <w:rFonts w:ascii="Arial" w:eastAsia="Arial" w:hAnsi="Arial" w:cs="Arial"/>
          <w:w w:val="104"/>
          <w:sz w:val="10"/>
          <w:szCs w:val="10"/>
        </w:rPr>
        <w:t>3</w:t>
      </w:r>
    </w:p>
    <w:p w14:paraId="4EE63F2A" w14:textId="77777777" w:rsidR="005B53EE" w:rsidRDefault="00F5753A" w:rsidP="00F9389F">
      <w:pPr>
        <w:spacing w:line="200" w:lineRule="exact"/>
        <w:ind w:left="1211"/>
        <w:rPr>
          <w:rFonts w:ascii="Arial" w:eastAsia="Arial" w:hAnsi="Arial" w:cs="Arial"/>
          <w:sz w:val="10"/>
          <w:szCs w:val="10"/>
        </w:rPr>
      </w:pPr>
      <w:r>
        <w:rPr>
          <w:rFonts w:ascii="MS PMincho" w:eastAsia="MS PMincho" w:hAnsi="MS PMincho" w:cs="MS PMincho"/>
          <w:w w:val="80"/>
          <w:position w:val="-2"/>
          <w:sz w:val="19"/>
          <w:szCs w:val="19"/>
        </w:rPr>
        <w:t>●</w:t>
      </w:r>
      <w:r>
        <w:rPr>
          <w:spacing w:val="10"/>
          <w:w w:val="80"/>
          <w:position w:val="-2"/>
          <w:sz w:val="19"/>
          <w:szCs w:val="19"/>
        </w:rPr>
        <w:t xml:space="preserve"> </w:t>
      </w:r>
      <w:r>
        <w:rPr>
          <w:rFonts w:ascii="Arial" w:eastAsia="Arial" w:hAnsi="Arial" w:cs="Arial"/>
          <w:position w:val="1"/>
          <w:sz w:val="10"/>
          <w:szCs w:val="10"/>
        </w:rPr>
        <w:t>4</w:t>
      </w:r>
      <w:r w:rsidR="00F9389F">
        <w:rPr>
          <w:rFonts w:ascii="Arial" w:eastAsia="Arial" w:hAnsi="Arial" w:cs="Arial"/>
          <w:position w:val="1"/>
          <w:sz w:val="10"/>
          <w:szCs w:val="10"/>
        </w:rPr>
        <w:t xml:space="preserve">                           </w:t>
      </w:r>
      <w:r>
        <w:rPr>
          <w:rFonts w:ascii="Arial" w:eastAsia="Arial" w:hAnsi="Arial" w:cs="Arial"/>
          <w:spacing w:val="3"/>
          <w:position w:val="1"/>
          <w:sz w:val="10"/>
          <w:szCs w:val="10"/>
        </w:rPr>
        <w:t xml:space="preserve"> </w:t>
      </w:r>
      <w:r>
        <w:rPr>
          <w:rFonts w:ascii="Arial" w:eastAsia="Arial" w:hAnsi="Arial" w:cs="Arial"/>
          <w:color w:val="4D4D4D"/>
          <w:w w:val="104"/>
          <w:position w:val="1"/>
          <w:sz w:val="10"/>
          <w:szCs w:val="10"/>
        </w:rPr>
        <w:t>25</w:t>
      </w:r>
    </w:p>
    <w:p w14:paraId="72121761" w14:textId="77777777" w:rsidR="005B53EE" w:rsidRDefault="00F5753A" w:rsidP="00F9389F">
      <w:pPr>
        <w:spacing w:line="200" w:lineRule="exact"/>
        <w:ind w:left="1202"/>
        <w:rPr>
          <w:rFonts w:ascii="Arial" w:eastAsia="Arial" w:hAnsi="Arial" w:cs="Arial"/>
          <w:sz w:val="10"/>
          <w:szCs w:val="10"/>
        </w:rPr>
      </w:pPr>
      <w:r>
        <w:rPr>
          <w:rFonts w:ascii="MS PMincho" w:eastAsia="MS PMincho" w:hAnsi="MS PMincho" w:cs="MS PMincho"/>
          <w:w w:val="81"/>
          <w:position w:val="-1"/>
          <w:sz w:val="21"/>
          <w:szCs w:val="21"/>
        </w:rPr>
        <w:t>●</w:t>
      </w:r>
      <w:r>
        <w:rPr>
          <w:spacing w:val="-3"/>
          <w:w w:val="81"/>
          <w:position w:val="-1"/>
          <w:sz w:val="21"/>
          <w:szCs w:val="21"/>
        </w:rPr>
        <w:t xml:space="preserve"> </w:t>
      </w:r>
      <w:r>
        <w:rPr>
          <w:rFonts w:ascii="Arial" w:eastAsia="Arial" w:hAnsi="Arial" w:cs="Arial"/>
          <w:w w:val="104"/>
          <w:position w:val="3"/>
          <w:sz w:val="10"/>
          <w:szCs w:val="10"/>
        </w:rPr>
        <w:t>5</w:t>
      </w:r>
    </w:p>
    <w:p w14:paraId="3B17DE5F" w14:textId="77777777" w:rsidR="005B53EE" w:rsidRDefault="005B53EE" w:rsidP="00F9389F">
      <w:pPr>
        <w:spacing w:before="10" w:line="140" w:lineRule="exact"/>
        <w:rPr>
          <w:sz w:val="15"/>
          <w:szCs w:val="15"/>
        </w:rPr>
      </w:pPr>
    </w:p>
    <w:p w14:paraId="1DBABF5A" w14:textId="77777777" w:rsidR="005B53EE" w:rsidRDefault="005B53EE" w:rsidP="00F9389F">
      <w:pPr>
        <w:spacing w:line="200" w:lineRule="exact"/>
      </w:pPr>
    </w:p>
    <w:tbl>
      <w:tblPr>
        <w:tblW w:w="0" w:type="auto"/>
        <w:tblInd w:w="675" w:type="dxa"/>
        <w:tblLayout w:type="fixed"/>
        <w:tblCellMar>
          <w:left w:w="0" w:type="dxa"/>
          <w:right w:w="0" w:type="dxa"/>
        </w:tblCellMar>
        <w:tblLook w:val="01E0" w:firstRow="1" w:lastRow="1" w:firstColumn="1" w:lastColumn="1" w:noHBand="0" w:noVBand="0"/>
      </w:tblPr>
      <w:tblGrid>
        <w:gridCol w:w="991"/>
        <w:gridCol w:w="880"/>
        <w:gridCol w:w="4255"/>
        <w:gridCol w:w="2164"/>
      </w:tblGrid>
      <w:tr w:rsidR="005B53EE" w14:paraId="38F1F0EF" w14:textId="77777777">
        <w:trPr>
          <w:trHeight w:hRule="exact" w:val="183"/>
        </w:trPr>
        <w:tc>
          <w:tcPr>
            <w:tcW w:w="1871" w:type="dxa"/>
            <w:gridSpan w:val="2"/>
            <w:tcBorders>
              <w:top w:val="nil"/>
              <w:left w:val="nil"/>
              <w:bottom w:val="nil"/>
              <w:right w:val="nil"/>
            </w:tcBorders>
          </w:tcPr>
          <w:p w14:paraId="204B9532" w14:textId="77777777" w:rsidR="005B53EE" w:rsidRDefault="005B53EE" w:rsidP="00F9389F"/>
        </w:tc>
        <w:tc>
          <w:tcPr>
            <w:tcW w:w="4255" w:type="dxa"/>
            <w:tcBorders>
              <w:top w:val="nil"/>
              <w:left w:val="nil"/>
              <w:bottom w:val="nil"/>
              <w:right w:val="nil"/>
            </w:tcBorders>
          </w:tcPr>
          <w:p w14:paraId="0EA76D2B" w14:textId="77777777" w:rsidR="005B53EE" w:rsidRDefault="00F5753A" w:rsidP="00F9389F">
            <w:pPr>
              <w:spacing w:before="38"/>
              <w:ind w:left="1412"/>
              <w:rPr>
                <w:rFonts w:ascii="Arial" w:eastAsia="Arial" w:hAnsi="Arial" w:cs="Arial"/>
                <w:sz w:val="10"/>
                <w:szCs w:val="10"/>
              </w:rPr>
            </w:pPr>
            <w:r>
              <w:rPr>
                <w:rFonts w:ascii="Arial" w:eastAsia="Arial" w:hAnsi="Arial" w:cs="Arial"/>
                <w:color w:val="4D4D4D"/>
                <w:sz w:val="10"/>
                <w:szCs w:val="10"/>
              </w:rPr>
              <w:t>−150</w:t>
            </w:r>
            <w:r w:rsidR="00F9389F">
              <w:rPr>
                <w:rFonts w:ascii="Arial" w:eastAsia="Arial" w:hAnsi="Arial" w:cs="Arial"/>
                <w:color w:val="4D4D4D"/>
                <w:sz w:val="10"/>
                <w:szCs w:val="10"/>
              </w:rPr>
              <w:t xml:space="preserve">               </w:t>
            </w:r>
            <w:r>
              <w:rPr>
                <w:rFonts w:ascii="Arial" w:eastAsia="Arial" w:hAnsi="Arial" w:cs="Arial"/>
                <w:color w:val="4D4D4D"/>
                <w:spacing w:val="20"/>
                <w:sz w:val="10"/>
                <w:szCs w:val="10"/>
              </w:rPr>
              <w:t xml:space="preserve"> </w:t>
            </w:r>
            <w:r>
              <w:rPr>
                <w:rFonts w:ascii="Arial" w:eastAsia="Arial" w:hAnsi="Arial" w:cs="Arial"/>
                <w:color w:val="4D4D4D"/>
                <w:sz w:val="10"/>
                <w:szCs w:val="10"/>
              </w:rPr>
              <w:t>−100</w:t>
            </w:r>
            <w:r w:rsidR="00F9389F">
              <w:rPr>
                <w:rFonts w:ascii="Arial" w:eastAsia="Arial" w:hAnsi="Arial" w:cs="Arial"/>
                <w:color w:val="4D4D4D"/>
                <w:sz w:val="10"/>
                <w:szCs w:val="10"/>
              </w:rPr>
              <w:t xml:space="preserve">                </w:t>
            </w:r>
            <w:r>
              <w:rPr>
                <w:rFonts w:ascii="Arial" w:eastAsia="Arial" w:hAnsi="Arial" w:cs="Arial"/>
                <w:color w:val="4D4D4D"/>
                <w:w w:val="104"/>
                <w:sz w:val="10"/>
                <w:szCs w:val="10"/>
              </w:rPr>
              <w:t>−50</w:t>
            </w:r>
          </w:p>
        </w:tc>
        <w:tc>
          <w:tcPr>
            <w:tcW w:w="2164" w:type="dxa"/>
            <w:tcBorders>
              <w:top w:val="nil"/>
              <w:left w:val="nil"/>
              <w:bottom w:val="nil"/>
              <w:right w:val="nil"/>
            </w:tcBorders>
          </w:tcPr>
          <w:p w14:paraId="4813C178" w14:textId="77777777" w:rsidR="005B53EE" w:rsidRDefault="00F5753A" w:rsidP="00F9389F">
            <w:pPr>
              <w:spacing w:before="38"/>
              <w:ind w:left="561"/>
              <w:rPr>
                <w:rFonts w:ascii="Arial" w:eastAsia="Arial" w:hAnsi="Arial" w:cs="Arial"/>
                <w:sz w:val="10"/>
                <w:szCs w:val="10"/>
              </w:rPr>
            </w:pPr>
            <w:r>
              <w:rPr>
                <w:rFonts w:ascii="Arial" w:eastAsia="Arial" w:hAnsi="Arial" w:cs="Arial"/>
                <w:color w:val="4D4D4D"/>
                <w:sz w:val="10"/>
                <w:szCs w:val="10"/>
              </w:rPr>
              <w:t>0</w:t>
            </w:r>
            <w:r w:rsidR="00F9389F">
              <w:rPr>
                <w:rFonts w:ascii="Arial" w:eastAsia="Arial" w:hAnsi="Arial" w:cs="Arial"/>
                <w:color w:val="4D4D4D"/>
                <w:sz w:val="10"/>
                <w:szCs w:val="10"/>
              </w:rPr>
              <w:t xml:space="preserve">                  </w:t>
            </w:r>
            <w:r>
              <w:rPr>
                <w:rFonts w:ascii="Arial" w:eastAsia="Arial" w:hAnsi="Arial" w:cs="Arial"/>
                <w:color w:val="4D4D4D"/>
                <w:w w:val="104"/>
                <w:sz w:val="10"/>
                <w:szCs w:val="10"/>
              </w:rPr>
              <w:t>50</w:t>
            </w:r>
          </w:p>
        </w:tc>
      </w:tr>
      <w:tr w:rsidR="005B53EE" w14:paraId="11D7AFA4" w14:textId="77777777">
        <w:trPr>
          <w:trHeight w:hRule="exact" w:val="251"/>
        </w:trPr>
        <w:tc>
          <w:tcPr>
            <w:tcW w:w="991" w:type="dxa"/>
            <w:tcBorders>
              <w:top w:val="nil"/>
              <w:left w:val="nil"/>
              <w:bottom w:val="nil"/>
              <w:right w:val="nil"/>
            </w:tcBorders>
          </w:tcPr>
          <w:p w14:paraId="34B4E095" w14:textId="77777777" w:rsidR="005B53EE" w:rsidRDefault="00F5753A" w:rsidP="00F9389F">
            <w:pPr>
              <w:spacing w:line="200" w:lineRule="exact"/>
              <w:ind w:left="40"/>
              <w:rPr>
                <w:sz w:val="18"/>
                <w:szCs w:val="18"/>
              </w:rPr>
            </w:pPr>
            <w:r>
              <w:rPr>
                <w:sz w:val="18"/>
                <w:szCs w:val="18"/>
              </w:rPr>
              <w:t>Figure</w:t>
            </w:r>
            <w:r w:rsidR="00F9389F">
              <w:rPr>
                <w:sz w:val="18"/>
                <w:szCs w:val="18"/>
              </w:rPr>
              <w:t xml:space="preserve">  </w:t>
            </w:r>
            <w:r>
              <w:rPr>
                <w:w w:val="102"/>
                <w:sz w:val="18"/>
                <w:szCs w:val="18"/>
              </w:rPr>
              <w:t>1:</w:t>
            </w:r>
          </w:p>
        </w:tc>
        <w:tc>
          <w:tcPr>
            <w:tcW w:w="879" w:type="dxa"/>
            <w:tcBorders>
              <w:top w:val="nil"/>
              <w:left w:val="nil"/>
              <w:bottom w:val="nil"/>
              <w:right w:val="nil"/>
            </w:tcBorders>
          </w:tcPr>
          <w:p w14:paraId="1A189337" w14:textId="77777777" w:rsidR="005B53EE" w:rsidRDefault="00F5753A" w:rsidP="00F9389F">
            <w:pPr>
              <w:spacing w:line="200" w:lineRule="exact"/>
              <w:ind w:left="134"/>
              <w:rPr>
                <w:sz w:val="18"/>
                <w:szCs w:val="18"/>
              </w:rPr>
            </w:pPr>
            <w:r>
              <w:rPr>
                <w:w w:val="109"/>
                <w:sz w:val="18"/>
                <w:szCs w:val="18"/>
              </w:rPr>
              <w:t>DRA</w:t>
            </w:r>
            <w:r>
              <w:rPr>
                <w:w w:val="120"/>
                <w:sz w:val="18"/>
                <w:szCs w:val="18"/>
              </w:rPr>
              <w:t>F</w:t>
            </w:r>
            <w:r>
              <w:rPr>
                <w:w w:val="121"/>
                <w:sz w:val="18"/>
                <w:szCs w:val="18"/>
              </w:rPr>
              <w:t>T</w:t>
            </w:r>
          </w:p>
        </w:tc>
        <w:tc>
          <w:tcPr>
            <w:tcW w:w="4255" w:type="dxa"/>
            <w:tcBorders>
              <w:top w:val="nil"/>
              <w:left w:val="nil"/>
              <w:bottom w:val="nil"/>
              <w:right w:val="nil"/>
            </w:tcBorders>
          </w:tcPr>
          <w:p w14:paraId="3BD46BB7" w14:textId="77777777" w:rsidR="005B53EE" w:rsidRDefault="00F5753A" w:rsidP="00F9389F">
            <w:pPr>
              <w:spacing w:line="200" w:lineRule="exact"/>
              <w:ind w:left="77"/>
              <w:rPr>
                <w:sz w:val="18"/>
                <w:szCs w:val="18"/>
              </w:rPr>
            </w:pPr>
            <w:r>
              <w:rPr>
                <w:sz w:val="18"/>
                <w:szCs w:val="18"/>
              </w:rPr>
              <w:t>Map</w:t>
            </w:r>
            <w:r w:rsidR="00F9389F">
              <w:rPr>
                <w:sz w:val="18"/>
                <w:szCs w:val="18"/>
              </w:rPr>
              <w:t xml:space="preserve">  </w:t>
            </w:r>
            <w:r>
              <w:rPr>
                <w:sz w:val="18"/>
                <w:szCs w:val="18"/>
              </w:rPr>
              <w:t>of</w:t>
            </w:r>
            <w:r w:rsidR="00F9389F">
              <w:rPr>
                <w:sz w:val="18"/>
                <w:szCs w:val="18"/>
              </w:rPr>
              <w:t xml:space="preserve"> </w:t>
            </w:r>
            <w:r>
              <w:rPr>
                <w:spacing w:val="18"/>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sidR="00F9389F">
              <w:rPr>
                <w:sz w:val="18"/>
                <w:szCs w:val="18"/>
              </w:rPr>
              <w:t xml:space="preserve"> </w:t>
            </w:r>
            <w:r>
              <w:rPr>
                <w:spacing w:val="20"/>
                <w:sz w:val="18"/>
                <w:szCs w:val="18"/>
              </w:rPr>
              <w:t xml:space="preserve"> </w:t>
            </w:r>
            <w:r>
              <w:rPr>
                <w:w w:val="103"/>
                <w:sz w:val="18"/>
                <w:szCs w:val="18"/>
              </w:rPr>
              <w:t>si</w:t>
            </w:r>
            <w:r>
              <w:rPr>
                <w:w w:val="143"/>
                <w:sz w:val="18"/>
                <w:szCs w:val="18"/>
              </w:rPr>
              <w:t>t</w:t>
            </w:r>
            <w:r>
              <w:rPr>
                <w:w w:val="103"/>
                <w:sz w:val="18"/>
                <w:szCs w:val="18"/>
              </w:rPr>
              <w:t>es</w:t>
            </w:r>
            <w:r w:rsidR="00F9389F">
              <w:rPr>
                <w:sz w:val="18"/>
                <w:szCs w:val="18"/>
              </w:rPr>
              <w:t xml:space="preserve"> </w:t>
            </w:r>
            <w:r>
              <w:rPr>
                <w:spacing w:val="20"/>
                <w:sz w:val="18"/>
                <w:szCs w:val="18"/>
              </w:rPr>
              <w:t xml:space="preserve"> </w:t>
            </w:r>
            <w:r>
              <w:rPr>
                <w:sz w:val="18"/>
                <w:szCs w:val="18"/>
              </w:rPr>
              <w:t>in</w:t>
            </w:r>
            <w:r w:rsidR="00F9389F">
              <w:rPr>
                <w:sz w:val="18"/>
                <w:szCs w:val="18"/>
              </w:rPr>
              <w:t xml:space="preserve"> </w:t>
            </w:r>
            <w:r>
              <w:rPr>
                <w:spacing w:val="33"/>
                <w:sz w:val="18"/>
                <w:szCs w:val="18"/>
              </w:rPr>
              <w:t xml:space="preserve"> </w:t>
            </w:r>
            <w:r>
              <w:rPr>
                <w:sz w:val="18"/>
                <w:szCs w:val="18"/>
              </w:rPr>
              <w:t>C3E</w:t>
            </w:r>
            <w:r w:rsidR="00F9389F">
              <w:rPr>
                <w:sz w:val="18"/>
                <w:szCs w:val="18"/>
              </w:rPr>
              <w:t xml:space="preserve">  </w:t>
            </w:r>
            <w:proofErr w:type="spellStart"/>
            <w:r>
              <w:rPr>
                <w:w w:val="113"/>
                <w:sz w:val="18"/>
                <w:szCs w:val="18"/>
              </w:rPr>
              <w:t>d</w:t>
            </w:r>
            <w:r>
              <w:rPr>
                <w:w w:val="115"/>
                <w:sz w:val="18"/>
                <w:szCs w:val="18"/>
              </w:rPr>
              <w:t>a</w:t>
            </w:r>
            <w:r>
              <w:rPr>
                <w:w w:val="124"/>
                <w:sz w:val="18"/>
                <w:szCs w:val="18"/>
              </w:rPr>
              <w:t>tb</w:t>
            </w:r>
            <w:r>
              <w:rPr>
                <w:w w:val="115"/>
                <w:sz w:val="18"/>
                <w:szCs w:val="18"/>
              </w:rPr>
              <w:t>a</w:t>
            </w:r>
            <w:r>
              <w:rPr>
                <w:w w:val="103"/>
                <w:sz w:val="18"/>
                <w:szCs w:val="18"/>
              </w:rPr>
              <w:t>s</w:t>
            </w:r>
            <w:r>
              <w:rPr>
                <w:w w:val="106"/>
                <w:sz w:val="18"/>
                <w:szCs w:val="18"/>
              </w:rPr>
              <w:t>e</w:t>
            </w:r>
            <w:proofErr w:type="spellEnd"/>
            <w:r>
              <w:rPr>
                <w:w w:val="106"/>
                <w:sz w:val="18"/>
                <w:szCs w:val="18"/>
              </w:rPr>
              <w:t>.</w:t>
            </w:r>
          </w:p>
        </w:tc>
        <w:tc>
          <w:tcPr>
            <w:tcW w:w="2164" w:type="dxa"/>
            <w:tcBorders>
              <w:top w:val="nil"/>
              <w:left w:val="nil"/>
              <w:bottom w:val="nil"/>
              <w:right w:val="nil"/>
            </w:tcBorders>
          </w:tcPr>
          <w:p w14:paraId="5F3510F0" w14:textId="77777777" w:rsidR="005B53EE" w:rsidRDefault="00F5753A" w:rsidP="00F9389F">
            <w:pPr>
              <w:spacing w:line="200" w:lineRule="exact"/>
              <w:ind w:left="181"/>
              <w:rPr>
                <w:sz w:val="18"/>
                <w:szCs w:val="18"/>
              </w:rPr>
            </w:pPr>
            <w:r>
              <w:rPr>
                <w:w w:val="109"/>
                <w:sz w:val="18"/>
                <w:szCs w:val="18"/>
              </w:rPr>
              <w:t>Question</w:t>
            </w:r>
            <w:r w:rsidR="00F9389F">
              <w:rPr>
                <w:w w:val="109"/>
                <w:sz w:val="18"/>
                <w:szCs w:val="18"/>
              </w:rPr>
              <w:t xml:space="preserve"> </w:t>
            </w:r>
            <w:r>
              <w:rPr>
                <w:spacing w:val="14"/>
                <w:w w:val="109"/>
                <w:sz w:val="18"/>
                <w:szCs w:val="18"/>
              </w:rPr>
              <w:t xml:space="preserve"> </w:t>
            </w:r>
            <w:r>
              <w:rPr>
                <w:sz w:val="18"/>
                <w:szCs w:val="18"/>
              </w:rPr>
              <w:t>for</w:t>
            </w:r>
            <w:r w:rsidR="00F9389F">
              <w:rPr>
                <w:sz w:val="18"/>
                <w:szCs w:val="18"/>
              </w:rPr>
              <w:t xml:space="preserve"> </w:t>
            </w:r>
            <w:r>
              <w:rPr>
                <w:spacing w:val="29"/>
                <w:sz w:val="18"/>
                <w:szCs w:val="18"/>
              </w:rPr>
              <w:t xml:space="preserve"> </w:t>
            </w:r>
            <w:r>
              <w:rPr>
                <w:w w:val="105"/>
                <w:sz w:val="18"/>
                <w:szCs w:val="18"/>
              </w:rPr>
              <w:t>e</w:t>
            </w:r>
            <w:r>
              <w:rPr>
                <w:spacing w:val="-5"/>
                <w:w w:val="105"/>
                <w:sz w:val="18"/>
                <w:szCs w:val="18"/>
              </w:rPr>
              <w:t>v</w:t>
            </w:r>
            <w:r>
              <w:rPr>
                <w:w w:val="109"/>
                <w:sz w:val="18"/>
                <w:szCs w:val="18"/>
              </w:rPr>
              <w:t>er</w:t>
            </w:r>
            <w:r>
              <w:rPr>
                <w:spacing w:val="-5"/>
                <w:w w:val="109"/>
                <w:sz w:val="18"/>
                <w:szCs w:val="18"/>
              </w:rPr>
              <w:t>y</w:t>
            </w:r>
            <w:r>
              <w:rPr>
                <w:w w:val="102"/>
                <w:sz w:val="18"/>
                <w:szCs w:val="18"/>
              </w:rPr>
              <w:t>o</w:t>
            </w:r>
            <w:r>
              <w:rPr>
                <w:w w:val="113"/>
                <w:sz w:val="18"/>
                <w:szCs w:val="18"/>
              </w:rPr>
              <w:t>n</w:t>
            </w:r>
            <w:r>
              <w:rPr>
                <w:w w:val="102"/>
                <w:sz w:val="18"/>
                <w:szCs w:val="18"/>
              </w:rPr>
              <w:t>e</w:t>
            </w:r>
          </w:p>
        </w:tc>
      </w:tr>
    </w:tbl>
    <w:p w14:paraId="1A79E200" w14:textId="77777777" w:rsidR="005B53EE" w:rsidRDefault="00F5753A" w:rsidP="00F9389F">
      <w:pPr>
        <w:spacing w:line="160" w:lineRule="exact"/>
        <w:ind w:left="715"/>
        <w:rPr>
          <w:sz w:val="18"/>
          <w:szCs w:val="18"/>
        </w:rPr>
      </w:pPr>
      <w:r>
        <w:rPr>
          <w:w w:val="119"/>
          <w:sz w:val="18"/>
          <w:szCs w:val="18"/>
        </w:rPr>
        <w:t>(</w:t>
      </w:r>
      <w:r>
        <w:rPr>
          <w:w w:val="103"/>
          <w:sz w:val="18"/>
          <w:szCs w:val="18"/>
        </w:rPr>
        <w:t>Liz</w:t>
      </w:r>
      <w:r>
        <w:rPr>
          <w:w w:val="102"/>
          <w:sz w:val="18"/>
          <w:szCs w:val="18"/>
        </w:rPr>
        <w:t>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sidR="00F9389F">
        <w:rPr>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9"/>
          <w:sz w:val="18"/>
          <w:szCs w:val="18"/>
        </w:rPr>
        <w:t>Aaro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55"/>
          <w:sz w:val="18"/>
          <w:szCs w:val="18"/>
        </w:rPr>
        <w:t>/J</w:t>
      </w:r>
      <w:r>
        <w:rPr>
          <w:w w:val="112"/>
          <w:sz w:val="18"/>
          <w:szCs w:val="18"/>
        </w:rPr>
        <w:t>eff/Ch</w:t>
      </w:r>
      <w:r>
        <w:rPr>
          <w:w w:val="116"/>
          <w:sz w:val="18"/>
          <w:szCs w:val="18"/>
        </w:rPr>
        <w:t>ris</w:t>
      </w:r>
      <w:r>
        <w:rPr>
          <w:spacing w:val="-5"/>
          <w:w w:val="116"/>
          <w:sz w:val="18"/>
          <w:szCs w:val="18"/>
        </w:rPr>
        <w:t>t</w:t>
      </w:r>
      <w:r>
        <w:rPr>
          <w:w w:val="107"/>
          <w:sz w:val="18"/>
          <w:szCs w:val="18"/>
        </w:rPr>
        <w:t>y</w:t>
      </w:r>
      <w:r>
        <w:rPr>
          <w:w w:val="111"/>
          <w:sz w:val="18"/>
          <w:szCs w:val="18"/>
        </w:rPr>
        <w:t>):</w:t>
      </w:r>
      <w:r w:rsidR="00F9389F">
        <w:rPr>
          <w:sz w:val="18"/>
          <w:szCs w:val="18"/>
        </w:rPr>
        <w:t xml:space="preserve"> </w:t>
      </w:r>
      <w:r>
        <w:rPr>
          <w:sz w:val="18"/>
          <w:szCs w:val="18"/>
        </w:rPr>
        <w:t>D</w:t>
      </w:r>
      <w:r>
        <w:rPr>
          <w:spacing w:val="5"/>
          <w:sz w:val="18"/>
          <w:szCs w:val="18"/>
        </w:rPr>
        <w:t>o</w:t>
      </w:r>
      <w:r>
        <w:rPr>
          <w:sz w:val="18"/>
          <w:szCs w:val="18"/>
        </w:rPr>
        <w:t>es</w:t>
      </w:r>
      <w:r>
        <w:rPr>
          <w:spacing w:val="43"/>
          <w:sz w:val="18"/>
          <w:szCs w:val="18"/>
        </w:rPr>
        <w:t xml:space="preserve"> </w:t>
      </w:r>
      <w:r>
        <w:rPr>
          <w:sz w:val="18"/>
          <w:szCs w:val="18"/>
        </w:rPr>
        <w:t>a</w:t>
      </w:r>
      <w:r>
        <w:rPr>
          <w:spacing w:val="-5"/>
          <w:sz w:val="18"/>
          <w:szCs w:val="18"/>
        </w:rPr>
        <w:t>ny</w:t>
      </w:r>
      <w:r>
        <w:rPr>
          <w:sz w:val="18"/>
          <w:szCs w:val="18"/>
        </w:rPr>
        <w:t>one</w:t>
      </w:r>
      <w:r w:rsidR="00F9389F">
        <w:rPr>
          <w:sz w:val="18"/>
          <w:szCs w:val="18"/>
        </w:rPr>
        <w:t xml:space="preserve"> </w:t>
      </w:r>
      <w:r>
        <w:rPr>
          <w:spacing w:val="-5"/>
          <w:w w:val="102"/>
          <w:sz w:val="18"/>
          <w:szCs w:val="18"/>
        </w:rPr>
        <w:t>w</w:t>
      </w:r>
      <w:r>
        <w:rPr>
          <w:w w:val="115"/>
          <w:sz w:val="18"/>
          <w:szCs w:val="18"/>
        </w:rPr>
        <w:t>a</w:t>
      </w:r>
      <w:r>
        <w:rPr>
          <w:spacing w:val="-5"/>
          <w:w w:val="113"/>
          <w:sz w:val="18"/>
          <w:szCs w:val="18"/>
        </w:rPr>
        <w:t>n</w:t>
      </w:r>
      <w:r>
        <w:rPr>
          <w:w w:val="143"/>
          <w:sz w:val="18"/>
          <w:szCs w:val="18"/>
        </w:rPr>
        <w:t>t</w:t>
      </w:r>
      <w:r w:rsidR="00F9389F">
        <w:rPr>
          <w:sz w:val="18"/>
          <w:szCs w:val="18"/>
        </w:rPr>
        <w:t xml:space="preserve"> </w:t>
      </w:r>
      <w:r>
        <w:rPr>
          <w:w w:val="116"/>
          <w:sz w:val="18"/>
          <w:szCs w:val="18"/>
        </w:rPr>
        <w:t>to</w:t>
      </w:r>
      <w:r>
        <w:rPr>
          <w:spacing w:val="21"/>
          <w:w w:val="116"/>
          <w:sz w:val="18"/>
          <w:szCs w:val="18"/>
        </w:rPr>
        <w:t xml:space="preserve"> </w:t>
      </w:r>
      <w:r>
        <w:rPr>
          <w:spacing w:val="-5"/>
          <w:w w:val="107"/>
          <w:sz w:val="18"/>
          <w:szCs w:val="18"/>
        </w:rPr>
        <w:t>v</w:t>
      </w:r>
      <w:r>
        <w:rPr>
          <w:w w:val="102"/>
          <w:sz w:val="18"/>
          <w:szCs w:val="18"/>
        </w:rPr>
        <w:t>ol</w:t>
      </w:r>
      <w:r>
        <w:rPr>
          <w:w w:val="113"/>
          <w:sz w:val="18"/>
          <w:szCs w:val="18"/>
        </w:rPr>
        <w:t>u</w:t>
      </w:r>
      <w:r>
        <w:rPr>
          <w:spacing w:val="-5"/>
          <w:w w:val="113"/>
          <w:sz w:val="18"/>
          <w:szCs w:val="18"/>
        </w:rPr>
        <w:t>n</w:t>
      </w:r>
      <w:r>
        <w:rPr>
          <w:w w:val="143"/>
          <w:sz w:val="18"/>
          <w:szCs w:val="18"/>
        </w:rPr>
        <w:t>t</w:t>
      </w:r>
      <w:r>
        <w:rPr>
          <w:w w:val="107"/>
          <w:sz w:val="18"/>
          <w:szCs w:val="18"/>
        </w:rPr>
        <w:t>eer</w:t>
      </w:r>
    </w:p>
    <w:p w14:paraId="50DFCF0C" w14:textId="77B3631F" w:rsidR="005B53EE" w:rsidRDefault="00726C06" w:rsidP="00F9389F">
      <w:pPr>
        <w:spacing w:before="12"/>
        <w:ind w:left="715"/>
        <w:rPr>
          <w:sz w:val="18"/>
          <w:szCs w:val="18"/>
        </w:rPr>
      </w:pPr>
      <w:r>
        <w:rPr>
          <w:noProof/>
        </w:rPr>
        <mc:AlternateContent>
          <mc:Choice Requires="wpg">
            <w:drawing>
              <wp:anchor distT="0" distB="0" distL="114300" distR="114300" simplePos="0" relativeHeight="503314194" behindDoc="1" locked="0" layoutInCell="1" allowOverlap="1" wp14:anchorId="3F70796F" wp14:editId="5C1A4AC6">
                <wp:simplePos x="0" y="0"/>
                <wp:positionH relativeFrom="page">
                  <wp:posOffset>1941195</wp:posOffset>
                </wp:positionH>
                <wp:positionV relativeFrom="paragraph">
                  <wp:posOffset>1499870</wp:posOffset>
                </wp:positionV>
                <wp:extent cx="40640" cy="675640"/>
                <wp:effectExtent l="0" t="0" r="1961515" b="2177415"/>
                <wp:wrapNone/>
                <wp:docPr id="488"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3058" y="2362"/>
                          <a:chExt cx="65" cy="1064"/>
                        </a:xfrm>
                      </wpg:grpSpPr>
                      <wps:wsp>
                        <wps:cNvPr id="489" name="Freeform 490"/>
                        <wps:cNvSpPr>
                          <a:spLocks noEditPoints="1"/>
                        </wps:cNvSpPr>
                        <wps:spPr bwMode="auto">
                          <a:xfrm>
                            <a:off x="6238" y="4732"/>
                            <a:ext cx="0" cy="1057"/>
                          </a:xfrm>
                          <a:custGeom>
                            <a:avLst/>
                            <a:gdLst>
                              <a:gd name="T0" fmla="+- 0 3423 2366"/>
                              <a:gd name="T1" fmla="*/ 3423 h 1057"/>
                              <a:gd name="T2" fmla="+- 0 2366 2366"/>
                              <a:gd name="T3" fmla="*/ 2366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89"/>
                        <wps:cNvSpPr>
                          <a:spLocks noEditPoints="1"/>
                        </wps:cNvSpPr>
                        <wps:spPr bwMode="auto">
                          <a:xfrm>
                            <a:off x="6122" y="6846"/>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88"/>
                        <wps:cNvSpPr>
                          <a:spLocks noEditPoints="1"/>
                        </wps:cNvSpPr>
                        <wps:spPr bwMode="auto">
                          <a:xfrm>
                            <a:off x="6122" y="6318"/>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87"/>
                        <wps:cNvSpPr>
                          <a:spLocks noEditPoints="1"/>
                        </wps:cNvSpPr>
                        <wps:spPr bwMode="auto">
                          <a:xfrm>
                            <a:off x="6122" y="579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486"/>
                        <wps:cNvSpPr>
                          <a:spLocks noEditPoints="1"/>
                        </wps:cNvSpPr>
                        <wps:spPr bwMode="auto">
                          <a:xfrm>
                            <a:off x="6122" y="526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85"/>
                        <wps:cNvSpPr>
                          <a:spLocks noEditPoints="1"/>
                        </wps:cNvSpPr>
                        <wps:spPr bwMode="auto">
                          <a:xfrm>
                            <a:off x="6122" y="473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9EC09A" id="Group 484" o:spid="_x0000_s1026" style="position:absolute;margin-left:152.85pt;margin-top:118.1pt;width:3.2pt;height:53.2pt;z-index:-2286;mso-position-horizontal-relative:page" coordorigin="3058,2362"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">
                <v:shape id="Freeform 490" o:spid="_x0000_s1027" style="position:absolute;left:6238;top:473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8osAA&#10;AADcAAAADwAAAGRycy9kb3ducmV2LnhtbESP3YrCMBSE7wXfIRzBO039W9yuUUQQ9ta6D3BozrZZ&#10;m5PQRFt9erMgeDnMzDfMZtfbRtyoDcaxgtk0A0FcOm24UvBzPk7WIEJE1tg4JgV3CrDbDgcbzLXr&#10;+ES3IlYiQTjkqKCO0edShrImi2HqPHHyfl1rMSbZVlK32CW4beQ8yz6kRcNpoUZPh5rKS3G1CmjZ&#10;ya5v/OJxNn8FBuODNyulxqN+/wUiUh/f4Vf7WytYrj/h/0w6An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N8osAAAADcAAAADwAAAAAAAAAAAAAAAACYAgAAZHJzL2Rvd25y&#10;ZXYueG1sUEsFBgAAAAAEAAQA9QAAAIUDAAAAAA==&#10;" path="m,1057l,e" filled="f" strokeweight=".1271mm">
                  <v:path arrowok="t" o:connecttype="custom" o:connectlocs="0,3423;0,2366" o:connectangles="0,0"/>
                  <o:lock v:ext="edit" verticies="t"/>
                </v:shape>
                <v:shape id="Freeform 489" o:spid="_x0000_s1028" style="position:absolute;left:6122;top:6846;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m8MMA&#10;AADcAAAADwAAAGRycy9kb3ducmV2LnhtbERPz2vCMBS+C/4P4Qm7zVSRbdamooOB9DCZc7DdHsmz&#10;LSYvpcm0+++Xg+Dx4/tdrAdnxYX60HpWMJtmIIi1Ny3XCo6fb48vIEJENmg9k4I/CrAux6MCc+Ov&#10;/EGXQ6xFCuGQo4Imxi6XMuiGHIap74gTd/K9w5hgX0vT4zWFOyvnWfYkHbacGhrs6LUhfT78OgXP&#10;3fLHxi993Ff4vqnsdlHp3bdSD5NhswIRaYh38c29MwoWyzQ/nUlHQJ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Cm8MMAAADcAAAADwAAAAAAAAAAAAAAAACYAgAAZHJzL2Rv&#10;d25yZXYueG1sUEsFBgAAAAAEAAQA9QAAAIgDAAAAAA==&#10;" path="m57,l,e" filled="f" strokeweight=".1271mm">
                  <v:path arrowok="t" o:connecttype="custom" o:connectlocs="58,0;0,0" o:connectangles="0,0"/>
                  <o:lock v:ext="edit" verticies="t"/>
                </v:shape>
                <v:shape id="Freeform 488" o:spid="_x0000_s1029" style="position:absolute;left:6122;top:6318;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Da8YA&#10;AADcAAAADwAAAGRycy9kb3ducmV2LnhtbESPT2sCMRTE7wW/Q3hCb5pVpK2rUVQoyB5a6h/Q2yN5&#10;7i4mL8sm1e23bwpCj8PM/IaZLztnxY3aUHtWMBpmIIi1NzWXCg7798EbiBCRDVrPpOCHAiwXvac5&#10;5sbf+Ytuu1iKBOGQo4IqxiaXMuiKHIahb4iTd/Gtw5hkW0rT4j3BnZXjLHuRDmtOCxU2tKlIX3ff&#10;TsFrMz3beNSHzwI/VoVdTwq9PSn13O9WMxCRuvgffrS3RsFkOoK/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Da8YAAADcAAAADwAAAAAAAAAAAAAAAACYAgAAZHJz&#10;L2Rvd25yZXYueG1sUEsFBgAAAAAEAAQA9QAAAIsDAAAAAA==&#10;" path="m57,l,e" filled="f" strokeweight=".1271mm">
                  <v:path arrowok="t" o:connecttype="custom" o:connectlocs="58,0;0,0" o:connectangles="0,0"/>
                  <o:lock v:ext="edit" verticies="t"/>
                </v:shape>
                <v:shape id="Freeform 487" o:spid="_x0000_s1030" style="position:absolute;left:6122;top:579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6dHMYA&#10;AADcAAAADwAAAGRycy9kb3ducmV2LnhtbESPT2sCMRTE7wW/Q3hCb5pVpK2rUWyhIHuw1D+gt0fy&#10;3F1MXpZNqttv3whCj8PM/IaZLztnxZXaUHtWMBpmIIi1NzWXCva7z8EbiBCRDVrPpOCXAiwXvac5&#10;5sbf+Juu21iKBOGQo4IqxiaXMuiKHIahb4iTd/atw5hkW0rT4i3BnZXjLHuRDmtOCxU29FGRvmx/&#10;nILXZnqy8aD3XwVuVoV9nxR6fVTqud+tZiAidfE//GivjYLJdAz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6dHMYAAADcAAAADwAAAAAAAAAAAAAAAACYAgAAZHJz&#10;L2Rvd25yZXYueG1sUEsFBgAAAAAEAAQA9QAAAIsDAAAAAA==&#10;" path="m57,l,e" filled="f" strokeweight=".1271mm">
                  <v:path arrowok="t" o:connecttype="custom" o:connectlocs="58,0;0,0" o:connectangles="0,0"/>
                  <o:lock v:ext="edit" verticies="t"/>
                </v:shape>
                <v:shape id="Freeform 486" o:spid="_x0000_s1031" style="position:absolute;left:6122;top:526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4h8YA&#10;AADcAAAADwAAAGRycy9kb3ducmV2LnhtbESPT2sCMRTE7wW/Q3gFb5qtlVq3RtFCQfZQ8U9Bb4/k&#10;dXcxeVk2UbffvikIPQ4z8xtmtuicFVdqQ+1ZwdMwA0Gsvam5VHDYfwxeQYSIbNB6JgU/FGAx7z3M&#10;MDf+xlu67mIpEoRDjgqqGJtcyqArchiGviFO3rdvHcYk21KaFm8J7qwcZdmLdFhzWqiwofeK9Hl3&#10;cQomzfRk45c+bAr8XBZ2NS70+qhU/7FbvoGI1MX/8L29NgrG02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I4h8YAAADcAAAADwAAAAAAAAAAAAAAAACYAgAAZHJz&#10;L2Rvd25yZXYueG1sUEsFBgAAAAAEAAQA9QAAAIsDAAAAAA==&#10;" path="m57,l,e" filled="f" strokeweight=".1271mm">
                  <v:path arrowok="t" o:connecttype="custom" o:connectlocs="58,0;0,0" o:connectangles="0,0"/>
                  <o:lock v:ext="edit" verticies="t"/>
                </v:shape>
                <v:shape id="Freeform 485" o:spid="_x0000_s1032" style="position:absolute;left:6122;top:473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ug88UA&#10;AADcAAAADwAAAGRycy9kb3ducmV2LnhtbESPQWsCMRSE74X+h/AEbzVrWWxdjWILguzBolXQ2yN5&#10;3V2avCybqNt/3wiFHoeZ+YaZL3tnxZW60HhWMB5lIIi1Nw1XCg6f66dXECEiG7SeScEPBVguHh/m&#10;WBh/4x1d97ESCcKhQAV1jG0hZdA1OQwj3xIn78t3DmOSXSVNh7cEd1Y+Z9lEOmw4LdTY0ntN+nt/&#10;cQpe2unZxqM+fJS4XZX2LS/15qTUcNCvZiAi9fE//NfeGAX5NIf7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6DzxQAAANwAAAAPAAAAAAAAAAAAAAAAAJgCAABkcnMv&#10;ZG93bnJldi54bWxQSwUGAAAAAAQABAD1AAAAigMAAAAA&#10;" path="m57,l,e" filled="f" strokeweight=".1271mm">
                  <v:path arrowok="t" o:connecttype="custom" o:connectlocs="58,0;0,0" o:connectangles="0,0"/>
                  <o:lock v:ext="edit" verticies="t"/>
                </v:shape>
                <w10:wrap anchorx="page"/>
              </v:group>
            </w:pict>
          </mc:Fallback>
        </mc:AlternateContent>
      </w:r>
      <w:r w:rsidR="00F5753A">
        <w:rPr>
          <w:w w:val="116"/>
          <w:sz w:val="18"/>
          <w:szCs w:val="18"/>
        </w:rPr>
        <w:t>to</w:t>
      </w:r>
      <w:r w:rsidR="00F5753A">
        <w:rPr>
          <w:spacing w:val="10"/>
          <w:w w:val="116"/>
          <w:sz w:val="18"/>
          <w:szCs w:val="18"/>
        </w:rPr>
        <w:t xml:space="preserve"> </w:t>
      </w:r>
      <w:r w:rsidR="00F5753A">
        <w:rPr>
          <w:sz w:val="18"/>
          <w:szCs w:val="18"/>
        </w:rPr>
        <w:t>ma</w:t>
      </w:r>
      <w:r w:rsidR="00F5753A">
        <w:rPr>
          <w:spacing w:val="-5"/>
          <w:sz w:val="18"/>
          <w:szCs w:val="18"/>
        </w:rPr>
        <w:t>k</w:t>
      </w:r>
      <w:r w:rsidR="00F5753A">
        <w:rPr>
          <w:sz w:val="18"/>
          <w:szCs w:val="18"/>
        </w:rPr>
        <w:t>e</w:t>
      </w:r>
      <w:r w:rsidR="00F9389F">
        <w:rPr>
          <w:sz w:val="18"/>
          <w:szCs w:val="18"/>
        </w:rPr>
        <w:t xml:space="preserve"> </w:t>
      </w:r>
      <w:r w:rsidR="00F5753A">
        <w:rPr>
          <w:sz w:val="18"/>
          <w:szCs w:val="18"/>
        </w:rPr>
        <w:t>a</w:t>
      </w:r>
      <w:r w:rsidR="00F5753A">
        <w:rPr>
          <w:spacing w:val="28"/>
          <w:sz w:val="18"/>
          <w:szCs w:val="18"/>
        </w:rPr>
        <w:t xml:space="preserve"> </w:t>
      </w:r>
      <w:r w:rsidR="00F5753A">
        <w:rPr>
          <w:spacing w:val="5"/>
          <w:w w:val="110"/>
          <w:sz w:val="18"/>
          <w:szCs w:val="18"/>
        </w:rPr>
        <w:t>b</w:t>
      </w:r>
      <w:r w:rsidR="00F5753A">
        <w:rPr>
          <w:w w:val="110"/>
          <w:sz w:val="18"/>
          <w:szCs w:val="18"/>
        </w:rPr>
        <w:t>eautiful</w:t>
      </w:r>
      <w:r w:rsidR="00F5753A">
        <w:rPr>
          <w:spacing w:val="16"/>
          <w:w w:val="110"/>
          <w:sz w:val="18"/>
          <w:szCs w:val="18"/>
        </w:rPr>
        <w:t xml:space="preserve"> </w:t>
      </w:r>
      <w:r w:rsidR="00F5753A">
        <w:rPr>
          <w:sz w:val="18"/>
          <w:szCs w:val="18"/>
        </w:rPr>
        <w:t>new</w:t>
      </w:r>
      <w:r w:rsidR="00F5753A">
        <w:rPr>
          <w:spacing w:val="32"/>
          <w:sz w:val="18"/>
          <w:szCs w:val="18"/>
        </w:rPr>
        <w:t xml:space="preserve"> </w:t>
      </w:r>
      <w:r w:rsidR="00F5753A">
        <w:rPr>
          <w:spacing w:val="-5"/>
          <w:w w:val="107"/>
          <w:sz w:val="18"/>
          <w:szCs w:val="18"/>
        </w:rPr>
        <w:t>v</w:t>
      </w:r>
      <w:r w:rsidR="00F5753A">
        <w:rPr>
          <w:w w:val="102"/>
          <w:sz w:val="18"/>
          <w:szCs w:val="18"/>
        </w:rPr>
        <w:t>e</w:t>
      </w:r>
      <w:r w:rsidR="00F5753A">
        <w:rPr>
          <w:w w:val="108"/>
          <w:sz w:val="18"/>
          <w:szCs w:val="18"/>
        </w:rPr>
        <w:t>rsi</w:t>
      </w:r>
      <w:r w:rsidR="00F5753A">
        <w:rPr>
          <w:w w:val="102"/>
          <w:sz w:val="18"/>
          <w:szCs w:val="18"/>
        </w:rPr>
        <w:t>o</w:t>
      </w:r>
      <w:r w:rsidR="00F5753A">
        <w:rPr>
          <w:w w:val="113"/>
          <w:sz w:val="18"/>
          <w:szCs w:val="18"/>
        </w:rPr>
        <w:t>n</w:t>
      </w:r>
      <w:r w:rsidR="00F5753A">
        <w:rPr>
          <w:w w:val="109"/>
          <w:sz w:val="18"/>
          <w:szCs w:val="18"/>
        </w:rPr>
        <w:t>?</w:t>
      </w:r>
    </w:p>
    <w:p w14:paraId="3516F047" w14:textId="77777777" w:rsidR="005B53EE" w:rsidRDefault="005B53EE" w:rsidP="00F9389F">
      <w:pPr>
        <w:spacing w:line="200" w:lineRule="exact"/>
      </w:pPr>
    </w:p>
    <w:p w14:paraId="4C0CA35E" w14:textId="77777777" w:rsidR="005B53EE" w:rsidRDefault="005B53EE" w:rsidP="00F9389F">
      <w:pPr>
        <w:spacing w:line="200" w:lineRule="exact"/>
      </w:pPr>
    </w:p>
    <w:p w14:paraId="1BE4233E" w14:textId="77777777" w:rsidR="005B53EE" w:rsidRDefault="005B53EE" w:rsidP="00F9389F">
      <w:pPr>
        <w:spacing w:line="200" w:lineRule="exact"/>
      </w:pPr>
    </w:p>
    <w:p w14:paraId="1A28D00D" w14:textId="77777777" w:rsidR="005B53EE" w:rsidRDefault="005B53EE" w:rsidP="00F9389F">
      <w:pPr>
        <w:spacing w:line="200" w:lineRule="exact"/>
      </w:pPr>
    </w:p>
    <w:p w14:paraId="2AC243FD" w14:textId="77777777" w:rsidR="005B53EE" w:rsidRDefault="005B53EE" w:rsidP="00F9389F">
      <w:pPr>
        <w:spacing w:line="200" w:lineRule="exact"/>
      </w:pPr>
    </w:p>
    <w:p w14:paraId="79B6FC66" w14:textId="77777777" w:rsidR="005B53EE" w:rsidRDefault="005B53EE" w:rsidP="00F9389F">
      <w:pPr>
        <w:spacing w:line="200" w:lineRule="exact"/>
      </w:pPr>
    </w:p>
    <w:p w14:paraId="7BFDDDCC" w14:textId="77777777" w:rsidR="005B53EE" w:rsidRDefault="005B53EE" w:rsidP="00F9389F">
      <w:pPr>
        <w:spacing w:line="200" w:lineRule="exact"/>
      </w:pPr>
    </w:p>
    <w:p w14:paraId="5532C7FB" w14:textId="77777777" w:rsidR="005B53EE" w:rsidRDefault="005B53EE" w:rsidP="00F9389F">
      <w:pPr>
        <w:spacing w:line="200" w:lineRule="exact"/>
      </w:pPr>
    </w:p>
    <w:p w14:paraId="182EBF2E" w14:textId="77777777" w:rsidR="005B53EE" w:rsidRDefault="005B53EE" w:rsidP="00F9389F">
      <w:pPr>
        <w:spacing w:line="200" w:lineRule="exact"/>
      </w:pPr>
    </w:p>
    <w:p w14:paraId="5468F6C4" w14:textId="77777777" w:rsidR="005B53EE" w:rsidRDefault="005B53EE" w:rsidP="00F9389F">
      <w:pPr>
        <w:spacing w:before="16" w:line="200" w:lineRule="exact"/>
        <w:sectPr w:rsidR="005B53EE">
          <w:pgSz w:w="12240" w:h="15840"/>
          <w:pgMar w:top="620" w:right="1300" w:bottom="280" w:left="1300" w:header="429" w:footer="1426" w:gutter="0"/>
          <w:cols w:space="720"/>
        </w:sectPr>
      </w:pPr>
    </w:p>
    <w:p w14:paraId="59CF99BD" w14:textId="542FEC19" w:rsidR="005B53EE" w:rsidRDefault="00726C06" w:rsidP="00F9389F">
      <w:pPr>
        <w:spacing w:before="63"/>
        <w:ind w:left="2428"/>
        <w:rPr>
          <w:rFonts w:ascii="Arial" w:eastAsia="Arial" w:hAnsi="Arial" w:cs="Arial"/>
          <w:sz w:val="9"/>
          <w:szCs w:val="9"/>
        </w:rPr>
      </w:pPr>
      <w:r>
        <w:rPr>
          <w:noProof/>
        </w:rPr>
        <w:lastRenderedPageBreak/>
        <mc:AlternateContent>
          <mc:Choice Requires="wpg">
            <w:drawing>
              <wp:anchor distT="0" distB="0" distL="114300" distR="114300" simplePos="0" relativeHeight="503314192" behindDoc="1" locked="0" layoutInCell="1" allowOverlap="1" wp14:anchorId="58EF6FF7" wp14:editId="7F1B44EB">
                <wp:simplePos x="0" y="0"/>
                <wp:positionH relativeFrom="page">
                  <wp:posOffset>2056765</wp:posOffset>
                </wp:positionH>
                <wp:positionV relativeFrom="paragraph">
                  <wp:posOffset>97155</wp:posOffset>
                </wp:positionV>
                <wp:extent cx="1731010" cy="622300"/>
                <wp:effectExtent l="0" t="7620" r="3175" b="0"/>
                <wp:wrapNone/>
                <wp:docPr id="480"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622300"/>
                          <a:chOff x="3239" y="153"/>
                          <a:chExt cx="2726" cy="981"/>
                        </a:xfrm>
                      </wpg:grpSpPr>
                      <pic:pic xmlns:pic="http://schemas.openxmlformats.org/drawingml/2006/picture">
                        <pic:nvPicPr>
                          <pic:cNvPr id="481" name="Picture 4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239" y="153"/>
                            <a:ext cx="2726" cy="981"/>
                          </a:xfrm>
                          <a:prstGeom prst="rect">
                            <a:avLst/>
                          </a:prstGeom>
                          <a:noFill/>
                          <a:extLst>
                            <a:ext uri="{909E8E84-426E-40dd-AFC4-6F175D3DCCD1}">
                              <a14:hiddenFill xmlns:a14="http://schemas.microsoft.com/office/drawing/2010/main">
                                <a:solidFill>
                                  <a:srgbClr val="FFFFFF"/>
                                </a:solidFill>
                              </a14:hiddenFill>
                            </a:ext>
                          </a:extLst>
                        </pic:spPr>
                      </pic:pic>
                      <wps:wsp>
                        <wps:cNvPr id="482" name="Freeform 482"/>
                        <wps:cNvSpPr>
                          <a:spLocks/>
                        </wps:cNvSpPr>
                        <wps:spPr bwMode="auto">
                          <a:xfrm>
                            <a:off x="3739" y="211"/>
                            <a:ext cx="36" cy="36"/>
                          </a:xfrm>
                          <a:custGeom>
                            <a:avLst/>
                            <a:gdLst>
                              <a:gd name="T0" fmla="+- 0 3775 3739"/>
                              <a:gd name="T1" fmla="*/ T0 w 36"/>
                              <a:gd name="T2" fmla="+- 0 229 211"/>
                              <a:gd name="T3" fmla="*/ 229 h 36"/>
                              <a:gd name="T4" fmla="+- 0 3775 3739"/>
                              <a:gd name="T5" fmla="*/ T4 w 36"/>
                              <a:gd name="T6" fmla="+- 0 239 211"/>
                              <a:gd name="T7" fmla="*/ 239 h 36"/>
                              <a:gd name="T8" fmla="+- 0 3767 3739"/>
                              <a:gd name="T9" fmla="*/ T8 w 36"/>
                              <a:gd name="T10" fmla="+- 0 247 211"/>
                              <a:gd name="T11" fmla="*/ 247 h 36"/>
                              <a:gd name="T12" fmla="+- 0 3757 3739"/>
                              <a:gd name="T13" fmla="*/ T12 w 36"/>
                              <a:gd name="T14" fmla="+- 0 247 211"/>
                              <a:gd name="T15" fmla="*/ 247 h 36"/>
                              <a:gd name="T16" fmla="+- 0 3747 3739"/>
                              <a:gd name="T17" fmla="*/ T16 w 36"/>
                              <a:gd name="T18" fmla="+- 0 247 211"/>
                              <a:gd name="T19" fmla="*/ 247 h 36"/>
                              <a:gd name="T20" fmla="+- 0 3739 3739"/>
                              <a:gd name="T21" fmla="*/ T20 w 36"/>
                              <a:gd name="T22" fmla="+- 0 239 211"/>
                              <a:gd name="T23" fmla="*/ 239 h 36"/>
                              <a:gd name="T24" fmla="+- 0 3739 3739"/>
                              <a:gd name="T25" fmla="*/ T24 w 36"/>
                              <a:gd name="T26" fmla="+- 0 229 211"/>
                              <a:gd name="T27" fmla="*/ 229 h 36"/>
                              <a:gd name="T28" fmla="+- 0 3739 3739"/>
                              <a:gd name="T29" fmla="*/ T28 w 36"/>
                              <a:gd name="T30" fmla="+- 0 219 211"/>
                              <a:gd name="T31" fmla="*/ 219 h 36"/>
                              <a:gd name="T32" fmla="+- 0 3747 3739"/>
                              <a:gd name="T33" fmla="*/ T32 w 36"/>
                              <a:gd name="T34" fmla="+- 0 211 211"/>
                              <a:gd name="T35" fmla="*/ 211 h 36"/>
                              <a:gd name="T36" fmla="+- 0 3757 3739"/>
                              <a:gd name="T37" fmla="*/ T36 w 36"/>
                              <a:gd name="T38" fmla="+- 0 211 211"/>
                              <a:gd name="T39" fmla="*/ 211 h 36"/>
                              <a:gd name="T40" fmla="+- 0 3767 3739"/>
                              <a:gd name="T41" fmla="*/ T40 w 36"/>
                              <a:gd name="T42" fmla="+- 0 211 211"/>
                              <a:gd name="T43" fmla="*/ 211 h 36"/>
                              <a:gd name="T44" fmla="+- 0 3775 3739"/>
                              <a:gd name="T45" fmla="*/ T44 w 36"/>
                              <a:gd name="T46" fmla="+- 0 219 211"/>
                              <a:gd name="T47" fmla="*/ 219 h 36"/>
                              <a:gd name="T48" fmla="+- 0 3775 3739"/>
                              <a:gd name="T49" fmla="*/ T48 w 36"/>
                              <a:gd name="T50" fmla="+- 0 229 211"/>
                              <a:gd name="T51" fmla="*/ 22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481"/>
                        <wps:cNvSpPr>
                          <a:spLocks/>
                        </wps:cNvSpPr>
                        <wps:spPr bwMode="auto">
                          <a:xfrm>
                            <a:off x="3950" y="371"/>
                            <a:ext cx="36" cy="36"/>
                          </a:xfrm>
                          <a:custGeom>
                            <a:avLst/>
                            <a:gdLst>
                              <a:gd name="T0" fmla="+- 0 3986 3950"/>
                              <a:gd name="T1" fmla="*/ T0 w 36"/>
                              <a:gd name="T2" fmla="+- 0 389 371"/>
                              <a:gd name="T3" fmla="*/ 389 h 36"/>
                              <a:gd name="T4" fmla="+- 0 3986 3950"/>
                              <a:gd name="T5" fmla="*/ T4 w 36"/>
                              <a:gd name="T6" fmla="+- 0 399 371"/>
                              <a:gd name="T7" fmla="*/ 399 h 36"/>
                              <a:gd name="T8" fmla="+- 0 3978 3950"/>
                              <a:gd name="T9" fmla="*/ T8 w 36"/>
                              <a:gd name="T10" fmla="+- 0 407 371"/>
                              <a:gd name="T11" fmla="*/ 407 h 36"/>
                              <a:gd name="T12" fmla="+- 0 3968 3950"/>
                              <a:gd name="T13" fmla="*/ T12 w 36"/>
                              <a:gd name="T14" fmla="+- 0 407 371"/>
                              <a:gd name="T15" fmla="*/ 407 h 36"/>
                              <a:gd name="T16" fmla="+- 0 3958 3950"/>
                              <a:gd name="T17" fmla="*/ T16 w 36"/>
                              <a:gd name="T18" fmla="+- 0 407 371"/>
                              <a:gd name="T19" fmla="*/ 407 h 36"/>
                              <a:gd name="T20" fmla="+- 0 3950 3950"/>
                              <a:gd name="T21" fmla="*/ T20 w 36"/>
                              <a:gd name="T22" fmla="+- 0 399 371"/>
                              <a:gd name="T23" fmla="*/ 399 h 36"/>
                              <a:gd name="T24" fmla="+- 0 3950 3950"/>
                              <a:gd name="T25" fmla="*/ T24 w 36"/>
                              <a:gd name="T26" fmla="+- 0 389 371"/>
                              <a:gd name="T27" fmla="*/ 389 h 36"/>
                              <a:gd name="T28" fmla="+- 0 3950 3950"/>
                              <a:gd name="T29" fmla="*/ T28 w 36"/>
                              <a:gd name="T30" fmla="+- 0 379 371"/>
                              <a:gd name="T31" fmla="*/ 379 h 36"/>
                              <a:gd name="T32" fmla="+- 0 3958 3950"/>
                              <a:gd name="T33" fmla="*/ T32 w 36"/>
                              <a:gd name="T34" fmla="+- 0 371 371"/>
                              <a:gd name="T35" fmla="*/ 371 h 36"/>
                              <a:gd name="T36" fmla="+- 0 3968 3950"/>
                              <a:gd name="T37" fmla="*/ T36 w 36"/>
                              <a:gd name="T38" fmla="+- 0 371 371"/>
                              <a:gd name="T39" fmla="*/ 371 h 36"/>
                              <a:gd name="T40" fmla="+- 0 3978 3950"/>
                              <a:gd name="T41" fmla="*/ T40 w 36"/>
                              <a:gd name="T42" fmla="+- 0 371 371"/>
                              <a:gd name="T43" fmla="*/ 371 h 36"/>
                              <a:gd name="T44" fmla="+- 0 3986 3950"/>
                              <a:gd name="T45" fmla="*/ T44 w 36"/>
                              <a:gd name="T46" fmla="+- 0 379 371"/>
                              <a:gd name="T47" fmla="*/ 379 h 36"/>
                              <a:gd name="T48" fmla="+- 0 3986 3950"/>
                              <a:gd name="T49" fmla="*/ T48 w 36"/>
                              <a:gd name="T50" fmla="+- 0 389 371"/>
                              <a:gd name="T51" fmla="*/ 389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80"/>
                        <wps:cNvSpPr>
                          <a:spLocks/>
                        </wps:cNvSpPr>
                        <wps:spPr bwMode="auto">
                          <a:xfrm>
                            <a:off x="4373" y="347"/>
                            <a:ext cx="36" cy="36"/>
                          </a:xfrm>
                          <a:custGeom>
                            <a:avLst/>
                            <a:gdLst>
                              <a:gd name="T0" fmla="+- 0 4409 4373"/>
                              <a:gd name="T1" fmla="*/ T0 w 36"/>
                              <a:gd name="T2" fmla="+- 0 365 347"/>
                              <a:gd name="T3" fmla="*/ 365 h 36"/>
                              <a:gd name="T4" fmla="+- 0 4409 4373"/>
                              <a:gd name="T5" fmla="*/ T4 w 36"/>
                              <a:gd name="T6" fmla="+- 0 374 347"/>
                              <a:gd name="T7" fmla="*/ 374 h 36"/>
                              <a:gd name="T8" fmla="+- 0 4401 4373"/>
                              <a:gd name="T9" fmla="*/ T8 w 36"/>
                              <a:gd name="T10" fmla="+- 0 382 347"/>
                              <a:gd name="T11" fmla="*/ 382 h 36"/>
                              <a:gd name="T12" fmla="+- 0 4391 4373"/>
                              <a:gd name="T13" fmla="*/ T12 w 36"/>
                              <a:gd name="T14" fmla="+- 0 382 347"/>
                              <a:gd name="T15" fmla="*/ 382 h 36"/>
                              <a:gd name="T16" fmla="+- 0 4381 4373"/>
                              <a:gd name="T17" fmla="*/ T16 w 36"/>
                              <a:gd name="T18" fmla="+- 0 382 347"/>
                              <a:gd name="T19" fmla="*/ 382 h 36"/>
                              <a:gd name="T20" fmla="+- 0 4373 4373"/>
                              <a:gd name="T21" fmla="*/ T20 w 36"/>
                              <a:gd name="T22" fmla="+- 0 374 347"/>
                              <a:gd name="T23" fmla="*/ 374 h 36"/>
                              <a:gd name="T24" fmla="+- 0 4373 4373"/>
                              <a:gd name="T25" fmla="*/ T24 w 36"/>
                              <a:gd name="T26" fmla="+- 0 365 347"/>
                              <a:gd name="T27" fmla="*/ 365 h 36"/>
                              <a:gd name="T28" fmla="+- 0 4373 4373"/>
                              <a:gd name="T29" fmla="*/ T28 w 36"/>
                              <a:gd name="T30" fmla="+- 0 355 347"/>
                              <a:gd name="T31" fmla="*/ 355 h 36"/>
                              <a:gd name="T32" fmla="+- 0 4381 4373"/>
                              <a:gd name="T33" fmla="*/ T32 w 36"/>
                              <a:gd name="T34" fmla="+- 0 347 347"/>
                              <a:gd name="T35" fmla="*/ 347 h 36"/>
                              <a:gd name="T36" fmla="+- 0 4391 4373"/>
                              <a:gd name="T37" fmla="*/ T36 w 36"/>
                              <a:gd name="T38" fmla="+- 0 347 347"/>
                              <a:gd name="T39" fmla="*/ 347 h 36"/>
                              <a:gd name="T40" fmla="+- 0 4401 4373"/>
                              <a:gd name="T41" fmla="*/ T40 w 36"/>
                              <a:gd name="T42" fmla="+- 0 347 347"/>
                              <a:gd name="T43" fmla="*/ 347 h 36"/>
                              <a:gd name="T44" fmla="+- 0 4409 4373"/>
                              <a:gd name="T45" fmla="*/ T44 w 36"/>
                              <a:gd name="T46" fmla="+- 0 355 347"/>
                              <a:gd name="T47" fmla="*/ 355 h 36"/>
                              <a:gd name="T48" fmla="+- 0 4409 4373"/>
                              <a:gd name="T49" fmla="*/ T48 w 36"/>
                              <a:gd name="T50" fmla="+- 0 365 347"/>
                              <a:gd name="T51" fmla="*/ 36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7"/>
                                </a:lnTo>
                                <a:lnTo>
                                  <a:pt x="28" y="35"/>
                                </a:lnTo>
                                <a:lnTo>
                                  <a:pt x="18" y="35"/>
                                </a:lnTo>
                                <a:lnTo>
                                  <a:pt x="8" y="35"/>
                                </a:lnTo>
                                <a:lnTo>
                                  <a:pt x="0" y="27"/>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79"/>
                        <wps:cNvSpPr>
                          <a:spLocks/>
                        </wps:cNvSpPr>
                        <wps:spPr bwMode="auto">
                          <a:xfrm>
                            <a:off x="5007" y="397"/>
                            <a:ext cx="36" cy="36"/>
                          </a:xfrm>
                          <a:custGeom>
                            <a:avLst/>
                            <a:gdLst>
                              <a:gd name="T0" fmla="+- 0 5043 5007"/>
                              <a:gd name="T1" fmla="*/ T0 w 36"/>
                              <a:gd name="T2" fmla="+- 0 415 397"/>
                              <a:gd name="T3" fmla="*/ 415 h 36"/>
                              <a:gd name="T4" fmla="+- 0 5043 5007"/>
                              <a:gd name="T5" fmla="*/ T4 w 36"/>
                              <a:gd name="T6" fmla="+- 0 425 397"/>
                              <a:gd name="T7" fmla="*/ 425 h 36"/>
                              <a:gd name="T8" fmla="+- 0 5035 5007"/>
                              <a:gd name="T9" fmla="*/ T8 w 36"/>
                              <a:gd name="T10" fmla="+- 0 433 397"/>
                              <a:gd name="T11" fmla="*/ 433 h 36"/>
                              <a:gd name="T12" fmla="+- 0 5025 5007"/>
                              <a:gd name="T13" fmla="*/ T12 w 36"/>
                              <a:gd name="T14" fmla="+- 0 433 397"/>
                              <a:gd name="T15" fmla="*/ 433 h 36"/>
                              <a:gd name="T16" fmla="+- 0 5015 5007"/>
                              <a:gd name="T17" fmla="*/ T16 w 36"/>
                              <a:gd name="T18" fmla="+- 0 433 397"/>
                              <a:gd name="T19" fmla="*/ 433 h 36"/>
                              <a:gd name="T20" fmla="+- 0 5007 5007"/>
                              <a:gd name="T21" fmla="*/ T20 w 36"/>
                              <a:gd name="T22" fmla="+- 0 425 397"/>
                              <a:gd name="T23" fmla="*/ 425 h 36"/>
                              <a:gd name="T24" fmla="+- 0 5007 5007"/>
                              <a:gd name="T25" fmla="*/ T24 w 36"/>
                              <a:gd name="T26" fmla="+- 0 415 397"/>
                              <a:gd name="T27" fmla="*/ 415 h 36"/>
                              <a:gd name="T28" fmla="+- 0 5007 5007"/>
                              <a:gd name="T29" fmla="*/ T28 w 36"/>
                              <a:gd name="T30" fmla="+- 0 405 397"/>
                              <a:gd name="T31" fmla="*/ 405 h 36"/>
                              <a:gd name="T32" fmla="+- 0 5015 5007"/>
                              <a:gd name="T33" fmla="*/ T32 w 36"/>
                              <a:gd name="T34" fmla="+- 0 397 397"/>
                              <a:gd name="T35" fmla="*/ 397 h 36"/>
                              <a:gd name="T36" fmla="+- 0 5025 5007"/>
                              <a:gd name="T37" fmla="*/ T36 w 36"/>
                              <a:gd name="T38" fmla="+- 0 397 397"/>
                              <a:gd name="T39" fmla="*/ 397 h 36"/>
                              <a:gd name="T40" fmla="+- 0 5035 5007"/>
                              <a:gd name="T41" fmla="*/ T40 w 36"/>
                              <a:gd name="T42" fmla="+- 0 397 397"/>
                              <a:gd name="T43" fmla="*/ 397 h 36"/>
                              <a:gd name="T44" fmla="+- 0 5043 5007"/>
                              <a:gd name="T45" fmla="*/ T44 w 36"/>
                              <a:gd name="T46" fmla="+- 0 405 397"/>
                              <a:gd name="T47" fmla="*/ 405 h 36"/>
                              <a:gd name="T48" fmla="+- 0 5043 5007"/>
                              <a:gd name="T49" fmla="*/ T48 w 36"/>
                              <a:gd name="T50" fmla="+- 0 415 397"/>
                              <a:gd name="T51" fmla="*/ 41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78"/>
                        <wps:cNvSpPr>
                          <a:spLocks/>
                        </wps:cNvSpPr>
                        <wps:spPr bwMode="auto">
                          <a:xfrm>
                            <a:off x="5218" y="163"/>
                            <a:ext cx="36" cy="36"/>
                          </a:xfrm>
                          <a:custGeom>
                            <a:avLst/>
                            <a:gdLst>
                              <a:gd name="T0" fmla="+- 0 5254 5218"/>
                              <a:gd name="T1" fmla="*/ T0 w 36"/>
                              <a:gd name="T2" fmla="+- 0 181 163"/>
                              <a:gd name="T3" fmla="*/ 181 h 36"/>
                              <a:gd name="T4" fmla="+- 0 5254 5218"/>
                              <a:gd name="T5" fmla="*/ T4 w 36"/>
                              <a:gd name="T6" fmla="+- 0 190 163"/>
                              <a:gd name="T7" fmla="*/ 190 h 36"/>
                              <a:gd name="T8" fmla="+- 0 5246 5218"/>
                              <a:gd name="T9" fmla="*/ T8 w 36"/>
                              <a:gd name="T10" fmla="+- 0 198 163"/>
                              <a:gd name="T11" fmla="*/ 198 h 36"/>
                              <a:gd name="T12" fmla="+- 0 5236 5218"/>
                              <a:gd name="T13" fmla="*/ T12 w 36"/>
                              <a:gd name="T14" fmla="+- 0 198 163"/>
                              <a:gd name="T15" fmla="*/ 198 h 36"/>
                              <a:gd name="T16" fmla="+- 0 5226 5218"/>
                              <a:gd name="T17" fmla="*/ T16 w 36"/>
                              <a:gd name="T18" fmla="+- 0 198 163"/>
                              <a:gd name="T19" fmla="*/ 198 h 36"/>
                              <a:gd name="T20" fmla="+- 0 5218 5218"/>
                              <a:gd name="T21" fmla="*/ T20 w 36"/>
                              <a:gd name="T22" fmla="+- 0 190 163"/>
                              <a:gd name="T23" fmla="*/ 190 h 36"/>
                              <a:gd name="T24" fmla="+- 0 5218 5218"/>
                              <a:gd name="T25" fmla="*/ T24 w 36"/>
                              <a:gd name="T26" fmla="+- 0 181 163"/>
                              <a:gd name="T27" fmla="*/ 181 h 36"/>
                              <a:gd name="T28" fmla="+- 0 5218 5218"/>
                              <a:gd name="T29" fmla="*/ T28 w 36"/>
                              <a:gd name="T30" fmla="+- 0 171 163"/>
                              <a:gd name="T31" fmla="*/ 171 h 36"/>
                              <a:gd name="T32" fmla="+- 0 5226 5218"/>
                              <a:gd name="T33" fmla="*/ T32 w 36"/>
                              <a:gd name="T34" fmla="+- 0 163 163"/>
                              <a:gd name="T35" fmla="*/ 163 h 36"/>
                              <a:gd name="T36" fmla="+- 0 5236 5218"/>
                              <a:gd name="T37" fmla="*/ T36 w 36"/>
                              <a:gd name="T38" fmla="+- 0 163 163"/>
                              <a:gd name="T39" fmla="*/ 163 h 36"/>
                              <a:gd name="T40" fmla="+- 0 5246 5218"/>
                              <a:gd name="T41" fmla="*/ T40 w 36"/>
                              <a:gd name="T42" fmla="+- 0 163 163"/>
                              <a:gd name="T43" fmla="*/ 163 h 36"/>
                              <a:gd name="T44" fmla="+- 0 5254 5218"/>
                              <a:gd name="T45" fmla="*/ T44 w 36"/>
                              <a:gd name="T46" fmla="+- 0 171 163"/>
                              <a:gd name="T47" fmla="*/ 171 h 36"/>
                              <a:gd name="T48" fmla="+- 0 5254 5218"/>
                              <a:gd name="T49" fmla="*/ T48 w 36"/>
                              <a:gd name="T50" fmla="+- 0 181 163"/>
                              <a:gd name="T51" fmla="*/ 18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7"/>
                                </a:lnTo>
                                <a:lnTo>
                                  <a:pt x="28" y="35"/>
                                </a:lnTo>
                                <a:lnTo>
                                  <a:pt x="18" y="35"/>
                                </a:lnTo>
                                <a:lnTo>
                                  <a:pt x="8" y="35"/>
                                </a:lnTo>
                                <a:lnTo>
                                  <a:pt x="0" y="27"/>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77"/>
                        <wps:cNvSpPr>
                          <a:spLocks/>
                        </wps:cNvSpPr>
                        <wps:spPr bwMode="auto">
                          <a:xfrm>
                            <a:off x="5429" y="385"/>
                            <a:ext cx="36" cy="36"/>
                          </a:xfrm>
                          <a:custGeom>
                            <a:avLst/>
                            <a:gdLst>
                              <a:gd name="T0" fmla="+- 0 5465 5429"/>
                              <a:gd name="T1" fmla="*/ T0 w 36"/>
                              <a:gd name="T2" fmla="+- 0 403 385"/>
                              <a:gd name="T3" fmla="*/ 403 h 36"/>
                              <a:gd name="T4" fmla="+- 0 5465 5429"/>
                              <a:gd name="T5" fmla="*/ T4 w 36"/>
                              <a:gd name="T6" fmla="+- 0 413 385"/>
                              <a:gd name="T7" fmla="*/ 413 h 36"/>
                              <a:gd name="T8" fmla="+- 0 5457 5429"/>
                              <a:gd name="T9" fmla="*/ T8 w 36"/>
                              <a:gd name="T10" fmla="+- 0 421 385"/>
                              <a:gd name="T11" fmla="*/ 421 h 36"/>
                              <a:gd name="T12" fmla="+- 0 5447 5429"/>
                              <a:gd name="T13" fmla="*/ T12 w 36"/>
                              <a:gd name="T14" fmla="+- 0 421 385"/>
                              <a:gd name="T15" fmla="*/ 421 h 36"/>
                              <a:gd name="T16" fmla="+- 0 5437 5429"/>
                              <a:gd name="T17" fmla="*/ T16 w 36"/>
                              <a:gd name="T18" fmla="+- 0 421 385"/>
                              <a:gd name="T19" fmla="*/ 421 h 36"/>
                              <a:gd name="T20" fmla="+- 0 5429 5429"/>
                              <a:gd name="T21" fmla="*/ T20 w 36"/>
                              <a:gd name="T22" fmla="+- 0 413 385"/>
                              <a:gd name="T23" fmla="*/ 413 h 36"/>
                              <a:gd name="T24" fmla="+- 0 5429 5429"/>
                              <a:gd name="T25" fmla="*/ T24 w 36"/>
                              <a:gd name="T26" fmla="+- 0 403 385"/>
                              <a:gd name="T27" fmla="*/ 403 h 36"/>
                              <a:gd name="T28" fmla="+- 0 5429 5429"/>
                              <a:gd name="T29" fmla="*/ T28 w 36"/>
                              <a:gd name="T30" fmla="+- 0 393 385"/>
                              <a:gd name="T31" fmla="*/ 393 h 36"/>
                              <a:gd name="T32" fmla="+- 0 5437 5429"/>
                              <a:gd name="T33" fmla="*/ T32 w 36"/>
                              <a:gd name="T34" fmla="+- 0 385 385"/>
                              <a:gd name="T35" fmla="*/ 385 h 36"/>
                              <a:gd name="T36" fmla="+- 0 5447 5429"/>
                              <a:gd name="T37" fmla="*/ T36 w 36"/>
                              <a:gd name="T38" fmla="+- 0 385 385"/>
                              <a:gd name="T39" fmla="*/ 385 h 36"/>
                              <a:gd name="T40" fmla="+- 0 5457 5429"/>
                              <a:gd name="T41" fmla="*/ T40 w 36"/>
                              <a:gd name="T42" fmla="+- 0 385 385"/>
                              <a:gd name="T43" fmla="*/ 385 h 36"/>
                              <a:gd name="T44" fmla="+- 0 5465 5429"/>
                              <a:gd name="T45" fmla="*/ T44 w 36"/>
                              <a:gd name="T46" fmla="+- 0 393 385"/>
                              <a:gd name="T47" fmla="*/ 393 h 36"/>
                              <a:gd name="T48" fmla="+- 0 5465 5429"/>
                              <a:gd name="T49" fmla="*/ T48 w 36"/>
                              <a:gd name="T50" fmla="+- 0 403 385"/>
                              <a:gd name="T51" fmla="*/ 40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0C5C88" id="Group 476" o:spid="_x0000_s1026" style="position:absolute;margin-left:161.95pt;margin-top:7.65pt;width:136.3pt;height:49pt;z-index:-2288;mso-position-horizontal-relative:page" coordorigin="3239,153" coordsize="272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">
                <v:shape id="Picture 483" o:spid="_x0000_s1027" type="#_x0000_t75" style="position:absolute;left:3239;top:153;width:2726;height: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eq3jDAAAA3AAAAA8AAABkcnMvZG93bnJldi54bWxEj0FrwkAUhO9C/8PyCr3pJqUVidmICEJP&#10;xaoHvT2yz91g9m3MbmP8991CocdhZr5hytXoWjFQHxrPCvJZBoK49rpho+B42E4XIEJE1th6JgUP&#10;CrCqniYlFtrf+YuGfTQiQTgUqMDG2BVShtqSwzDzHXHyLr53GJPsjdQ93hPctfI1y+bSYcNpwWJH&#10;G0v1df/tFFysd+/Hs7Q3/jydzDY3bog7pV6ex/USRKQx/of/2h9awdsih98z6QjI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6reMMAAADcAAAADwAAAAAAAAAAAAAAAACf&#10;AgAAZHJzL2Rvd25yZXYueG1sUEsFBgAAAAAEAAQA9wAAAI8DAAAAAA==&#10;">
                  <v:imagedata r:id="rId15" o:title=""/>
                </v:shape>
                <v:shape id="Freeform 482" o:spid="_x0000_s1028" style="position:absolute;left:3739;top:21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nHscA&#10;AADcAAAADwAAAGRycy9kb3ducmV2LnhtbESPQWvCQBSE7wX/w/IKvZS6UUoJ0VVUKPTQIrVCPT6z&#10;zyQ0+zburjHx17uC0OMwM98w03lnatGS85VlBaNhAoI4t7riQsH25/0lBeEDssbaMinoycN8NniY&#10;Yqbtmb+p3YRCRAj7DBWUITSZlD4vyaAf2oY4egfrDIYoXSG1w3OEm1qOk+RNGqw4LpTY0Kqk/G9z&#10;Mgr2l2Vrv3arRZ9/rnv3mz4ft+Gk1NNjt5iACNSF//C9/aEVvKZjuJ2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QZx7HAAAA3AAAAA8AAAAAAAAAAAAAAAAAmAIAAGRy&#10;cy9kb3ducmV2LnhtbFBLBQYAAAAABAAEAPUAAACMAwAAAAA=&#10;" path="m36,18r,10l28,36r-10,l8,36,,28,,18,,8,8,,18,,28,r8,8l36,18xe" filled="f" strokeweight=".1271mm">
                  <v:path arrowok="t" o:connecttype="custom" o:connectlocs="36,229;36,239;28,247;18,247;8,247;0,239;0,229;0,219;8,211;18,211;28,211;36,219;36,229" o:connectangles="0,0,0,0,0,0,0,0,0,0,0,0,0"/>
                </v:shape>
                <v:shape id="Freeform 481" o:spid="_x0000_s1029" style="position:absolute;left:3950;top:371;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ChccA&#10;AADcAAAADwAAAGRycy9kb3ducmV2LnhtbESPQWvCQBSE7wX/w/KEXkrd2EoJqauoIPTQIlqhPb5m&#10;X5PQ7Nu4u8bEX+8KQo/DzHzDTOedqUVLzleWFYxHCQji3OqKCwX7z/VjCsIHZI21ZVLQk4f5bHA3&#10;xUzbE2+p3YVCRAj7DBWUITSZlD4vyaAf2YY4er/WGQxRukJqh6cIN7V8SpIXabDiuFBiQ6uS8r/d&#10;0Sj4OS9b+/G9WvT5+6Z3X+nDYR+OSt0Pu8UriEBd+A/f2m9awSR9hu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cwoXHAAAA3AAAAA8AAAAAAAAAAAAAAAAAmAIAAGRy&#10;cy9kb3ducmV2LnhtbFBLBQYAAAAABAAEAPUAAACMAwAAAAA=&#10;" path="m36,18r,10l28,36r-10,l8,36,,28,,18,,8,8,,18,,28,r8,8l36,18xe" filled="f" strokeweight=".1271mm">
                  <v:path arrowok="t" o:connecttype="custom" o:connectlocs="36,389;36,399;28,407;18,407;8,407;0,399;0,389;0,379;8,371;18,371;28,371;36,379;36,389" o:connectangles="0,0,0,0,0,0,0,0,0,0,0,0,0"/>
                </v:shape>
                <v:shape id="Freeform 480" o:spid="_x0000_s1030" style="position:absolute;left:4373;top:34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Va8ccA&#10;AADcAAAADwAAAGRycy9kb3ducmV2LnhtbESPQWvCQBSE7wX/w/KEXopuWqSE1FVUEDy0lKpgj6/Z&#10;1ySYfZvurjHpr3cFweMwM98w03lnatGS85VlBc/jBARxbnXFhYL9bj1KQfiArLG2TAp68jCfDR6m&#10;mGl75i9qt6EQEcI+QwVlCE0mpc9LMujHtiGO3q91BkOUrpDa4TnCTS1fkuRVGqw4LpTY0Kqk/Lg9&#10;GQU//8vWfnyvFn3+/tm7Q/r0tw8npR6H3eINRKAu3MO39kYrmKQTuJ6JR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1WvHHAAAA3AAAAA8AAAAAAAAAAAAAAAAAmAIAAGRy&#10;cy9kb3ducmV2LnhtbFBLBQYAAAAABAAEAPUAAACMAwAAAAA=&#10;" path="m36,18r,9l28,35r-10,l8,35,,27,,18,,8,8,,18,,28,r8,8l36,18xe" filled="f" strokeweight=".1271mm">
                  <v:path arrowok="t" o:connecttype="custom" o:connectlocs="36,365;36,374;28,382;18,382;8,382;0,374;0,365;0,355;8,347;18,347;28,347;36,355;36,365" o:connectangles="0,0,0,0,0,0,0,0,0,0,0,0,0"/>
                </v:shape>
                <v:shape id="Freeform 479" o:spid="_x0000_s1031" style="position:absolute;left:5007;top:39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ascA&#10;AADcAAAADwAAAGRycy9kb3ducmV2LnhtbESPQWvCQBSE7wX/w/KEXkrdWGoJqauoIPTQIlqhPb5m&#10;X5PQ7Nu4u8bEX+8KQo/DzHzDTOedqUVLzleWFYxHCQji3OqKCwX7z/VjCsIHZI21ZVLQk4f5bHA3&#10;xUzbE2+p3YVCRAj7DBWUITSZlD4vyaAf2YY4er/WGQxRukJqh6cIN7V8SpIXabDiuFBiQ6uS8r/d&#10;0Sj4OS9b+/G9WvT5+6Z3X+nDYR+OSt0Pu8UriEBd+A/f2m9awXM6g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5/2rHAAAA3AAAAA8AAAAAAAAAAAAAAAAAmAIAAGRy&#10;cy9kb3ducmV2LnhtbFBLBQYAAAAABAAEAPUAAACMAwAAAAA=&#10;" path="m36,18r,10l28,36r-10,l8,36,,28,,18,,8,8,,18,,28,r8,8l36,18xe" filled="f" strokeweight=".1271mm">
                  <v:path arrowok="t" o:connecttype="custom" o:connectlocs="36,415;36,425;28,433;18,433;8,433;0,425;0,415;0,405;8,397;18,397;28,397;36,405;36,415" o:connectangles="0,0,0,0,0,0,0,0,0,0,0,0,0"/>
                </v:shape>
                <v:shape id="Freeform 478" o:spid="_x0000_s1032" style="position:absolute;left:5218;top:16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hHccA&#10;AADcAAAADwAAAGRycy9kb3ducmV2LnhtbESPQWvCQBSE7wX/w/IKvZS6sYiE6CoqFHpokVqhHp/Z&#10;ZxKafRt315j467uC0OMwM98ws0VnatGS85VlBaNhAoI4t7riQsHu++0lBeEDssbaMinoycNiPniY&#10;Yabthb+o3YZCRAj7DBWUITSZlD4vyaAf2oY4ekfrDIYoXSG1w0uEm1q+JslEGqw4LpTY0Lqk/Hd7&#10;NgoO11VrP/frZZ9/bHr3kz6fduGs1NNjt5yCCNSF//C9/a4VjNMJ3M7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rYR3HAAAA3AAAAA8AAAAAAAAAAAAAAAAAmAIAAGRy&#10;cy9kb3ducmV2LnhtbFBLBQYAAAAABAAEAPUAAACMAwAAAAA=&#10;" path="m36,18r,9l28,35r-10,l8,35,,27,,18,,8,8,,18,,28,r8,8l36,18xe" filled="f" strokeweight=".1271mm">
                  <v:path arrowok="t" o:connecttype="custom" o:connectlocs="36,181;36,190;28,198;18,198;8,198;0,190;0,181;0,171;8,163;18,163;28,163;36,171;36,181" o:connectangles="0,0,0,0,0,0,0,0,0,0,0,0,0"/>
                </v:shape>
                <v:shape id="Freeform 477" o:spid="_x0000_s1033" style="position:absolute;left:5429;top:38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EhscA&#10;AADcAAAADwAAAGRycy9kb3ducmV2LnhtbESPQWvCQBSE7wX/w/KEXkrdWIoNqauoIPTQIlqhPb5m&#10;X5PQ7Nu4u8bEX+8KQo/DzHzDTOedqUVLzleWFYxHCQji3OqKCwX7z/VjCsIHZI21ZVLQk4f5bHA3&#10;xUzbE2+p3YVCRAj7DBWUITSZlD4vyaAf2YY4er/WGQxRukJqh6cIN7V8SpKJNFhxXCixoVVJ+d/u&#10;aBT8nJet/fheLfr8fdO7r/ThsA9Hpe6H3eIVRKAu/Idv7Tet4Dl9g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nxIbHAAAA3AAAAA8AAAAAAAAAAAAAAAAAmAIAAGRy&#10;cy9kb3ducmV2LnhtbFBLBQYAAAAABAAEAPUAAACMAwAAAAA=&#10;" path="m36,18r,10l28,36r-10,l8,36,,28,,18,,8,8,,18,,28,r8,8l36,18xe" filled="f" strokeweight=".1271mm">
                  <v:path arrowok="t" o:connecttype="custom" o:connectlocs="36,403;36,413;28,421;18,421;8,421;0,413;0,403;0,393;8,385;18,385;28,385;36,393;36,403" o:connectangles="0,0,0,0,0,0,0,0,0,0,0,0,0"/>
                </v:shape>
                <w10:wrap anchorx="page"/>
              </v:group>
            </w:pict>
          </mc:Fallback>
        </mc:AlternateContent>
      </w:r>
      <w:r>
        <w:rPr>
          <w:noProof/>
        </w:rPr>
        <mc:AlternateContent>
          <mc:Choice Requires="wps">
            <w:drawing>
              <wp:anchor distT="0" distB="0" distL="114300" distR="114300" simplePos="0" relativeHeight="503314206" behindDoc="1" locked="0" layoutInCell="1" allowOverlap="1" wp14:anchorId="74A72BFF" wp14:editId="25D17E1A">
                <wp:simplePos x="0" y="0"/>
                <wp:positionH relativeFrom="page">
                  <wp:posOffset>1835785</wp:posOffset>
                </wp:positionH>
                <wp:positionV relativeFrom="paragraph">
                  <wp:posOffset>55245</wp:posOffset>
                </wp:positionV>
                <wp:extent cx="80010" cy="727075"/>
                <wp:effectExtent l="0" t="3810" r="0" b="2540"/>
                <wp:wrapNone/>
                <wp:docPr id="479"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BBC4F" w14:textId="77777777" w:rsidR="000B0C38" w:rsidRDefault="000B0C38">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A72BFF" id="Text Box 475" o:spid="_x0000_s1027" type="#_x0000_t202" style="position:absolute;left:0;text-align:left;margin-left:144.55pt;margin-top:4.35pt;width:6.3pt;height:57.25pt;z-index:-2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" filled="f" stroked="f">
                <v:textbox style="layout-flow:vertical;mso-layout-flow-alt:bottom-to-top" inset="0,0,0,0">
                  <w:txbxContent>
                    <w:p w14:paraId="3DCBBC4F" w14:textId="77777777" w:rsidR="00F9389F" w:rsidRDefault="00F9389F">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sidR="00F5753A">
        <w:rPr>
          <w:rFonts w:ascii="Arial" w:eastAsia="Arial" w:hAnsi="Arial" w:cs="Arial"/>
          <w:sz w:val="9"/>
          <w:szCs w:val="9"/>
        </w:rPr>
        <w:t>Max.</w:t>
      </w:r>
      <w:r w:rsidR="00F5753A">
        <w:rPr>
          <w:rFonts w:ascii="Arial" w:eastAsia="Arial" w:hAnsi="Arial" w:cs="Arial"/>
          <w:spacing w:val="14"/>
          <w:sz w:val="9"/>
          <w:szCs w:val="9"/>
        </w:rPr>
        <w:t xml:space="preserve"> </w:t>
      </w:r>
      <w:r w:rsidR="00F5753A">
        <w:rPr>
          <w:rFonts w:ascii="Arial" w:eastAsia="Arial" w:hAnsi="Arial" w:cs="Arial"/>
          <w:w w:val="106"/>
          <w:sz w:val="9"/>
          <w:szCs w:val="9"/>
        </w:rPr>
        <w:t>above-ground temperature</w:t>
      </w:r>
    </w:p>
    <w:p w14:paraId="0C49CE04" w14:textId="77777777" w:rsidR="005B53EE" w:rsidRDefault="005B53EE" w:rsidP="00F9389F">
      <w:pPr>
        <w:spacing w:before="5" w:line="140" w:lineRule="exact"/>
        <w:rPr>
          <w:sz w:val="15"/>
          <w:szCs w:val="15"/>
        </w:rPr>
      </w:pPr>
    </w:p>
    <w:p w14:paraId="06712794" w14:textId="77777777" w:rsidR="005B53EE" w:rsidRDefault="005B53EE" w:rsidP="00F9389F">
      <w:pPr>
        <w:spacing w:line="200" w:lineRule="exact"/>
      </w:pPr>
    </w:p>
    <w:p w14:paraId="3E080E1D" w14:textId="77777777" w:rsidR="005B53EE" w:rsidRDefault="005B53EE" w:rsidP="00F9389F">
      <w:pPr>
        <w:spacing w:line="200" w:lineRule="exact"/>
      </w:pPr>
    </w:p>
    <w:p w14:paraId="561254F6" w14:textId="77777777" w:rsidR="005B53EE" w:rsidRDefault="005B53EE" w:rsidP="00F9389F">
      <w:pPr>
        <w:spacing w:line="200" w:lineRule="exact"/>
      </w:pPr>
    </w:p>
    <w:p w14:paraId="185246D3" w14:textId="77777777" w:rsidR="005B53EE" w:rsidRDefault="005B53EE" w:rsidP="00F9389F">
      <w:pPr>
        <w:spacing w:line="200" w:lineRule="exact"/>
      </w:pPr>
    </w:p>
    <w:p w14:paraId="2773BDE2" w14:textId="77777777" w:rsidR="005B53EE" w:rsidRDefault="005B53EE" w:rsidP="00F9389F">
      <w:pPr>
        <w:spacing w:line="200" w:lineRule="exact"/>
      </w:pPr>
    </w:p>
    <w:p w14:paraId="1E48478B" w14:textId="77777777" w:rsidR="005B53EE" w:rsidRDefault="00F5753A" w:rsidP="00F9389F">
      <w:pPr>
        <w:spacing w:line="100" w:lineRule="exact"/>
        <w:ind w:left="1949" w:right="-39"/>
        <w:rPr>
          <w:rFonts w:ascii="Arial" w:eastAsia="Arial" w:hAnsi="Arial" w:cs="Arial"/>
          <w:sz w:val="8"/>
          <w:szCs w:val="8"/>
        </w:rPr>
      </w:pPr>
      <w:proofErr w:type="spellStart"/>
      <w:r>
        <w:rPr>
          <w:rFonts w:ascii="Arial" w:eastAsia="Arial" w:hAnsi="Arial" w:cs="Arial"/>
          <w:position w:val="2"/>
          <w:sz w:val="7"/>
          <w:szCs w:val="7"/>
        </w:rPr>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55ED5B10" w14:textId="7F247702" w:rsidR="005B53EE" w:rsidRDefault="00726C06" w:rsidP="00F9389F">
      <w:pPr>
        <w:spacing w:line="60" w:lineRule="exact"/>
        <w:ind w:left="1926" w:right="2265"/>
        <w:rPr>
          <w:rFonts w:ascii="Arial" w:eastAsia="Arial" w:hAnsi="Arial" w:cs="Arial"/>
          <w:sz w:val="7"/>
          <w:szCs w:val="7"/>
        </w:rPr>
      </w:pPr>
      <w:r>
        <w:rPr>
          <w:noProof/>
        </w:rPr>
        <mc:AlternateContent>
          <mc:Choice Requires="wpg">
            <w:drawing>
              <wp:anchor distT="0" distB="0" distL="114300" distR="114300" simplePos="0" relativeHeight="503314193" behindDoc="1" locked="0" layoutInCell="1" allowOverlap="1" wp14:anchorId="4C4FCA99" wp14:editId="1A77C099">
                <wp:simplePos x="0" y="0"/>
                <wp:positionH relativeFrom="page">
                  <wp:posOffset>2114550</wp:posOffset>
                </wp:positionH>
                <wp:positionV relativeFrom="paragraph">
                  <wp:posOffset>-132715</wp:posOffset>
                </wp:positionV>
                <wp:extent cx="1614170" cy="40640"/>
                <wp:effectExtent l="0" t="140335" r="3729355" b="0"/>
                <wp:wrapNone/>
                <wp:docPr id="464"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4170" cy="40640"/>
                          <a:chOff x="3331" y="-210"/>
                          <a:chExt cx="2543" cy="65"/>
                        </a:xfrm>
                      </wpg:grpSpPr>
                      <wps:wsp>
                        <wps:cNvPr id="465" name="Freeform 474"/>
                        <wps:cNvSpPr>
                          <a:spLocks noEditPoints="1"/>
                        </wps:cNvSpPr>
                        <wps:spPr bwMode="auto">
                          <a:xfrm>
                            <a:off x="6668" y="-412"/>
                            <a:ext cx="2536" cy="0"/>
                          </a:xfrm>
                          <a:custGeom>
                            <a:avLst/>
                            <a:gdLst>
                              <a:gd name="T0" fmla="+- 0 3334 3334"/>
                              <a:gd name="T1" fmla="*/ T0 w 2535"/>
                              <a:gd name="T2" fmla="+- 0 5869 3334"/>
                              <a:gd name="T3" fmla="*/ T2 w 2535"/>
                            </a:gdLst>
                            <a:ahLst/>
                            <a:cxnLst>
                              <a:cxn ang="0">
                                <a:pos x="T1" y="0"/>
                              </a:cxn>
                              <a:cxn ang="0">
                                <a:pos x="T3" y="0"/>
                              </a:cxn>
                            </a:cxnLst>
                            <a:rect l="0" t="0" r="r" b="b"/>
                            <a:pathLst>
                              <a:path w="2535">
                                <a:moveTo>
                                  <a:pt x="0" y="0"/>
                                </a:moveTo>
                                <a:lnTo>
                                  <a:pt x="2535"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73"/>
                        <wps:cNvSpPr>
                          <a:spLocks noEditPoints="1"/>
                        </wps:cNvSpPr>
                        <wps:spPr bwMode="auto">
                          <a:xfrm>
                            <a:off x="6668"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472"/>
                        <wps:cNvSpPr>
                          <a:spLocks noEditPoints="1"/>
                        </wps:cNvSpPr>
                        <wps:spPr bwMode="auto">
                          <a:xfrm>
                            <a:off x="709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71"/>
                        <wps:cNvSpPr>
                          <a:spLocks noEditPoints="1"/>
                        </wps:cNvSpPr>
                        <wps:spPr bwMode="auto">
                          <a:xfrm>
                            <a:off x="751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470"/>
                        <wps:cNvSpPr>
                          <a:spLocks noEditPoints="1"/>
                        </wps:cNvSpPr>
                        <wps:spPr bwMode="auto">
                          <a:xfrm>
                            <a:off x="7936"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69"/>
                        <wps:cNvSpPr>
                          <a:spLocks noEditPoints="1"/>
                        </wps:cNvSpPr>
                        <wps:spPr bwMode="auto">
                          <a:xfrm>
                            <a:off x="836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68"/>
                        <wps:cNvSpPr>
                          <a:spLocks noEditPoints="1"/>
                        </wps:cNvSpPr>
                        <wps:spPr bwMode="auto">
                          <a:xfrm>
                            <a:off x="878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67"/>
                        <wps:cNvSpPr>
                          <a:spLocks noEditPoints="1"/>
                        </wps:cNvSpPr>
                        <wps:spPr bwMode="auto">
                          <a:xfrm>
                            <a:off x="920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66"/>
                        <wps:cNvSpPr>
                          <a:spLocks noEditPoints="1"/>
                        </wps:cNvSpPr>
                        <wps:spPr bwMode="auto">
                          <a:xfrm>
                            <a:off x="9626"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65"/>
                        <wps:cNvSpPr>
                          <a:spLocks noEditPoints="1"/>
                        </wps:cNvSpPr>
                        <wps:spPr bwMode="auto">
                          <a:xfrm>
                            <a:off x="1005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64"/>
                        <wps:cNvSpPr>
                          <a:spLocks noEditPoints="1"/>
                        </wps:cNvSpPr>
                        <wps:spPr bwMode="auto">
                          <a:xfrm>
                            <a:off x="10472"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463"/>
                        <wps:cNvSpPr>
                          <a:spLocks noEditPoints="1"/>
                        </wps:cNvSpPr>
                        <wps:spPr bwMode="auto">
                          <a:xfrm>
                            <a:off x="10894"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62"/>
                        <wps:cNvSpPr>
                          <a:spLocks noEditPoints="1"/>
                        </wps:cNvSpPr>
                        <wps:spPr bwMode="auto">
                          <a:xfrm>
                            <a:off x="11318"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61"/>
                        <wps:cNvSpPr>
                          <a:spLocks noEditPoints="1"/>
                        </wps:cNvSpPr>
                        <wps:spPr bwMode="auto">
                          <a:xfrm>
                            <a:off x="11740" y="-412"/>
                            <a:ext cx="0" cy="57"/>
                          </a:xfrm>
                          <a:custGeom>
                            <a:avLst/>
                            <a:gdLst>
                              <a:gd name="T0" fmla="+- 0 -206 -206"/>
                              <a:gd name="T1" fmla="*/ -206 h 57"/>
                              <a:gd name="T2" fmla="+- 0 -149 -206"/>
                              <a:gd name="T3" fmla="*/ -149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DEC283" id="Group 460" o:spid="_x0000_s1026" style="position:absolute;margin-left:166.5pt;margin-top:-10.45pt;width:127.1pt;height:3.2pt;z-index:-2287;mso-position-horizontal-relative:page" coordorigin="3331,-210" coordsize="25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">
                <v:shape id="Freeform 474" o:spid="_x0000_s1027" style="position:absolute;left:6668;top:-412;width:2536;height:0;visibility:visible;mso-wrap-style:square;v-text-anchor:top" coordsize="2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MRsIA&#10;AADcAAAADwAAAGRycy9kb3ducmV2LnhtbESP0WoCMRRE3wv+Q7hC32qiWCmrUUQQhT60Wj/gsrlm&#10;Vzc3axJ1+/dNQfBxmDkzzGzRuUbcKMTas4bhQIEgLr2p2Wo4/KzfPkDEhGyw8UwafinCYt57mWFh&#10;/J13dNsnK3IJxwI1VCm1hZSxrMhhHPiWOHtHHxymLIOVJuA9l7tGjpSaSIc154UKW1pVVJ73V6dh&#10;HE6n3XdU5QaX9vJlUan1p9L6td8tpyASdekZftBbk7nJO/yfy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MxGwgAAANwAAAAPAAAAAAAAAAAAAAAAAJgCAABkcnMvZG93&#10;bnJldi54bWxQSwUGAAAAAAQABAD1AAAAhwMAAAAA&#10;" path="m,l2535,e" filled="f" strokeweight=".1271mm">
                  <v:path arrowok="t" o:connecttype="custom" o:connectlocs="0,0;2536,0" o:connectangles="0,0"/>
                  <o:lock v:ext="edit" verticies="t"/>
                </v:shape>
                <v:shape id="Freeform 473" o:spid="_x0000_s1028" style="position:absolute;left:6668;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5gV8YA&#10;AADcAAAADwAAAGRycy9kb3ducmV2LnhtbESPT2vCQBTE7wW/w/IEL6VulBIkdRUtSP+BkJhLb4/s&#10;axLNvg27W43f3i0UPA4z8xtmuR5MJ87kfGtZwWyagCCurG65VlAedk8LED4ga+wsk4IreVivRg9L&#10;zLS9cE7nItQiQthnqKAJoc+k9FVDBv3U9sTR+7HOYIjS1VI7vES46eQ8SVJpsOW40GBPrw1Vp+LX&#10;KLDb2f5zr/OKymNSf789ll+7j1KpyXjYvIAINIR7+L/9rhU8pyn8nY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5gV8YAAADcAAAADwAAAAAAAAAAAAAAAACYAgAAZHJz&#10;L2Rvd25yZXYueG1sUEsFBgAAAAAEAAQA9QAAAIsDAAAAAA==&#10;" path="m,l,57e" filled="f" strokeweight=".1271mm">
                  <v:path arrowok="t" o:connecttype="custom" o:connectlocs="0,-206;0,-149" o:connectangles="0,0"/>
                  <o:lock v:ext="edit" verticies="t"/>
                </v:shape>
                <v:shape id="Freeform 472" o:spid="_x0000_s1029" style="position:absolute;left:709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FzMYA&#10;AADcAAAADwAAAGRycy9kb3ducmV2LnhtbESPQWvCQBSE74L/YXlCL1I3KaISXaUthFoLgjYXb4/s&#10;a5I2+zZkt0n6711B6HGYmW+YzW4wteiodZVlBfEsAkGcW11xoSD7TB9XIJxH1lhbJgV/5GC3HY82&#10;mGjb84m6sy9EgLBLUEHpfZNI6fKSDLqZbYiD92Vbgz7ItpC6xT7ATS2fomghDVYcFkps6LWk/Of8&#10;axTYl/h4OOpTTtl3VFzeptlH+p4p9TAZntcgPA3+P3xv77WC+WIJ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LFzMYAAADcAAAADwAAAAAAAAAAAAAAAACYAgAAZHJz&#10;L2Rvd25yZXYueG1sUEsFBgAAAAAEAAQA9QAAAIsDAAAAAA==&#10;" path="m,l,57e" filled="f" strokeweight=".1271mm">
                  <v:path arrowok="t" o:connecttype="custom" o:connectlocs="0,-206;0,-149" o:connectangles="0,0"/>
                  <o:lock v:ext="edit" verticies="t"/>
                </v:shape>
                <v:shape id="Freeform 471" o:spid="_x0000_s1030" style="position:absolute;left:751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RvsIA&#10;AADcAAAADwAAAGRycy9kb3ducmV2LnhtbERPy4rCMBTdD/gP4QpuBk0VEemYFhXEx4CgdjO7S3On&#10;7djclCZq/XuzGHB5OO9F2pla3Kl1lWUF41EEgji3uuJCQXbZDOcgnEfWWFsmBU9ykCa9jwXG2j74&#10;RPezL0QIYRejgtL7JpbS5SUZdCPbEAfu17YGfYBtIXWLjxBuajmJopk0WHFoKLGhdUn59XwzCuxq&#10;fDwc9Smn7C8qfraf2fdmnyk16HfLLxCeOv8W/7t3WsF0FtaGM+EI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HVG+wgAAANwAAAAPAAAAAAAAAAAAAAAAAJgCAABkcnMvZG93&#10;bnJldi54bWxQSwUGAAAAAAQABAD1AAAAhwMAAAAA&#10;" path="m,l,57e" filled="f" strokeweight=".1271mm">
                  <v:path arrowok="t" o:connecttype="custom" o:connectlocs="0,-206;0,-149" o:connectangles="0,0"/>
                  <o:lock v:ext="edit" verticies="t"/>
                </v:shape>
                <v:shape id="Freeform 470" o:spid="_x0000_s1031" style="position:absolute;left:7936;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0JcYA&#10;AADcAAAADwAAAGRycy9kb3ducmV2LnhtbESPQWvCQBSE74L/YXlCL1I3KSIaXaUthFoLgjYXb4/s&#10;a5I2+zZkt0n6711B6HGYmW+YzW4wteiodZVlBfEsAkGcW11xoSD7TB+XIJxH1lhbJgV/5GC3HY82&#10;mGjb84m6sy9EgLBLUEHpfZNI6fKSDLqZbYiD92Vbgz7ItpC6xT7ATS2fomghDVYcFkps6LWk/Of8&#10;axTYl/h4OOpTTtl3VFzeptlH+p4p9TAZntcgPA3+P3xv77WC+WIF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H0JcYAAADcAAAADwAAAAAAAAAAAAAAAACYAgAAZHJz&#10;L2Rvd25yZXYueG1sUEsFBgAAAAAEAAQA9QAAAIsDAAAAAA==&#10;" path="m,l,57e" filled="f" strokeweight=".1271mm">
                  <v:path arrowok="t" o:connecttype="custom" o:connectlocs="0,-206;0,-149" o:connectangles="0,0"/>
                  <o:lock v:ext="edit" verticies="t"/>
                </v:shape>
                <v:shape id="Freeform 469" o:spid="_x0000_s1032" style="position:absolute;left:836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LZcIA&#10;AADcAAAADwAAAGRycy9kb3ducmV2LnhtbERPy4rCMBTdC/5DuANuhjFVRIdqlBlBfEFB7cbdpbm2&#10;HZub0kStf28WAy4P5z1btKYSd2pcaVnBoB+BIM6sLjlXkJ5WX98gnEfWWFkmBU9ysJh3OzOMtX3w&#10;ge5Hn4sQwi5GBYX3dSylywoy6Pq2Jg7cxTYGfYBNLnWDjxBuKjmMorE0WHJoKLCmZUHZ9XgzCuzv&#10;INkl+pBR+hfl5/Vnul9tU6V6H+3PFISn1r/F/+6NVjCahPn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stlwgAAANwAAAAPAAAAAAAAAAAAAAAAAJgCAABkcnMvZG93&#10;bnJldi54bWxQSwUGAAAAAAQABAD1AAAAhwMAAAAA&#10;" path="m,l,57e" filled="f" strokeweight=".1271mm">
                  <v:path arrowok="t" o:connecttype="custom" o:connectlocs="0,-206;0,-149" o:connectangles="0,0"/>
                  <o:lock v:ext="edit" verticies="t"/>
                </v:shape>
                <v:shape id="Freeform 468" o:spid="_x0000_s1033" style="position:absolute;left:878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u/sYA&#10;AADcAAAADwAAAGRycy9kb3ducmV2LnhtbESPQWvCQBSE74L/YXmFXkQ3KVIldRUtiFpBiObi7ZF9&#10;TVKzb0N2q/Hfu4WCx2FmvmFmi87U4kqtqywriEcRCOLc6ooLBdlpPZyCcB5ZY22ZFNzJwWLe780w&#10;0fbGKV2PvhABwi5BBaX3TSKly0sy6Ea2IQ7et20N+iDbQuoWbwFuavkWRe/SYMVhocSGPkvKL8df&#10;o8Cu4sPXQac5ZT9Rcd4Msv16lyn1+tItP0B46vwz/N/eagXjSQx/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5u/sYAAADcAAAADwAAAAAAAAAAAAAAAACYAgAAZHJz&#10;L2Rvd25yZXYueG1sUEsFBgAAAAAEAAQA9QAAAIsDAAAAAA==&#10;" path="m,l,57e" filled="f" strokeweight=".1271mm">
                  <v:path arrowok="t" o:connecttype="custom" o:connectlocs="0,-206;0,-149" o:connectangles="0,0"/>
                  <o:lock v:ext="edit" verticies="t"/>
                </v:shape>
                <v:shape id="Freeform 467" o:spid="_x0000_s1034" style="position:absolute;left:920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zwicYA&#10;AADcAAAADwAAAGRycy9kb3ducmV2LnhtbESPQWvCQBSE74L/YXlCL1I3CUUlukpbCG0VBG0u3h7Z&#10;1yRt9m3IbmP677uC4HGYmW+Y9XYwjeipc7VlBfEsAkFcWF1zqSD/zB6XIJxH1thYJgV/5GC7GY/W&#10;mGp74SP1J1+KAGGXooLK+zaV0hUVGXQz2xIH78t2Bn2QXSl1h5cAN41MomguDdYcFips6bWi4uf0&#10;axTYl/iwO+hjQfl3VJ7fpvk++8iVepgMzysQngZ/D9/a71rB0yKB65lw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zwicYAAADcAAAADwAAAAAAAAAAAAAAAACYAgAAZHJz&#10;L2Rvd25yZXYueG1sUEsFBgAAAAAEAAQA9QAAAIsDAAAAAA==&#10;" path="m,l,57e" filled="f" strokeweight=".1271mm">
                  <v:path arrowok="t" o:connecttype="custom" o:connectlocs="0,-206;0,-149" o:connectangles="0,0"/>
                  <o:lock v:ext="edit" verticies="t"/>
                </v:shape>
                <v:shape id="Freeform 466" o:spid="_x0000_s1035" style="position:absolute;left:9626;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VEscA&#10;AADcAAAADwAAAGRycy9kb3ducmV2LnhtbESPQWvCQBSE70L/w/IKXorZ2BaVmFXagrS2EFBz8fbI&#10;PpNo9m3Irpr+e7dQ8DjMzDdMuuxNIy7UudqygnEUgyAurK65VJDvVqMZCOeRNTaWScEvOVguHgYp&#10;JtpeeUOXrS9FgLBLUEHlfZtI6YqKDLrItsTBO9jOoA+yK6Xu8BrgppHPcTyRBmsOCxW29FFRcdqe&#10;jQL7Ps6+M70pKD/G5f7zKf9ZrXOlho/92xyEp97fw//tL63gdfoC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gVRLHAAAA3AAAAA8AAAAAAAAAAAAAAAAAmAIAAGRy&#10;cy9kb3ducmV2LnhtbFBLBQYAAAAABAAEAPUAAACMAwAAAAA=&#10;" path="m,l,57e" filled="f" strokeweight=".1271mm">
                  <v:path arrowok="t" o:connecttype="custom" o:connectlocs="0,-206;0,-149" o:connectangles="0,0"/>
                  <o:lock v:ext="edit" verticies="t"/>
                </v:shape>
                <v:shape id="Freeform 465" o:spid="_x0000_s1036" style="position:absolute;left:1005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NZsUA&#10;AADcAAAADwAAAGRycy9kb3ducmV2LnhtbESPQYvCMBSE7wv+h/AEL4umiqhUo6ggu64gqL14ezTP&#10;ttq8lCar3X9vFgSPw8x8w8wWjSnFnWpXWFbQ70UgiFOrC84UJKdNdwLCeWSNpWVS8EcOFvPWxwxj&#10;bR98oPvRZyJA2MWoIPe+iqV0aU4GXc9WxMG72NqgD7LOpK7xEeCmlIMoGkmDBYeFHCta55Tejr9G&#10;gV319z97fUgpuUbZ+esz2W22iVKddrOcgvDU+Hf41f7WCob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c1mxQAAANwAAAAPAAAAAAAAAAAAAAAAAJgCAABkcnMv&#10;ZG93bnJldi54bWxQSwUGAAAAAAQABAD1AAAAigMAAAAA&#10;" path="m,l,57e" filled="f" strokeweight=".1271mm">
                  <v:path arrowok="t" o:connecttype="custom" o:connectlocs="0,-206;0,-149" o:connectangles="0,0"/>
                  <o:lock v:ext="edit" verticies="t"/>
                </v:shape>
                <v:shape id="Freeform 464" o:spid="_x0000_s1037" style="position:absolute;left:10472;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o/ccA&#10;AADcAAAADwAAAGRycy9kb3ducmV2LnhtbESPQWvCQBSE70L/w/IKXorZWFqVmFXagrS2EFBz8fbI&#10;PpNo9m3Irpr+e7dQ8DjMzDdMuuxNIy7UudqygnEUgyAurK65VJDvVqMZCOeRNTaWScEvOVguHgYp&#10;JtpeeUOXrS9FgLBLUEHlfZtI6YqKDLrItsTBO9jOoA+yK6Xu8BrgppHPcTyRBmsOCxW29FFRcdqe&#10;jQL7Ps6+M70pKD/G5f7zKf9ZrXOlho/92xyEp97fw//tL63gZfoK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FaP3HAAAA3AAAAA8AAAAAAAAAAAAAAAAAmAIAAGRy&#10;cy9kb3ducmV2LnhtbFBLBQYAAAAABAAEAPUAAACMAwAAAAA=&#10;" path="m,l,57e" filled="f" strokeweight=".1271mm">
                  <v:path arrowok="t" o:connecttype="custom" o:connectlocs="0,-206;0,-149" o:connectangles="0,0"/>
                  <o:lock v:ext="edit" verticies="t"/>
                </v:shape>
                <v:shape id="Freeform 463" o:spid="_x0000_s1038" style="position:absolute;left:10894;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2isYA&#10;AADcAAAADwAAAGRycy9kb3ducmV2LnhtbESPQWvCQBSE74L/YXlCL1I3KaISXaUthFoLgjYXb4/s&#10;a5I2+zZkt0n6711B6HGYmW+YzW4wteiodZVlBfEsAkGcW11xoSD7TB9XIJxH1lhbJgV/5GC3HY82&#10;mGjb84m6sy9EgLBLUEHpfZNI6fKSDLqZbYiD92Vbgz7ItpC6xT7ATS2fomghDVYcFkps6LWk/Of8&#10;axTYl/h4OOpTTtl3VFzeptlH+p4p9TAZntcgPA3+P3xv77WC+XIB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f2isYAAADcAAAADwAAAAAAAAAAAAAAAACYAgAAZHJz&#10;L2Rvd25yZXYueG1sUEsFBgAAAAAEAAQA9QAAAIsDAAAAAA==&#10;" path="m,l,57e" filled="f" strokeweight=".1271mm">
                  <v:path arrowok="t" o:connecttype="custom" o:connectlocs="0,-206;0,-149" o:connectangles="0,0"/>
                  <o:lock v:ext="edit" verticies="t"/>
                </v:shape>
                <v:shape id="Freeform 462" o:spid="_x0000_s1039" style="position:absolute;left:11318;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TEcUA&#10;AADcAAAADwAAAGRycy9kb3ducmV2LnhtbESPT4vCMBTE78J+h/AWvMiaKqJL1ygqiP9AUHvx9mje&#10;tt1tXkoTtX57Iwgeh5n5DTOeNqYUV6pdYVlBrxuBIE6tLjhTkJyWX98gnEfWWFomBXdyMJ18tMYY&#10;a3vjA12PPhMBwi5GBbn3VSylS3My6Lq2Ig7er60N+iDrTOoabwFuStmPoqE0WHBYyLGiRU7p//Fi&#10;FNh5b7/d60NKyV+UnVedZLfcJEq1P5vZDwhPjX+HX+21VjAYjeB5Jhw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1MRxQAAANwAAAAPAAAAAAAAAAAAAAAAAJgCAABkcnMv&#10;ZG93bnJldi54bWxQSwUGAAAAAAQABAD1AAAAigMAAAAA&#10;" path="m,l,57e" filled="f" strokeweight=".1271mm">
                  <v:path arrowok="t" o:connecttype="custom" o:connectlocs="0,-206;0,-149" o:connectangles="0,0"/>
                  <o:lock v:ext="edit" verticies="t"/>
                </v:shape>
                <v:shape id="Freeform 461" o:spid="_x0000_s1040" style="position:absolute;left:11740;top:-412;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THY8IA&#10;AADcAAAADwAAAGRycy9kb3ducmV2LnhtbERPy4rCMBTdC/5DuANuhjFVRIdqlBlBfEFB7cbdpbm2&#10;HZub0kStf28WAy4P5z1btKYSd2pcaVnBoB+BIM6sLjlXkJ5WX98gnEfWWFkmBU9ysJh3OzOMtX3w&#10;ge5Hn4sQwi5GBYX3dSylywoy6Pq2Jg7cxTYGfYBNLnWDjxBuKjmMorE0WHJoKLCmZUHZ9XgzCuzv&#10;INkl+pBR+hfl5/Vnul9tU6V6H+3PFISn1r/F/+6NVjCahL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MdjwgAAANwAAAAPAAAAAAAAAAAAAAAAAJgCAABkcnMvZG93&#10;bnJldi54bWxQSwUGAAAAAAQABAD1AAAAhwMAAAAA&#10;" path="m,l,57e" filled="f" strokeweight=".1271mm">
                  <v:path arrowok="t" o:connecttype="custom" o:connectlocs="0,-206;0,-149" o:connectangles="0,0"/>
                  <o:lock v:ext="edit" verticies="t"/>
                </v:shape>
                <w10:wrap anchorx="page"/>
              </v:group>
            </w:pict>
          </mc:Fallback>
        </mc:AlternateContent>
      </w:r>
      <w:r>
        <w:rPr>
          <w:noProof/>
        </w:rPr>
        <mc:AlternateContent>
          <mc:Choice Requires="wpg">
            <w:drawing>
              <wp:anchor distT="0" distB="0" distL="114300" distR="114300" simplePos="0" relativeHeight="503314197" behindDoc="1" locked="0" layoutInCell="1" allowOverlap="1" wp14:anchorId="2C1C3E41" wp14:editId="226727EC">
                <wp:simplePos x="0" y="0"/>
                <wp:positionH relativeFrom="page">
                  <wp:posOffset>2056765</wp:posOffset>
                </wp:positionH>
                <wp:positionV relativeFrom="paragraph">
                  <wp:posOffset>245745</wp:posOffset>
                </wp:positionV>
                <wp:extent cx="1731010" cy="605790"/>
                <wp:effectExtent l="0" t="4445" r="3175" b="0"/>
                <wp:wrapNone/>
                <wp:docPr id="461"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605790"/>
                          <a:chOff x="3239" y="388"/>
                          <a:chExt cx="2726" cy="955"/>
                        </a:xfrm>
                      </wpg:grpSpPr>
                      <pic:pic xmlns:pic="http://schemas.openxmlformats.org/drawingml/2006/picture">
                        <pic:nvPicPr>
                          <pic:cNvPr id="462" name="Picture 4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39" y="388"/>
                            <a:ext cx="2726" cy="955"/>
                          </a:xfrm>
                          <a:prstGeom prst="rect">
                            <a:avLst/>
                          </a:prstGeom>
                          <a:noFill/>
                          <a:extLst>
                            <a:ext uri="{909E8E84-426E-40dd-AFC4-6F175D3DCCD1}">
                              <a14:hiddenFill xmlns:a14="http://schemas.microsoft.com/office/drawing/2010/main">
                                <a:solidFill>
                                  <a:srgbClr val="FFFFFF"/>
                                </a:solidFill>
                              </a14:hiddenFill>
                            </a:ext>
                          </a:extLst>
                        </pic:spPr>
                      </pic:pic>
                      <wps:wsp>
                        <wps:cNvPr id="463" name="Freeform 458"/>
                        <wps:cNvSpPr>
                          <a:spLocks/>
                        </wps:cNvSpPr>
                        <wps:spPr bwMode="auto">
                          <a:xfrm>
                            <a:off x="5429" y="535"/>
                            <a:ext cx="36" cy="36"/>
                          </a:xfrm>
                          <a:custGeom>
                            <a:avLst/>
                            <a:gdLst>
                              <a:gd name="T0" fmla="+- 0 5465 5429"/>
                              <a:gd name="T1" fmla="*/ T0 w 36"/>
                              <a:gd name="T2" fmla="+- 0 553 535"/>
                              <a:gd name="T3" fmla="*/ 553 h 36"/>
                              <a:gd name="T4" fmla="+- 0 5465 5429"/>
                              <a:gd name="T5" fmla="*/ T4 w 36"/>
                              <a:gd name="T6" fmla="+- 0 563 535"/>
                              <a:gd name="T7" fmla="*/ 563 h 36"/>
                              <a:gd name="T8" fmla="+- 0 5457 5429"/>
                              <a:gd name="T9" fmla="*/ T8 w 36"/>
                              <a:gd name="T10" fmla="+- 0 571 535"/>
                              <a:gd name="T11" fmla="*/ 571 h 36"/>
                              <a:gd name="T12" fmla="+- 0 5447 5429"/>
                              <a:gd name="T13" fmla="*/ T12 w 36"/>
                              <a:gd name="T14" fmla="+- 0 571 535"/>
                              <a:gd name="T15" fmla="*/ 571 h 36"/>
                              <a:gd name="T16" fmla="+- 0 5437 5429"/>
                              <a:gd name="T17" fmla="*/ T16 w 36"/>
                              <a:gd name="T18" fmla="+- 0 571 535"/>
                              <a:gd name="T19" fmla="*/ 571 h 36"/>
                              <a:gd name="T20" fmla="+- 0 5429 5429"/>
                              <a:gd name="T21" fmla="*/ T20 w 36"/>
                              <a:gd name="T22" fmla="+- 0 563 535"/>
                              <a:gd name="T23" fmla="*/ 563 h 36"/>
                              <a:gd name="T24" fmla="+- 0 5429 5429"/>
                              <a:gd name="T25" fmla="*/ T24 w 36"/>
                              <a:gd name="T26" fmla="+- 0 553 535"/>
                              <a:gd name="T27" fmla="*/ 553 h 36"/>
                              <a:gd name="T28" fmla="+- 0 5429 5429"/>
                              <a:gd name="T29" fmla="*/ T28 w 36"/>
                              <a:gd name="T30" fmla="+- 0 543 535"/>
                              <a:gd name="T31" fmla="*/ 543 h 36"/>
                              <a:gd name="T32" fmla="+- 0 5437 5429"/>
                              <a:gd name="T33" fmla="*/ T32 w 36"/>
                              <a:gd name="T34" fmla="+- 0 535 535"/>
                              <a:gd name="T35" fmla="*/ 535 h 36"/>
                              <a:gd name="T36" fmla="+- 0 5447 5429"/>
                              <a:gd name="T37" fmla="*/ T36 w 36"/>
                              <a:gd name="T38" fmla="+- 0 535 535"/>
                              <a:gd name="T39" fmla="*/ 535 h 36"/>
                              <a:gd name="T40" fmla="+- 0 5457 5429"/>
                              <a:gd name="T41" fmla="*/ T40 w 36"/>
                              <a:gd name="T42" fmla="+- 0 535 535"/>
                              <a:gd name="T43" fmla="*/ 535 h 36"/>
                              <a:gd name="T44" fmla="+- 0 5465 5429"/>
                              <a:gd name="T45" fmla="*/ T44 w 36"/>
                              <a:gd name="T46" fmla="+- 0 543 535"/>
                              <a:gd name="T47" fmla="*/ 543 h 36"/>
                              <a:gd name="T48" fmla="+- 0 5465 5429"/>
                              <a:gd name="T49" fmla="*/ T48 w 36"/>
                              <a:gd name="T50" fmla="+- 0 553 535"/>
                              <a:gd name="T51" fmla="*/ 553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F9DD22" id="Group 457" o:spid="_x0000_s1026" style="position:absolute;margin-left:161.95pt;margin-top:19.35pt;width:136.3pt;height:47.7pt;z-index:-2283;mso-position-horizontal-relative:page" coordorigin="3239,388" coordsize="27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">
                <v:shape id="Picture 459" o:spid="_x0000_s1027" type="#_x0000_t75" style="position:absolute;left:3239;top:388;width:2726;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XEJjEAAAA3AAAAA8AAABkcnMvZG93bnJldi54bWxEj81qwzAQhO+FvoPYQi+lkWOKE5wooQRa&#10;fKvt5AEWa2ubWCvXkn/69lUhkOMwM98w++NiOjHR4FrLCtarCARxZXXLtYLL+eN1C8J5ZI2dZVLw&#10;Sw6Oh8eHPabazlzQVPpaBAi7FBU03veplK5qyKBb2Z44eN92MOiDHGqpB5wD3HQyjqJEGmw5LDTY&#10;06mh6lqORgF/2mmT/SyJzbbFi5k3+fjlcqWen5b3HQhPi7+Hb+1MK3hLYvg/E46AP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XEJjEAAAA3AAAAA8AAAAAAAAAAAAAAAAA&#10;nwIAAGRycy9kb3ducmV2LnhtbFBLBQYAAAAABAAEAPcAAACQAwAAAAA=&#10;">
                  <v:imagedata r:id="rId17" o:title=""/>
                </v:shape>
                <v:shape id="Freeform 458" o:spid="_x0000_s1028" style="position:absolute;left:5429;top:535;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kf8gA&#10;AADcAAAADwAAAGRycy9kb3ducmV2LnhtbESPT2vCQBTE70K/w/IKvUjd1BaR6CpWEHqoFP9APT6z&#10;zyQ0+zbdXWPip+8WBI/DzPyGmc5bU4mGnC8tK3gZJCCIM6tLzhXsd6vnMQgfkDVWlklBRx7ms4fe&#10;FFNtL7yhZhtyESHsU1RQhFCnUvqsIIN+YGvi6J2sMxiidLnUDi8Rbio5TJKRNFhyXCiwpmVB2c/2&#10;bBQcr++NXR+Wiy77/Orc97j/uw9npZ4e28UERKA23MO39odW8DZ6hf8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UCR/yAAAANwAAAAPAAAAAAAAAAAAAAAAAJgCAABk&#10;cnMvZG93bnJldi54bWxQSwUGAAAAAAQABAD1AAAAjQMAAAAA&#10;" path="m36,18r,10l28,36r-10,l8,36,,28,,18,,8,8,,18,,28,r8,8l36,18xe" filled="f" strokeweight=".1271mm">
                  <v:path arrowok="t" o:connecttype="custom" o:connectlocs="36,553;36,563;28,571;18,571;8,571;0,563;0,553;0,543;8,535;18,535;28,535;36,543;36,553" o:connectangles="0,0,0,0,0,0,0,0,0,0,0,0,0"/>
                </v:shape>
                <w10:wrap anchorx="page"/>
              </v:group>
            </w:pict>
          </mc:Fallback>
        </mc:AlternateContent>
      </w:r>
      <w:r>
        <w:rPr>
          <w:noProof/>
        </w:rPr>
        <mc:AlternateContent>
          <mc:Choice Requires="wpg">
            <w:drawing>
              <wp:anchor distT="0" distB="0" distL="114300" distR="114300" simplePos="0" relativeHeight="503314198" behindDoc="1" locked="0" layoutInCell="1" allowOverlap="1" wp14:anchorId="528D01F4" wp14:editId="5B1A57DD">
                <wp:simplePos x="0" y="0"/>
                <wp:positionH relativeFrom="page">
                  <wp:posOffset>1941195</wp:posOffset>
                </wp:positionH>
                <wp:positionV relativeFrom="paragraph">
                  <wp:posOffset>113030</wp:posOffset>
                </wp:positionV>
                <wp:extent cx="40640" cy="675640"/>
                <wp:effectExtent l="0" t="0" r="1961515" b="795655"/>
                <wp:wrapNone/>
                <wp:docPr id="454"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3058" y="178"/>
                          <a:chExt cx="65" cy="1064"/>
                        </a:xfrm>
                      </wpg:grpSpPr>
                      <wps:wsp>
                        <wps:cNvPr id="455" name="Freeform 456"/>
                        <wps:cNvSpPr>
                          <a:spLocks noEditPoints="1"/>
                        </wps:cNvSpPr>
                        <wps:spPr bwMode="auto">
                          <a:xfrm>
                            <a:off x="6238" y="364"/>
                            <a:ext cx="0" cy="1057"/>
                          </a:xfrm>
                          <a:custGeom>
                            <a:avLst/>
                            <a:gdLst>
                              <a:gd name="T0" fmla="+- 0 1239 182"/>
                              <a:gd name="T1" fmla="*/ 1239 h 1057"/>
                              <a:gd name="T2" fmla="+- 0 182 182"/>
                              <a:gd name="T3" fmla="*/ 182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455"/>
                        <wps:cNvSpPr>
                          <a:spLocks noEditPoints="1"/>
                        </wps:cNvSpPr>
                        <wps:spPr bwMode="auto">
                          <a:xfrm>
                            <a:off x="6122" y="2478"/>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454"/>
                        <wps:cNvSpPr>
                          <a:spLocks noEditPoints="1"/>
                        </wps:cNvSpPr>
                        <wps:spPr bwMode="auto">
                          <a:xfrm>
                            <a:off x="6122" y="1950"/>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53"/>
                        <wps:cNvSpPr>
                          <a:spLocks noEditPoints="1"/>
                        </wps:cNvSpPr>
                        <wps:spPr bwMode="auto">
                          <a:xfrm>
                            <a:off x="6122" y="142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52"/>
                        <wps:cNvSpPr>
                          <a:spLocks noEditPoints="1"/>
                        </wps:cNvSpPr>
                        <wps:spPr bwMode="auto">
                          <a:xfrm>
                            <a:off x="6122" y="892"/>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51"/>
                        <wps:cNvSpPr>
                          <a:spLocks noEditPoints="1"/>
                        </wps:cNvSpPr>
                        <wps:spPr bwMode="auto">
                          <a:xfrm>
                            <a:off x="6122" y="364"/>
                            <a:ext cx="58" cy="0"/>
                          </a:xfrm>
                          <a:custGeom>
                            <a:avLst/>
                            <a:gdLst>
                              <a:gd name="T0" fmla="+- 0 3118 3061"/>
                              <a:gd name="T1" fmla="*/ T0 w 57"/>
                              <a:gd name="T2" fmla="+- 0 3061 3061"/>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F22F10" id="Group 450" o:spid="_x0000_s1026" style="position:absolute;margin-left:152.85pt;margin-top:8.9pt;width:3.2pt;height:53.2pt;z-index:-2282;mso-position-horizontal-relative:page" coordorigin="3058,178"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">
                <v:shape id="Freeform 456" o:spid="_x0000_s1027" style="position:absolute;left:6238;top:364;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a4MAA&#10;AADcAAAADwAAAGRycy9kb3ducmV2LnhtbESP3YrCMBSE7wXfIRzBO039qSzVKIuwsLdWH+DQnG2j&#10;zUlosra7T28EwcthZr5hdofBtuJOXTCOFSzmGQjiymnDtYLL+Wv2ASJEZI2tY1LwRwEO+/Foh4V2&#10;PZ/oXsZaJAiHAhU0MfpCylA1ZDHMnSdO3o/rLMYku1rqDvsEt61cZtlGWjScFhr0dGyoupW/VgGt&#10;e9kPrV/9n821xGB88CZXajoZPrcgIg3xHX61v7WCdZ7D80w6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5a4MAAAADcAAAADwAAAAAAAAAAAAAAAACYAgAAZHJzL2Rvd25y&#10;ZXYueG1sUEsFBgAAAAAEAAQA9QAAAIUDAAAAAA==&#10;" path="m,1057l,e" filled="f" strokeweight=".1271mm">
                  <v:path arrowok="t" o:connecttype="custom" o:connectlocs="0,1239;0,182" o:connectangles="0,0"/>
                  <o:lock v:ext="edit" verticies="t"/>
                </v:shape>
                <v:shape id="Freeform 455" o:spid="_x0000_s1028" style="position:absolute;left:6122;top:2478;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hhcYA&#10;AADcAAAADwAAAGRycy9kb3ducmV2LnhtbESPS2vDMBCE74X+B7GF3ho5JU8nSkgCgeBDS/OA5LZI&#10;G9tUWhlLTdx/XxUKPQ4z8w0zX3bOihu1ofasoN/LQBBrb2ouFRwP25cJiBCRDVrPpOCbAiwXjw9z&#10;zI2/8wfd9rEUCcIhRwVVjE0uZdAVOQw93xAn7+pbhzHJtpSmxXuCOytfs2wkHdacFipsaFOR/tx/&#10;OQXjZnqx8aSP7wW+rQq7HhR6d1bq+albzUBE6uJ/+K+9MwoGwxH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whhcYAAADcAAAADwAAAAAAAAAAAAAAAACYAgAAZHJz&#10;L2Rvd25yZXYueG1sUEsFBgAAAAAEAAQA9QAAAIsDAAAAAA==&#10;" path="m57,l,e" filled="f" strokeweight=".1271mm">
                  <v:path arrowok="t" o:connecttype="custom" o:connectlocs="58,0;0,0" o:connectangles="0,0"/>
                  <o:lock v:ext="edit" verticies="t"/>
                </v:shape>
                <v:shape id="Freeform 454" o:spid="_x0000_s1029" style="position:absolute;left:6122;top:1950;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EHsYA&#10;AADcAAAADwAAAGRycy9kb3ducmV2LnhtbESPT2sCMRTE74V+h/AKvdWsRauuRlFBkD20+A/09kie&#10;u0uTl2WT6vbbN4VCj8PM/IaZLTpnxY3aUHtW0O9lIIi1NzWXCo6HzcsYRIjIBq1nUvBNARbzx4cZ&#10;5sbfeUe3fSxFgnDIUUEVY5NLGXRFDkPPN8TJu/rWYUyyLaVp8Z7gzsrXLHuTDmtOCxU2tK5If+6/&#10;nIJRM7nYeNLHjwLfl4VdDQq9PSv1/NQtpyAidfE//NfeGgWD4Qh+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CEHsYAAADcAAAADwAAAAAAAAAAAAAAAACYAgAAZHJz&#10;L2Rvd25yZXYueG1sUEsFBgAAAAAEAAQA9QAAAIsDAAAAAA==&#10;" path="m57,l,e" filled="f" strokeweight=".1271mm">
                  <v:path arrowok="t" o:connecttype="custom" o:connectlocs="58,0;0,0" o:connectangles="0,0"/>
                  <o:lock v:ext="edit" verticies="t"/>
                </v:shape>
                <v:shape id="Freeform 453" o:spid="_x0000_s1030" style="position:absolute;left:6122;top:142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QbMMA&#10;AADcAAAADwAAAGRycy9kb3ducmV2LnhtbERPTWsCMRC9F/wPYQRvNatobVej2IIge2ipWqi3IRl3&#10;F5PJsom6/ntzKPT4eN+LVeesuFIbas8KRsMMBLH2puZSwWG/eX4FESKyQeuZFNwpwGrZe1pgbvyN&#10;v+m6i6VIIRxyVFDF2ORSBl2RwzD0DXHiTr51GBNsS2lavKVwZ+U4y16kw5pTQ4UNfVSkz7uLUzBr&#10;3o42/ujDV4Gf68K+Twq9/VVq0O/WcxCRuvgv/nNvjYLJNK1NZ9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8QbMMAAADcAAAADwAAAAAAAAAAAAAAAACYAgAAZHJzL2Rv&#10;d25yZXYueG1sUEsFBgAAAAAEAAQA9QAAAIgDAAAAAA==&#10;" path="m57,l,e" filled="f" strokeweight=".1271mm">
                  <v:path arrowok="t" o:connecttype="custom" o:connectlocs="58,0;0,0" o:connectangles="0,0"/>
                  <o:lock v:ext="edit" verticies="t"/>
                </v:shape>
                <v:shape id="Freeform 452" o:spid="_x0000_s1031" style="position:absolute;left:6122;top:892;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98YA&#10;AADcAAAADwAAAGRycy9kb3ducmV2LnhtbESPT2sCMRTE74V+h/AKvdVsRauuRtFCQfZgqX9Ab4/k&#10;ubs0eVk2qa7f3hQKPQ4z8xtmtuicFRdqQ+1ZwWsvA0Gsvam5VLDffbyMQYSIbNB6JgU3CrCYPz7M&#10;MDf+yl902cZSJAiHHBVUMTa5lEFX5DD0fEOcvLNvHcYk21KaFq8J7qzsZ9mbdFhzWqiwofeK9Pf2&#10;xykYNZOTjQe9/yxwsyzsalDo9VGp56duOQURqYv/4b/22igYDCfweyYd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198YAAADcAAAADwAAAAAAAAAAAAAAAACYAgAAZHJz&#10;L2Rvd25yZXYueG1sUEsFBgAAAAAEAAQA9QAAAIsDAAAAAA==&#10;" path="m57,l,e" filled="f" strokeweight=".1271mm">
                  <v:path arrowok="t" o:connecttype="custom" o:connectlocs="58,0;0,0" o:connectangles="0,0"/>
                  <o:lock v:ext="edit" verticies="t"/>
                </v:shape>
                <v:shape id="Freeform 451" o:spid="_x0000_s1032" style="position:absolute;left:6122;top:364;width:5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W18IA&#10;AADcAAAADwAAAGRycy9kb3ducmV2LnhtbERPTWsCMRC9F/wPYQreNNsialejaEGQPVi0Cnobkunu&#10;0mSybKKu/94cCj0+3vd82TkrbtSG2rOCt2EGglh7U3Op4Pi9GUxBhIhs0HomBQ8KsFz0XuaYG3/n&#10;Pd0OsRQphEOOCqoYm1zKoCtyGIa+IU7cj28dxgTbUpoW7yncWfmeZWPpsObUUGFDnxXp38PVKZg0&#10;HxcbT/r4VeBuVdj1qNDbs1L91241AxGpi//iP/fWKBiN0/x0Jh0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dbXwgAAANwAAAAPAAAAAAAAAAAAAAAAAJgCAABkcnMvZG93&#10;bnJldi54bWxQSwUGAAAAAAQABAD1AAAAhwMAAAAA&#10;" path="m57,l,e" filled="f" strokeweight=".1271mm">
                  <v:path arrowok="t" o:connecttype="custom" o:connectlocs="58,0;0,0" o:connectangles="0,0"/>
                  <o:lock v:ext="edit" verticies="t"/>
                </v:shape>
                <w10:wrap anchorx="page"/>
              </v:group>
            </w:pict>
          </mc:Fallback>
        </mc:AlternateContent>
      </w:r>
      <w:r>
        <w:rPr>
          <w:noProof/>
        </w:rPr>
        <mc:AlternateContent>
          <mc:Choice Requires="wps">
            <w:drawing>
              <wp:anchor distT="0" distB="0" distL="114300" distR="114300" simplePos="0" relativeHeight="503314204" behindDoc="1" locked="0" layoutInCell="1" allowOverlap="1" wp14:anchorId="0690CC47" wp14:editId="4785A9F8">
                <wp:simplePos x="0" y="0"/>
                <wp:positionH relativeFrom="page">
                  <wp:posOffset>1753870</wp:posOffset>
                </wp:positionH>
                <wp:positionV relativeFrom="paragraph">
                  <wp:posOffset>-469900</wp:posOffset>
                </wp:positionV>
                <wp:extent cx="90805" cy="794385"/>
                <wp:effectExtent l="1270" t="3175" r="3175" b="2540"/>
                <wp:wrapNone/>
                <wp:docPr id="45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311B" w14:textId="77777777" w:rsidR="000B0C38" w:rsidRDefault="000B0C38">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90CC47" id="Text Box 449" o:spid="_x0000_s1028" type="#_x0000_t202" style="position:absolute;left:0;text-align:left;margin-left:138.1pt;margin-top:-37pt;width:7.15pt;height:62.55pt;z-index:-2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5IsgIAALU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" filled="f" stroked="f">
                <v:textbox style="layout-flow:vertical;mso-layout-flow-alt:bottom-to-top" inset="0,0,0,0">
                  <w:txbxContent>
                    <w:p w14:paraId="4F86311B" w14:textId="77777777" w:rsidR="00F9389F" w:rsidRDefault="00F9389F">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w10:wrap anchorx="page"/>
              </v:shape>
            </w:pict>
          </mc:Fallback>
        </mc:AlternateContent>
      </w:r>
      <w:r>
        <w:rPr>
          <w:noProof/>
        </w:rPr>
        <mc:AlternateContent>
          <mc:Choice Requires="wps">
            <w:drawing>
              <wp:anchor distT="0" distB="0" distL="114300" distR="114300" simplePos="0" relativeHeight="503314205" behindDoc="1" locked="0" layoutInCell="1" allowOverlap="1" wp14:anchorId="7BF98313" wp14:editId="5BE37146">
                <wp:simplePos x="0" y="0"/>
                <wp:positionH relativeFrom="page">
                  <wp:posOffset>1835785</wp:posOffset>
                </wp:positionH>
                <wp:positionV relativeFrom="paragraph">
                  <wp:posOffset>87630</wp:posOffset>
                </wp:positionV>
                <wp:extent cx="80010" cy="727075"/>
                <wp:effectExtent l="0" t="0" r="0" b="0"/>
                <wp:wrapNone/>
                <wp:docPr id="452"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21FC" w14:textId="77777777" w:rsidR="000B0C38" w:rsidRDefault="000B0C38">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F98313" id="Text Box 448" o:spid="_x0000_s1029" type="#_x0000_t202" style="position:absolute;left:0;text-align:left;margin-left:144.55pt;margin-top:6.9pt;width:6.3pt;height:57.25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m5sgIAALU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" filled="f" stroked="f">
                <v:textbox style="layout-flow:vertical;mso-layout-flow-alt:bottom-to-top" inset="0,0,0,0">
                  <w:txbxContent>
                    <w:p w14:paraId="061221FC" w14:textId="77777777" w:rsidR="00F9389F" w:rsidRDefault="00F9389F">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sidR="00F5753A">
        <w:rPr>
          <w:rFonts w:ascii="Arial" w:eastAsia="Arial" w:hAnsi="Arial" w:cs="Arial"/>
          <w:sz w:val="7"/>
          <w:szCs w:val="7"/>
        </w:rPr>
        <w:t>cont.</w:t>
      </w:r>
      <w:r w:rsidR="00F9389F">
        <w:rPr>
          <w:rFonts w:ascii="Arial" w:eastAsia="Arial" w:hAnsi="Arial" w:cs="Arial"/>
          <w:sz w:val="7"/>
          <w:szCs w:val="7"/>
        </w:rPr>
        <w:t xml:space="preserve"> </w:t>
      </w:r>
      <w:r w:rsidR="00F5753A">
        <w:rPr>
          <w:rFonts w:ascii="Arial" w:eastAsia="Arial" w:hAnsi="Arial" w:cs="Arial"/>
          <w:spacing w:val="10"/>
          <w:sz w:val="7"/>
          <w:szCs w:val="7"/>
        </w:rPr>
        <w:t xml:space="preserve"> </w:t>
      </w:r>
      <w:r w:rsidR="00F5753A">
        <w:rPr>
          <w:rFonts w:ascii="Arial" w:eastAsia="Arial" w:hAnsi="Arial" w:cs="Arial"/>
          <w:w w:val="109"/>
          <w:sz w:val="7"/>
          <w:szCs w:val="7"/>
        </w:rPr>
        <w:t>cont.</w:t>
      </w:r>
    </w:p>
    <w:p w14:paraId="0DCB5E2A" w14:textId="77777777" w:rsidR="005B53EE" w:rsidRDefault="00F5753A" w:rsidP="00F9389F">
      <w:pPr>
        <w:spacing w:before="44"/>
        <w:ind w:left="2431"/>
        <w:rPr>
          <w:rFonts w:ascii="Arial" w:eastAsia="Arial" w:hAnsi="Arial" w:cs="Arial"/>
          <w:sz w:val="9"/>
          <w:szCs w:val="9"/>
        </w:rPr>
      </w:pPr>
      <w:r>
        <w:rPr>
          <w:rFonts w:ascii="Arial" w:eastAsia="Arial" w:hAnsi="Arial" w:cs="Arial"/>
          <w:sz w:val="9"/>
          <w:szCs w:val="9"/>
        </w:rPr>
        <w:t>Max.</w:t>
      </w:r>
      <w:r>
        <w:rPr>
          <w:rFonts w:ascii="Arial" w:eastAsia="Arial" w:hAnsi="Arial" w:cs="Arial"/>
          <w:spacing w:val="14"/>
          <w:sz w:val="9"/>
          <w:szCs w:val="9"/>
        </w:rPr>
        <w:t xml:space="preserve"> </w:t>
      </w:r>
      <w:r>
        <w:rPr>
          <w:rFonts w:ascii="Arial" w:eastAsia="Arial" w:hAnsi="Arial" w:cs="Arial"/>
          <w:w w:val="106"/>
          <w:sz w:val="9"/>
          <w:szCs w:val="9"/>
        </w:rPr>
        <w:t>below-ground temperature</w:t>
      </w:r>
    </w:p>
    <w:p w14:paraId="4DE83392" w14:textId="77777777" w:rsidR="005B53EE" w:rsidRDefault="00F5753A" w:rsidP="00F9389F">
      <w:pPr>
        <w:spacing w:before="53"/>
        <w:ind w:left="502"/>
        <w:rPr>
          <w:rFonts w:ascii="Arial" w:eastAsia="Arial" w:hAnsi="Arial" w:cs="Arial"/>
          <w:sz w:val="9"/>
          <w:szCs w:val="9"/>
        </w:rPr>
      </w:pPr>
      <w:r>
        <w:br w:type="column"/>
      </w:r>
      <w:r>
        <w:rPr>
          <w:rFonts w:ascii="Arial" w:eastAsia="Arial" w:hAnsi="Arial" w:cs="Arial"/>
          <w:sz w:val="9"/>
          <w:szCs w:val="9"/>
        </w:rPr>
        <w:lastRenderedPageBreak/>
        <w:t>Min.</w:t>
      </w:r>
      <w:r>
        <w:rPr>
          <w:rFonts w:ascii="Arial" w:eastAsia="Arial" w:hAnsi="Arial" w:cs="Arial"/>
          <w:spacing w:val="12"/>
          <w:sz w:val="9"/>
          <w:szCs w:val="9"/>
        </w:rPr>
        <w:t xml:space="preserve"> </w:t>
      </w:r>
      <w:r>
        <w:rPr>
          <w:rFonts w:ascii="Arial" w:eastAsia="Arial" w:hAnsi="Arial" w:cs="Arial"/>
          <w:w w:val="106"/>
          <w:sz w:val="9"/>
          <w:szCs w:val="9"/>
        </w:rPr>
        <w:t>above-ground temperature</w:t>
      </w:r>
    </w:p>
    <w:p w14:paraId="600F385C" w14:textId="59F0018B" w:rsidR="005B53EE" w:rsidRDefault="00726C06" w:rsidP="00F9389F">
      <w:pPr>
        <w:spacing w:before="70"/>
      </w:pPr>
      <w:r>
        <w:rPr>
          <w:noProof/>
        </w:rPr>
        <mc:AlternateContent>
          <mc:Choice Requires="wpg">
            <w:drawing>
              <wp:anchor distT="0" distB="0" distL="114300" distR="114300" simplePos="0" relativeHeight="503314195" behindDoc="1" locked="0" layoutInCell="1" allowOverlap="1" wp14:anchorId="2E267474" wp14:editId="27288E83">
                <wp:simplePos x="0" y="0"/>
                <wp:positionH relativeFrom="page">
                  <wp:posOffset>4284345</wp:posOffset>
                </wp:positionH>
                <wp:positionV relativeFrom="paragraph">
                  <wp:posOffset>679450</wp:posOffset>
                </wp:positionV>
                <wp:extent cx="1614170" cy="40640"/>
                <wp:effectExtent l="0" t="0" r="5902960" b="680085"/>
                <wp:wrapNone/>
                <wp:docPr id="437"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4170" cy="40640"/>
                          <a:chOff x="6747" y="1070"/>
                          <a:chExt cx="2543" cy="65"/>
                        </a:xfrm>
                      </wpg:grpSpPr>
                      <wps:wsp>
                        <wps:cNvPr id="438" name="Freeform 447"/>
                        <wps:cNvSpPr>
                          <a:spLocks noEditPoints="1"/>
                        </wps:cNvSpPr>
                        <wps:spPr bwMode="auto">
                          <a:xfrm>
                            <a:off x="13502" y="2148"/>
                            <a:ext cx="2535" cy="0"/>
                          </a:xfrm>
                          <a:custGeom>
                            <a:avLst/>
                            <a:gdLst>
                              <a:gd name="T0" fmla="+- 0 6751 6751"/>
                              <a:gd name="T1" fmla="*/ T0 w 2535"/>
                              <a:gd name="T2" fmla="+- 0 9286 6751"/>
                              <a:gd name="T3" fmla="*/ T2 w 2535"/>
                            </a:gdLst>
                            <a:ahLst/>
                            <a:cxnLst>
                              <a:cxn ang="0">
                                <a:pos x="T1" y="0"/>
                              </a:cxn>
                              <a:cxn ang="0">
                                <a:pos x="T3" y="0"/>
                              </a:cxn>
                            </a:cxnLst>
                            <a:rect l="0" t="0" r="r" b="b"/>
                            <a:pathLst>
                              <a:path w="2535">
                                <a:moveTo>
                                  <a:pt x="0" y="0"/>
                                </a:moveTo>
                                <a:lnTo>
                                  <a:pt x="2535"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46"/>
                        <wps:cNvSpPr>
                          <a:spLocks noEditPoints="1"/>
                        </wps:cNvSpPr>
                        <wps:spPr bwMode="auto">
                          <a:xfrm>
                            <a:off x="1350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445"/>
                        <wps:cNvSpPr>
                          <a:spLocks noEditPoints="1"/>
                        </wps:cNvSpPr>
                        <wps:spPr bwMode="auto">
                          <a:xfrm>
                            <a:off x="1392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444"/>
                        <wps:cNvSpPr>
                          <a:spLocks noEditPoints="1"/>
                        </wps:cNvSpPr>
                        <wps:spPr bwMode="auto">
                          <a:xfrm>
                            <a:off x="14346"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443"/>
                        <wps:cNvSpPr>
                          <a:spLocks noEditPoints="1"/>
                        </wps:cNvSpPr>
                        <wps:spPr bwMode="auto">
                          <a:xfrm>
                            <a:off x="1477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442"/>
                        <wps:cNvSpPr>
                          <a:spLocks noEditPoints="1"/>
                        </wps:cNvSpPr>
                        <wps:spPr bwMode="auto">
                          <a:xfrm>
                            <a:off x="1519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441"/>
                        <wps:cNvSpPr>
                          <a:spLocks noEditPoints="1"/>
                        </wps:cNvSpPr>
                        <wps:spPr bwMode="auto">
                          <a:xfrm>
                            <a:off x="1561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40"/>
                        <wps:cNvSpPr>
                          <a:spLocks noEditPoints="1"/>
                        </wps:cNvSpPr>
                        <wps:spPr bwMode="auto">
                          <a:xfrm>
                            <a:off x="16036"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39"/>
                        <wps:cNvSpPr>
                          <a:spLocks noEditPoints="1"/>
                        </wps:cNvSpPr>
                        <wps:spPr bwMode="auto">
                          <a:xfrm>
                            <a:off x="1646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438"/>
                        <wps:cNvSpPr>
                          <a:spLocks noEditPoints="1"/>
                        </wps:cNvSpPr>
                        <wps:spPr bwMode="auto">
                          <a:xfrm>
                            <a:off x="1688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37"/>
                        <wps:cNvSpPr>
                          <a:spLocks noEditPoints="1"/>
                        </wps:cNvSpPr>
                        <wps:spPr bwMode="auto">
                          <a:xfrm>
                            <a:off x="17304"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436"/>
                        <wps:cNvSpPr>
                          <a:spLocks noEditPoints="1"/>
                        </wps:cNvSpPr>
                        <wps:spPr bwMode="auto">
                          <a:xfrm>
                            <a:off x="17728"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435"/>
                        <wps:cNvSpPr>
                          <a:spLocks noEditPoints="1"/>
                        </wps:cNvSpPr>
                        <wps:spPr bwMode="auto">
                          <a:xfrm>
                            <a:off x="18150"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434"/>
                        <wps:cNvSpPr>
                          <a:spLocks noEditPoints="1"/>
                        </wps:cNvSpPr>
                        <wps:spPr bwMode="auto">
                          <a:xfrm>
                            <a:off x="18572" y="2148"/>
                            <a:ext cx="0" cy="57"/>
                          </a:xfrm>
                          <a:custGeom>
                            <a:avLst/>
                            <a:gdLst>
                              <a:gd name="T0" fmla="+- 0 1074 1074"/>
                              <a:gd name="T1" fmla="*/ 1074 h 57"/>
                              <a:gd name="T2" fmla="+- 0 1131 1074"/>
                              <a:gd name="T3" fmla="*/ 1131 h 57"/>
                            </a:gdLst>
                            <a:ahLst/>
                            <a:cxnLst>
                              <a:cxn ang="0">
                                <a:pos x="0" y="T1"/>
                              </a:cxn>
                              <a:cxn ang="0">
                                <a:pos x="0" y="T3"/>
                              </a:cxn>
                            </a:cxnLst>
                            <a:rect l="0" t="0" r="r" b="b"/>
                            <a:pathLst>
                              <a:path h="57">
                                <a:moveTo>
                                  <a:pt x="0" y="0"/>
                                </a:moveTo>
                                <a:lnTo>
                                  <a:pt x="0" y="57"/>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00B467" id="Group 433" o:spid="_x0000_s1026" style="position:absolute;margin-left:337.35pt;margin-top:53.5pt;width:127.1pt;height:3.2pt;z-index:-2285;mso-position-horizontal-relative:page" coordorigin="6747,1070" coordsize="25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">
                <v:shape id="Freeform 447" o:spid="_x0000_s1027" style="position:absolute;left:13502;top:2148;width:2535;height:0;visibility:visible;mso-wrap-style:square;v-text-anchor:top" coordsize="2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MxcAA&#10;AADcAAAADwAAAGRycy9kb3ducmV2LnhtbERPzUoDMRC+C75DGMGbTdQiZW1ailAUPLTd+gDDZprd&#10;djNZk9iub+8cCh4/vv/5cgy9OlPKXWQLjxMDiriJrmNv4Wu/fpiBygXZYR+ZLPxShuXi9maOlYsX&#10;3tG5Ll5JCOcKLbSlDJXWuWkpYJ7EgVi4Q0wBi8DktUt4kfDQ6ydjXnTAjqWhxYHeWmpO9U+wME3H&#10;426bTfOOK/+98WjM+tNYe383rl5BFRrLv/jq/nDie5a1ckaOgF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ZMxcAAAADcAAAADwAAAAAAAAAAAAAAAACYAgAAZHJzL2Rvd25y&#10;ZXYueG1sUEsFBgAAAAAEAAQA9QAAAIUDAAAAAA==&#10;" path="m,l2535,e" filled="f" strokeweight=".1271mm">
                  <v:path arrowok="t" o:connecttype="custom" o:connectlocs="0,0;2535,0" o:connectangles="0,0"/>
                  <o:lock v:ext="edit" verticies="t"/>
                </v:shape>
                <v:shape id="Freeform 446" o:spid="_x0000_s1028" style="position:absolute;left:1350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bOMcA&#10;AADcAAAADwAAAGRycy9kb3ducmV2LnhtbESPQWvCQBSE70L/w/IKXorZ2BbRmFXagrS2EFBz8fbI&#10;PpNo9m3Irpr+e7dQ8DjMzDdMuuxNIy7UudqygnEUgyAurK65VJDvVqMpCOeRNTaWScEvOVguHgYp&#10;JtpeeUOXrS9FgLBLUEHlfZtI6YqKDLrItsTBO9jOoA+yK6Xu8BrgppHPcTyRBmsOCxW29FFRcdqe&#10;jQL7Ps6+M70pKD/G5f7zKf9ZrXOlho/92xyEp97fw//tL63g9WUGf2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i2zjHAAAA3AAAAA8AAAAAAAAAAAAAAAAAmAIAAGRy&#10;cy9kb3ducmV2LnhtbFBLBQYAAAAABAAEAPUAAACMAwAAAAA=&#10;" path="m,l,57e" filled="f" strokeweight=".1271mm">
                  <v:path arrowok="t" o:connecttype="custom" o:connectlocs="0,1074;0,1131" o:connectangles="0,0"/>
                  <o:lock v:ext="edit" verticies="t"/>
                </v:shape>
                <v:shape id="Freeform 445" o:spid="_x0000_s1029" style="position:absolute;left:1392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4B2MEA&#10;AADcAAAADwAAAGRycy9kb3ducmV2LnhtbERPy4rCMBTdC/MP4Q64kTFVRKQaRQXxBYJON+4uzbWt&#10;NjeliVr/3iwEl4fznswaU4oH1a6wrKDXjUAQp1YXnClI/ld/IxDOI2ssLZOCFzmYTX9aE4y1ffKR&#10;HiefiRDCLkYFufdVLKVLczLourYiDtzF1gZ9gHUmdY3PEG5K2Y+ioTRYcGjIsaJlTuntdDcK7KJ3&#10;2B30MaXkGmXndSfZr7aJUu3fZj4G4anxX/HHvdEKBoMwP5wJR0B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eAdjBAAAA3AAAAA8AAAAAAAAAAAAAAAAAmAIAAGRycy9kb3du&#10;cmV2LnhtbFBLBQYAAAAABAAEAPUAAACGAwAAAAA=&#10;" path="m,l,57e" filled="f" strokeweight=".1271mm">
                  <v:path arrowok="t" o:connecttype="custom" o:connectlocs="0,1074;0,1131" o:connectangles="0,0"/>
                  <o:lock v:ext="edit" verticies="t"/>
                </v:shape>
                <v:shape id="Freeform 444" o:spid="_x0000_s1030" style="position:absolute;left:14346;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kQ8UA&#10;AADcAAAADwAAAGRycy9kb3ducmV2LnhtbESPT4vCMBTE78J+h/AW9iKadhGRapRdQfwHgtqLt0fz&#10;bLvbvJQmav32RhA8DjPzG2Yya00lrtS40rKCuB+BIM6sLjlXkB4XvREI55E1VpZJwZ0czKYfnQkm&#10;2t54T9eDz0WAsEtQQeF9nUjpsoIMur6tiYN3to1BH2STS93gLcBNJb+jaCgNlhwWCqxpXlD2f7gY&#10;BfY33m12ep9R+hflp2U33S7WqVJfn+3PGISn1r/Dr/ZKKxgMYn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qRDxQAAANwAAAAPAAAAAAAAAAAAAAAAAJgCAABkcnMv&#10;ZG93bnJldi54bWxQSwUGAAAAAAQABAD1AAAAigMAAAAA&#10;" path="m,l,57e" filled="f" strokeweight=".1271mm">
                  <v:path arrowok="t" o:connecttype="custom" o:connectlocs="0,1074;0,1131" o:connectangles="0,0"/>
                  <o:lock v:ext="edit" verticies="t"/>
                </v:shape>
                <v:shape id="Freeform 443" o:spid="_x0000_s1031" style="position:absolute;left:1477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6NMQA&#10;AADcAAAADwAAAGRycy9kb3ducmV2LnhtbESPQYvCMBSE7wv+h/AEL4umiohUo6ggui4Iai/eHs2z&#10;rTYvpYna/fdmQfA4zMw3zHTemFI8qHaFZQX9XgSCOLW64ExBclp3xyCcR9ZYWiYFf+RgPmt9TTHW&#10;9skHehx9JgKEXYwKcu+rWEqX5mTQ9WxFHLyLrQ36IOtM6hqfAW5KOYiikTRYcFjIsaJVTunteDcK&#10;7LK/3+31IaXkGmXnzXfyu/5JlOq0m8UEhKfGf8Lv9lYrGA4H8H8mHA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AOjTEAAAA3AAAAA8AAAAAAAAAAAAAAAAAmAIAAGRycy9k&#10;b3ducmV2LnhtbFBLBQYAAAAABAAEAPUAAACJAwAAAAA=&#10;" path="m,l,57e" filled="f" strokeweight=".1271mm">
                  <v:path arrowok="t" o:connecttype="custom" o:connectlocs="0,1074;0,1131" o:connectangles="0,0"/>
                  <o:lock v:ext="edit" verticies="t"/>
                </v:shape>
                <v:shape id="Freeform 442" o:spid="_x0000_s1032" style="position:absolute;left:1519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fr8YA&#10;AADcAAAADwAAAGRycy9kb3ducmV2LnhtbESPQWvCQBSE74L/YXlCL1I3qSISXaUthFoLgjYXb4/s&#10;a5I2+zZkt0n6711B6HGYmW+YzW4wteiodZVlBfEsAkGcW11xoSD7TB9XIJxH1lhbJgV/5GC3HY82&#10;mGjb84m6sy9EgLBLUEHpfZNI6fKSDLqZbYiD92Vbgz7ItpC6xT7ATS2fomgpDVYcFkps6LWk/Of8&#10;axTYl/h4OOpTTtl3VFzeptlH+p4p9TAZntcgPA3+P3xv77WCxWIOtzPhCM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yfr8YAAADcAAAADwAAAAAAAAAAAAAAAACYAgAAZHJz&#10;L2Rvd25yZXYueG1sUEsFBgAAAAAEAAQA9QAAAIsDAAAAAA==&#10;" path="m,l,57e" filled="f" strokeweight=".1271mm">
                  <v:path arrowok="t" o:connecttype="custom" o:connectlocs="0,1074;0,1131" o:connectangles="0,0"/>
                  <o:lock v:ext="edit" verticies="t"/>
                </v:shape>
                <v:shape id="Freeform 441" o:spid="_x0000_s1033" style="position:absolute;left:1561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H28YA&#10;AADcAAAADwAAAGRycy9kb3ducmV2LnhtbESPQWvCQBSE7wX/w/IEL6XZKKFImlW0IG0tCGouvT2y&#10;r0k0+zZkt0n6791CweMwM98w2Xo0jeipc7VlBfMoBkFcWF1zqSA/756WIJxH1thYJgW/5GC9mjxk&#10;mGo78JH6ky9FgLBLUUHlfZtK6YqKDLrItsTB+7adQR9kV0rd4RDgppGLOH6WBmsOCxW29FpRcT39&#10;GAV2Oz/sD/pYUH6Jy6+3x/xz95ErNZuOmxcQnkZ/D/+337WCJEng70w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H28YAAADcAAAADwAAAAAAAAAAAAAAAACYAgAAZHJz&#10;L2Rvd25yZXYueG1sUEsFBgAAAAAEAAQA9QAAAIsDAAAAAA==&#10;" path="m,l,57e" filled="f" strokeweight=".1271mm">
                  <v:path arrowok="t" o:connecttype="custom" o:connectlocs="0,1074;0,1131" o:connectangles="0,0"/>
                  <o:lock v:ext="edit" verticies="t"/>
                </v:shape>
                <v:shape id="Freeform 440" o:spid="_x0000_s1034" style="position:absolute;left:16036;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iQMUA&#10;AADcAAAADwAAAGRycy9kb3ducmV2LnhtbESPQYvCMBSE7wv+h/AEL4umiopUo6ggu64gqL14ezTP&#10;ttq8lCar3X9vFgSPw8x8w8wWjSnFnWpXWFbQ70UgiFOrC84UJKdNdwLCeWSNpWVS8EcOFvPWxwxj&#10;bR98oPvRZyJA2MWoIPe+iqV0aU4GXc9WxMG72NqgD7LOpK7xEeCmlIMoGkuDBYeFHCta55Tejr9G&#10;gV319z97fUgpuUbZ+esz2W22iVKddrOcgvDU+Hf41f7W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aJAxQAAANwAAAAPAAAAAAAAAAAAAAAAAJgCAABkcnMv&#10;ZG93bnJldi54bWxQSwUGAAAAAAQABAD1AAAAigMAAAAA&#10;" path="m,l,57e" filled="f" strokeweight=".1271mm">
                  <v:path arrowok="t" o:connecttype="custom" o:connectlocs="0,1074;0,1131" o:connectangles="0,0"/>
                  <o:lock v:ext="edit" verticies="t"/>
                </v:shape>
                <v:shape id="Freeform 439" o:spid="_x0000_s1035" style="position:absolute;left:1646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s8N8UA&#10;AADcAAAADwAAAGRycy9kb3ducmV2LnhtbESPT4vCMBTE74LfITzBi2iqiCzVKCqIfxYEtRdvj+bZ&#10;VpuX0kTtfvuNsLDHYWZ+w8wWjSnFi2pXWFYwHEQgiFOrC84UJJdN/wuE88gaS8uk4IccLObt1gxj&#10;bd98otfZZyJA2MWoIPe+iqV0aU4G3cBWxMG72dqgD7LOpK7xHeCmlKMomkiDBYeFHCta55Q+zk+j&#10;wK6Gx8NRn1JK7lF23faS780+UarbaZZTEJ4a/x/+a++0gvF4Ap8z4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zw3xQAAANwAAAAPAAAAAAAAAAAAAAAAAJgCAABkcnMv&#10;ZG93bnJldi54bWxQSwUGAAAAAAQABAD1AAAAigMAAAAA&#10;" path="m,l,57e" filled="f" strokeweight=".1271mm">
                  <v:path arrowok="t" o:connecttype="custom" o:connectlocs="0,1074;0,1131" o:connectangles="0,0"/>
                  <o:lock v:ext="edit" verticies="t"/>
                </v:shape>
                <v:shape id="Freeform 438" o:spid="_x0000_s1036" style="position:absolute;left:1688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ZrMUA&#10;AADcAAAADwAAAGRycy9kb3ducmV2LnhtbESPQYvCMBSE7wv+h/AEL4umiqhUo6ggu64gqL14ezTP&#10;ttq8lCar3X9vFgSPw8x8w8wWjSnFnWpXWFbQ70UgiFOrC84UJKdNdwLCeWSNpWVS8EcOFvPWxwxj&#10;bR98oPvRZyJA2MWoIPe+iqV0aU4GXc9WxMG72NqgD7LOpK7xEeCmlIMoGkmDBYeFHCta55Tejr9G&#10;gV319z97fUgpuUbZ+esz2W22iVKddrOcgvDU+Hf41f7WCobDM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5msxQAAANwAAAAPAAAAAAAAAAAAAAAAAJgCAABkcnMv&#10;ZG93bnJldi54bWxQSwUGAAAAAAQABAD1AAAAigMAAAAA&#10;" path="m,l,57e" filled="f" strokeweight=".1271mm">
                  <v:path arrowok="t" o:connecttype="custom" o:connectlocs="0,1074;0,1131" o:connectangles="0,0"/>
                  <o:lock v:ext="edit" verticies="t"/>
                </v:shape>
                <v:shape id="Freeform 437" o:spid="_x0000_s1037" style="position:absolute;left:17304;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N3sEA&#10;AADcAAAADwAAAGRycy9kb3ducmV2LnhtbERPy4rCMBTdC/MP4Q64kTFVRKQaRQXxBYJON+4uzbWt&#10;NjeliVr/3iwEl4fznswaU4oH1a6wrKDXjUAQp1YXnClI/ld/IxDOI2ssLZOCFzmYTX9aE4y1ffKR&#10;HiefiRDCLkYFufdVLKVLczLourYiDtzF1gZ9gHUmdY3PEG5K2Y+ioTRYcGjIsaJlTuntdDcK7KJ3&#10;2B30MaXkGmXndSfZr7aJUu3fZj4G4anxX/HHvdEKBoOwNpwJR0B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Dd7BAAAA3AAAAA8AAAAAAAAAAAAAAAAAmAIAAGRycy9kb3du&#10;cmV2LnhtbFBLBQYAAAAABAAEAPUAAACGAwAAAAA=&#10;" path="m,l,57e" filled="f" strokeweight=".1271mm">
                  <v:path arrowok="t" o:connecttype="custom" o:connectlocs="0,1074;0,1131" o:connectangles="0,0"/>
                  <o:lock v:ext="edit" verticies="t"/>
                </v:shape>
                <v:shape id="Freeform 436" o:spid="_x0000_s1038" style="position:absolute;left:17728;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oRcUA&#10;AADcAAAADwAAAGRycy9kb3ducmV2LnhtbESPQYvCMBSE7wv+h/AEL4umiohWo6ggu64gqL14ezTP&#10;ttq8lCar3X9vFgSPw8x8w8wWjSnFnWpXWFbQ70UgiFOrC84UJKdNdwzCeWSNpWVS8EcOFvPWxwxj&#10;bR98oPvRZyJA2MWoIPe+iqV0aU4GXc9WxMG72NqgD7LOpK7xEeCmlIMoGkmDBYeFHCta55Tejr9G&#10;gV319z97fUgpuUbZ+esz2W22iVKddrOcgvDU+Hf41f7WCobDC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KhFxQAAANwAAAAPAAAAAAAAAAAAAAAAAJgCAABkcnMv&#10;ZG93bnJldi54bWxQSwUGAAAAAAQABAD1AAAAigMAAAAA&#10;" path="m,l,57e" filled="f" strokeweight=".1271mm">
                  <v:path arrowok="t" o:connecttype="custom" o:connectlocs="0,1074;0,1131" o:connectangles="0,0"/>
                  <o:lock v:ext="edit" verticies="t"/>
                </v:shape>
                <v:shape id="Freeform 435" o:spid="_x0000_s1039" style="position:absolute;left:18150;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XBcIA&#10;AADcAAAADwAAAGRycy9kb3ducmV2LnhtbERPy4rCMBTdC/5DuANuhjFVVIZqlBlBfEFB7cbdpbm2&#10;HZub0kStf28WAy4P5z1btKYSd2pcaVnBoB+BIM6sLjlXkJ5WX98gnEfWWFkmBU9ysJh3OzOMtX3w&#10;ge5Hn4sQwi5GBYX3dSylywoy6Pq2Jg7cxTYGfYBNLnWDjxBuKjmMook0WHJoKLCmZUHZ9XgzCuzv&#10;INkl+pBR+hfl5/Vnul9tU6V6H+3PFISn1r/F/+6NVjAah/n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5cFwgAAANwAAAAPAAAAAAAAAAAAAAAAAJgCAABkcnMvZG93&#10;bnJldi54bWxQSwUGAAAAAAQABAD1AAAAhwMAAAAA&#10;" path="m,l,57e" filled="f" strokeweight=".1271mm">
                  <v:path arrowok="t" o:connecttype="custom" o:connectlocs="0,1074;0,1131" o:connectangles="0,0"/>
                  <o:lock v:ext="edit" verticies="t"/>
                </v:shape>
                <v:shape id="Freeform 434" o:spid="_x0000_s1040" style="position:absolute;left:18572;top:2148;width:0;height:57;visibility:visible;mso-wrap-style:square;v-text-anchor:top" coordsize="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ynsYA&#10;AADcAAAADwAAAGRycy9kb3ducmV2LnhtbESPQWvCQBSE74L/YXmFXkQ3KVYkdRUtiFpBiObi7ZF9&#10;TVKzb0N2q/Hfu4WCx2FmvmFmi87U4kqtqywriEcRCOLc6ooLBdlpPZyCcB5ZY22ZFNzJwWLe780w&#10;0fbGKV2PvhABwi5BBaX3TSKly0sy6Ea2IQ7et20N+iDbQuoWbwFuavkWRRNpsOKwUGJDnyXll+Ov&#10;UWBX8eHroNOcsp+oOG8G2X69y5R6femWHyA8df4Z/m9vtYLxewx/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synsYAAADcAAAADwAAAAAAAAAAAAAAAACYAgAAZHJz&#10;L2Rvd25yZXYueG1sUEsFBgAAAAAEAAQA9QAAAIsDAAAAAA==&#10;" path="m,l,57e" filled="f" strokeweight=".1271mm">
                  <v:path arrowok="t" o:connecttype="custom" o:connectlocs="0,1074;0,1131" o:connectangles="0,0"/>
                  <o:lock v:ext="edit" verticies="t"/>
                </v:shape>
                <w10:wrap anchorx="page"/>
              </v:group>
            </w:pict>
          </mc:Fallback>
        </mc:AlternateContent>
      </w:r>
      <w:r>
        <w:rPr>
          <w:noProof/>
        </w:rPr>
        <mc:AlternateContent>
          <mc:Choice Requires="wpg">
            <w:drawing>
              <wp:anchor distT="0" distB="0" distL="114300" distR="114300" simplePos="0" relativeHeight="503314196" behindDoc="1" locked="0" layoutInCell="1" allowOverlap="1" wp14:anchorId="144E460F" wp14:editId="0BB6DC73">
                <wp:simplePos x="0" y="0"/>
                <wp:positionH relativeFrom="page">
                  <wp:posOffset>4110990</wp:posOffset>
                </wp:positionH>
                <wp:positionV relativeFrom="paragraph">
                  <wp:posOffset>-18415</wp:posOffset>
                </wp:positionV>
                <wp:extent cx="40640" cy="675640"/>
                <wp:effectExtent l="0" t="19685" r="4097020" b="657225"/>
                <wp:wrapNone/>
                <wp:docPr id="43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6474" y="-29"/>
                          <a:chExt cx="65" cy="1064"/>
                        </a:xfrm>
                      </wpg:grpSpPr>
                      <wps:wsp>
                        <wps:cNvPr id="431" name="Freeform 432"/>
                        <wps:cNvSpPr>
                          <a:spLocks noEditPoints="1"/>
                        </wps:cNvSpPr>
                        <wps:spPr bwMode="auto">
                          <a:xfrm>
                            <a:off x="13070" y="-52"/>
                            <a:ext cx="0" cy="1057"/>
                          </a:xfrm>
                          <a:custGeom>
                            <a:avLst/>
                            <a:gdLst>
                              <a:gd name="T0" fmla="+- 0 1031 -26"/>
                              <a:gd name="T1" fmla="*/ 1031 h 1057"/>
                              <a:gd name="T2" fmla="+- 0 -26 -26"/>
                              <a:gd name="T3" fmla="*/ -26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431"/>
                        <wps:cNvSpPr>
                          <a:spLocks noEditPoints="1"/>
                        </wps:cNvSpPr>
                        <wps:spPr bwMode="auto">
                          <a:xfrm>
                            <a:off x="12956" y="206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30"/>
                        <wps:cNvSpPr>
                          <a:spLocks noEditPoints="1"/>
                        </wps:cNvSpPr>
                        <wps:spPr bwMode="auto">
                          <a:xfrm>
                            <a:off x="12956" y="1534"/>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429"/>
                        <wps:cNvSpPr>
                          <a:spLocks noEditPoints="1"/>
                        </wps:cNvSpPr>
                        <wps:spPr bwMode="auto">
                          <a:xfrm>
                            <a:off x="12956" y="1006"/>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428"/>
                        <wps:cNvSpPr>
                          <a:spLocks noEditPoints="1"/>
                        </wps:cNvSpPr>
                        <wps:spPr bwMode="auto">
                          <a:xfrm>
                            <a:off x="12956" y="478"/>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27"/>
                        <wps:cNvSpPr>
                          <a:spLocks noEditPoints="1"/>
                        </wps:cNvSpPr>
                        <wps:spPr bwMode="auto">
                          <a:xfrm>
                            <a:off x="12956" y="-5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9FE3DF" id="Group 426" o:spid="_x0000_s1026" style="position:absolute;margin-left:323.7pt;margin-top:-1.45pt;width:3.2pt;height:53.2pt;z-index:-2284;mso-position-horizontal-relative:page" coordorigin="6474,-29"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">
                <v:shape id="Freeform 432" o:spid="_x0000_s1027" style="position:absolute;left:13070;top:-5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5Q8EA&#10;AADcAAAADwAAAGRycy9kb3ducmV2LnhtbESPwWrDMBBE74X8g9hAbo2cxCnFtRxCoNBr7HzAYm1t&#10;tdZKWErs9uujQKHHYWbeMOVhtoO40RiMYwWbdQaCuHXacKfg0rw/v4IIEVnj4JgU/FCAQ7V4KrHQ&#10;buIz3erYiQThUKCCPkZfSBnaniyGtfPEyft0o8WY5NhJPeKU4HaQ2yx7kRYNp4UePZ16ar/rq1VA&#10;+SSnefC738Z81RiMD97slVot5+MbiEhz/A//tT+0gny3gceZdARk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uUPBAAAA3AAAAA8AAAAAAAAAAAAAAAAAmAIAAGRycy9kb3du&#10;cmV2LnhtbFBLBQYAAAAABAAEAPUAAACGAwAAAAA=&#10;" path="m,1057l,e" filled="f" strokeweight=".1271mm">
                  <v:path arrowok="t" o:connecttype="custom" o:connectlocs="0,1031;0,-26" o:connectangles="0,0"/>
                  <o:lock v:ext="edit" verticies="t"/>
                </v:shape>
                <v:shape id="Freeform 431" o:spid="_x0000_s1028" style="position:absolute;left:12956;top:206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jCJsYA&#10;AADcAAAADwAAAGRycy9kb3ducmV2LnhtbESPT2sCMRTE74V+h/AKvWlWK1VXo9hCQfZgqX9Ab4/k&#10;ubs0eVk2qW6/vSkIPQ4z8xtmvuycFRdqQ+1ZwaCfgSDW3tRcKtjvPnoTECEiG7SeScEvBVguHh/m&#10;mBt/5S+6bGMpEoRDjgqqGJtcyqArchj6viFO3tm3DmOSbSlNi9cEd1YOs+xVOqw5LVTY0HtF+nv7&#10;4xSMm+nJxoPefxa4WRX2bVTo9VGp56duNQMRqYv/4Xt7bRSMXob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jCJsYAAADcAAAADwAAAAAAAAAAAAAAAACYAgAAZHJz&#10;L2Rvd25yZXYueG1sUEsFBgAAAAAEAAQA9QAAAIsDAAAAAA==&#10;" path="m57,l,e" filled="f" strokeweight=".1271mm">
                  <v:path arrowok="t" o:connecttype="custom" o:connectlocs="57,0;0,0" o:connectangles="0,0"/>
                  <o:lock v:ext="edit" verticies="t"/>
                </v:shape>
                <v:shape id="Freeform 430" o:spid="_x0000_s1029" style="position:absolute;left:12956;top:1534;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nvcYA&#10;AADcAAAADwAAAGRycy9kb3ducmV2LnhtbESPT2sCMRTE74V+h/AKvWnWKlVXo9hCQfZgqX9Ab4/k&#10;ubs0eVk2qW6/vSkIPQ4z8xtmvuycFRdqQ+1ZwaCfgSDW3tRcKtjvPnoTECEiG7SeScEvBVguHh/m&#10;mBt/5S+6bGMpEoRDjgqqGJtcyqArchj6viFO3tm3DmOSbSlNi9cEd1a+ZNmrdFhzWqiwofeK9Pf2&#10;xykYN9OTjQe9/yxwsyrs26jQ66NSz0/dagYiUhf/w/f22igYDYf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RnvcYAAADcAAAADwAAAAAAAAAAAAAAAACYAgAAZHJz&#10;L2Rvd25yZXYueG1sUEsFBgAAAAAEAAQA9QAAAIsDAAAAAA==&#10;" path="m57,l,e" filled="f" strokeweight=".1271mm">
                  <v:path arrowok="t" o:connecttype="custom" o:connectlocs="57,0;0,0" o:connectangles="0,0"/>
                  <o:lock v:ext="edit" verticies="t"/>
                </v:shape>
                <v:shape id="Freeform 429" o:spid="_x0000_s1030" style="position:absolute;left:12956;top:1006;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cYA&#10;AADcAAAADwAAAGRycy9kb3ducmV2LnhtbESPQWsCMRSE74L/IbyCN83WLrXdGkULBdlDRWuhvT2S&#10;193F5GXZRN3++6YgeBxm5htmvuydFWfqQuNZwf0kA0GsvWm4UnD4eBs/gQgR2aD1TAp+KcByMRzM&#10;sTD+wjs672MlEoRDgQrqGNtCyqBrchgmviVO3o/vHMYku0qaDi8J7qycZtmjdNhwWqixpdea9HF/&#10;cgpm7fO3jZ/6sC3xfVXadV7qzZdSo7t+9QIiUh9v4Wt7YxTkDzn8n0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3/ycYAAADcAAAADwAAAAAAAAAAAAAAAACYAgAAZHJz&#10;L2Rvd25yZXYueG1sUEsFBgAAAAAEAAQA9QAAAIsDAAAAAA==&#10;" path="m57,l,e" filled="f" strokeweight=".1271mm">
                  <v:path arrowok="t" o:connecttype="custom" o:connectlocs="57,0;0,0" o:connectangles="0,0"/>
                  <o:lock v:ext="edit" verticies="t"/>
                </v:shape>
                <v:shape id="Freeform 428" o:spid="_x0000_s1031" style="position:absolute;left:12956;top:478;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UscA&#10;AADcAAAADwAAAGRycy9kb3ducmV2LnhtbESPT2sCMRTE74V+h/AK3mpWq9WuRrFCQfbQUv9AvT2S&#10;5+5i8rJsUt1++0Yo9DjMzG+Y+bJzVlyoDbVnBYN+BoJYe1NzqWC/e3ucgggR2aD1TAp+KMBycX83&#10;x9z4K3/SZRtLkSAcclRQxdjkUgZdkcPQ9w1x8k6+dRiTbEtpWrwmuLNymGXP0mHNaaHChtYV6fP2&#10;2ymYNC9HGw96/1Hg+6qwr6NCb76U6j10qxmISF38D/+1N0bB6GkMtzPp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xWlLHAAAA3AAAAA8AAAAAAAAAAAAAAAAAmAIAAGRy&#10;cy9kb3ducmV2LnhtbFBLBQYAAAAABAAEAPUAAACMAwAAAAA=&#10;" path="m57,l,e" filled="f" strokeweight=".1271mm">
                  <v:path arrowok="t" o:connecttype="custom" o:connectlocs="57,0;0,0" o:connectangles="0,0"/>
                  <o:lock v:ext="edit" verticies="t"/>
                </v:shape>
                <v:shape id="Freeform 427" o:spid="_x0000_s1032" style="position:absolute;left:12956;top:-5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JcYA&#10;AADcAAAADwAAAGRycy9kb3ducmV2LnhtbESPW2sCMRSE34X+h3AKfatZW/GyGsUWCrIPFW+gb4fk&#10;uLs0OVk2qW7/fVMo+DjMzDfMfNk5K67UhtqzgkE/A0Gsvam5VHDYfzxPQISIbNB6JgU/FGC5eOjN&#10;MTf+xlu67mIpEoRDjgqqGJtcyqArchj6viFO3sW3DmOSbSlNi7cEd1a+ZNlIOqw5LVTY0HtF+mv3&#10;7RSMm+nZxqM+bAr8XBX2bVjo9Umpp8duNQMRqYv38H97bRQMX0f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PEJcYAAADcAAAADwAAAAAAAAAAAAAAAACYAgAAZHJz&#10;L2Rvd25yZXYueG1sUEsFBgAAAAAEAAQA9QAAAIsDAAAAAA==&#10;" path="m57,l,e" filled="f" strokeweight=".1271mm">
                  <v:path arrowok="t" o:connecttype="custom" o:connectlocs="57,0;0,0" o:connectangles="0,0"/>
                  <o:lock v:ext="edit" verticies="t"/>
                </v:shape>
                <w10:wrap anchorx="page"/>
              </v:group>
            </w:pict>
          </mc:Fallback>
        </mc:AlternateContent>
      </w:r>
      <w:r>
        <w:rPr>
          <w:noProof/>
        </w:rPr>
        <mc:AlternateContent>
          <mc:Choice Requires="wps">
            <w:drawing>
              <wp:anchor distT="0" distB="0" distL="114300" distR="114300" simplePos="0" relativeHeight="503314207" behindDoc="1" locked="0" layoutInCell="1" allowOverlap="1" wp14:anchorId="19E25E9B" wp14:editId="0DF43046">
                <wp:simplePos x="0" y="0"/>
                <wp:positionH relativeFrom="page">
                  <wp:posOffset>3923030</wp:posOffset>
                </wp:positionH>
                <wp:positionV relativeFrom="paragraph">
                  <wp:posOffset>342265</wp:posOffset>
                </wp:positionV>
                <wp:extent cx="90805" cy="794385"/>
                <wp:effectExtent l="0" t="0" r="0" b="0"/>
                <wp:wrapNone/>
                <wp:docPr id="429"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D6199" w14:textId="77777777" w:rsidR="000B0C38" w:rsidRDefault="000B0C38">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E25E9B" id="Text Box 425" o:spid="_x0000_s1030" type="#_x0000_t202" style="position:absolute;margin-left:308.9pt;margin-top:26.95pt;width:7.15pt;height:62.55pt;z-index:-2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" filled="f" stroked="f">
                <v:textbox style="layout-flow:vertical;mso-layout-flow-alt:bottom-to-top" inset="0,0,0,0">
                  <w:txbxContent>
                    <w:p w14:paraId="41ED6199" w14:textId="77777777" w:rsidR="00F9389F" w:rsidRDefault="00F9389F">
                      <w:pPr>
                        <w:spacing w:before="10"/>
                        <w:ind w:left="20"/>
                        <w:rPr>
                          <w:rFonts w:ascii="Arial" w:eastAsia="Arial" w:hAnsi="Arial" w:cs="Arial"/>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w10:wrap anchorx="page"/>
              </v:shape>
            </w:pict>
          </mc:Fallback>
        </mc:AlternateContent>
      </w:r>
      <w:r>
        <w:rPr>
          <w:noProof/>
        </w:rPr>
        <mc:AlternateContent>
          <mc:Choice Requires="wps">
            <w:drawing>
              <wp:anchor distT="0" distB="0" distL="114300" distR="114300" simplePos="0" relativeHeight="503314209" behindDoc="1" locked="0" layoutInCell="1" allowOverlap="1" wp14:anchorId="1C5419C8" wp14:editId="2C228453">
                <wp:simplePos x="0" y="0"/>
                <wp:positionH relativeFrom="page">
                  <wp:posOffset>4004945</wp:posOffset>
                </wp:positionH>
                <wp:positionV relativeFrom="paragraph">
                  <wp:posOffset>-43815</wp:posOffset>
                </wp:positionV>
                <wp:extent cx="80010" cy="727075"/>
                <wp:effectExtent l="4445" t="3810" r="1270" b="2540"/>
                <wp:wrapNone/>
                <wp:docPr id="428"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FD458" w14:textId="77777777" w:rsidR="000B0C38" w:rsidRDefault="000B0C38">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5419C8" id="Text Box 424" o:spid="_x0000_s1031" type="#_x0000_t202" style="position:absolute;margin-left:315.35pt;margin-top:-3.45pt;width:6.3pt;height:57.25pt;z-index:-2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" filled="f" stroked="f">
                <v:textbox style="layout-flow:vertical;mso-layout-flow-alt:bottom-to-top" inset="0,0,0,0">
                  <w:txbxContent>
                    <w:p w14:paraId="2AAFD458" w14:textId="77777777" w:rsidR="00F9389F" w:rsidRDefault="00F9389F">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Pr>
          <w:noProof/>
        </w:rPr>
        <w:drawing>
          <wp:inline distT="0" distB="0" distL="0" distR="0" wp14:anchorId="616DCD58" wp14:editId="75145684">
            <wp:extent cx="1729105" cy="567055"/>
            <wp:effectExtent l="0" t="0" r="4445"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105" cy="567055"/>
                    </a:xfrm>
                    <a:prstGeom prst="rect">
                      <a:avLst/>
                    </a:prstGeom>
                    <a:noFill/>
                    <a:ln>
                      <a:noFill/>
                    </a:ln>
                  </pic:spPr>
                </pic:pic>
              </a:graphicData>
            </a:graphic>
          </wp:inline>
        </w:drawing>
      </w:r>
    </w:p>
    <w:p w14:paraId="42F216D6" w14:textId="77777777" w:rsidR="005B53EE" w:rsidRDefault="005B53EE" w:rsidP="00F9389F">
      <w:pPr>
        <w:spacing w:before="7" w:line="180" w:lineRule="exact"/>
        <w:rPr>
          <w:sz w:val="19"/>
          <w:szCs w:val="19"/>
        </w:rPr>
      </w:pPr>
    </w:p>
    <w:p w14:paraId="5C62DB6B" w14:textId="77777777" w:rsidR="005B53EE" w:rsidRDefault="00F5753A" w:rsidP="00F9389F">
      <w:pPr>
        <w:spacing w:line="100" w:lineRule="exact"/>
        <w:ind w:left="24"/>
        <w:rPr>
          <w:rFonts w:ascii="Arial" w:eastAsia="Arial" w:hAnsi="Arial" w:cs="Arial"/>
          <w:sz w:val="8"/>
          <w:szCs w:val="8"/>
        </w:rPr>
      </w:pPr>
      <w:proofErr w:type="spellStart"/>
      <w:r>
        <w:rPr>
          <w:rFonts w:ascii="Arial" w:eastAsia="Arial" w:hAnsi="Arial" w:cs="Arial"/>
          <w:position w:val="2"/>
          <w:sz w:val="7"/>
          <w:szCs w:val="7"/>
        </w:rPr>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spacing w:val="17"/>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5788833E" w14:textId="4C9DBF6D" w:rsidR="005B53EE" w:rsidRDefault="00726C06" w:rsidP="00F9389F">
      <w:pPr>
        <w:spacing w:line="60" w:lineRule="exact"/>
        <w:ind w:left="27"/>
        <w:rPr>
          <w:rFonts w:ascii="Arial" w:eastAsia="Arial" w:hAnsi="Arial" w:cs="Arial"/>
          <w:sz w:val="7"/>
          <w:szCs w:val="7"/>
        </w:rPr>
      </w:pPr>
      <w:r>
        <w:rPr>
          <w:noProof/>
        </w:rPr>
        <mc:AlternateContent>
          <mc:Choice Requires="wpg">
            <w:drawing>
              <wp:anchor distT="0" distB="0" distL="114300" distR="114300" simplePos="0" relativeHeight="503314199" behindDoc="1" locked="0" layoutInCell="1" allowOverlap="1" wp14:anchorId="4C6B91F1" wp14:editId="738190D2">
                <wp:simplePos x="0" y="0"/>
                <wp:positionH relativeFrom="page">
                  <wp:posOffset>4225925</wp:posOffset>
                </wp:positionH>
                <wp:positionV relativeFrom="paragraph">
                  <wp:posOffset>348615</wp:posOffset>
                </wp:positionV>
                <wp:extent cx="1731010" cy="502920"/>
                <wp:effectExtent l="0" t="8890" r="5715" b="2540"/>
                <wp:wrapNone/>
                <wp:docPr id="425"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1010" cy="502920"/>
                          <a:chOff x="6655" y="550"/>
                          <a:chExt cx="2726" cy="793"/>
                        </a:xfrm>
                      </wpg:grpSpPr>
                      <pic:pic xmlns:pic="http://schemas.openxmlformats.org/drawingml/2006/picture">
                        <pic:nvPicPr>
                          <pic:cNvPr id="426" name="Picture 4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55" y="577"/>
                            <a:ext cx="2726" cy="766"/>
                          </a:xfrm>
                          <a:prstGeom prst="rect">
                            <a:avLst/>
                          </a:prstGeom>
                          <a:noFill/>
                          <a:extLst>
                            <a:ext uri="{909E8E84-426E-40dd-AFC4-6F175D3DCCD1}">
                              <a14:hiddenFill xmlns:a14="http://schemas.microsoft.com/office/drawing/2010/main">
                                <a:solidFill>
                                  <a:srgbClr val="FFFFFF"/>
                                </a:solidFill>
                              </a14:hiddenFill>
                            </a:ext>
                          </a:extLst>
                        </pic:spPr>
                      </pic:pic>
                      <wps:wsp>
                        <wps:cNvPr id="427" name="Freeform 421"/>
                        <wps:cNvSpPr>
                          <a:spLocks/>
                        </wps:cNvSpPr>
                        <wps:spPr bwMode="auto">
                          <a:xfrm>
                            <a:off x="6944" y="553"/>
                            <a:ext cx="36" cy="36"/>
                          </a:xfrm>
                          <a:custGeom>
                            <a:avLst/>
                            <a:gdLst>
                              <a:gd name="T0" fmla="+- 0 6980 6944"/>
                              <a:gd name="T1" fmla="*/ T0 w 36"/>
                              <a:gd name="T2" fmla="+- 0 571 553"/>
                              <a:gd name="T3" fmla="*/ 571 h 36"/>
                              <a:gd name="T4" fmla="+- 0 6980 6944"/>
                              <a:gd name="T5" fmla="*/ T4 w 36"/>
                              <a:gd name="T6" fmla="+- 0 581 553"/>
                              <a:gd name="T7" fmla="*/ 581 h 36"/>
                              <a:gd name="T8" fmla="+- 0 6972 6944"/>
                              <a:gd name="T9" fmla="*/ T8 w 36"/>
                              <a:gd name="T10" fmla="+- 0 589 553"/>
                              <a:gd name="T11" fmla="*/ 589 h 36"/>
                              <a:gd name="T12" fmla="+- 0 6962 6944"/>
                              <a:gd name="T13" fmla="*/ T12 w 36"/>
                              <a:gd name="T14" fmla="+- 0 589 553"/>
                              <a:gd name="T15" fmla="*/ 589 h 36"/>
                              <a:gd name="T16" fmla="+- 0 6952 6944"/>
                              <a:gd name="T17" fmla="*/ T16 w 36"/>
                              <a:gd name="T18" fmla="+- 0 589 553"/>
                              <a:gd name="T19" fmla="*/ 589 h 36"/>
                              <a:gd name="T20" fmla="+- 0 6944 6944"/>
                              <a:gd name="T21" fmla="*/ T20 w 36"/>
                              <a:gd name="T22" fmla="+- 0 581 553"/>
                              <a:gd name="T23" fmla="*/ 581 h 36"/>
                              <a:gd name="T24" fmla="+- 0 6944 6944"/>
                              <a:gd name="T25" fmla="*/ T24 w 36"/>
                              <a:gd name="T26" fmla="+- 0 571 553"/>
                              <a:gd name="T27" fmla="*/ 571 h 36"/>
                              <a:gd name="T28" fmla="+- 0 6944 6944"/>
                              <a:gd name="T29" fmla="*/ T28 w 36"/>
                              <a:gd name="T30" fmla="+- 0 561 553"/>
                              <a:gd name="T31" fmla="*/ 561 h 36"/>
                              <a:gd name="T32" fmla="+- 0 6952 6944"/>
                              <a:gd name="T33" fmla="*/ T32 w 36"/>
                              <a:gd name="T34" fmla="+- 0 553 553"/>
                              <a:gd name="T35" fmla="*/ 553 h 36"/>
                              <a:gd name="T36" fmla="+- 0 6962 6944"/>
                              <a:gd name="T37" fmla="*/ T36 w 36"/>
                              <a:gd name="T38" fmla="+- 0 553 553"/>
                              <a:gd name="T39" fmla="*/ 553 h 36"/>
                              <a:gd name="T40" fmla="+- 0 6972 6944"/>
                              <a:gd name="T41" fmla="*/ T40 w 36"/>
                              <a:gd name="T42" fmla="+- 0 553 553"/>
                              <a:gd name="T43" fmla="*/ 553 h 36"/>
                              <a:gd name="T44" fmla="+- 0 6980 6944"/>
                              <a:gd name="T45" fmla="*/ T44 w 36"/>
                              <a:gd name="T46" fmla="+- 0 561 553"/>
                              <a:gd name="T47" fmla="*/ 561 h 36"/>
                              <a:gd name="T48" fmla="+- 0 6980 6944"/>
                              <a:gd name="T49" fmla="*/ T48 w 36"/>
                              <a:gd name="T50" fmla="+- 0 571 553"/>
                              <a:gd name="T51" fmla="*/ 57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1EE5AA9" id="Group 420" o:spid="_x0000_s1026" style="position:absolute;margin-left:332.75pt;margin-top:27.45pt;width:136.3pt;height:39.6pt;z-index:-2281;mso-position-horizontal-relative:page" coordorigin="6655,550" coordsize="272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">
                <v:shape id="Picture 422" o:spid="_x0000_s1027" type="#_x0000_t75" style="position:absolute;left:6655;top:577;width:2726;height: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kW22/AAAA3AAAAA8AAABkcnMvZG93bnJldi54bWxEj8EKwjAQRO+C/xBW8CKaKiJSjSKC4MWD&#10;2ou3pVnbYrOpSdT690YQPA4z84ZZrltTiyc5X1lWMB4lIIhzqysuFGTn3XAOwgdkjbVlUvAmD+tV&#10;t7PEVNsXH+l5CoWIEPYpKihDaFIpfV6SQT+yDXH0rtYZDFG6QmqHrwg3tZwkyUwarDgulNjQtqT8&#10;dnoYBfJyz2zejHeH+1XauXsMMGtJqX6v3SxABGrDP/xr77WC6WQG3zPxCMjV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5FttvwAAANwAAAAPAAAAAAAAAAAAAAAAAJ8CAABk&#10;cnMvZG93bnJldi54bWxQSwUGAAAAAAQABAD3AAAAiwMAAAAA&#10;">
                  <v:imagedata r:id="rId20" o:title=""/>
                </v:shape>
                <v:shape id="Freeform 421" o:spid="_x0000_s1028" style="position:absolute;left:6944;top:553;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bvMcA&#10;AADcAAAADwAAAGRycy9kb3ducmV2LnhtbESPQWvCQBSE74X+h+UJvRTdKKWV6CpWKHiwlFpBj8/s&#10;Mwlm38bdNSb+erdQ6HGYmW+Y6bw1lWjI+dKyguEgAUGcWV1yrmD789Efg/ABWWNlmRR05GE+e3yY&#10;Yqrtlb+p2YRcRAj7FBUUIdSplD4ryKAf2Jo4ekfrDIYoXS61w2uEm0qOkuRVGiw5LhRY07Kg7LS5&#10;GAWH23tjP/fLRZetvzq3Gz+ft+Gi1FOvXUxABGrDf/ivvdIKXkZv8HsmH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Bm7zHAAAA3AAAAA8AAAAAAAAAAAAAAAAAmAIAAGRy&#10;cy9kb3ducmV2LnhtbFBLBQYAAAAABAAEAPUAAACMAwAAAAA=&#10;" path="m36,18r,10l28,36r-10,l8,36,,28,,18,,8,8,,18,,28,r8,8l36,18xe" filled="f" strokeweight=".1271mm">
                  <v:path arrowok="t" o:connecttype="custom" o:connectlocs="36,571;36,581;28,589;18,589;8,589;0,581;0,571;0,561;8,553;18,553;28,553;36,561;36,571" o:connectangles="0,0,0,0,0,0,0,0,0,0,0,0,0"/>
                </v:shape>
                <w10:wrap anchorx="page"/>
              </v:group>
            </w:pict>
          </mc:Fallback>
        </mc:AlternateContent>
      </w:r>
      <w:r>
        <w:rPr>
          <w:noProof/>
        </w:rPr>
        <mc:AlternateContent>
          <mc:Choice Requires="wps">
            <w:drawing>
              <wp:anchor distT="0" distB="0" distL="114300" distR="114300" simplePos="0" relativeHeight="503314208" behindDoc="1" locked="0" layoutInCell="1" allowOverlap="1" wp14:anchorId="55CAB6BF" wp14:editId="5854B0F9">
                <wp:simplePos x="0" y="0"/>
                <wp:positionH relativeFrom="page">
                  <wp:posOffset>4004945</wp:posOffset>
                </wp:positionH>
                <wp:positionV relativeFrom="paragraph">
                  <wp:posOffset>87630</wp:posOffset>
                </wp:positionV>
                <wp:extent cx="80010" cy="727075"/>
                <wp:effectExtent l="4445" t="0" r="1270" b="1270"/>
                <wp:wrapNone/>
                <wp:docPr id="424"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21DD6" w14:textId="77777777" w:rsidR="000B0C38" w:rsidRDefault="000B0C38">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CAB6BF" id="Text Box 419" o:spid="_x0000_s1032" type="#_x0000_t202" style="position:absolute;left:0;text-align:left;margin-left:315.35pt;margin-top:6.9pt;width:6.3pt;height:57.2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" filled="f" stroked="f">
                <v:textbox style="layout-flow:vertical;mso-layout-flow-alt:bottom-to-top" inset="0,0,0,0">
                  <w:txbxContent>
                    <w:p w14:paraId="4F521DD6" w14:textId="77777777" w:rsidR="00F9389F" w:rsidRDefault="00F9389F">
                      <w:pPr>
                        <w:spacing w:before="14"/>
                        <w:ind w:left="20"/>
                        <w:rPr>
                          <w:rFonts w:ascii="Arial" w:eastAsia="Arial" w:hAnsi="Arial" w:cs="Arial"/>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w10:wrap anchorx="page"/>
              </v:shape>
            </w:pict>
          </mc:Fallback>
        </mc:AlternateContent>
      </w:r>
      <w:r w:rsidR="00F5753A">
        <w:rPr>
          <w:rFonts w:ascii="Arial" w:eastAsia="Arial" w:hAnsi="Arial" w:cs="Arial"/>
          <w:sz w:val="7"/>
          <w:szCs w:val="7"/>
        </w:rPr>
        <w:t>cont.</w:t>
      </w:r>
      <w:r w:rsidR="00F9389F">
        <w:rPr>
          <w:rFonts w:ascii="Arial" w:eastAsia="Arial" w:hAnsi="Arial" w:cs="Arial"/>
          <w:sz w:val="7"/>
          <w:szCs w:val="7"/>
        </w:rPr>
        <w:t xml:space="preserve"> </w:t>
      </w:r>
      <w:r w:rsidR="00F5753A">
        <w:rPr>
          <w:rFonts w:ascii="Arial" w:eastAsia="Arial" w:hAnsi="Arial" w:cs="Arial"/>
          <w:spacing w:val="10"/>
          <w:sz w:val="7"/>
          <w:szCs w:val="7"/>
        </w:rPr>
        <w:t xml:space="preserve"> </w:t>
      </w:r>
      <w:r w:rsidR="00F5753A">
        <w:rPr>
          <w:rFonts w:ascii="Arial" w:eastAsia="Arial" w:hAnsi="Arial" w:cs="Arial"/>
          <w:w w:val="109"/>
          <w:sz w:val="7"/>
          <w:szCs w:val="7"/>
        </w:rPr>
        <w:t>cont.</w:t>
      </w:r>
    </w:p>
    <w:p w14:paraId="2B1FC687" w14:textId="4D7CBAFA" w:rsidR="005B53EE" w:rsidRDefault="00726C06" w:rsidP="00F9389F">
      <w:pPr>
        <w:spacing w:before="63" w:line="100" w:lineRule="exact"/>
        <w:ind w:left="505"/>
        <w:rPr>
          <w:rFonts w:ascii="Arial" w:eastAsia="Arial" w:hAnsi="Arial" w:cs="Arial"/>
          <w:sz w:val="9"/>
          <w:szCs w:val="9"/>
        </w:rPr>
        <w:sectPr w:rsidR="005B53EE">
          <w:type w:val="continuous"/>
          <w:pgSz w:w="12240" w:h="15840"/>
          <w:pgMar w:top="1480" w:right="1300" w:bottom="280" w:left="1300" w:header="720" w:footer="720" w:gutter="0"/>
          <w:cols w:num="2" w:space="720" w:equalWidth="0">
            <w:col w:w="4630" w:space="725"/>
            <w:col w:w="4285"/>
          </w:cols>
        </w:sectPr>
      </w:pPr>
      <w:r>
        <w:rPr>
          <w:noProof/>
        </w:rPr>
        <mc:AlternateContent>
          <mc:Choice Requires="wpg">
            <w:drawing>
              <wp:anchor distT="0" distB="0" distL="114300" distR="114300" simplePos="0" relativeHeight="503314201" behindDoc="1" locked="0" layoutInCell="1" allowOverlap="1" wp14:anchorId="5CD1A250" wp14:editId="73D1AA3C">
                <wp:simplePos x="0" y="0"/>
                <wp:positionH relativeFrom="page">
                  <wp:posOffset>5482590</wp:posOffset>
                </wp:positionH>
                <wp:positionV relativeFrom="paragraph">
                  <wp:posOffset>144145</wp:posOffset>
                </wp:positionV>
                <wp:extent cx="22225" cy="22225"/>
                <wp:effectExtent l="5715" t="13970" r="10160" b="11430"/>
                <wp:wrapNone/>
                <wp:docPr id="422"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22225"/>
                          <a:chOff x="8634" y="228"/>
                          <a:chExt cx="36" cy="36"/>
                        </a:xfrm>
                      </wpg:grpSpPr>
                      <wps:wsp>
                        <wps:cNvPr id="423" name="Freeform 418"/>
                        <wps:cNvSpPr>
                          <a:spLocks/>
                        </wps:cNvSpPr>
                        <wps:spPr bwMode="auto">
                          <a:xfrm>
                            <a:off x="8634" y="228"/>
                            <a:ext cx="36" cy="36"/>
                          </a:xfrm>
                          <a:custGeom>
                            <a:avLst/>
                            <a:gdLst>
                              <a:gd name="T0" fmla="+- 0 8670 8634"/>
                              <a:gd name="T1" fmla="*/ T0 w 36"/>
                              <a:gd name="T2" fmla="+- 0 245 228"/>
                              <a:gd name="T3" fmla="*/ 245 h 36"/>
                              <a:gd name="T4" fmla="+- 0 8670 8634"/>
                              <a:gd name="T5" fmla="*/ T4 w 36"/>
                              <a:gd name="T6" fmla="+- 0 255 228"/>
                              <a:gd name="T7" fmla="*/ 255 h 36"/>
                              <a:gd name="T8" fmla="+- 0 8662 8634"/>
                              <a:gd name="T9" fmla="*/ T8 w 36"/>
                              <a:gd name="T10" fmla="+- 0 263 228"/>
                              <a:gd name="T11" fmla="*/ 263 h 36"/>
                              <a:gd name="T12" fmla="+- 0 8652 8634"/>
                              <a:gd name="T13" fmla="*/ T12 w 36"/>
                              <a:gd name="T14" fmla="+- 0 263 228"/>
                              <a:gd name="T15" fmla="*/ 263 h 36"/>
                              <a:gd name="T16" fmla="+- 0 8642 8634"/>
                              <a:gd name="T17" fmla="*/ T16 w 36"/>
                              <a:gd name="T18" fmla="+- 0 263 228"/>
                              <a:gd name="T19" fmla="*/ 263 h 36"/>
                              <a:gd name="T20" fmla="+- 0 8634 8634"/>
                              <a:gd name="T21" fmla="*/ T20 w 36"/>
                              <a:gd name="T22" fmla="+- 0 255 228"/>
                              <a:gd name="T23" fmla="*/ 255 h 36"/>
                              <a:gd name="T24" fmla="+- 0 8634 8634"/>
                              <a:gd name="T25" fmla="*/ T24 w 36"/>
                              <a:gd name="T26" fmla="+- 0 245 228"/>
                              <a:gd name="T27" fmla="*/ 245 h 36"/>
                              <a:gd name="T28" fmla="+- 0 8634 8634"/>
                              <a:gd name="T29" fmla="*/ T28 w 36"/>
                              <a:gd name="T30" fmla="+- 0 236 228"/>
                              <a:gd name="T31" fmla="*/ 236 h 36"/>
                              <a:gd name="T32" fmla="+- 0 8642 8634"/>
                              <a:gd name="T33" fmla="*/ T32 w 36"/>
                              <a:gd name="T34" fmla="+- 0 228 228"/>
                              <a:gd name="T35" fmla="*/ 228 h 36"/>
                              <a:gd name="T36" fmla="+- 0 8652 8634"/>
                              <a:gd name="T37" fmla="*/ T36 w 36"/>
                              <a:gd name="T38" fmla="+- 0 228 228"/>
                              <a:gd name="T39" fmla="*/ 228 h 36"/>
                              <a:gd name="T40" fmla="+- 0 8662 8634"/>
                              <a:gd name="T41" fmla="*/ T40 w 36"/>
                              <a:gd name="T42" fmla="+- 0 228 228"/>
                              <a:gd name="T43" fmla="*/ 228 h 36"/>
                              <a:gd name="T44" fmla="+- 0 8670 8634"/>
                              <a:gd name="T45" fmla="*/ T44 w 36"/>
                              <a:gd name="T46" fmla="+- 0 236 228"/>
                              <a:gd name="T47" fmla="*/ 236 h 36"/>
                              <a:gd name="T48" fmla="+- 0 8670 8634"/>
                              <a:gd name="T49" fmla="*/ T48 w 36"/>
                              <a:gd name="T50" fmla="+- 0 245 228"/>
                              <a:gd name="T51" fmla="*/ 24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7"/>
                                </a:moveTo>
                                <a:lnTo>
                                  <a:pt x="36" y="27"/>
                                </a:lnTo>
                                <a:lnTo>
                                  <a:pt x="28" y="35"/>
                                </a:lnTo>
                                <a:lnTo>
                                  <a:pt x="18" y="35"/>
                                </a:lnTo>
                                <a:lnTo>
                                  <a:pt x="8" y="35"/>
                                </a:lnTo>
                                <a:lnTo>
                                  <a:pt x="0" y="27"/>
                                </a:lnTo>
                                <a:lnTo>
                                  <a:pt x="0" y="17"/>
                                </a:lnTo>
                                <a:lnTo>
                                  <a:pt x="0" y="8"/>
                                </a:lnTo>
                                <a:lnTo>
                                  <a:pt x="8" y="0"/>
                                </a:lnTo>
                                <a:lnTo>
                                  <a:pt x="18" y="0"/>
                                </a:lnTo>
                                <a:lnTo>
                                  <a:pt x="28" y="0"/>
                                </a:lnTo>
                                <a:lnTo>
                                  <a:pt x="36" y="8"/>
                                </a:lnTo>
                                <a:lnTo>
                                  <a:pt x="36" y="17"/>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D9B3CB" id="Group 417" o:spid="_x0000_s1026" style="position:absolute;margin-left:431.7pt;margin-top:11.35pt;width:1.75pt;height:1.75pt;z-index:-2279;mso-position-horizontal-relative:page" coordorigin="8634,228" coordsize="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">
                <v:shape id="Freeform 418" o:spid="_x0000_s1027" style="position:absolute;left:8634;top:228;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dv8cA&#10;AADcAAAADwAAAGRycy9kb3ducmV2LnhtbESPQWvCQBSE74X+h+UJvRTdaEuR6CpWKHiwlFpBj8/s&#10;Mwlm38bdNSb+erdQ6HGYmW+Y6bw1lWjI+dKyguEgAUGcWV1yrmD789Efg/ABWWNlmRR05GE+e3yY&#10;Yqrtlb+p2YRcRAj7FBUUIdSplD4ryKAf2Jo4ekfrDIYoXS61w2uEm0qOkuRNGiw5LhRY07Kg7LS5&#10;GAWH23tjP/fLRZetvzq3Gz+ft+Gi1FOvXUxABGrDf/ivvdIKXkcv8HsmH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6nb/HAAAA3AAAAA8AAAAAAAAAAAAAAAAAmAIAAGRy&#10;cy9kb3ducmV2LnhtbFBLBQYAAAAABAAEAPUAAACMAwAAAAA=&#10;" path="m36,17r,10l28,35r-10,l8,35,,27,,17,,8,8,,18,,28,r8,8l36,17xe" filled="f" strokeweight=".1271mm">
                  <v:path arrowok="t" o:connecttype="custom" o:connectlocs="36,245;36,255;28,263;18,263;8,263;0,255;0,245;0,236;8,228;18,228;28,228;36,236;36,245" o:connectangles="0,0,0,0,0,0,0,0,0,0,0,0,0"/>
                </v:shape>
                <w10:wrap anchorx="page"/>
              </v:group>
            </w:pict>
          </mc:Fallback>
        </mc:AlternateContent>
      </w:r>
      <w:r>
        <w:rPr>
          <w:noProof/>
        </w:rPr>
        <mc:AlternateContent>
          <mc:Choice Requires="wpg">
            <w:drawing>
              <wp:anchor distT="0" distB="0" distL="114300" distR="114300" simplePos="0" relativeHeight="503314202" behindDoc="1" locked="0" layoutInCell="1" allowOverlap="1" wp14:anchorId="714CCA99" wp14:editId="548B48F7">
                <wp:simplePos x="0" y="0"/>
                <wp:positionH relativeFrom="page">
                  <wp:posOffset>5482590</wp:posOffset>
                </wp:positionH>
                <wp:positionV relativeFrom="paragraph">
                  <wp:posOffset>232410</wp:posOffset>
                </wp:positionV>
                <wp:extent cx="22225" cy="22225"/>
                <wp:effectExtent l="5715" t="6985" r="10160" b="8890"/>
                <wp:wrapNone/>
                <wp:docPr id="420"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22225"/>
                          <a:chOff x="8634" y="367"/>
                          <a:chExt cx="36" cy="36"/>
                        </a:xfrm>
                      </wpg:grpSpPr>
                      <wps:wsp>
                        <wps:cNvPr id="421" name="Freeform 416"/>
                        <wps:cNvSpPr>
                          <a:spLocks/>
                        </wps:cNvSpPr>
                        <wps:spPr bwMode="auto">
                          <a:xfrm>
                            <a:off x="8634" y="367"/>
                            <a:ext cx="36" cy="36"/>
                          </a:xfrm>
                          <a:custGeom>
                            <a:avLst/>
                            <a:gdLst>
                              <a:gd name="T0" fmla="+- 0 8670 8634"/>
                              <a:gd name="T1" fmla="*/ T0 w 36"/>
                              <a:gd name="T2" fmla="+- 0 385 367"/>
                              <a:gd name="T3" fmla="*/ 385 h 36"/>
                              <a:gd name="T4" fmla="+- 0 8670 8634"/>
                              <a:gd name="T5" fmla="*/ T4 w 36"/>
                              <a:gd name="T6" fmla="+- 0 395 367"/>
                              <a:gd name="T7" fmla="*/ 395 h 36"/>
                              <a:gd name="T8" fmla="+- 0 8662 8634"/>
                              <a:gd name="T9" fmla="*/ T8 w 36"/>
                              <a:gd name="T10" fmla="+- 0 403 367"/>
                              <a:gd name="T11" fmla="*/ 403 h 36"/>
                              <a:gd name="T12" fmla="+- 0 8652 8634"/>
                              <a:gd name="T13" fmla="*/ T12 w 36"/>
                              <a:gd name="T14" fmla="+- 0 403 367"/>
                              <a:gd name="T15" fmla="*/ 403 h 36"/>
                              <a:gd name="T16" fmla="+- 0 8642 8634"/>
                              <a:gd name="T17" fmla="*/ T16 w 36"/>
                              <a:gd name="T18" fmla="+- 0 403 367"/>
                              <a:gd name="T19" fmla="*/ 403 h 36"/>
                              <a:gd name="T20" fmla="+- 0 8634 8634"/>
                              <a:gd name="T21" fmla="*/ T20 w 36"/>
                              <a:gd name="T22" fmla="+- 0 395 367"/>
                              <a:gd name="T23" fmla="*/ 395 h 36"/>
                              <a:gd name="T24" fmla="+- 0 8634 8634"/>
                              <a:gd name="T25" fmla="*/ T24 w 36"/>
                              <a:gd name="T26" fmla="+- 0 385 367"/>
                              <a:gd name="T27" fmla="*/ 385 h 36"/>
                              <a:gd name="T28" fmla="+- 0 8634 8634"/>
                              <a:gd name="T29" fmla="*/ T28 w 36"/>
                              <a:gd name="T30" fmla="+- 0 375 367"/>
                              <a:gd name="T31" fmla="*/ 375 h 36"/>
                              <a:gd name="T32" fmla="+- 0 8642 8634"/>
                              <a:gd name="T33" fmla="*/ T32 w 36"/>
                              <a:gd name="T34" fmla="+- 0 367 367"/>
                              <a:gd name="T35" fmla="*/ 367 h 36"/>
                              <a:gd name="T36" fmla="+- 0 8652 8634"/>
                              <a:gd name="T37" fmla="*/ T36 w 36"/>
                              <a:gd name="T38" fmla="+- 0 367 367"/>
                              <a:gd name="T39" fmla="*/ 367 h 36"/>
                              <a:gd name="T40" fmla="+- 0 8662 8634"/>
                              <a:gd name="T41" fmla="*/ T40 w 36"/>
                              <a:gd name="T42" fmla="+- 0 367 367"/>
                              <a:gd name="T43" fmla="*/ 367 h 36"/>
                              <a:gd name="T44" fmla="+- 0 8670 8634"/>
                              <a:gd name="T45" fmla="*/ T44 w 36"/>
                              <a:gd name="T46" fmla="+- 0 375 367"/>
                              <a:gd name="T47" fmla="*/ 375 h 36"/>
                              <a:gd name="T48" fmla="+- 0 8670 8634"/>
                              <a:gd name="T49" fmla="*/ T48 w 36"/>
                              <a:gd name="T50" fmla="+- 0 385 367"/>
                              <a:gd name="T51" fmla="*/ 38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ED0586" id="Group 415" o:spid="_x0000_s1026" style="position:absolute;margin-left:431.7pt;margin-top:18.3pt;width:1.75pt;height:1.75pt;z-index:-2278;mso-position-horizontal-relative:page" coordorigin="8634,367" coordsize="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">
                <v:shape id="Freeform 416" o:spid="_x0000_s1027" style="position:absolute;left:8634;top:367;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mU8cA&#10;AADcAAAADwAAAGRycy9kb3ducmV2LnhtbESPQWvCQBSE74X+h+UVeim6UUqR6CpWEDy0lKqgx2f2&#10;mQSzb9PdNSb99a4geBxm5htmMmtNJRpyvrSsYNBPQBBnVpecK9hulr0RCB+QNVaWSUFHHmbT56cJ&#10;ptpe+JeadchFhLBPUUERQp1K6bOCDPq+rYmjd7TOYIjS5VI7vES4qeQwST6kwZLjQoE1LQrKTuuz&#10;UXD4/2zs934x77Kvn87tRm9/23BW6vWlnY9BBGrDI3xvr7SC9+EA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kplPHAAAA3AAAAA8AAAAAAAAAAAAAAAAAmAIAAGRy&#10;cy9kb3ducmV2LnhtbFBLBQYAAAAABAAEAPUAAACMAwAAAAA=&#10;" path="m36,18r,10l28,36r-10,l8,36,,28,,18,,8,8,,18,,28,r8,8l36,18xe" filled="f" strokeweight=".1271mm">
                  <v:path arrowok="t" o:connecttype="custom" o:connectlocs="36,385;36,395;28,403;18,403;8,403;0,395;0,385;0,375;8,367;18,367;28,367;36,375;36,385" o:connectangles="0,0,0,0,0,0,0,0,0,0,0,0,0"/>
                </v:shape>
                <w10:wrap anchorx="page"/>
              </v:group>
            </w:pict>
          </mc:Fallback>
        </mc:AlternateContent>
      </w:r>
      <w:r w:rsidR="00F5753A">
        <w:rPr>
          <w:rFonts w:ascii="Arial" w:eastAsia="Arial" w:hAnsi="Arial" w:cs="Arial"/>
          <w:sz w:val="9"/>
          <w:szCs w:val="9"/>
        </w:rPr>
        <w:t>Min.</w:t>
      </w:r>
      <w:r w:rsidR="00F5753A">
        <w:rPr>
          <w:rFonts w:ascii="Arial" w:eastAsia="Arial" w:hAnsi="Arial" w:cs="Arial"/>
          <w:spacing w:val="12"/>
          <w:sz w:val="9"/>
          <w:szCs w:val="9"/>
        </w:rPr>
        <w:t xml:space="preserve"> </w:t>
      </w:r>
      <w:r w:rsidR="00F5753A">
        <w:rPr>
          <w:rFonts w:ascii="Arial" w:eastAsia="Arial" w:hAnsi="Arial" w:cs="Arial"/>
          <w:w w:val="106"/>
          <w:sz w:val="9"/>
          <w:szCs w:val="9"/>
        </w:rPr>
        <w:t>below-ground temperature</w:t>
      </w:r>
    </w:p>
    <w:p w14:paraId="7D0FFD2F" w14:textId="77777777" w:rsidR="005B53EE" w:rsidRDefault="005B53EE" w:rsidP="00F9389F">
      <w:pPr>
        <w:spacing w:line="200" w:lineRule="exact"/>
      </w:pPr>
    </w:p>
    <w:p w14:paraId="6970F39A" w14:textId="77777777" w:rsidR="005B53EE" w:rsidRDefault="005B53EE" w:rsidP="00F9389F">
      <w:pPr>
        <w:spacing w:line="200" w:lineRule="exact"/>
      </w:pPr>
    </w:p>
    <w:p w14:paraId="2D3E3AC8" w14:textId="77777777" w:rsidR="005B53EE" w:rsidRDefault="005B53EE" w:rsidP="00F9389F">
      <w:pPr>
        <w:spacing w:line="200" w:lineRule="exact"/>
      </w:pPr>
    </w:p>
    <w:p w14:paraId="4761CA58" w14:textId="77777777" w:rsidR="005B53EE" w:rsidRDefault="005B53EE" w:rsidP="00F9389F">
      <w:pPr>
        <w:spacing w:line="200" w:lineRule="exact"/>
      </w:pPr>
    </w:p>
    <w:p w14:paraId="0D9C7AF2" w14:textId="77777777" w:rsidR="005B53EE" w:rsidRDefault="005B53EE" w:rsidP="00F9389F">
      <w:pPr>
        <w:spacing w:before="4" w:line="280" w:lineRule="exact"/>
        <w:rPr>
          <w:sz w:val="28"/>
          <w:szCs w:val="28"/>
        </w:rPr>
        <w:sectPr w:rsidR="005B53EE">
          <w:type w:val="continuous"/>
          <w:pgSz w:w="12240" w:h="15840"/>
          <w:pgMar w:top="1480" w:right="1300" w:bottom="280" w:left="1300" w:header="720" w:footer="720" w:gutter="0"/>
          <w:cols w:space="720"/>
        </w:sectPr>
      </w:pPr>
    </w:p>
    <w:p w14:paraId="47255BBF" w14:textId="77777777" w:rsidR="005B53EE" w:rsidRDefault="00F5753A" w:rsidP="00F9389F">
      <w:pPr>
        <w:spacing w:before="56" w:line="60" w:lineRule="exact"/>
        <w:ind w:left="1923" w:right="2244"/>
        <w:rPr>
          <w:rFonts w:ascii="Arial" w:eastAsia="Arial" w:hAnsi="Arial" w:cs="Arial"/>
          <w:sz w:val="7"/>
          <w:szCs w:val="7"/>
        </w:rPr>
      </w:pPr>
      <w:proofErr w:type="spellStart"/>
      <w:r>
        <w:rPr>
          <w:rFonts w:ascii="Arial" w:eastAsia="Arial" w:hAnsi="Arial" w:cs="Arial"/>
          <w:position w:val="-1"/>
          <w:sz w:val="7"/>
          <w:szCs w:val="7"/>
        </w:rPr>
        <w:lastRenderedPageBreak/>
        <w:t>amb</w:t>
      </w:r>
      <w:proofErr w:type="spellEnd"/>
      <w:r>
        <w:rPr>
          <w:rFonts w:ascii="Arial" w:eastAsia="Arial" w:hAnsi="Arial" w:cs="Arial"/>
          <w:position w:val="-1"/>
          <w:sz w:val="7"/>
          <w:szCs w:val="7"/>
        </w:rPr>
        <w:t>.</w:t>
      </w:r>
      <w:r w:rsidR="00F9389F">
        <w:rPr>
          <w:rFonts w:ascii="Arial" w:eastAsia="Arial" w:hAnsi="Arial" w:cs="Arial"/>
          <w:position w:val="-1"/>
          <w:sz w:val="7"/>
          <w:szCs w:val="7"/>
        </w:rPr>
        <w:t xml:space="preserve"> </w:t>
      </w:r>
      <w:proofErr w:type="spellStart"/>
      <w:r>
        <w:rPr>
          <w:rFonts w:ascii="Arial" w:eastAsia="Arial" w:hAnsi="Arial" w:cs="Arial"/>
          <w:w w:val="109"/>
          <w:position w:val="-1"/>
          <w:sz w:val="7"/>
          <w:szCs w:val="7"/>
        </w:rPr>
        <w:t>struct</w:t>
      </w:r>
      <w:proofErr w:type="spellEnd"/>
      <w:r>
        <w:rPr>
          <w:rFonts w:ascii="Arial" w:eastAsia="Arial" w:hAnsi="Arial" w:cs="Arial"/>
          <w:w w:val="109"/>
          <w:position w:val="-1"/>
          <w:sz w:val="7"/>
          <w:szCs w:val="7"/>
        </w:rPr>
        <w:t>.</w:t>
      </w:r>
    </w:p>
    <w:p w14:paraId="7F3D9350" w14:textId="312D9EEF" w:rsidR="005B53EE" w:rsidRDefault="00726C06" w:rsidP="00F9389F">
      <w:pPr>
        <w:spacing w:line="80" w:lineRule="exact"/>
        <w:ind w:left="1922" w:right="-29"/>
        <w:rPr>
          <w:rFonts w:ascii="Arial" w:eastAsia="Arial" w:hAnsi="Arial" w:cs="Arial"/>
          <w:sz w:val="8"/>
          <w:szCs w:val="8"/>
        </w:rPr>
      </w:pPr>
      <w:r>
        <w:rPr>
          <w:noProof/>
        </w:rPr>
        <mc:AlternateContent>
          <mc:Choice Requires="wpg">
            <w:drawing>
              <wp:anchor distT="0" distB="0" distL="114300" distR="114300" simplePos="0" relativeHeight="503314203" behindDoc="1" locked="0" layoutInCell="1" allowOverlap="1" wp14:anchorId="2A05533C" wp14:editId="0EF03BAA">
                <wp:simplePos x="0" y="0"/>
                <wp:positionH relativeFrom="page">
                  <wp:posOffset>4110990</wp:posOffset>
                </wp:positionH>
                <wp:positionV relativeFrom="paragraph">
                  <wp:posOffset>-796290</wp:posOffset>
                </wp:positionV>
                <wp:extent cx="40640" cy="675640"/>
                <wp:effectExtent l="0" t="806450" r="4097020" b="0"/>
                <wp:wrapNone/>
                <wp:docPr id="413"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 cy="675640"/>
                          <a:chOff x="6474" y="-1254"/>
                          <a:chExt cx="65" cy="1064"/>
                        </a:xfrm>
                      </wpg:grpSpPr>
                      <wps:wsp>
                        <wps:cNvPr id="414" name="Freeform 414"/>
                        <wps:cNvSpPr>
                          <a:spLocks noEditPoints="1"/>
                        </wps:cNvSpPr>
                        <wps:spPr bwMode="auto">
                          <a:xfrm>
                            <a:off x="13070" y="-2502"/>
                            <a:ext cx="0" cy="1057"/>
                          </a:xfrm>
                          <a:custGeom>
                            <a:avLst/>
                            <a:gdLst>
                              <a:gd name="T0" fmla="+- 0 -194 -1251"/>
                              <a:gd name="T1" fmla="*/ -194 h 1057"/>
                              <a:gd name="T2" fmla="+- 0 -1251 -1251"/>
                              <a:gd name="T3" fmla="*/ -1251 h 1057"/>
                            </a:gdLst>
                            <a:ahLst/>
                            <a:cxnLst>
                              <a:cxn ang="0">
                                <a:pos x="0" y="T1"/>
                              </a:cxn>
                              <a:cxn ang="0">
                                <a:pos x="0" y="T3"/>
                              </a:cxn>
                            </a:cxnLst>
                            <a:rect l="0" t="0" r="r" b="b"/>
                            <a:pathLst>
                              <a:path h="1057">
                                <a:moveTo>
                                  <a:pt x="0" y="1057"/>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413"/>
                        <wps:cNvSpPr>
                          <a:spLocks noEditPoints="1"/>
                        </wps:cNvSpPr>
                        <wps:spPr bwMode="auto">
                          <a:xfrm>
                            <a:off x="12956" y="-388"/>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412"/>
                        <wps:cNvSpPr>
                          <a:spLocks noEditPoints="1"/>
                        </wps:cNvSpPr>
                        <wps:spPr bwMode="auto">
                          <a:xfrm>
                            <a:off x="12956" y="-916"/>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411"/>
                        <wps:cNvSpPr>
                          <a:spLocks noEditPoints="1"/>
                        </wps:cNvSpPr>
                        <wps:spPr bwMode="auto">
                          <a:xfrm>
                            <a:off x="12956" y="-1444"/>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410"/>
                        <wps:cNvSpPr>
                          <a:spLocks noEditPoints="1"/>
                        </wps:cNvSpPr>
                        <wps:spPr bwMode="auto">
                          <a:xfrm>
                            <a:off x="12956" y="-197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409"/>
                        <wps:cNvSpPr>
                          <a:spLocks noEditPoints="1"/>
                        </wps:cNvSpPr>
                        <wps:spPr bwMode="auto">
                          <a:xfrm>
                            <a:off x="12956" y="-2502"/>
                            <a:ext cx="57" cy="0"/>
                          </a:xfrm>
                          <a:custGeom>
                            <a:avLst/>
                            <a:gdLst>
                              <a:gd name="T0" fmla="+- 0 6535 6478"/>
                              <a:gd name="T1" fmla="*/ T0 w 57"/>
                              <a:gd name="T2" fmla="+- 0 6478 6478"/>
                              <a:gd name="T3" fmla="*/ T2 w 57"/>
                            </a:gdLst>
                            <a:ahLst/>
                            <a:cxnLst>
                              <a:cxn ang="0">
                                <a:pos x="T1" y="0"/>
                              </a:cxn>
                              <a:cxn ang="0">
                                <a:pos x="T3" y="0"/>
                              </a:cxn>
                            </a:cxnLst>
                            <a:rect l="0" t="0" r="r" b="b"/>
                            <a:pathLst>
                              <a:path w="57">
                                <a:moveTo>
                                  <a:pt x="57" y="0"/>
                                </a:moveTo>
                                <a:lnTo>
                                  <a:pt x="0"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0220C7" id="Group 408" o:spid="_x0000_s1026" style="position:absolute;margin-left:323.7pt;margin-top:-62.7pt;width:3.2pt;height:53.2pt;z-index:-2277;mso-position-horizontal-relative:page" coordorigin="6474,-1254" coordsize="65,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">
                <v:shape id="Freeform 414" o:spid="_x0000_s1027" style="position:absolute;left:13070;top:-2502;width:0;height:1057;visibility:visible;mso-wrap-style:square;v-text-anchor:top" coordsize="0,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Gu8EA&#10;AADcAAAADwAAAGRycy9kb3ducmV2LnhtbESPwWrDMBBE74X8g9hAb7Wc1g3BsRJCodBrnX7AYm0s&#10;JdZKWGrs5OurQqHHYWbeMM1+doO40hitZwWrogRB3HltuVfwdXx/2oCICVnj4JkU3CjCfrd4aLDW&#10;fuJPurapFxnCsUYFJqVQSxk7Qw5j4QNx9k5+dJiyHHupR5wy3A3yuSzX0qHlvGAw0Juh7tJ+OwVU&#10;TXKah/ByP9pzi9GGGOyrUo/L+bAFkWhO/+G/9odWUK0q+D2Tj4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IRrvBAAAA3AAAAA8AAAAAAAAAAAAAAAAAmAIAAGRycy9kb3du&#10;cmV2LnhtbFBLBQYAAAAABAAEAPUAAACGAwAAAAA=&#10;" path="m,1057l,e" filled="f" strokeweight=".1271mm">
                  <v:path arrowok="t" o:connecttype="custom" o:connectlocs="0,-194;0,-1251" o:connectangles="0,0"/>
                  <o:lock v:ext="edit" verticies="t"/>
                </v:shape>
                <v:shape id="Freeform 413" o:spid="_x0000_s1028" style="position:absolute;left:12956;top:-388;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QGMsYA&#10;AADcAAAADwAAAGRycy9kb3ducmV2LnhtbESPT2sCMRTE74V+h/CE3mpWsVVXo2ihIHuw1D+gt0fy&#10;3F2avCybVLff3hQKPQ4z8xtmvuycFVdqQ+1ZwaCfgSDW3tRcKjjs358nIEJENmg9k4IfCrBcPD7M&#10;MTf+xp903cVSJAiHHBVUMTa5lEFX5DD0fUOcvItvHcYk21KaFm8J7qwcZtmrdFhzWqiwobeK9Nfu&#10;2ykYN9OzjUd9+ChwuyrselTozUmpp163moGI1MX/8F97YxSMBi/weyYd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QGMsYAAADcAAAADwAAAAAAAAAAAAAAAACYAgAAZHJz&#10;L2Rvd25yZXYueG1sUEsFBgAAAAAEAAQA9QAAAIsDAAAAAA==&#10;" path="m57,l,e" filled="f" strokeweight=".1271mm">
                  <v:path arrowok="t" o:connecttype="custom" o:connectlocs="57,0;0,0" o:connectangles="0,0"/>
                  <o:lock v:ext="edit" verticies="t"/>
                </v:shape>
                <v:shape id="Freeform 412" o:spid="_x0000_s1029" style="position:absolute;left:12956;top:-916;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YRcUA&#10;AADcAAAADwAAAGRycy9kb3ducmV2LnhtbESPQWsCMRSE7wX/Q3hCb5pVxNqtUVQQZA8tWgV7eyTP&#10;3cXkZdmkuv33TUHocZiZb5j5snNW3KgNtWcFo2EGglh7U3Op4Pi5HcxAhIhs0HomBT8UYLnoPc0x&#10;N/7Oe7odYikShEOOCqoYm1zKoCtyGIa+IU7exbcOY5JtKU2L9wR3Vo6zbCod1pwWKmxoU5G+Hr6d&#10;gpfm9cvGkz5+FPi+Kux6UujdWannfrd6AxGpi//hR3tnFExGU/g7k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phFxQAAANwAAAAPAAAAAAAAAAAAAAAAAJgCAABkcnMv&#10;ZG93bnJldi54bWxQSwUGAAAAAAQABAD1AAAAigMAAAAA&#10;" path="m57,l,e" filled="f" strokeweight=".1271mm">
                  <v:path arrowok="t" o:connecttype="custom" o:connectlocs="57,0;0,0" o:connectangles="0,0"/>
                  <o:lock v:ext="edit" verticies="t"/>
                </v:shape>
                <v:shape id="Freeform 411" o:spid="_x0000_s1030" style="position:absolute;left:12956;top:-1444;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93sYA&#10;AADcAAAADwAAAGRycy9kb3ducmV2LnhtbESPT2sCMRTE7wW/Q3iCt5pVpNbVKFooyB5a6h/Q2yN5&#10;7i4mL8sm6vbbN4VCj8PM/IZZrDpnxZ3aUHtWMBpmIIi1NzWXCg779+dXECEiG7SeScE3BVgte08L&#10;zI1/8Bfdd7EUCcIhRwVVjE0uZdAVOQxD3xAn7+JbhzHJtpSmxUeCOyvHWfYiHdacFips6K0ifd3d&#10;nIJpMzvbeNSHzwI/1oXdTAq9PSk16HfrOYhIXfwP/7W3RsFkNI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o93sYAAADcAAAADwAAAAAAAAAAAAAAAACYAgAAZHJz&#10;L2Rvd25yZXYueG1sUEsFBgAAAAAEAAQA9QAAAIsDAAAAAA==&#10;" path="m57,l,e" filled="f" strokeweight=".1271mm">
                  <v:path arrowok="t" o:connecttype="custom" o:connectlocs="57,0;0,0" o:connectangles="0,0"/>
                  <o:lock v:ext="edit" verticies="t"/>
                </v:shape>
                <v:shape id="Freeform 410" o:spid="_x0000_s1031" style="position:absolute;left:12956;top:-197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prMIA&#10;AADcAAAADwAAAGRycy9kb3ducmV2LnhtbERPy2oCMRTdF/yHcIXuNKNI1alRVBBkFhYfhXZ3Sa4z&#10;g8nNMEl1+vdmUejycN6LVeesuFMbas8KRsMMBLH2puZSweW8G8xAhIhs0HomBb8UYLXsvSwwN/7B&#10;R7qfYilSCIccFVQxNrmUQVfkMAx9Q5y4q28dxgTbUpoWHyncWTnOsjfpsObUUGFD24r07fTjFEyb&#10;+beNn/ryUeBhXdjNpND7L6Ve+936HUSkLv6L/9x7o2AySmvTmXQ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amswgAAANwAAAAPAAAAAAAAAAAAAAAAAJgCAABkcnMvZG93&#10;bnJldi54bWxQSwUGAAAAAAQABAD1AAAAhwMAAAAA&#10;" path="m57,l,e" filled="f" strokeweight=".1271mm">
                  <v:path arrowok="t" o:connecttype="custom" o:connectlocs="57,0;0,0" o:connectangles="0,0"/>
                  <o:lock v:ext="edit" verticies="t"/>
                </v:shape>
                <v:shape id="Freeform 409" o:spid="_x0000_s1032" style="position:absolute;left:12956;top:-2502;width:57;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MN8YA&#10;AADcAAAADwAAAGRycy9kb3ducmV2LnhtbESPT2sCMRTE7wW/Q3hCb5pVpK2rUVQoyB5a6h/Q2yN5&#10;7i4mL8sm1e23bwpCj8PM/IaZLztnxY3aUHtWMBpmIIi1NzWXCg7798EbiBCRDVrPpOCHAiwXvac5&#10;5sbf+Ytuu1iKBOGQo4IqxiaXMuiKHIahb4iTd/Gtw5hkW0rT4j3BnZXjLHuRDmtOCxU2tKlIX3ff&#10;TsFrMz3beNSHzwI/VoVdTwq9PSn13O9WMxCRuvgffrS3RsFkN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kMN8YAAADcAAAADwAAAAAAAAAAAAAAAACYAgAAZHJz&#10;L2Rvd25yZXYueG1sUEsFBgAAAAAEAAQA9QAAAIsDAAAAAA==&#10;" path="m57,l,e" filled="f" strokeweight=".1271mm">
                  <v:path arrowok="t" o:connecttype="custom" o:connectlocs="57,0;0,0" o:connectangles="0,0"/>
                  <o:lock v:ext="edit" verticies="t"/>
                </v:shape>
                <w10:wrap anchorx="page"/>
              </v:group>
            </w:pict>
          </mc:Fallback>
        </mc:AlternateConten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0"/>
          <w:position w:val="-1"/>
          <w:sz w:val="7"/>
          <w:szCs w:val="7"/>
        </w:rPr>
        <w:t xml:space="preserve"> </w: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1"/>
          <w:position w:val="-1"/>
          <w:sz w:val="7"/>
          <w:szCs w:val="7"/>
        </w:rPr>
        <w:t xml:space="preserve"> </w:t>
      </w:r>
      <w:r w:rsidR="00F5753A">
        <w:rPr>
          <w:rFonts w:ascii="Arial" w:eastAsia="Arial" w:hAnsi="Arial" w:cs="Arial"/>
          <w:position w:val="2"/>
          <w:sz w:val="8"/>
          <w:szCs w:val="8"/>
        </w:rPr>
        <w:t>1</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1.5</w:t>
      </w:r>
      <w:r w:rsidR="00F9389F">
        <w:rPr>
          <w:rFonts w:ascii="Arial" w:eastAsia="Arial" w:hAnsi="Arial" w:cs="Arial"/>
          <w:position w:val="2"/>
          <w:sz w:val="8"/>
          <w:szCs w:val="8"/>
        </w:rPr>
        <w:t xml:space="preserve">   </w:t>
      </w:r>
      <w:r w:rsidR="00F5753A">
        <w:rPr>
          <w:rFonts w:ascii="Arial" w:eastAsia="Arial" w:hAnsi="Arial" w:cs="Arial"/>
          <w:position w:val="2"/>
          <w:sz w:val="8"/>
          <w:szCs w:val="8"/>
        </w:rPr>
        <w:t>2</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2.5</w:t>
      </w:r>
      <w:r w:rsidR="00F9389F">
        <w:rPr>
          <w:rFonts w:ascii="Arial" w:eastAsia="Arial" w:hAnsi="Arial" w:cs="Arial"/>
          <w:position w:val="2"/>
          <w:sz w:val="8"/>
          <w:szCs w:val="8"/>
        </w:rPr>
        <w:t xml:space="preserve">  </w:t>
      </w:r>
      <w:r w:rsidR="00F5753A">
        <w:rPr>
          <w:rFonts w:ascii="Arial" w:eastAsia="Arial" w:hAnsi="Arial" w:cs="Arial"/>
          <w:position w:val="2"/>
          <w:sz w:val="8"/>
          <w:szCs w:val="8"/>
        </w:rPr>
        <w:t>2.7</w:t>
      </w:r>
      <w:r w:rsidR="00F9389F">
        <w:rPr>
          <w:rFonts w:ascii="Arial" w:eastAsia="Arial" w:hAnsi="Arial" w:cs="Arial"/>
          <w:position w:val="2"/>
          <w:sz w:val="8"/>
          <w:szCs w:val="8"/>
        </w:rPr>
        <w:t xml:space="preserve">   </w:t>
      </w:r>
      <w:r w:rsidR="00F5753A">
        <w:rPr>
          <w:rFonts w:ascii="Arial" w:eastAsia="Arial" w:hAnsi="Arial" w:cs="Arial"/>
          <w:position w:val="2"/>
          <w:sz w:val="8"/>
          <w:szCs w:val="8"/>
        </w:rPr>
        <w:t>3</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3.5</w:t>
      </w:r>
      <w:r w:rsidR="00F9389F">
        <w:rPr>
          <w:rFonts w:ascii="Arial" w:eastAsia="Arial" w:hAnsi="Arial" w:cs="Arial"/>
          <w:position w:val="2"/>
          <w:sz w:val="8"/>
          <w:szCs w:val="8"/>
        </w:rPr>
        <w:t xml:space="preserve">   </w:t>
      </w:r>
      <w:r w:rsidR="00F5753A">
        <w:rPr>
          <w:rFonts w:ascii="Arial" w:eastAsia="Arial" w:hAnsi="Arial" w:cs="Arial"/>
          <w:position w:val="2"/>
          <w:sz w:val="8"/>
          <w:szCs w:val="8"/>
        </w:rPr>
        <w:t>4</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position w:val="2"/>
          <w:sz w:val="8"/>
          <w:szCs w:val="8"/>
        </w:rPr>
        <w:t>4.5</w:t>
      </w:r>
      <w:r w:rsidR="00F9389F">
        <w:rPr>
          <w:rFonts w:ascii="Arial" w:eastAsia="Arial" w:hAnsi="Arial" w:cs="Arial"/>
          <w:position w:val="2"/>
          <w:sz w:val="8"/>
          <w:szCs w:val="8"/>
        </w:rPr>
        <w:t xml:space="preserve">   </w:t>
      </w:r>
      <w:r w:rsidR="00F5753A">
        <w:rPr>
          <w:rFonts w:ascii="Arial" w:eastAsia="Arial" w:hAnsi="Arial" w:cs="Arial"/>
          <w:position w:val="2"/>
          <w:sz w:val="8"/>
          <w:szCs w:val="8"/>
        </w:rPr>
        <w:t>5</w:t>
      </w:r>
      <w:r w:rsidR="00F9389F">
        <w:rPr>
          <w:rFonts w:ascii="Arial" w:eastAsia="Arial" w:hAnsi="Arial" w:cs="Arial"/>
          <w:position w:val="2"/>
          <w:sz w:val="8"/>
          <w:szCs w:val="8"/>
        </w:rPr>
        <w:t xml:space="preserve">  </w:t>
      </w:r>
      <w:r w:rsidR="00F5753A">
        <w:rPr>
          <w:rFonts w:ascii="Arial" w:eastAsia="Arial" w:hAnsi="Arial" w:cs="Arial"/>
          <w:spacing w:val="20"/>
          <w:position w:val="2"/>
          <w:sz w:val="8"/>
          <w:szCs w:val="8"/>
        </w:rPr>
        <w:t xml:space="preserve"> </w:t>
      </w:r>
      <w:r w:rsidR="00F5753A">
        <w:rPr>
          <w:rFonts w:ascii="Arial" w:eastAsia="Arial" w:hAnsi="Arial" w:cs="Arial"/>
          <w:w w:val="107"/>
          <w:position w:val="2"/>
          <w:sz w:val="8"/>
          <w:szCs w:val="8"/>
        </w:rPr>
        <w:t>5.5</w:t>
      </w:r>
    </w:p>
    <w:p w14:paraId="78495799" w14:textId="77777777" w:rsidR="005B53EE" w:rsidRDefault="00F5753A" w:rsidP="00F9389F">
      <w:pPr>
        <w:spacing w:line="80" w:lineRule="exact"/>
        <w:ind w:left="2626" w:right="651"/>
        <w:rPr>
          <w:rFonts w:ascii="Arial" w:eastAsia="Arial" w:hAnsi="Arial" w:cs="Arial"/>
          <w:sz w:val="10"/>
          <w:szCs w:val="10"/>
        </w:r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14:paraId="30B28C62" w14:textId="77777777" w:rsidR="005B53EE" w:rsidRDefault="00F5753A" w:rsidP="00F9389F">
      <w:pPr>
        <w:spacing w:before="9" w:line="100" w:lineRule="exact"/>
        <w:ind w:left="2693" w:right="718"/>
        <w:rPr>
          <w:rFonts w:ascii="Arial" w:eastAsia="Arial" w:hAnsi="Arial" w:cs="Arial"/>
          <w:sz w:val="9"/>
          <w:szCs w:val="9"/>
        </w:rPr>
      </w:pPr>
      <w:r>
        <w:rPr>
          <w:rFonts w:ascii="Arial" w:eastAsia="Arial" w:hAnsi="Arial" w:cs="Arial"/>
          <w:sz w:val="9"/>
          <w:szCs w:val="9"/>
        </w:rPr>
        <w:t>Target</w:t>
      </w:r>
      <w:r>
        <w:rPr>
          <w:rFonts w:ascii="Arial" w:eastAsia="Arial" w:hAnsi="Arial" w:cs="Arial"/>
          <w:spacing w:val="18"/>
          <w:sz w:val="9"/>
          <w:szCs w:val="9"/>
        </w:rPr>
        <w:t xml:space="preserve"> </w:t>
      </w:r>
      <w:r>
        <w:rPr>
          <w:rFonts w:ascii="Arial" w:eastAsia="Arial" w:hAnsi="Arial" w:cs="Arial"/>
          <w:sz w:val="9"/>
          <w:szCs w:val="9"/>
        </w:rPr>
        <w:t>warming</w:t>
      </w:r>
      <w:r>
        <w:rPr>
          <w:rFonts w:ascii="Arial" w:eastAsia="Arial" w:hAnsi="Arial" w:cs="Arial"/>
          <w:spacing w:val="22"/>
          <w:sz w:val="9"/>
          <w:szCs w:val="9"/>
        </w:rPr>
        <w:t xml:space="preserve"> </w:t>
      </w:r>
      <w:r>
        <w:rPr>
          <w:rFonts w:ascii="Arial" w:eastAsia="Arial" w:hAnsi="Arial" w:cs="Arial"/>
          <w:sz w:val="9"/>
          <w:szCs w:val="9"/>
        </w:rPr>
        <w:t>(degrees</w:t>
      </w:r>
      <w:r>
        <w:rPr>
          <w:rFonts w:ascii="Arial" w:eastAsia="Arial" w:hAnsi="Arial" w:cs="Arial"/>
          <w:spacing w:val="23"/>
          <w:sz w:val="9"/>
          <w:szCs w:val="9"/>
        </w:rPr>
        <w:t xml:space="preserve"> </w:t>
      </w:r>
      <w:r>
        <w:rPr>
          <w:rFonts w:ascii="Arial" w:eastAsia="Arial" w:hAnsi="Arial" w:cs="Arial"/>
          <w:w w:val="106"/>
          <w:sz w:val="9"/>
          <w:szCs w:val="9"/>
        </w:rPr>
        <w:t>C</w:t>
      </w:r>
    </w:p>
    <w:p w14:paraId="4CC0528F" w14:textId="77777777" w:rsidR="005B53EE" w:rsidRDefault="00F5753A" w:rsidP="00F9389F">
      <w:pPr>
        <w:spacing w:before="62" w:line="100" w:lineRule="exact"/>
        <w:rPr>
          <w:rFonts w:ascii="Arial" w:eastAsia="Arial" w:hAnsi="Arial" w:cs="Arial"/>
          <w:sz w:val="8"/>
          <w:szCs w:val="8"/>
        </w:rPr>
      </w:pPr>
      <w:r>
        <w:br w:type="column"/>
      </w:r>
      <w:proofErr w:type="spellStart"/>
      <w:r>
        <w:rPr>
          <w:rFonts w:ascii="Arial" w:eastAsia="Arial" w:hAnsi="Arial" w:cs="Arial"/>
          <w:position w:val="2"/>
          <w:sz w:val="7"/>
          <w:szCs w:val="7"/>
        </w:rPr>
        <w:lastRenderedPageBreak/>
        <w:t>amb</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proofErr w:type="spellStart"/>
      <w:r>
        <w:rPr>
          <w:rFonts w:ascii="Arial" w:eastAsia="Arial" w:hAnsi="Arial" w:cs="Arial"/>
          <w:position w:val="2"/>
          <w:sz w:val="7"/>
          <w:szCs w:val="7"/>
        </w:rPr>
        <w:t>struct</w:t>
      </w:r>
      <w:proofErr w:type="spellEnd"/>
      <w:r>
        <w:rPr>
          <w:rFonts w:ascii="Arial" w:eastAsia="Arial" w:hAnsi="Arial" w:cs="Arial"/>
          <w:position w:val="2"/>
          <w:sz w:val="7"/>
          <w:szCs w:val="7"/>
        </w:rPr>
        <w:t>.</w:t>
      </w:r>
      <w:r w:rsidR="00F9389F">
        <w:rPr>
          <w:rFonts w:ascii="Arial" w:eastAsia="Arial" w:hAnsi="Arial" w:cs="Arial"/>
          <w:position w:val="2"/>
          <w:sz w:val="7"/>
          <w:szCs w:val="7"/>
        </w:rPr>
        <w:t xml:space="preserve"> </w:t>
      </w:r>
      <w:r>
        <w:rPr>
          <w:rFonts w:ascii="Arial" w:eastAsia="Arial" w:hAnsi="Arial" w:cs="Arial"/>
          <w:spacing w:val="17"/>
          <w:position w:val="2"/>
          <w:sz w:val="7"/>
          <w:szCs w:val="7"/>
        </w:rPr>
        <w:t xml:space="preserve"> </w:t>
      </w:r>
      <w:r>
        <w:rPr>
          <w:rFonts w:ascii="Arial" w:eastAsia="Arial" w:hAnsi="Arial" w:cs="Arial"/>
          <w:position w:val="-2"/>
          <w:sz w:val="8"/>
          <w:szCs w:val="8"/>
        </w:rPr>
        <w:t>1</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1.5</w:t>
      </w:r>
      <w:r w:rsidR="00F9389F">
        <w:rPr>
          <w:rFonts w:ascii="Arial" w:eastAsia="Arial" w:hAnsi="Arial" w:cs="Arial"/>
          <w:position w:val="-2"/>
          <w:sz w:val="8"/>
          <w:szCs w:val="8"/>
        </w:rPr>
        <w:t xml:space="preserve">   </w:t>
      </w:r>
      <w:r>
        <w:rPr>
          <w:rFonts w:ascii="Arial" w:eastAsia="Arial" w:hAnsi="Arial" w:cs="Arial"/>
          <w:position w:val="-2"/>
          <w:sz w:val="8"/>
          <w:szCs w:val="8"/>
        </w:rPr>
        <w:t>2</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2.5</w:t>
      </w:r>
      <w:r w:rsidR="00F9389F">
        <w:rPr>
          <w:rFonts w:ascii="Arial" w:eastAsia="Arial" w:hAnsi="Arial" w:cs="Arial"/>
          <w:position w:val="-2"/>
          <w:sz w:val="8"/>
          <w:szCs w:val="8"/>
        </w:rPr>
        <w:t xml:space="preserve">  </w:t>
      </w:r>
      <w:r>
        <w:rPr>
          <w:rFonts w:ascii="Arial" w:eastAsia="Arial" w:hAnsi="Arial" w:cs="Arial"/>
          <w:position w:val="-2"/>
          <w:sz w:val="8"/>
          <w:szCs w:val="8"/>
        </w:rPr>
        <w:t>2.7</w:t>
      </w:r>
      <w:r w:rsidR="00F9389F">
        <w:rPr>
          <w:rFonts w:ascii="Arial" w:eastAsia="Arial" w:hAnsi="Arial" w:cs="Arial"/>
          <w:position w:val="-2"/>
          <w:sz w:val="8"/>
          <w:szCs w:val="8"/>
        </w:rPr>
        <w:t xml:space="preserve">   </w:t>
      </w:r>
      <w:r>
        <w:rPr>
          <w:rFonts w:ascii="Arial" w:eastAsia="Arial" w:hAnsi="Arial" w:cs="Arial"/>
          <w:position w:val="-2"/>
          <w:sz w:val="8"/>
          <w:szCs w:val="8"/>
        </w:rPr>
        <w:t>3</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3.5</w:t>
      </w:r>
      <w:r w:rsidR="00F9389F">
        <w:rPr>
          <w:rFonts w:ascii="Arial" w:eastAsia="Arial" w:hAnsi="Arial" w:cs="Arial"/>
          <w:position w:val="-2"/>
          <w:sz w:val="8"/>
          <w:szCs w:val="8"/>
        </w:rPr>
        <w:t xml:space="preserve">   </w:t>
      </w:r>
      <w:r>
        <w:rPr>
          <w:rFonts w:ascii="Arial" w:eastAsia="Arial" w:hAnsi="Arial" w:cs="Arial"/>
          <w:position w:val="-2"/>
          <w:sz w:val="8"/>
          <w:szCs w:val="8"/>
        </w:rPr>
        <w:t>4</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position w:val="-2"/>
          <w:sz w:val="8"/>
          <w:szCs w:val="8"/>
        </w:rPr>
        <w:t>4.5</w:t>
      </w:r>
      <w:r w:rsidR="00F9389F">
        <w:rPr>
          <w:rFonts w:ascii="Arial" w:eastAsia="Arial" w:hAnsi="Arial" w:cs="Arial"/>
          <w:position w:val="-2"/>
          <w:sz w:val="8"/>
          <w:szCs w:val="8"/>
        </w:rPr>
        <w:t xml:space="preserve">   </w:t>
      </w:r>
      <w:r>
        <w:rPr>
          <w:rFonts w:ascii="Arial" w:eastAsia="Arial" w:hAnsi="Arial" w:cs="Arial"/>
          <w:position w:val="-2"/>
          <w:sz w:val="8"/>
          <w:szCs w:val="8"/>
        </w:rPr>
        <w:t>5</w:t>
      </w:r>
      <w:r w:rsidR="00F9389F">
        <w:rPr>
          <w:rFonts w:ascii="Arial" w:eastAsia="Arial" w:hAnsi="Arial" w:cs="Arial"/>
          <w:position w:val="-2"/>
          <w:sz w:val="8"/>
          <w:szCs w:val="8"/>
        </w:rPr>
        <w:t xml:space="preserve">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p>
    <w:p w14:paraId="092C1251" w14:textId="69A41FA1" w:rsidR="005B53EE" w:rsidRDefault="00726C06" w:rsidP="00F9389F">
      <w:pPr>
        <w:spacing w:line="40" w:lineRule="exact"/>
        <w:ind w:left="2"/>
        <w:rPr>
          <w:rFonts w:ascii="Arial" w:eastAsia="Arial" w:hAnsi="Arial" w:cs="Arial"/>
          <w:sz w:val="7"/>
          <w:szCs w:val="7"/>
        </w:rPr>
      </w:pPr>
      <w:r>
        <w:rPr>
          <w:noProof/>
        </w:rPr>
        <mc:AlternateContent>
          <mc:Choice Requires="wpg">
            <w:drawing>
              <wp:anchor distT="0" distB="0" distL="114300" distR="114300" simplePos="0" relativeHeight="503314200" behindDoc="1" locked="0" layoutInCell="1" allowOverlap="1" wp14:anchorId="2956DDD2" wp14:editId="601D932D">
                <wp:simplePos x="0" y="0"/>
                <wp:positionH relativeFrom="page">
                  <wp:posOffset>4406900</wp:posOffset>
                </wp:positionH>
                <wp:positionV relativeFrom="paragraph">
                  <wp:posOffset>-744220</wp:posOffset>
                </wp:positionV>
                <wp:extent cx="26670" cy="46355"/>
                <wp:effectExtent l="6350" t="11430" r="5080" b="8890"/>
                <wp:wrapNone/>
                <wp:docPr id="410"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46355"/>
                          <a:chOff x="6940" y="-1173"/>
                          <a:chExt cx="43" cy="73"/>
                        </a:xfrm>
                      </wpg:grpSpPr>
                      <wps:wsp>
                        <wps:cNvPr id="411" name="Freeform 407"/>
                        <wps:cNvSpPr>
                          <a:spLocks/>
                        </wps:cNvSpPr>
                        <wps:spPr bwMode="auto">
                          <a:xfrm>
                            <a:off x="6944" y="-1139"/>
                            <a:ext cx="36" cy="36"/>
                          </a:xfrm>
                          <a:custGeom>
                            <a:avLst/>
                            <a:gdLst>
                              <a:gd name="T0" fmla="+- 0 6980 6944"/>
                              <a:gd name="T1" fmla="*/ T0 w 36"/>
                              <a:gd name="T2" fmla="+- 0 -1121 -1139"/>
                              <a:gd name="T3" fmla="*/ -1121 h 36"/>
                              <a:gd name="T4" fmla="+- 0 6980 6944"/>
                              <a:gd name="T5" fmla="*/ T4 w 36"/>
                              <a:gd name="T6" fmla="+- 0 -1111 -1139"/>
                              <a:gd name="T7" fmla="*/ -1111 h 36"/>
                              <a:gd name="T8" fmla="+- 0 6972 6944"/>
                              <a:gd name="T9" fmla="*/ T8 w 36"/>
                              <a:gd name="T10" fmla="+- 0 -1103 -1139"/>
                              <a:gd name="T11" fmla="*/ -1103 h 36"/>
                              <a:gd name="T12" fmla="+- 0 6962 6944"/>
                              <a:gd name="T13" fmla="*/ T12 w 36"/>
                              <a:gd name="T14" fmla="+- 0 -1103 -1139"/>
                              <a:gd name="T15" fmla="*/ -1103 h 36"/>
                              <a:gd name="T16" fmla="+- 0 6952 6944"/>
                              <a:gd name="T17" fmla="*/ T16 w 36"/>
                              <a:gd name="T18" fmla="+- 0 -1103 -1139"/>
                              <a:gd name="T19" fmla="*/ -1103 h 36"/>
                              <a:gd name="T20" fmla="+- 0 6944 6944"/>
                              <a:gd name="T21" fmla="*/ T20 w 36"/>
                              <a:gd name="T22" fmla="+- 0 -1111 -1139"/>
                              <a:gd name="T23" fmla="*/ -1111 h 36"/>
                              <a:gd name="T24" fmla="+- 0 6944 6944"/>
                              <a:gd name="T25" fmla="*/ T24 w 36"/>
                              <a:gd name="T26" fmla="+- 0 -1121 -1139"/>
                              <a:gd name="T27" fmla="*/ -1121 h 36"/>
                              <a:gd name="T28" fmla="+- 0 6944 6944"/>
                              <a:gd name="T29" fmla="*/ T28 w 36"/>
                              <a:gd name="T30" fmla="+- 0 -1131 -1139"/>
                              <a:gd name="T31" fmla="*/ -1131 h 36"/>
                              <a:gd name="T32" fmla="+- 0 6952 6944"/>
                              <a:gd name="T33" fmla="*/ T32 w 36"/>
                              <a:gd name="T34" fmla="+- 0 -1139 -1139"/>
                              <a:gd name="T35" fmla="*/ -1139 h 36"/>
                              <a:gd name="T36" fmla="+- 0 6962 6944"/>
                              <a:gd name="T37" fmla="*/ T36 w 36"/>
                              <a:gd name="T38" fmla="+- 0 -1139 -1139"/>
                              <a:gd name="T39" fmla="*/ -1139 h 36"/>
                              <a:gd name="T40" fmla="+- 0 6972 6944"/>
                              <a:gd name="T41" fmla="*/ T40 w 36"/>
                              <a:gd name="T42" fmla="+- 0 -1139 -1139"/>
                              <a:gd name="T43" fmla="*/ -1139 h 36"/>
                              <a:gd name="T44" fmla="+- 0 6980 6944"/>
                              <a:gd name="T45" fmla="*/ T44 w 36"/>
                              <a:gd name="T46" fmla="+- 0 -1131 -1139"/>
                              <a:gd name="T47" fmla="*/ -1131 h 36"/>
                              <a:gd name="T48" fmla="+- 0 6980 6944"/>
                              <a:gd name="T49" fmla="*/ T48 w 36"/>
                              <a:gd name="T50" fmla="+- 0 -1121 -1139"/>
                              <a:gd name="T51" fmla="*/ -112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8"/>
                                </a:moveTo>
                                <a:lnTo>
                                  <a:pt x="36" y="28"/>
                                </a:lnTo>
                                <a:lnTo>
                                  <a:pt x="28" y="36"/>
                                </a:lnTo>
                                <a:lnTo>
                                  <a:pt x="18" y="36"/>
                                </a:lnTo>
                                <a:lnTo>
                                  <a:pt x="8" y="36"/>
                                </a:lnTo>
                                <a:lnTo>
                                  <a:pt x="0" y="28"/>
                                </a:lnTo>
                                <a:lnTo>
                                  <a:pt x="0" y="18"/>
                                </a:lnTo>
                                <a:lnTo>
                                  <a:pt x="0" y="8"/>
                                </a:lnTo>
                                <a:lnTo>
                                  <a:pt x="8" y="0"/>
                                </a:lnTo>
                                <a:lnTo>
                                  <a:pt x="18" y="0"/>
                                </a:lnTo>
                                <a:lnTo>
                                  <a:pt x="28" y="0"/>
                                </a:lnTo>
                                <a:lnTo>
                                  <a:pt x="36" y="8"/>
                                </a:lnTo>
                                <a:lnTo>
                                  <a:pt x="36" y="18"/>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406"/>
                        <wps:cNvSpPr>
                          <a:spLocks/>
                        </wps:cNvSpPr>
                        <wps:spPr bwMode="auto">
                          <a:xfrm>
                            <a:off x="6944" y="-1169"/>
                            <a:ext cx="36" cy="36"/>
                          </a:xfrm>
                          <a:custGeom>
                            <a:avLst/>
                            <a:gdLst>
                              <a:gd name="T0" fmla="+- 0 6980 6944"/>
                              <a:gd name="T1" fmla="*/ T0 w 36"/>
                              <a:gd name="T2" fmla="+- 0 -1152 -1169"/>
                              <a:gd name="T3" fmla="*/ -1152 h 36"/>
                              <a:gd name="T4" fmla="+- 0 6980 6944"/>
                              <a:gd name="T5" fmla="*/ T4 w 36"/>
                              <a:gd name="T6" fmla="+- 0 -1142 -1169"/>
                              <a:gd name="T7" fmla="*/ -1142 h 36"/>
                              <a:gd name="T8" fmla="+- 0 6972 6944"/>
                              <a:gd name="T9" fmla="*/ T8 w 36"/>
                              <a:gd name="T10" fmla="+- 0 -1134 -1169"/>
                              <a:gd name="T11" fmla="*/ -1134 h 36"/>
                              <a:gd name="T12" fmla="+- 0 6962 6944"/>
                              <a:gd name="T13" fmla="*/ T12 w 36"/>
                              <a:gd name="T14" fmla="+- 0 -1134 -1169"/>
                              <a:gd name="T15" fmla="*/ -1134 h 36"/>
                              <a:gd name="T16" fmla="+- 0 6952 6944"/>
                              <a:gd name="T17" fmla="*/ T16 w 36"/>
                              <a:gd name="T18" fmla="+- 0 -1134 -1169"/>
                              <a:gd name="T19" fmla="*/ -1134 h 36"/>
                              <a:gd name="T20" fmla="+- 0 6944 6944"/>
                              <a:gd name="T21" fmla="*/ T20 w 36"/>
                              <a:gd name="T22" fmla="+- 0 -1142 -1169"/>
                              <a:gd name="T23" fmla="*/ -1142 h 36"/>
                              <a:gd name="T24" fmla="+- 0 6944 6944"/>
                              <a:gd name="T25" fmla="*/ T24 w 36"/>
                              <a:gd name="T26" fmla="+- 0 -1152 -1169"/>
                              <a:gd name="T27" fmla="*/ -1152 h 36"/>
                              <a:gd name="T28" fmla="+- 0 6944 6944"/>
                              <a:gd name="T29" fmla="*/ T28 w 36"/>
                              <a:gd name="T30" fmla="+- 0 -1161 -1169"/>
                              <a:gd name="T31" fmla="*/ -1161 h 36"/>
                              <a:gd name="T32" fmla="+- 0 6952 6944"/>
                              <a:gd name="T33" fmla="*/ T32 w 36"/>
                              <a:gd name="T34" fmla="+- 0 -1169 -1169"/>
                              <a:gd name="T35" fmla="*/ -1169 h 36"/>
                              <a:gd name="T36" fmla="+- 0 6962 6944"/>
                              <a:gd name="T37" fmla="*/ T36 w 36"/>
                              <a:gd name="T38" fmla="+- 0 -1169 -1169"/>
                              <a:gd name="T39" fmla="*/ -1169 h 36"/>
                              <a:gd name="T40" fmla="+- 0 6972 6944"/>
                              <a:gd name="T41" fmla="*/ T40 w 36"/>
                              <a:gd name="T42" fmla="+- 0 -1169 -1169"/>
                              <a:gd name="T43" fmla="*/ -1169 h 36"/>
                              <a:gd name="T44" fmla="+- 0 6980 6944"/>
                              <a:gd name="T45" fmla="*/ T44 w 36"/>
                              <a:gd name="T46" fmla="+- 0 -1161 -1169"/>
                              <a:gd name="T47" fmla="*/ -1161 h 36"/>
                              <a:gd name="T48" fmla="+- 0 6980 6944"/>
                              <a:gd name="T49" fmla="*/ T48 w 36"/>
                              <a:gd name="T50" fmla="+- 0 -1152 -1169"/>
                              <a:gd name="T51" fmla="*/ -115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36">
                                <a:moveTo>
                                  <a:pt x="36" y="17"/>
                                </a:moveTo>
                                <a:lnTo>
                                  <a:pt x="36" y="27"/>
                                </a:lnTo>
                                <a:lnTo>
                                  <a:pt x="28" y="35"/>
                                </a:lnTo>
                                <a:lnTo>
                                  <a:pt x="18" y="35"/>
                                </a:lnTo>
                                <a:lnTo>
                                  <a:pt x="8" y="35"/>
                                </a:lnTo>
                                <a:lnTo>
                                  <a:pt x="0" y="27"/>
                                </a:lnTo>
                                <a:lnTo>
                                  <a:pt x="0" y="17"/>
                                </a:lnTo>
                                <a:lnTo>
                                  <a:pt x="0" y="8"/>
                                </a:lnTo>
                                <a:lnTo>
                                  <a:pt x="8" y="0"/>
                                </a:lnTo>
                                <a:lnTo>
                                  <a:pt x="18" y="0"/>
                                </a:lnTo>
                                <a:lnTo>
                                  <a:pt x="28" y="0"/>
                                </a:lnTo>
                                <a:lnTo>
                                  <a:pt x="36" y="8"/>
                                </a:lnTo>
                                <a:lnTo>
                                  <a:pt x="36" y="17"/>
                                </a:lnTo>
                                <a:close/>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6FDE0D" id="Group 405" o:spid="_x0000_s1026" style="position:absolute;margin-left:347pt;margin-top:-58.6pt;width:2.1pt;height:3.65pt;z-index:-2280;mso-position-horizontal-relative:page" coordorigin="6940,-1173" coordsize="4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">
                <v:shape id="Freeform 407" o:spid="_x0000_s1027" style="position:absolute;left:6944;top:-1139;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s7scA&#10;AADcAAAADwAAAGRycy9kb3ducmV2LnhtbESPQWvCQBSE74L/YXmFXqRuUkqR6CoqFHpokVqhHp/Z&#10;ZxKafZvurjHx17uC0OMwM98ws0VnatGS85VlBek4AUGcW11xoWD3/fY0AeEDssbaMinoycNiPhzM&#10;MNP2zF/UbkMhIoR9hgrKEJpMSp+XZNCPbUMcvaN1BkOUrpDa4TnCTS2fk+RVGqw4LpTY0Lqk/Hd7&#10;MgoOl1VrP/frZZ9/bHr3Mxn97cJJqceHbjkFEagL/+F7+10reElTuJ2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IbO7HAAAA3AAAAA8AAAAAAAAAAAAAAAAAmAIAAGRy&#10;cy9kb3ducmV2LnhtbFBLBQYAAAAABAAEAPUAAACMAwAAAAA=&#10;" path="m36,18r,10l28,36r-10,l8,36,,28,,18,,8,8,,18,,28,r8,8l36,18xe" filled="f" strokeweight=".1271mm">
                  <v:path arrowok="t" o:connecttype="custom" o:connectlocs="36,-1121;36,-1111;28,-1103;18,-1103;8,-1103;0,-1111;0,-1121;0,-1131;8,-1139;18,-1139;28,-1139;36,-1131;36,-1121" o:connectangles="0,0,0,0,0,0,0,0,0,0,0,0,0"/>
                </v:shape>
                <v:shape id="Freeform 406" o:spid="_x0000_s1028" style="position:absolute;left:6944;top:-1169;width:36;height:36;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ymccA&#10;AADcAAAADwAAAGRycy9kb3ducmV2LnhtbESPQWvCQBSE74X+h+UVeim6UUqR6CpWEDy0lKqgx2f2&#10;mQSzb9PdNSb99a4geBxm5htmMmtNJRpyvrSsYNBPQBBnVpecK9hulr0RCB+QNVaWSUFHHmbT56cJ&#10;ptpe+JeadchFhLBPUUERQp1K6bOCDPq+rYmjd7TOYIjS5VI7vES4qeQwST6kwZLjQoE1LQrKTuuz&#10;UXD4/2zs934x77Kvn87tRm9/23BW6vWlnY9BBGrDI3xvr7SC98EQ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a8pnHAAAA3AAAAA8AAAAAAAAAAAAAAAAAmAIAAGRy&#10;cy9kb3ducmV2LnhtbFBLBQYAAAAABAAEAPUAAACMAwAAAAA=&#10;" path="m36,17r,10l28,35r-10,l8,35,,27,,17,,8,8,,18,,28,r8,8l36,17xe" filled="f" strokeweight=".1271mm">
                  <v:path arrowok="t" o:connecttype="custom" o:connectlocs="36,-1152;36,-1142;28,-1134;18,-1134;8,-1134;0,-1142;0,-1152;0,-1161;8,-1169;18,-1169;28,-1169;36,-1161;36,-1152" o:connectangles="0,0,0,0,0,0,0,0,0,0,0,0,0"/>
                </v:shape>
                <w10:wrap anchorx="page"/>
              </v:group>
            </w:pict>
          </mc:Fallback>
        </mc:AlternateContent>
      </w:r>
      <w:r w:rsidR="00F5753A">
        <w:rPr>
          <w:rFonts w:ascii="Arial" w:eastAsia="Arial" w:hAnsi="Arial" w:cs="Arial"/>
          <w:position w:val="-1"/>
          <w:sz w:val="7"/>
          <w:szCs w:val="7"/>
        </w:rPr>
        <w:t>cont.</w:t>
      </w:r>
      <w:r w:rsidR="00F9389F">
        <w:rPr>
          <w:rFonts w:ascii="Arial" w:eastAsia="Arial" w:hAnsi="Arial" w:cs="Arial"/>
          <w:position w:val="-1"/>
          <w:sz w:val="7"/>
          <w:szCs w:val="7"/>
        </w:rPr>
        <w:t xml:space="preserve"> </w:t>
      </w:r>
      <w:r w:rsidR="00F5753A">
        <w:rPr>
          <w:rFonts w:ascii="Arial" w:eastAsia="Arial" w:hAnsi="Arial" w:cs="Arial"/>
          <w:spacing w:val="10"/>
          <w:position w:val="-1"/>
          <w:sz w:val="7"/>
          <w:szCs w:val="7"/>
        </w:rPr>
        <w:t xml:space="preserve"> </w:t>
      </w:r>
      <w:r w:rsidR="00F5753A">
        <w:rPr>
          <w:rFonts w:ascii="Arial" w:eastAsia="Arial" w:hAnsi="Arial" w:cs="Arial"/>
          <w:w w:val="109"/>
          <w:position w:val="-1"/>
          <w:sz w:val="7"/>
          <w:szCs w:val="7"/>
        </w:rPr>
        <w:t>cont.</w:t>
      </w:r>
    </w:p>
    <w:p w14:paraId="7AC76325" w14:textId="77777777" w:rsidR="005B53EE" w:rsidRDefault="00F5753A" w:rsidP="00F9389F">
      <w:pPr>
        <w:spacing w:line="80" w:lineRule="exact"/>
        <w:ind w:left="662" w:right="2245"/>
        <w:rPr>
          <w:rFonts w:ascii="Arial" w:eastAsia="Arial" w:hAnsi="Arial" w:cs="Arial"/>
          <w:sz w:val="10"/>
          <w:szCs w:val="10"/>
        </w:rPr>
        <w:sectPr w:rsidR="005B53EE">
          <w:type w:val="continuous"/>
          <w:pgSz w:w="12240" w:h="15840"/>
          <w:pgMar w:top="1480" w:right="1300" w:bottom="280" w:left="1300" w:header="720" w:footer="720" w:gutter="0"/>
          <w:cols w:num="2" w:space="720" w:equalWidth="0">
            <w:col w:w="4630" w:space="749"/>
            <w:col w:w="4261"/>
          </w:cols>
        </w:sect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14:paraId="4E338BB6" w14:textId="77777777" w:rsidR="005B53EE" w:rsidRDefault="00F5753A" w:rsidP="00F9389F">
      <w:pPr>
        <w:spacing w:before="84"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lastRenderedPageBreak/>
        <w:t>Figure</w:t>
      </w:r>
      <w:r w:rsidR="00F9389F">
        <w:rPr>
          <w:sz w:val="18"/>
          <w:szCs w:val="18"/>
        </w:rPr>
        <w:t xml:space="preserve"> </w:t>
      </w:r>
      <w:r>
        <w:rPr>
          <w:sz w:val="18"/>
          <w:szCs w:val="18"/>
        </w:rPr>
        <w:t>2:</w:t>
      </w:r>
      <w:r w:rsidR="00F9389F">
        <w:rPr>
          <w:sz w:val="18"/>
          <w:szCs w:val="18"/>
        </w:rPr>
        <w:t xml:space="preserve"> </w:t>
      </w:r>
      <w:r>
        <w:rPr>
          <w:w w:val="106"/>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4"/>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14"/>
          <w:w w:val="103"/>
          <w:sz w:val="18"/>
          <w:szCs w:val="18"/>
        </w:rPr>
        <w:t xml:space="preserve"> </w:t>
      </w:r>
      <w:r>
        <w:rPr>
          <w:sz w:val="18"/>
          <w:szCs w:val="18"/>
        </w:rPr>
        <w:t>h</w:t>
      </w:r>
      <w:r>
        <w:rPr>
          <w:spacing w:val="-5"/>
          <w:sz w:val="18"/>
          <w:szCs w:val="18"/>
        </w:rPr>
        <w:t>av</w:t>
      </w:r>
      <w:r>
        <w:rPr>
          <w:sz w:val="18"/>
          <w:szCs w:val="18"/>
        </w:rPr>
        <w:t>e</w:t>
      </w:r>
      <w:r w:rsidR="00F9389F">
        <w:rPr>
          <w:sz w:val="18"/>
          <w:szCs w:val="18"/>
        </w:rPr>
        <w:t xml:space="preserve"> </w:t>
      </w:r>
      <w:r>
        <w:rPr>
          <w:sz w:val="18"/>
          <w:szCs w:val="18"/>
        </w:rPr>
        <w:t>reduced</w:t>
      </w:r>
      <w:r w:rsidR="00F9389F">
        <w:rPr>
          <w:sz w:val="18"/>
          <w:szCs w:val="18"/>
        </w:rPr>
        <w:t xml:space="preserve"> </w:t>
      </w:r>
      <w:r>
        <w:rPr>
          <w:spacing w:val="-11"/>
          <w:w w:val="110"/>
          <w:sz w:val="18"/>
          <w:szCs w:val="18"/>
        </w:rPr>
        <w:t>v</w:t>
      </w:r>
      <w:r>
        <w:rPr>
          <w:w w:val="110"/>
          <w:sz w:val="18"/>
          <w:szCs w:val="18"/>
        </w:rPr>
        <w:t>ariation,</w:t>
      </w:r>
      <w:r>
        <w:rPr>
          <w:spacing w:val="30"/>
          <w:w w:val="110"/>
          <w:sz w:val="18"/>
          <w:szCs w:val="18"/>
        </w:rPr>
        <w:t xml:space="preserve"> </w:t>
      </w:r>
      <w:r>
        <w:rPr>
          <w:w w:val="110"/>
          <w:sz w:val="18"/>
          <w:szCs w:val="18"/>
        </w:rPr>
        <w:t>compared</w:t>
      </w:r>
      <w:r>
        <w:rPr>
          <w:spacing w:val="5"/>
          <w:w w:val="110"/>
          <w:sz w:val="18"/>
          <w:szCs w:val="18"/>
        </w:rPr>
        <w:t xml:space="preserve"> </w:t>
      </w:r>
      <w:r>
        <w:rPr>
          <w:w w:val="102"/>
          <w:sz w:val="18"/>
          <w:szCs w:val="18"/>
        </w:rPr>
        <w:t>wi</w:t>
      </w:r>
      <w:r>
        <w:rPr>
          <w:w w:val="143"/>
          <w:sz w:val="18"/>
          <w:szCs w:val="18"/>
        </w:rPr>
        <w:t>t</w:t>
      </w:r>
      <w:r>
        <w:rPr>
          <w:w w:val="113"/>
          <w:sz w:val="18"/>
          <w:szCs w:val="18"/>
        </w:rPr>
        <w:t>h</w:t>
      </w:r>
      <w:r>
        <w:rPr>
          <w:spacing w:val="14"/>
          <w:w w:val="113"/>
          <w:sz w:val="18"/>
          <w:szCs w:val="18"/>
        </w:rPr>
        <w:t xml:space="preserve"> </w:t>
      </w:r>
      <w:r>
        <w:rPr>
          <w:w w:val="115"/>
          <w:sz w:val="18"/>
          <w:szCs w:val="18"/>
        </w:rPr>
        <w:t>structural</w:t>
      </w:r>
      <w:r>
        <w:rPr>
          <w:spacing w:val="12"/>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w w:val="103"/>
          <w:sz w:val="18"/>
          <w:szCs w:val="18"/>
        </w:rPr>
        <w:t>s</w:t>
      </w:r>
      <w:r>
        <w:rPr>
          <w:spacing w:val="14"/>
          <w:w w:val="103"/>
          <w:sz w:val="18"/>
          <w:szCs w:val="18"/>
        </w:rPr>
        <w:t xml:space="preserve"> </w:t>
      </w:r>
      <w:r>
        <w:rPr>
          <w:sz w:val="18"/>
          <w:szCs w:val="18"/>
        </w:rPr>
        <w:t>and</w:t>
      </w:r>
      <w:r w:rsidR="00F9389F">
        <w:rPr>
          <w:sz w:val="18"/>
          <w:szCs w:val="18"/>
        </w:rPr>
        <w:t xml:space="preserve"> </w:t>
      </w:r>
      <w:r>
        <w:rPr>
          <w:sz w:val="18"/>
          <w:szCs w:val="18"/>
        </w:rPr>
        <w:t>nearly</w:t>
      </w:r>
      <w:r w:rsidR="00F9389F">
        <w:rPr>
          <w:sz w:val="18"/>
          <w:szCs w:val="18"/>
        </w:rPr>
        <w:t xml:space="preserve"> </w:t>
      </w:r>
      <w:r>
        <w:rPr>
          <w:w w:val="115"/>
          <w:sz w:val="18"/>
          <w:szCs w:val="18"/>
        </w:rPr>
        <w:t>a</w:t>
      </w:r>
      <w:r>
        <w:rPr>
          <w:w w:val="102"/>
          <w:sz w:val="18"/>
          <w:szCs w:val="18"/>
        </w:rPr>
        <w:t xml:space="preserve">ll </w:t>
      </w:r>
      <w:r>
        <w:rPr>
          <w:spacing w:val="-5"/>
          <w:sz w:val="18"/>
          <w:szCs w:val="18"/>
        </w:rPr>
        <w:t>w</w:t>
      </w:r>
      <w:r>
        <w:rPr>
          <w:sz w:val="18"/>
          <w:szCs w:val="18"/>
        </w:rPr>
        <w:t>arming</w:t>
      </w:r>
      <w:r w:rsidR="00F9389F">
        <w:rPr>
          <w:sz w:val="18"/>
          <w:szCs w:val="18"/>
        </w:rPr>
        <w:t xml:space="preserve"> </w:t>
      </w:r>
      <w:r>
        <w:rPr>
          <w:w w:val="116"/>
          <w:sz w:val="18"/>
          <w:szCs w:val="18"/>
        </w:rPr>
        <w:t>treatme</w:t>
      </w:r>
      <w:r>
        <w:rPr>
          <w:spacing w:val="-6"/>
          <w:w w:val="116"/>
          <w:sz w:val="18"/>
          <w:szCs w:val="18"/>
        </w:rPr>
        <w:t>n</w:t>
      </w:r>
      <w:r>
        <w:rPr>
          <w:w w:val="116"/>
          <w:sz w:val="18"/>
          <w:szCs w:val="18"/>
        </w:rPr>
        <w:t>ts.</w:t>
      </w:r>
      <w:r>
        <w:rPr>
          <w:spacing w:val="30"/>
          <w:w w:val="116"/>
          <w:sz w:val="18"/>
          <w:szCs w:val="18"/>
        </w:rPr>
        <w:t xml:space="preserve"> </w:t>
      </w:r>
      <w:commentRangeStart w:id="238"/>
      <w:r>
        <w:rPr>
          <w:sz w:val="18"/>
          <w:szCs w:val="18"/>
        </w:rPr>
        <w:t>I’m</w:t>
      </w:r>
      <w:r>
        <w:rPr>
          <w:spacing w:val="22"/>
          <w:sz w:val="18"/>
          <w:szCs w:val="18"/>
        </w:rPr>
        <w:t xml:space="preserve"> </w:t>
      </w:r>
      <w:r>
        <w:rPr>
          <w:sz w:val="18"/>
          <w:szCs w:val="18"/>
        </w:rPr>
        <w:t>not</w:t>
      </w:r>
      <w:r w:rsidR="00F9389F">
        <w:rPr>
          <w:sz w:val="18"/>
          <w:szCs w:val="18"/>
        </w:rPr>
        <w:t xml:space="preserve"> </w:t>
      </w:r>
      <w:r>
        <w:rPr>
          <w:sz w:val="18"/>
          <w:szCs w:val="18"/>
        </w:rPr>
        <w:t>hap</w:t>
      </w:r>
      <w:r>
        <w:rPr>
          <w:spacing w:val="-5"/>
          <w:sz w:val="18"/>
          <w:szCs w:val="18"/>
        </w:rPr>
        <w:t>p</w:t>
      </w:r>
      <w:r>
        <w:rPr>
          <w:sz w:val="18"/>
          <w:szCs w:val="18"/>
        </w:rPr>
        <w:t>y</w:t>
      </w:r>
      <w:r w:rsidR="00F9389F">
        <w:rPr>
          <w:sz w:val="18"/>
          <w:szCs w:val="18"/>
        </w:rPr>
        <w:t xml:space="preserve"> </w:t>
      </w:r>
      <w:r>
        <w:rPr>
          <w:sz w:val="18"/>
          <w:szCs w:val="18"/>
        </w:rPr>
        <w:t>with</w:t>
      </w:r>
      <w:r w:rsidR="00F9389F">
        <w:rPr>
          <w:sz w:val="18"/>
          <w:szCs w:val="18"/>
        </w:rPr>
        <w:t xml:space="preserve"> </w:t>
      </w:r>
      <w:r>
        <w:rPr>
          <w:sz w:val="18"/>
          <w:szCs w:val="18"/>
        </w:rPr>
        <w:t>this</w:t>
      </w:r>
      <w:r w:rsidR="00F9389F">
        <w:rPr>
          <w:sz w:val="18"/>
          <w:szCs w:val="18"/>
        </w:rPr>
        <w:t xml:space="preserve"> </w:t>
      </w:r>
      <w:r>
        <w:rPr>
          <w:sz w:val="18"/>
          <w:szCs w:val="18"/>
        </w:rPr>
        <w:t>figure-</w:t>
      </w:r>
      <w:r>
        <w:rPr>
          <w:spacing w:val="32"/>
          <w:sz w:val="18"/>
          <w:szCs w:val="18"/>
        </w:rPr>
        <w:t xml:space="preserve"> </w:t>
      </w:r>
      <w:r>
        <w:rPr>
          <w:sz w:val="18"/>
          <w:szCs w:val="18"/>
        </w:rPr>
        <w:t>I’</w:t>
      </w:r>
      <w:r>
        <w:rPr>
          <w:spacing w:val="-5"/>
          <w:sz w:val="18"/>
          <w:szCs w:val="18"/>
        </w:rPr>
        <w:t>v</w:t>
      </w:r>
      <w:r>
        <w:rPr>
          <w:sz w:val="18"/>
          <w:szCs w:val="18"/>
        </w:rPr>
        <w:t>e</w:t>
      </w:r>
      <w:r>
        <w:rPr>
          <w:spacing w:val="16"/>
          <w:sz w:val="18"/>
          <w:szCs w:val="18"/>
        </w:rPr>
        <w:t xml:space="preserve"> </w:t>
      </w:r>
      <w:r>
        <w:rPr>
          <w:w w:val="143"/>
          <w:sz w:val="18"/>
          <w:szCs w:val="18"/>
        </w:rPr>
        <w:t>t</w:t>
      </w:r>
      <w:r>
        <w:rPr>
          <w:w w:val="109"/>
          <w:sz w:val="18"/>
          <w:szCs w:val="18"/>
        </w:rPr>
        <w:t>ried</w:t>
      </w:r>
      <w:r>
        <w:rPr>
          <w:spacing w:val="12"/>
          <w:w w:val="109"/>
          <w:sz w:val="18"/>
          <w:szCs w:val="18"/>
        </w:rPr>
        <w:t xml:space="preserve"> </w:t>
      </w:r>
      <w:r>
        <w:rPr>
          <w:sz w:val="18"/>
          <w:szCs w:val="18"/>
        </w:rPr>
        <w:t>so</w:t>
      </w:r>
      <w:r>
        <w:rPr>
          <w:spacing w:val="16"/>
          <w:sz w:val="18"/>
          <w:szCs w:val="18"/>
        </w:rPr>
        <w:t xml:space="preserve"> </w:t>
      </w:r>
      <w:r>
        <w:rPr>
          <w:sz w:val="18"/>
          <w:szCs w:val="18"/>
        </w:rPr>
        <w:t>ma</w:t>
      </w:r>
      <w:r>
        <w:rPr>
          <w:spacing w:val="-5"/>
          <w:sz w:val="18"/>
          <w:szCs w:val="18"/>
        </w:rPr>
        <w:t>n</w:t>
      </w:r>
      <w:r>
        <w:rPr>
          <w:sz w:val="18"/>
          <w:szCs w:val="18"/>
        </w:rPr>
        <w:t>y</w:t>
      </w:r>
      <w:r w:rsidR="00F9389F">
        <w:rPr>
          <w:sz w:val="18"/>
          <w:szCs w:val="18"/>
        </w:rPr>
        <w:t xml:space="preserve"> </w:t>
      </w:r>
      <w:r>
        <w:rPr>
          <w:w w:val="113"/>
          <w:sz w:val="18"/>
          <w:szCs w:val="18"/>
        </w:rPr>
        <w:t>d</w:t>
      </w:r>
      <w:r>
        <w:rPr>
          <w:w w:val="102"/>
          <w:sz w:val="18"/>
          <w:szCs w:val="18"/>
        </w:rPr>
        <w:t>i</w:t>
      </w:r>
      <w:r>
        <w:rPr>
          <w:w w:val="101"/>
          <w:sz w:val="18"/>
          <w:szCs w:val="18"/>
        </w:rPr>
        <w:t>ffere</w:t>
      </w:r>
      <w:r>
        <w:rPr>
          <w:spacing w:val="-5"/>
          <w:w w:val="113"/>
          <w:sz w:val="18"/>
          <w:szCs w:val="18"/>
        </w:rPr>
        <w:t>n</w:t>
      </w:r>
      <w:r>
        <w:rPr>
          <w:w w:val="143"/>
          <w:sz w:val="18"/>
          <w:szCs w:val="18"/>
        </w:rPr>
        <w:t>t</w:t>
      </w:r>
      <w:r>
        <w:rPr>
          <w:spacing w:val="12"/>
          <w:w w:val="143"/>
          <w:sz w:val="18"/>
          <w:szCs w:val="18"/>
        </w:rPr>
        <w:t xml:space="preserve"> </w:t>
      </w:r>
      <w:r>
        <w:rPr>
          <w:spacing w:val="-5"/>
          <w:sz w:val="18"/>
          <w:szCs w:val="18"/>
        </w:rPr>
        <w:t>wa</w:t>
      </w:r>
      <w:r>
        <w:rPr>
          <w:sz w:val="18"/>
          <w:szCs w:val="18"/>
        </w:rPr>
        <w:t>ys</w:t>
      </w:r>
      <w:r>
        <w:rPr>
          <w:spacing w:val="36"/>
          <w:sz w:val="18"/>
          <w:szCs w:val="18"/>
        </w:rPr>
        <w:t xml:space="preserve"> </w:t>
      </w:r>
      <w:r>
        <w:rPr>
          <w:sz w:val="18"/>
          <w:szCs w:val="18"/>
        </w:rPr>
        <w:t>of</w:t>
      </w:r>
      <w:r>
        <w:rPr>
          <w:spacing w:val="9"/>
          <w:sz w:val="18"/>
          <w:szCs w:val="18"/>
        </w:rPr>
        <w:t xml:space="preserve"> </w:t>
      </w:r>
      <w:r>
        <w:rPr>
          <w:sz w:val="18"/>
          <w:szCs w:val="18"/>
        </w:rPr>
        <w:t>sh</w:t>
      </w:r>
      <w:r>
        <w:rPr>
          <w:spacing w:val="-5"/>
          <w:sz w:val="18"/>
          <w:szCs w:val="18"/>
        </w:rPr>
        <w:t>o</w:t>
      </w:r>
      <w:r>
        <w:rPr>
          <w:sz w:val="18"/>
          <w:szCs w:val="18"/>
        </w:rPr>
        <w:t>wing</w:t>
      </w:r>
      <w:r w:rsidR="00F9389F">
        <w:rPr>
          <w:sz w:val="18"/>
          <w:szCs w:val="18"/>
        </w:rPr>
        <w:t xml:space="preserve"> </w:t>
      </w:r>
      <w:r>
        <w:rPr>
          <w:w w:val="143"/>
          <w:sz w:val="18"/>
          <w:szCs w:val="18"/>
        </w:rPr>
        <w:t>t</w:t>
      </w:r>
      <w:r>
        <w:rPr>
          <w:w w:val="113"/>
          <w:sz w:val="18"/>
          <w:szCs w:val="18"/>
        </w:rPr>
        <w:t>h</w:t>
      </w:r>
      <w:r>
        <w:rPr>
          <w:w w:val="102"/>
          <w:sz w:val="18"/>
          <w:szCs w:val="18"/>
        </w:rPr>
        <w:t xml:space="preserve">e </w:t>
      </w:r>
      <w:r>
        <w:rPr>
          <w:sz w:val="18"/>
          <w:szCs w:val="18"/>
        </w:rPr>
        <w:t>(small</w:t>
      </w:r>
      <w:r w:rsidR="00F9389F">
        <w:rPr>
          <w:sz w:val="18"/>
          <w:szCs w:val="18"/>
        </w:rPr>
        <w:t xml:space="preserve"> </w:t>
      </w:r>
      <w:r>
        <w:rPr>
          <w:w w:val="119"/>
          <w:sz w:val="18"/>
          <w:szCs w:val="18"/>
        </w:rPr>
        <w:t>but)</w:t>
      </w:r>
      <w:r>
        <w:rPr>
          <w:spacing w:val="4"/>
          <w:w w:val="119"/>
          <w:sz w:val="18"/>
          <w:szCs w:val="18"/>
        </w:rPr>
        <w:t xml:space="preserve"> </w:t>
      </w:r>
      <w:r>
        <w:rPr>
          <w:w w:val="103"/>
          <w:sz w:val="18"/>
          <w:szCs w:val="18"/>
        </w:rPr>
        <w:t>s</w:t>
      </w:r>
      <w:r>
        <w:rPr>
          <w:w w:val="102"/>
          <w:sz w:val="18"/>
          <w:szCs w:val="18"/>
        </w:rPr>
        <w:t>ig</w:t>
      </w:r>
      <w:r>
        <w:rPr>
          <w:w w:val="113"/>
          <w:sz w:val="18"/>
          <w:szCs w:val="18"/>
        </w:rPr>
        <w:t>n</w:t>
      </w:r>
      <w:r>
        <w:rPr>
          <w:w w:val="102"/>
          <w:sz w:val="18"/>
          <w:szCs w:val="18"/>
        </w:rPr>
        <w:t>i</w:t>
      </w:r>
      <w:r>
        <w:rPr>
          <w:w w:val="93"/>
          <w:sz w:val="18"/>
          <w:szCs w:val="18"/>
        </w:rPr>
        <w:t>fi</w:t>
      </w:r>
      <w:r>
        <w:rPr>
          <w:w w:val="108"/>
          <w:sz w:val="18"/>
          <w:szCs w:val="18"/>
        </w:rPr>
        <w:t>ca</w:t>
      </w:r>
      <w:r>
        <w:rPr>
          <w:spacing w:val="-5"/>
          <w:w w:val="113"/>
          <w:sz w:val="18"/>
          <w:szCs w:val="18"/>
        </w:rPr>
        <w:t>n</w:t>
      </w:r>
      <w:r>
        <w:rPr>
          <w:w w:val="143"/>
          <w:sz w:val="18"/>
          <w:szCs w:val="18"/>
        </w:rPr>
        <w:t>t</w:t>
      </w:r>
      <w:r>
        <w:rPr>
          <w:spacing w:val="11"/>
          <w:w w:val="143"/>
          <w:sz w:val="18"/>
          <w:szCs w:val="18"/>
        </w:rPr>
        <w:t xml:space="preserve"> </w:t>
      </w:r>
      <w:r>
        <w:rPr>
          <w:sz w:val="18"/>
          <w:szCs w:val="18"/>
        </w:rPr>
        <w:t>differences</w:t>
      </w:r>
      <w:r w:rsidR="00F9389F">
        <w:rPr>
          <w:sz w:val="18"/>
          <w:szCs w:val="18"/>
        </w:rPr>
        <w:t xml:space="preserve"> </w:t>
      </w:r>
      <w:r>
        <w:rPr>
          <w:sz w:val="18"/>
          <w:szCs w:val="18"/>
        </w:rPr>
        <w:t>in</w:t>
      </w:r>
      <w:r>
        <w:rPr>
          <w:spacing w:val="24"/>
          <w:sz w:val="18"/>
          <w:szCs w:val="18"/>
        </w:rPr>
        <w:t xml:space="preserve"> </w:t>
      </w:r>
      <w:commentRangeEnd w:id="238"/>
      <w:r w:rsidR="006C33D7">
        <w:rPr>
          <w:rStyle w:val="CommentReference"/>
        </w:rPr>
        <w:commentReference w:id="238"/>
      </w:r>
      <w:commentRangeStart w:id="239"/>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pacing w:val="11"/>
          <w:w w:val="110"/>
          <w:sz w:val="18"/>
          <w:szCs w:val="18"/>
        </w:rPr>
        <w:t xml:space="preserve"> </w:t>
      </w:r>
      <w:r>
        <w:rPr>
          <w:w w:val="113"/>
          <w:sz w:val="18"/>
          <w:szCs w:val="18"/>
        </w:rPr>
        <w:t>range/</w:t>
      </w:r>
      <w:r>
        <w:rPr>
          <w:spacing w:val="-11"/>
          <w:w w:val="113"/>
          <w:sz w:val="18"/>
          <w:szCs w:val="18"/>
        </w:rPr>
        <w:t>v</w:t>
      </w:r>
      <w:r>
        <w:rPr>
          <w:w w:val="113"/>
          <w:sz w:val="18"/>
          <w:szCs w:val="18"/>
        </w:rPr>
        <w:t>ariance</w:t>
      </w:r>
      <w:commentRangeEnd w:id="239"/>
      <w:r w:rsidR="00961545">
        <w:rPr>
          <w:rStyle w:val="CommentReference"/>
        </w:rPr>
        <w:commentReference w:id="239"/>
      </w:r>
      <w:r>
        <w:rPr>
          <w:spacing w:val="7"/>
          <w:w w:val="113"/>
          <w:sz w:val="18"/>
          <w:szCs w:val="18"/>
        </w:rPr>
        <w:t xml:space="preserve"> </w:t>
      </w:r>
      <w:r>
        <w:rPr>
          <w:sz w:val="18"/>
          <w:szCs w:val="18"/>
        </w:rPr>
        <w:t>among</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1"/>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w w:val="113"/>
          <w:sz w:val="18"/>
          <w:szCs w:val="18"/>
        </w:rPr>
        <w:t>,</w:t>
      </w:r>
      <w:r>
        <w:rPr>
          <w:spacing w:val="14"/>
          <w:w w:val="113"/>
          <w:sz w:val="18"/>
          <w:szCs w:val="18"/>
        </w:rPr>
        <w:t xml:space="preserve"> </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7"/>
          <w:sz w:val="18"/>
          <w:szCs w:val="18"/>
        </w:rPr>
        <w:t>ra</w:t>
      </w:r>
      <w:r>
        <w:rPr>
          <w:w w:val="102"/>
          <w:sz w:val="18"/>
          <w:szCs w:val="18"/>
        </w:rPr>
        <w:t xml:space="preserve">l </w:t>
      </w:r>
      <w:proofErr w:type="spellStart"/>
      <w:r>
        <w:rPr>
          <w:w w:val="108"/>
          <w:sz w:val="18"/>
          <w:szCs w:val="18"/>
        </w:rPr>
        <w:t>constrols</w:t>
      </w:r>
      <w:proofErr w:type="spellEnd"/>
      <w:r>
        <w:rPr>
          <w:spacing w:val="9"/>
          <w:w w:val="108"/>
          <w:sz w:val="18"/>
          <w:szCs w:val="18"/>
        </w:rPr>
        <w:t xml:space="preserve"> </w:t>
      </w:r>
      <w:r>
        <w:rPr>
          <w:sz w:val="18"/>
          <w:szCs w:val="18"/>
        </w:rPr>
        <w:t>and</w:t>
      </w:r>
      <w:r>
        <w:rPr>
          <w:spacing w:val="43"/>
          <w:sz w:val="18"/>
          <w:szCs w:val="18"/>
        </w:rPr>
        <w:t xml:space="preserve"> </w:t>
      </w:r>
      <w:r>
        <w:rPr>
          <w:spacing w:val="-5"/>
          <w:sz w:val="18"/>
          <w:szCs w:val="18"/>
        </w:rPr>
        <w:t>w</w:t>
      </w:r>
      <w:r>
        <w:rPr>
          <w:sz w:val="18"/>
          <w:szCs w:val="18"/>
        </w:rPr>
        <w:t>arming</w:t>
      </w:r>
      <w:r w:rsidR="00F9389F">
        <w:rPr>
          <w:sz w:val="18"/>
          <w:szCs w:val="18"/>
        </w:rPr>
        <w:t xml:space="preserve"> </w:t>
      </w:r>
      <w:r>
        <w:rPr>
          <w:w w:val="115"/>
          <w:sz w:val="18"/>
          <w:szCs w:val="18"/>
        </w:rPr>
        <w:t>treatme</w:t>
      </w:r>
      <w:r>
        <w:rPr>
          <w:spacing w:val="-6"/>
          <w:w w:val="115"/>
          <w:sz w:val="18"/>
          <w:szCs w:val="18"/>
        </w:rPr>
        <w:t>n</w:t>
      </w:r>
      <w:r>
        <w:rPr>
          <w:w w:val="115"/>
          <w:sz w:val="18"/>
          <w:szCs w:val="18"/>
        </w:rPr>
        <w:t>ts,</w:t>
      </w:r>
      <w:r>
        <w:rPr>
          <w:spacing w:val="10"/>
          <w:w w:val="115"/>
          <w:sz w:val="18"/>
          <w:szCs w:val="18"/>
        </w:rPr>
        <w:t xml:space="preserve"> </w:t>
      </w:r>
      <w:r>
        <w:rPr>
          <w:sz w:val="18"/>
          <w:szCs w:val="18"/>
        </w:rPr>
        <w:t>in</w:t>
      </w:r>
      <w:r>
        <w:rPr>
          <w:spacing w:val="21"/>
          <w:sz w:val="18"/>
          <w:szCs w:val="18"/>
        </w:rPr>
        <w:t xml:space="preserve"> </w:t>
      </w:r>
      <w:r>
        <w:rPr>
          <w:w w:val="112"/>
          <w:sz w:val="18"/>
          <w:szCs w:val="18"/>
        </w:rPr>
        <w:t>addition</w:t>
      </w:r>
      <w:r>
        <w:rPr>
          <w:spacing w:val="5"/>
          <w:w w:val="112"/>
          <w:sz w:val="18"/>
          <w:szCs w:val="18"/>
        </w:rPr>
        <w:t xml:space="preserve"> </w:t>
      </w:r>
      <w:r>
        <w:rPr>
          <w:sz w:val="18"/>
          <w:szCs w:val="18"/>
        </w:rPr>
        <w:t>to</w:t>
      </w:r>
      <w:r>
        <w:rPr>
          <w:spacing w:val="30"/>
          <w:sz w:val="18"/>
          <w:szCs w:val="18"/>
        </w:rPr>
        <w:t xml:space="preserve"> </w:t>
      </w:r>
      <w:r>
        <w:rPr>
          <w:w w:val="115"/>
          <w:sz w:val="18"/>
          <w:szCs w:val="18"/>
        </w:rPr>
        <w:t>the</w:t>
      </w:r>
      <w:r>
        <w:rPr>
          <w:spacing w:val="3"/>
          <w:w w:val="11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8"/>
          <w:sz w:val="18"/>
          <w:szCs w:val="18"/>
        </w:rPr>
        <w:t xml:space="preserve"> </w:t>
      </w:r>
      <w:r>
        <w:rPr>
          <w:sz w:val="18"/>
          <w:szCs w:val="18"/>
        </w:rPr>
        <w:t>analyses</w:t>
      </w:r>
      <w:r w:rsidR="00F9389F">
        <w:rPr>
          <w:sz w:val="18"/>
          <w:szCs w:val="18"/>
        </w:rPr>
        <w:t xml:space="preserve"> </w:t>
      </w:r>
      <w:r>
        <w:rPr>
          <w:w w:val="107"/>
          <w:sz w:val="18"/>
          <w:szCs w:val="18"/>
        </w:rPr>
        <w:t>descri</w:t>
      </w:r>
      <w:r>
        <w:rPr>
          <w:spacing w:val="5"/>
          <w:w w:val="107"/>
          <w:sz w:val="18"/>
          <w:szCs w:val="18"/>
        </w:rPr>
        <w:t>b</w:t>
      </w:r>
      <w:r>
        <w:rPr>
          <w:w w:val="107"/>
          <w:sz w:val="18"/>
          <w:szCs w:val="18"/>
        </w:rPr>
        <w:t>ed</w:t>
      </w:r>
      <w:r>
        <w:rPr>
          <w:spacing w:val="12"/>
          <w:w w:val="107"/>
          <w:sz w:val="18"/>
          <w:szCs w:val="18"/>
        </w:rPr>
        <w:t xml:space="preserve"> </w:t>
      </w:r>
      <w:r>
        <w:rPr>
          <w:sz w:val="18"/>
          <w:szCs w:val="18"/>
        </w:rPr>
        <w:t>in</w:t>
      </w:r>
      <w:r>
        <w:rPr>
          <w:spacing w:val="21"/>
          <w:sz w:val="18"/>
          <w:szCs w:val="18"/>
        </w:rPr>
        <w:t xml:space="preserve"> </w:t>
      </w:r>
      <w:r>
        <w:rPr>
          <w:w w:val="117"/>
          <w:sz w:val="18"/>
          <w:szCs w:val="18"/>
        </w:rPr>
        <w:t>the</w:t>
      </w:r>
      <w:r>
        <w:rPr>
          <w:spacing w:val="-2"/>
          <w:w w:val="117"/>
          <w:sz w:val="18"/>
          <w:szCs w:val="18"/>
        </w:rPr>
        <w:t xml:space="preserve"> </w:t>
      </w:r>
      <w:r>
        <w:rPr>
          <w:w w:val="117"/>
          <w:sz w:val="18"/>
          <w:szCs w:val="18"/>
        </w:rPr>
        <w:t>text</w:t>
      </w:r>
      <w:r>
        <w:rPr>
          <w:spacing w:val="7"/>
          <w:w w:val="117"/>
          <w:sz w:val="18"/>
          <w:szCs w:val="18"/>
        </w:rPr>
        <w:t xml:space="preserve"> </w:t>
      </w:r>
      <w:r>
        <w:rPr>
          <w:sz w:val="18"/>
          <w:szCs w:val="18"/>
        </w:rPr>
        <w:t>and</w:t>
      </w:r>
      <w:r>
        <w:rPr>
          <w:spacing w:val="43"/>
          <w:sz w:val="18"/>
          <w:szCs w:val="18"/>
        </w:rPr>
        <w:t xml:space="preserve"> </w:t>
      </w:r>
      <w:r>
        <w:rPr>
          <w:w w:val="109"/>
          <w:sz w:val="18"/>
          <w:szCs w:val="18"/>
        </w:rPr>
        <w:t>su</w:t>
      </w:r>
      <w:r>
        <w:rPr>
          <w:w w:val="113"/>
          <w:sz w:val="18"/>
          <w:szCs w:val="18"/>
        </w:rPr>
        <w:t>p</w:t>
      </w:r>
      <w:r>
        <w:rPr>
          <w:w w:val="102"/>
          <w:sz w:val="18"/>
          <w:szCs w:val="18"/>
        </w:rPr>
        <w:t xml:space="preserve">- </w:t>
      </w:r>
      <w:proofErr w:type="spellStart"/>
      <w:r>
        <w:rPr>
          <w:w w:val="113"/>
          <w:sz w:val="18"/>
          <w:szCs w:val="18"/>
        </w:rPr>
        <w:t>p</w:t>
      </w:r>
      <w:r>
        <w:rPr>
          <w:w w:val="102"/>
          <w:sz w:val="18"/>
          <w:szCs w:val="18"/>
        </w:rPr>
        <w:t>le</w:t>
      </w:r>
      <w:r>
        <w:rPr>
          <w:w w:val="109"/>
          <w:sz w:val="18"/>
          <w:szCs w:val="18"/>
        </w:rPr>
        <w:t>me</w:t>
      </w:r>
      <w:r>
        <w:rPr>
          <w:spacing w:val="-5"/>
          <w:w w:val="109"/>
          <w:sz w:val="18"/>
          <w:szCs w:val="18"/>
        </w:rPr>
        <w:t>n</w:t>
      </w:r>
      <w:r>
        <w:rPr>
          <w:w w:val="143"/>
          <w:sz w:val="18"/>
          <w:szCs w:val="18"/>
        </w:rPr>
        <w:t>t</w:t>
      </w:r>
      <w:proofErr w:type="spellEnd"/>
      <w:r>
        <w:rPr>
          <w:w w:val="113"/>
          <w:sz w:val="18"/>
          <w:szCs w:val="18"/>
        </w:rPr>
        <w:t>.</w:t>
      </w:r>
      <w:r w:rsidR="00F9389F">
        <w:rPr>
          <w:sz w:val="18"/>
          <w:szCs w:val="18"/>
        </w:rPr>
        <w:t xml:space="preserve"> </w:t>
      </w:r>
      <w:r>
        <w:rPr>
          <w:w w:val="109"/>
          <w:sz w:val="18"/>
          <w:szCs w:val="18"/>
        </w:rPr>
        <w:t>Question</w:t>
      </w:r>
      <w:r>
        <w:rPr>
          <w:spacing w:val="26"/>
          <w:w w:val="109"/>
          <w:sz w:val="18"/>
          <w:szCs w:val="18"/>
        </w:rPr>
        <w:t xml:space="preserve"> </w:t>
      </w:r>
      <w:r>
        <w:rPr>
          <w:sz w:val="18"/>
          <w:szCs w:val="18"/>
        </w:rPr>
        <w:t>for</w:t>
      </w:r>
      <w:r>
        <w:rPr>
          <w:spacing w:val="33"/>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one</w:t>
      </w:r>
      <w:r w:rsidR="00F9389F">
        <w:rPr>
          <w:sz w:val="18"/>
          <w:szCs w:val="18"/>
        </w:rPr>
        <w:t xml:space="preserve"> </w:t>
      </w:r>
      <w:r>
        <w:rPr>
          <w:w w:val="119"/>
          <w:sz w:val="18"/>
          <w:szCs w:val="18"/>
        </w:rPr>
        <w:t>(</w:t>
      </w:r>
      <w:r>
        <w:rPr>
          <w:w w:val="104"/>
          <w:sz w:val="18"/>
          <w:szCs w:val="18"/>
        </w:rPr>
        <w:t>Li</w:t>
      </w:r>
      <w:r>
        <w:rPr>
          <w:w w:val="102"/>
          <w:sz w:val="18"/>
          <w:szCs w:val="18"/>
        </w:rPr>
        <w:t>zzi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sidR="00F9389F">
        <w:rPr>
          <w:sz w:val="18"/>
          <w:szCs w:val="18"/>
        </w:rPr>
        <w:t xml:space="preserve"> </w:t>
      </w:r>
      <w:r>
        <w:rPr>
          <w:w w:val="105"/>
          <w:sz w:val="18"/>
          <w:szCs w:val="18"/>
        </w:rPr>
        <w:t>M</w:t>
      </w:r>
      <w:r>
        <w:rPr>
          <w:w w:val="115"/>
          <w:sz w:val="18"/>
          <w:szCs w:val="18"/>
        </w:rPr>
        <w:t>a</w:t>
      </w:r>
      <w:r>
        <w:rPr>
          <w:w w:val="108"/>
          <w:sz w:val="18"/>
          <w:szCs w:val="18"/>
        </w:rPr>
        <w:t>rie</w:t>
      </w:r>
      <w:r>
        <w:rPr>
          <w:w w:val="184"/>
          <w:sz w:val="18"/>
          <w:szCs w:val="18"/>
        </w:rPr>
        <w:t>/</w:t>
      </w:r>
      <w:r>
        <w:rPr>
          <w:w w:val="109"/>
          <w:sz w:val="18"/>
          <w:szCs w:val="18"/>
        </w:rPr>
        <w:t>Aaro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w:t>
      </w:r>
      <w:r>
        <w:rPr>
          <w:w w:val="125"/>
          <w:sz w:val="18"/>
          <w:szCs w:val="18"/>
        </w:rPr>
        <w:t>le/</w:t>
      </w:r>
      <w:r>
        <w:rPr>
          <w:w w:val="117"/>
          <w:sz w:val="18"/>
          <w:szCs w:val="18"/>
        </w:rPr>
        <w:t>Jeff/</w:t>
      </w:r>
      <w:r>
        <w:rPr>
          <w:w w:val="112"/>
          <w:sz w:val="18"/>
          <w:szCs w:val="18"/>
        </w:rPr>
        <w:t>Chri</w:t>
      </w:r>
      <w:r>
        <w:rPr>
          <w:w w:val="120"/>
          <w:sz w:val="18"/>
          <w:szCs w:val="18"/>
        </w:rPr>
        <w:t>s</w:t>
      </w:r>
      <w:r>
        <w:rPr>
          <w:spacing w:val="-5"/>
          <w:w w:val="120"/>
          <w:sz w:val="18"/>
          <w:szCs w:val="18"/>
        </w:rPr>
        <w:t>t</w:t>
      </w:r>
      <w:r>
        <w:rPr>
          <w:w w:val="112"/>
          <w:sz w:val="18"/>
          <w:szCs w:val="18"/>
        </w:rPr>
        <w:t>y)</w:t>
      </w:r>
      <w:r>
        <w:rPr>
          <w:w w:val="102"/>
          <w:sz w:val="18"/>
          <w:szCs w:val="18"/>
        </w:rPr>
        <w:t xml:space="preserve">: </w:t>
      </w:r>
      <w:r>
        <w:rPr>
          <w:w w:val="110"/>
          <w:sz w:val="18"/>
          <w:szCs w:val="18"/>
        </w:rPr>
        <w:t>I</w:t>
      </w:r>
      <w:r>
        <w:rPr>
          <w:spacing w:val="5"/>
          <w:w w:val="110"/>
          <w:sz w:val="18"/>
          <w:szCs w:val="18"/>
        </w:rPr>
        <w:t xml:space="preserve"> </w:t>
      </w:r>
      <w:r>
        <w:rPr>
          <w:sz w:val="18"/>
          <w:szCs w:val="18"/>
        </w:rPr>
        <w:t>need</w:t>
      </w:r>
      <w:r>
        <w:rPr>
          <w:spacing w:val="37"/>
          <w:sz w:val="18"/>
          <w:szCs w:val="18"/>
        </w:rPr>
        <w:t xml:space="preserve"> </w:t>
      </w:r>
      <w:r>
        <w:rPr>
          <w:sz w:val="18"/>
          <w:szCs w:val="18"/>
        </w:rPr>
        <w:t>help</w:t>
      </w:r>
      <w:r>
        <w:rPr>
          <w:spacing w:val="36"/>
          <w:sz w:val="18"/>
          <w:szCs w:val="18"/>
        </w:rPr>
        <w:t xml:space="preserve"> </w:t>
      </w:r>
      <w:r>
        <w:rPr>
          <w:sz w:val="18"/>
          <w:szCs w:val="18"/>
        </w:rPr>
        <w:t>with</w:t>
      </w:r>
      <w:r w:rsidR="00F9389F">
        <w:rPr>
          <w:sz w:val="18"/>
          <w:szCs w:val="18"/>
        </w:rPr>
        <w:t xml:space="preserve"> </w:t>
      </w:r>
      <w:r>
        <w:rPr>
          <w:sz w:val="18"/>
          <w:szCs w:val="18"/>
        </w:rPr>
        <w:t>ideas</w:t>
      </w:r>
      <w:r>
        <w:rPr>
          <w:spacing w:val="38"/>
          <w:sz w:val="18"/>
          <w:szCs w:val="18"/>
        </w:rPr>
        <w:t xml:space="preserve"> </w:t>
      </w:r>
      <w:r>
        <w:rPr>
          <w:sz w:val="18"/>
          <w:szCs w:val="18"/>
        </w:rPr>
        <w:t>for</w:t>
      </w:r>
      <w:r>
        <w:rPr>
          <w:spacing w:val="19"/>
          <w:sz w:val="18"/>
          <w:szCs w:val="18"/>
        </w:rPr>
        <w:t xml:space="preserve"> </w:t>
      </w:r>
      <w:r>
        <w:rPr>
          <w:sz w:val="18"/>
          <w:szCs w:val="18"/>
        </w:rPr>
        <w:t>other</w:t>
      </w:r>
      <w:r w:rsidR="00F9389F">
        <w:rPr>
          <w:sz w:val="18"/>
          <w:szCs w:val="18"/>
        </w:rPr>
        <w:t xml:space="preserve"> </w:t>
      </w:r>
      <w:r>
        <w:rPr>
          <w:spacing w:val="-5"/>
          <w:sz w:val="18"/>
          <w:szCs w:val="18"/>
        </w:rPr>
        <w:t>wa</w:t>
      </w:r>
      <w:r>
        <w:rPr>
          <w:sz w:val="18"/>
          <w:szCs w:val="18"/>
        </w:rPr>
        <w:t>ys</w:t>
      </w:r>
      <w:r>
        <w:rPr>
          <w:spacing w:val="33"/>
          <w:sz w:val="18"/>
          <w:szCs w:val="18"/>
        </w:rPr>
        <w:t xml:space="preserve"> </w:t>
      </w:r>
      <w:r>
        <w:rPr>
          <w:w w:val="116"/>
          <w:sz w:val="18"/>
          <w:szCs w:val="18"/>
        </w:rPr>
        <w:t>to</w:t>
      </w:r>
      <w:r>
        <w:rPr>
          <w:spacing w:val="4"/>
          <w:w w:val="116"/>
          <w:sz w:val="18"/>
          <w:szCs w:val="18"/>
        </w:rPr>
        <w:t xml:space="preserve"> </w:t>
      </w:r>
      <w:r>
        <w:rPr>
          <w:sz w:val="18"/>
          <w:szCs w:val="18"/>
        </w:rPr>
        <w:t>sh</w:t>
      </w:r>
      <w:r>
        <w:rPr>
          <w:spacing w:val="-5"/>
          <w:sz w:val="18"/>
          <w:szCs w:val="18"/>
        </w:rPr>
        <w:t>o</w:t>
      </w:r>
      <w:r>
        <w:rPr>
          <w:sz w:val="18"/>
          <w:szCs w:val="18"/>
        </w:rPr>
        <w:t>w</w:t>
      </w:r>
      <w:r>
        <w:rPr>
          <w:spacing w:val="28"/>
          <w:sz w:val="18"/>
          <w:szCs w:val="18"/>
        </w:rPr>
        <w:t xml:space="preserve"> </w:t>
      </w:r>
      <w:r>
        <w:rPr>
          <w:w w:val="143"/>
          <w:sz w:val="18"/>
          <w:szCs w:val="18"/>
        </w:rPr>
        <w:t>t</w:t>
      </w:r>
      <w:r>
        <w:rPr>
          <w:w w:val="113"/>
          <w:sz w:val="18"/>
          <w:szCs w:val="18"/>
        </w:rPr>
        <w:t>h</w:t>
      </w:r>
      <w:r>
        <w:rPr>
          <w:w w:val="103"/>
          <w:sz w:val="18"/>
          <w:szCs w:val="18"/>
        </w:rPr>
        <w:t>is</w:t>
      </w:r>
      <w:r>
        <w:rPr>
          <w:w w:val="113"/>
          <w:sz w:val="18"/>
          <w:szCs w:val="18"/>
        </w:rPr>
        <w:t>,</w:t>
      </w:r>
      <w:r>
        <w:rPr>
          <w:spacing w:val="11"/>
          <w:sz w:val="18"/>
          <w:szCs w:val="18"/>
        </w:rPr>
        <w:t xml:space="preserve"> </w:t>
      </w:r>
      <w:r>
        <w:rPr>
          <w:sz w:val="18"/>
          <w:szCs w:val="18"/>
        </w:rPr>
        <w:t>or</w:t>
      </w:r>
      <w:r>
        <w:rPr>
          <w:spacing w:val="24"/>
          <w:sz w:val="18"/>
          <w:szCs w:val="18"/>
        </w:rPr>
        <w:t xml:space="preserve"> </w:t>
      </w:r>
      <w:r>
        <w:rPr>
          <w:w w:val="143"/>
          <w:sz w:val="18"/>
          <w:szCs w:val="18"/>
        </w:rPr>
        <w:t>t</w:t>
      </w:r>
      <w:r>
        <w:rPr>
          <w:w w:val="113"/>
          <w:sz w:val="18"/>
          <w:szCs w:val="18"/>
        </w:rPr>
        <w:t>h</w:t>
      </w:r>
      <w:r>
        <w:rPr>
          <w:w w:val="102"/>
          <w:sz w:val="18"/>
          <w:szCs w:val="18"/>
        </w:rPr>
        <w:t>o</w:t>
      </w:r>
      <w:r>
        <w:rPr>
          <w:w w:val="113"/>
          <w:sz w:val="18"/>
          <w:szCs w:val="18"/>
        </w:rPr>
        <w:t>u</w:t>
      </w:r>
      <w:r>
        <w:rPr>
          <w:w w:val="102"/>
          <w:sz w:val="18"/>
          <w:szCs w:val="18"/>
        </w:rPr>
        <w:t>g</w:t>
      </w:r>
      <w:r>
        <w:rPr>
          <w:spacing w:val="-5"/>
          <w:w w:val="113"/>
          <w:sz w:val="18"/>
          <w:szCs w:val="18"/>
        </w:rPr>
        <w:t>h</w:t>
      </w:r>
      <w:r>
        <w:rPr>
          <w:w w:val="120"/>
          <w:sz w:val="18"/>
          <w:szCs w:val="18"/>
        </w:rPr>
        <w:t>ts</w:t>
      </w:r>
      <w:r>
        <w:rPr>
          <w:spacing w:val="10"/>
          <w:sz w:val="18"/>
          <w:szCs w:val="18"/>
        </w:rPr>
        <w:t xml:space="preserve"> </w:t>
      </w:r>
      <w:r>
        <w:rPr>
          <w:sz w:val="18"/>
          <w:szCs w:val="18"/>
        </w:rPr>
        <w:t>on</w:t>
      </w:r>
      <w:r>
        <w:rPr>
          <w:spacing w:val="23"/>
          <w:sz w:val="18"/>
          <w:szCs w:val="18"/>
        </w:rPr>
        <w:t xml:space="preserve"> </w:t>
      </w:r>
      <w:r>
        <w:rPr>
          <w:sz w:val="18"/>
          <w:szCs w:val="18"/>
        </w:rPr>
        <w:t>if</w:t>
      </w:r>
      <w:r>
        <w:rPr>
          <w:spacing w:val="7"/>
          <w:sz w:val="18"/>
          <w:szCs w:val="18"/>
        </w:rPr>
        <w:t xml:space="preserve"> </w:t>
      </w:r>
      <w:r>
        <w:rPr>
          <w:sz w:val="18"/>
          <w:szCs w:val="18"/>
        </w:rPr>
        <w:t>the</w:t>
      </w:r>
      <w:r w:rsidR="00F9389F">
        <w:rPr>
          <w:sz w:val="18"/>
          <w:szCs w:val="18"/>
        </w:rPr>
        <w:t xml:space="preserve"> </w:t>
      </w:r>
      <w:r>
        <w:rPr>
          <w:spacing w:val="5"/>
          <w:w w:val="113"/>
          <w:sz w:val="18"/>
          <w:szCs w:val="18"/>
        </w:rPr>
        <w:t>p</w:t>
      </w:r>
      <w:r>
        <w:rPr>
          <w:w w:val="102"/>
          <w:sz w:val="18"/>
          <w:szCs w:val="18"/>
        </w:rPr>
        <w:t>oi</w:t>
      </w:r>
      <w:r>
        <w:rPr>
          <w:spacing w:val="-5"/>
          <w:w w:val="113"/>
          <w:sz w:val="18"/>
          <w:szCs w:val="18"/>
        </w:rPr>
        <w:t>n</w:t>
      </w:r>
      <w:r>
        <w:rPr>
          <w:w w:val="143"/>
          <w:sz w:val="18"/>
          <w:szCs w:val="18"/>
        </w:rPr>
        <w:t>t</w:t>
      </w:r>
      <w:r>
        <w:rPr>
          <w:spacing w:val="10"/>
          <w:sz w:val="18"/>
          <w:szCs w:val="18"/>
        </w:rPr>
        <w:t xml:space="preserve"> </w:t>
      </w:r>
      <w:r>
        <w:rPr>
          <w:sz w:val="18"/>
          <w:szCs w:val="18"/>
        </w:rPr>
        <w:t>should</w:t>
      </w:r>
      <w:r w:rsidR="00F9389F">
        <w:rPr>
          <w:sz w:val="18"/>
          <w:szCs w:val="18"/>
        </w:rPr>
        <w:t xml:space="preserve"> </w:t>
      </w:r>
      <w:r>
        <w:rPr>
          <w:spacing w:val="5"/>
          <w:sz w:val="18"/>
          <w:szCs w:val="18"/>
        </w:rPr>
        <w:t>b</w:t>
      </w:r>
      <w:r>
        <w:rPr>
          <w:sz w:val="18"/>
          <w:szCs w:val="18"/>
        </w:rPr>
        <w:t>e</w:t>
      </w:r>
      <w:r>
        <w:rPr>
          <w:spacing w:val="23"/>
          <w:sz w:val="18"/>
          <w:szCs w:val="18"/>
        </w:rPr>
        <w:t xml:space="preserve"> </w:t>
      </w:r>
      <w:r>
        <w:rPr>
          <w:w w:val="107"/>
          <w:sz w:val="18"/>
          <w:szCs w:val="18"/>
        </w:rPr>
        <w:t>drop</w:t>
      </w:r>
      <w:r>
        <w:rPr>
          <w:spacing w:val="5"/>
          <w:w w:val="107"/>
          <w:sz w:val="18"/>
          <w:szCs w:val="18"/>
        </w:rPr>
        <w:t>p</w:t>
      </w:r>
      <w:r>
        <w:rPr>
          <w:w w:val="107"/>
          <w:sz w:val="18"/>
          <w:szCs w:val="18"/>
        </w:rPr>
        <w:t>ed,</w:t>
      </w:r>
      <w:r>
        <w:rPr>
          <w:spacing w:val="31"/>
          <w:w w:val="107"/>
          <w:sz w:val="18"/>
          <w:szCs w:val="18"/>
        </w:rPr>
        <w:t xml:space="preserve"> </w:t>
      </w:r>
      <w:r>
        <w:rPr>
          <w:w w:val="107"/>
          <w:sz w:val="18"/>
          <w:szCs w:val="18"/>
        </w:rPr>
        <w:t xml:space="preserve">since </w:t>
      </w:r>
      <w:r>
        <w:rPr>
          <w:w w:val="115"/>
          <w:sz w:val="18"/>
          <w:szCs w:val="18"/>
        </w:rPr>
        <w:t>the</w:t>
      </w:r>
      <w:r>
        <w:rPr>
          <w:spacing w:val="11"/>
          <w:w w:val="115"/>
          <w:sz w:val="18"/>
          <w:szCs w:val="18"/>
        </w:rPr>
        <w:t xml:space="preserve"> </w:t>
      </w:r>
      <w:r>
        <w:rPr>
          <w:sz w:val="18"/>
          <w:szCs w:val="18"/>
        </w:rPr>
        <w:t>differences</w:t>
      </w:r>
      <w:r w:rsidR="00F9389F">
        <w:rPr>
          <w:sz w:val="18"/>
          <w:szCs w:val="18"/>
        </w:rPr>
        <w:t xml:space="preserve"> </w:t>
      </w:r>
      <w:r>
        <w:rPr>
          <w:sz w:val="18"/>
          <w:szCs w:val="18"/>
        </w:rPr>
        <w:t>are</w:t>
      </w:r>
      <w:r>
        <w:rPr>
          <w:spacing w:val="42"/>
          <w:sz w:val="18"/>
          <w:szCs w:val="18"/>
        </w:rPr>
        <w:t xml:space="preserve"> </w:t>
      </w:r>
      <w:r>
        <w:rPr>
          <w:sz w:val="18"/>
          <w:szCs w:val="18"/>
        </w:rPr>
        <w:t>minor</w:t>
      </w:r>
      <w:r w:rsidR="00F9389F">
        <w:rPr>
          <w:sz w:val="18"/>
          <w:szCs w:val="18"/>
        </w:rPr>
        <w:t xml:space="preserve"> </w:t>
      </w:r>
      <w:r>
        <w:rPr>
          <w:sz w:val="18"/>
          <w:szCs w:val="18"/>
        </w:rPr>
        <w:t>and</w:t>
      </w:r>
      <w:r w:rsidR="00F9389F">
        <w:rPr>
          <w:sz w:val="18"/>
          <w:szCs w:val="18"/>
        </w:rPr>
        <w:t xml:space="preserve"> </w:t>
      </w:r>
      <w:r>
        <w:rPr>
          <w:sz w:val="18"/>
          <w:szCs w:val="18"/>
        </w:rPr>
        <w:t>hard</w:t>
      </w:r>
      <w:r w:rsidR="00F9389F">
        <w:rPr>
          <w:sz w:val="18"/>
          <w:szCs w:val="18"/>
        </w:rPr>
        <w:t xml:space="preserve"> </w:t>
      </w:r>
      <w:r>
        <w:rPr>
          <w:w w:val="115"/>
          <w:sz w:val="18"/>
          <w:szCs w:val="18"/>
        </w:rPr>
        <w:t>to</w:t>
      </w:r>
      <w:r>
        <w:rPr>
          <w:spacing w:val="12"/>
          <w:w w:val="115"/>
          <w:sz w:val="18"/>
          <w:szCs w:val="18"/>
        </w:rPr>
        <w:t xml:space="preserve"> </w:t>
      </w:r>
      <w:r>
        <w:rPr>
          <w:w w:val="115"/>
          <w:sz w:val="18"/>
          <w:szCs w:val="18"/>
        </w:rPr>
        <w:t>see.</w:t>
      </w:r>
    </w:p>
    <w:p w14:paraId="2A8395F7" w14:textId="77777777" w:rsidR="005B53EE" w:rsidRDefault="005B53EE" w:rsidP="00F9389F">
      <w:pPr>
        <w:spacing w:line="200" w:lineRule="exact"/>
      </w:pPr>
    </w:p>
    <w:p w14:paraId="151CFE33" w14:textId="77777777" w:rsidR="005B53EE" w:rsidRDefault="005B53EE" w:rsidP="00F9389F">
      <w:pPr>
        <w:spacing w:line="200" w:lineRule="exact"/>
      </w:pPr>
    </w:p>
    <w:p w14:paraId="1450995C" w14:textId="77777777" w:rsidR="005B53EE" w:rsidRDefault="005B53EE" w:rsidP="00F9389F">
      <w:pPr>
        <w:spacing w:before="18" w:line="280" w:lineRule="exact"/>
        <w:rPr>
          <w:sz w:val="28"/>
          <w:szCs w:val="28"/>
        </w:rPr>
      </w:pPr>
    </w:p>
    <w:p w14:paraId="7318260D" w14:textId="2CEC914A" w:rsidR="005B53EE" w:rsidRDefault="00726C06" w:rsidP="00F9389F">
      <w:pPr>
        <w:ind w:left="1058"/>
      </w:pPr>
      <w:r>
        <w:rPr>
          <w:noProof/>
        </w:rPr>
        <w:drawing>
          <wp:inline distT="0" distB="0" distL="0" distR="0" wp14:anchorId="04887D89" wp14:editId="39527F5B">
            <wp:extent cx="4777105" cy="4777105"/>
            <wp:effectExtent l="0" t="0" r="444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105" cy="4777105"/>
                    </a:xfrm>
                    <a:prstGeom prst="rect">
                      <a:avLst/>
                    </a:prstGeom>
                    <a:noFill/>
                    <a:ln>
                      <a:noFill/>
                    </a:ln>
                  </pic:spPr>
                </pic:pic>
              </a:graphicData>
            </a:graphic>
          </wp:inline>
        </w:drawing>
      </w:r>
    </w:p>
    <w:p w14:paraId="0078B371" w14:textId="77777777" w:rsidR="005B53EE" w:rsidRDefault="00F5753A" w:rsidP="00F9389F">
      <w:pPr>
        <w:spacing w:line="180" w:lineRule="exact"/>
        <w:ind w:left="715" w:right="688"/>
        <w:rPr>
          <w:sz w:val="18"/>
          <w:szCs w:val="18"/>
        </w:rPr>
      </w:pPr>
      <w:r>
        <w:rPr>
          <w:sz w:val="18"/>
          <w:szCs w:val="18"/>
        </w:rPr>
        <w:t>Figure</w:t>
      </w:r>
      <w:r w:rsidR="00F9389F">
        <w:rPr>
          <w:sz w:val="18"/>
          <w:szCs w:val="18"/>
        </w:rPr>
        <w:t xml:space="preserve"> </w:t>
      </w:r>
      <w:r>
        <w:rPr>
          <w:sz w:val="18"/>
          <w:szCs w:val="18"/>
        </w:rPr>
        <w:t>3:</w:t>
      </w:r>
      <w:r w:rsidR="00F9389F">
        <w:rPr>
          <w:sz w:val="18"/>
          <w:szCs w:val="18"/>
        </w:rPr>
        <w:t xml:space="preserve"> </w:t>
      </w:r>
      <w:r>
        <w:rPr>
          <w:sz w:val="18"/>
          <w:szCs w:val="18"/>
        </w:rPr>
        <w:t>Time</w:t>
      </w:r>
      <w:r w:rsidR="00F9389F">
        <w:rPr>
          <w:sz w:val="18"/>
          <w:szCs w:val="18"/>
        </w:rPr>
        <w:t xml:space="preserve"> </w:t>
      </w:r>
      <w:r>
        <w:rPr>
          <w:sz w:val="18"/>
          <w:szCs w:val="18"/>
        </w:rPr>
        <w:t>series</w:t>
      </w:r>
      <w:r>
        <w:rPr>
          <w:spacing w:val="45"/>
          <w:sz w:val="18"/>
          <w:szCs w:val="18"/>
        </w:rPr>
        <w:t xml:space="preserve"> </w:t>
      </w:r>
      <w:r>
        <w:rPr>
          <w:sz w:val="18"/>
          <w:szCs w:val="18"/>
        </w:rPr>
        <w:t>of</w:t>
      </w:r>
      <w:r>
        <w:rPr>
          <w:spacing w:val="21"/>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sidR="00F9389F">
        <w:rPr>
          <w:sz w:val="18"/>
          <w:szCs w:val="18"/>
        </w:rPr>
        <w:t xml:space="preserve"> </w:t>
      </w:r>
      <w:r>
        <w:rPr>
          <w:sz w:val="18"/>
          <w:szCs w:val="18"/>
        </w:rPr>
        <w:t>from</w:t>
      </w:r>
      <w:r w:rsidR="00F9389F">
        <w:rPr>
          <w:sz w:val="18"/>
          <w:szCs w:val="18"/>
        </w:rPr>
        <w:t xml:space="preserve"> </w:t>
      </w:r>
      <w:r>
        <w:rPr>
          <w:sz w:val="18"/>
          <w:szCs w:val="18"/>
        </w:rPr>
        <w:t>mean</w:t>
      </w:r>
      <w:r w:rsidR="00F9389F">
        <w:rPr>
          <w:sz w:val="18"/>
          <w:szCs w:val="18"/>
        </w:rPr>
        <w:t xml:space="preserve"> </w:t>
      </w:r>
      <w:r>
        <w:rPr>
          <w:sz w:val="18"/>
          <w:szCs w:val="18"/>
        </w:rPr>
        <w:t>soil</w:t>
      </w:r>
      <w:r>
        <w:rPr>
          <w:spacing w:val="28"/>
          <w:sz w:val="18"/>
          <w:szCs w:val="18"/>
        </w:rPr>
        <w:t xml:space="preserve"> </w:t>
      </w:r>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pacing w:val="-5"/>
          <w:sz w:val="18"/>
          <w:szCs w:val="18"/>
        </w:rPr>
        <w:t>ov</w:t>
      </w:r>
      <w:r>
        <w:rPr>
          <w:sz w:val="18"/>
          <w:szCs w:val="18"/>
        </w:rPr>
        <w:t>er</w:t>
      </w:r>
      <w:r w:rsidR="00F9389F">
        <w:rPr>
          <w:sz w:val="18"/>
          <w:szCs w:val="18"/>
        </w:rPr>
        <w:t xml:space="preserve"> </w:t>
      </w:r>
      <w:r>
        <w:rPr>
          <w:sz w:val="18"/>
          <w:szCs w:val="18"/>
        </w:rPr>
        <w:t>one</w:t>
      </w:r>
      <w:r>
        <w:rPr>
          <w:spacing w:val="38"/>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in</w:t>
      </w:r>
      <w:r>
        <w:rPr>
          <w:spacing w:val="36"/>
          <w:sz w:val="18"/>
          <w:szCs w:val="18"/>
        </w:rPr>
        <w:t xml:space="preserve"> </w:t>
      </w:r>
      <w:r>
        <w:rPr>
          <w:sz w:val="18"/>
          <w:szCs w:val="18"/>
        </w:rPr>
        <w:t>co</w:t>
      </w:r>
      <w:r>
        <w:rPr>
          <w:spacing w:val="-5"/>
          <w:sz w:val="18"/>
          <w:szCs w:val="18"/>
        </w:rPr>
        <w:t>n</w:t>
      </w:r>
      <w:r>
        <w:rPr>
          <w:sz w:val="18"/>
          <w:szCs w:val="18"/>
        </w:rPr>
        <w:t>trol</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w w:val="102"/>
          <w:sz w:val="18"/>
          <w:szCs w:val="18"/>
        </w:rPr>
        <w:t>l</w:t>
      </w:r>
      <w:r>
        <w:rPr>
          <w:w w:val="109"/>
          <w:sz w:val="18"/>
          <w:szCs w:val="18"/>
        </w:rPr>
        <w:t>ine)</w:t>
      </w:r>
    </w:p>
    <w:p w14:paraId="3188AD20" w14:textId="77777777" w:rsidR="005B53EE" w:rsidRDefault="00F5753A" w:rsidP="00F9389F">
      <w:pPr>
        <w:spacing w:before="12" w:line="254" w:lineRule="auto"/>
        <w:ind w:left="715" w:right="684"/>
        <w:rPr>
          <w:sz w:val="18"/>
          <w:szCs w:val="18"/>
        </w:rPr>
        <w:sectPr w:rsidR="005B53EE">
          <w:pgSz w:w="12240" w:h="15840"/>
          <w:pgMar w:top="620" w:right="1300" w:bottom="280" w:left="1300" w:header="429" w:footer="1426" w:gutter="0"/>
          <w:cols w:space="720"/>
        </w:sectPr>
      </w:pPr>
      <w:r>
        <w:rPr>
          <w:sz w:val="18"/>
          <w:szCs w:val="18"/>
        </w:rPr>
        <w:t>and</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w w:val="116"/>
          <w:sz w:val="18"/>
          <w:szCs w:val="18"/>
        </w:rPr>
        <w:t>treatme</w:t>
      </w:r>
      <w:r>
        <w:rPr>
          <w:spacing w:val="-6"/>
          <w:w w:val="116"/>
          <w:sz w:val="18"/>
          <w:szCs w:val="18"/>
        </w:rPr>
        <w:t>n</w:t>
      </w:r>
      <w:r>
        <w:rPr>
          <w:w w:val="116"/>
          <w:sz w:val="18"/>
          <w:szCs w:val="18"/>
        </w:rPr>
        <w:t>ts</w:t>
      </w:r>
      <w:r>
        <w:rPr>
          <w:spacing w:val="10"/>
          <w:w w:val="116"/>
          <w:sz w:val="18"/>
          <w:szCs w:val="18"/>
        </w:rPr>
        <w:t xml:space="preserve"> </w:t>
      </w:r>
      <w:r>
        <w:rPr>
          <w:sz w:val="18"/>
          <w:szCs w:val="18"/>
        </w:rPr>
        <w:t>with</w:t>
      </w:r>
      <w:r w:rsidR="00F9389F">
        <w:rPr>
          <w:sz w:val="18"/>
          <w:szCs w:val="18"/>
        </w:rPr>
        <w:t xml:space="preserve"> </w:t>
      </w:r>
      <w:r>
        <w:rPr>
          <w:spacing w:val="-10"/>
          <w:sz w:val="18"/>
          <w:szCs w:val="18"/>
        </w:rPr>
        <w:t>v</w:t>
      </w:r>
      <w:r>
        <w:rPr>
          <w:sz w:val="18"/>
          <w:szCs w:val="18"/>
        </w:rPr>
        <w:t>arious</w:t>
      </w:r>
      <w:r w:rsidR="00F9389F">
        <w:rPr>
          <w:sz w:val="18"/>
          <w:szCs w:val="18"/>
        </w:rPr>
        <w:t xml:space="preserve"> </w:t>
      </w:r>
      <w:r>
        <w:rPr>
          <w:w w:val="117"/>
          <w:sz w:val="18"/>
          <w:szCs w:val="18"/>
        </w:rPr>
        <w:t>target</w:t>
      </w:r>
      <w:r>
        <w:rPr>
          <w:spacing w:val="10"/>
          <w:w w:val="117"/>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le</w:t>
      </w:r>
      <w:r>
        <w:rPr>
          <w:spacing w:val="-5"/>
          <w:sz w:val="18"/>
          <w:szCs w:val="18"/>
        </w:rPr>
        <w:t>v</w:t>
      </w:r>
      <w:r>
        <w:rPr>
          <w:sz w:val="18"/>
          <w:szCs w:val="18"/>
        </w:rPr>
        <w:t>els</w:t>
      </w:r>
      <w:r>
        <w:rPr>
          <w:spacing w:val="32"/>
          <w:sz w:val="18"/>
          <w:szCs w:val="18"/>
        </w:rPr>
        <w:t xml:space="preserve"> </w:t>
      </w:r>
      <w:r>
        <w:rPr>
          <w:w w:val="125"/>
          <w:sz w:val="18"/>
          <w:szCs w:val="18"/>
        </w:rPr>
        <w:t>at</w:t>
      </w:r>
      <w:r>
        <w:rPr>
          <w:spacing w:val="7"/>
          <w:w w:val="125"/>
          <w:sz w:val="18"/>
          <w:szCs w:val="18"/>
        </w:rPr>
        <w:t xml:space="preserve"> </w:t>
      </w:r>
      <w:r>
        <w:rPr>
          <w:sz w:val="18"/>
          <w:szCs w:val="18"/>
        </w:rPr>
        <w:t>10</w:t>
      </w:r>
      <w:r>
        <w:rPr>
          <w:spacing w:val="21"/>
          <w:sz w:val="18"/>
          <w:szCs w:val="18"/>
        </w:rPr>
        <w:t xml:space="preserve"> </w:t>
      </w:r>
      <w:r>
        <w:rPr>
          <w:sz w:val="18"/>
          <w:szCs w:val="18"/>
        </w:rPr>
        <w:t>study</w:t>
      </w:r>
      <w:r w:rsidR="00F9389F">
        <w:rPr>
          <w:sz w:val="18"/>
          <w:szCs w:val="18"/>
        </w:rPr>
        <w:t xml:space="preserve"> </w:t>
      </w:r>
      <w:r>
        <w:rPr>
          <w:sz w:val="18"/>
          <w:szCs w:val="18"/>
        </w:rPr>
        <w:t>sites.</w:t>
      </w:r>
      <w:r w:rsidR="00F9389F">
        <w:rPr>
          <w:sz w:val="18"/>
          <w:szCs w:val="18"/>
        </w:rPr>
        <w:t xml:space="preserve"> </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02"/>
          <w:sz w:val="18"/>
          <w:szCs w:val="18"/>
        </w:rPr>
        <w:t>:</w:t>
      </w:r>
      <w:r w:rsidR="00F9389F">
        <w:rPr>
          <w:sz w:val="18"/>
          <w:szCs w:val="18"/>
        </w:rPr>
        <w:t xml:space="preserve"> </w:t>
      </w:r>
      <w:r>
        <w:rPr>
          <w:sz w:val="18"/>
          <w:szCs w:val="18"/>
        </w:rPr>
        <w:t>could</w:t>
      </w:r>
      <w:r>
        <w:rPr>
          <w:spacing w:val="45"/>
          <w:sz w:val="18"/>
          <w:szCs w:val="18"/>
        </w:rPr>
        <w:t xml:space="preserve"> </w:t>
      </w:r>
      <w:r>
        <w:rPr>
          <w:spacing w:val="-5"/>
          <w:sz w:val="18"/>
          <w:szCs w:val="18"/>
        </w:rPr>
        <w:t>y</w:t>
      </w:r>
      <w:r>
        <w:rPr>
          <w:sz w:val="18"/>
          <w:szCs w:val="18"/>
        </w:rPr>
        <w:t>ou</w:t>
      </w:r>
      <w:r>
        <w:rPr>
          <w:spacing w:val="36"/>
          <w:sz w:val="18"/>
          <w:szCs w:val="18"/>
        </w:rPr>
        <w:t xml:space="preserve"> </w:t>
      </w:r>
      <w:r>
        <w:rPr>
          <w:w w:val="115"/>
          <w:sz w:val="18"/>
          <w:szCs w:val="18"/>
        </w:rPr>
        <w:t>a</w:t>
      </w:r>
      <w:r>
        <w:rPr>
          <w:w w:val="113"/>
          <w:sz w:val="18"/>
          <w:szCs w:val="18"/>
        </w:rPr>
        <w:t xml:space="preserve">dd </w:t>
      </w:r>
      <w:r>
        <w:rPr>
          <w:w w:val="115"/>
          <w:sz w:val="18"/>
          <w:szCs w:val="18"/>
        </w:rPr>
        <w:t>the</w:t>
      </w:r>
      <w:r>
        <w:rPr>
          <w:spacing w:val="28"/>
          <w:w w:val="115"/>
          <w:sz w:val="18"/>
          <w:szCs w:val="18"/>
        </w:rPr>
        <w:t xml:space="preserve"> </w:t>
      </w:r>
      <w:r>
        <w:rPr>
          <w:sz w:val="18"/>
          <w:szCs w:val="18"/>
        </w:rPr>
        <w:t>mean</w:t>
      </w:r>
      <w:r w:rsidR="00F9389F">
        <w:rPr>
          <w:sz w:val="18"/>
          <w:szCs w:val="18"/>
        </w:rPr>
        <w:t xml:space="preserve"> </w:t>
      </w:r>
      <w:r>
        <w:rPr>
          <w:w w:val="112"/>
          <w:sz w:val="18"/>
          <w:szCs w:val="18"/>
        </w:rPr>
        <w:t>an</w:t>
      </w:r>
      <w:r>
        <w:rPr>
          <w:spacing w:val="-6"/>
          <w:w w:val="112"/>
          <w:sz w:val="18"/>
          <w:szCs w:val="18"/>
        </w:rPr>
        <w:t>n</w:t>
      </w:r>
      <w:r>
        <w:rPr>
          <w:w w:val="112"/>
          <w:sz w:val="18"/>
          <w:szCs w:val="18"/>
        </w:rPr>
        <w:t>ual</w:t>
      </w:r>
      <w:r>
        <w:rPr>
          <w:spacing w:val="31"/>
          <w:w w:val="112"/>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z w:val="18"/>
          <w:szCs w:val="18"/>
        </w:rPr>
        <w:t>someh</w:t>
      </w:r>
      <w:r>
        <w:rPr>
          <w:spacing w:val="-5"/>
          <w:sz w:val="18"/>
          <w:szCs w:val="18"/>
        </w:rPr>
        <w:t>o</w:t>
      </w:r>
      <w:r>
        <w:rPr>
          <w:sz w:val="18"/>
          <w:szCs w:val="18"/>
        </w:rPr>
        <w:t>w</w:t>
      </w:r>
      <w:r w:rsidR="00F9389F">
        <w:rPr>
          <w:sz w:val="18"/>
          <w:szCs w:val="18"/>
        </w:rPr>
        <w:t xml:space="preserve"> </w:t>
      </w:r>
      <w:r>
        <w:rPr>
          <w:w w:val="116"/>
          <w:sz w:val="18"/>
          <w:szCs w:val="18"/>
        </w:rPr>
        <w:t>to</w:t>
      </w:r>
      <w:r>
        <w:rPr>
          <w:spacing w:val="27"/>
          <w:w w:val="116"/>
          <w:sz w:val="18"/>
          <w:szCs w:val="18"/>
        </w:rPr>
        <w:t xml:space="preserve"> </w:t>
      </w:r>
      <w:r>
        <w:rPr>
          <w:sz w:val="18"/>
          <w:szCs w:val="18"/>
        </w:rPr>
        <w:t>ea</w:t>
      </w:r>
      <w:r>
        <w:rPr>
          <w:spacing w:val="-5"/>
          <w:sz w:val="18"/>
          <w:szCs w:val="18"/>
        </w:rPr>
        <w:t>c</w:t>
      </w:r>
      <w:r>
        <w:rPr>
          <w:sz w:val="18"/>
          <w:szCs w:val="18"/>
        </w:rPr>
        <w:t>h</w:t>
      </w:r>
      <w:r w:rsidR="00F9389F">
        <w:rPr>
          <w:sz w:val="18"/>
          <w:szCs w:val="18"/>
        </w:rPr>
        <w:t xml:space="preserve"> </w:t>
      </w:r>
      <w:r>
        <w:rPr>
          <w:sz w:val="18"/>
          <w:szCs w:val="18"/>
        </w:rPr>
        <w:t>panel-</w:t>
      </w:r>
      <w:r w:rsidR="00F9389F">
        <w:rPr>
          <w:sz w:val="18"/>
          <w:szCs w:val="18"/>
        </w:rPr>
        <w:t xml:space="preserve"> </w:t>
      </w:r>
      <w:r>
        <w:rPr>
          <w:sz w:val="18"/>
          <w:szCs w:val="18"/>
        </w:rPr>
        <w:t>just</w:t>
      </w:r>
      <w:r w:rsidR="00F9389F">
        <w:rPr>
          <w:sz w:val="18"/>
          <w:szCs w:val="18"/>
        </w:rPr>
        <w:t xml:space="preserve"> </w:t>
      </w:r>
      <w:r>
        <w:rPr>
          <w:sz w:val="18"/>
          <w:szCs w:val="18"/>
        </w:rPr>
        <w:t>so</w:t>
      </w:r>
      <w:r>
        <w:rPr>
          <w:spacing w:val="36"/>
          <w:sz w:val="18"/>
          <w:szCs w:val="18"/>
        </w:rPr>
        <w:t xml:space="preserve"> </w:t>
      </w:r>
      <w:r>
        <w:rPr>
          <w:w w:val="124"/>
          <w:sz w:val="18"/>
          <w:szCs w:val="18"/>
        </w:rPr>
        <w:t>that</w:t>
      </w:r>
      <w:r>
        <w:rPr>
          <w:spacing w:val="24"/>
          <w:w w:val="124"/>
          <w:sz w:val="18"/>
          <w:szCs w:val="18"/>
        </w:rPr>
        <w:t xml:space="preserve"> </w:t>
      </w:r>
      <w:r>
        <w:rPr>
          <w:spacing w:val="-5"/>
          <w:sz w:val="18"/>
          <w:szCs w:val="18"/>
        </w:rPr>
        <w:t>w</w:t>
      </w:r>
      <w:r>
        <w:rPr>
          <w:sz w:val="18"/>
          <w:szCs w:val="18"/>
        </w:rPr>
        <w:t>e</w:t>
      </w:r>
      <w:r>
        <w:rPr>
          <w:spacing w:val="37"/>
          <w:sz w:val="18"/>
          <w:szCs w:val="18"/>
        </w:rPr>
        <w:t xml:space="preserve"> </w:t>
      </w:r>
      <w:r>
        <w:rPr>
          <w:sz w:val="18"/>
          <w:szCs w:val="18"/>
        </w:rPr>
        <w:t>can</w:t>
      </w:r>
      <w:r w:rsidR="00F9389F">
        <w:rPr>
          <w:sz w:val="18"/>
          <w:szCs w:val="18"/>
        </w:rPr>
        <w:t xml:space="preserve"> </w:t>
      </w:r>
      <w:r>
        <w:rPr>
          <w:sz w:val="18"/>
          <w:szCs w:val="18"/>
        </w:rPr>
        <w:t>see</w:t>
      </w:r>
      <w:r>
        <w:rPr>
          <w:spacing w:val="39"/>
          <w:sz w:val="18"/>
          <w:szCs w:val="18"/>
        </w:rPr>
        <w:t xml:space="preserve"> </w:t>
      </w:r>
      <w:r>
        <w:rPr>
          <w:w w:val="115"/>
          <w:sz w:val="18"/>
          <w:szCs w:val="18"/>
        </w:rPr>
        <w:t>the</w:t>
      </w:r>
      <w:r>
        <w:rPr>
          <w:spacing w:val="28"/>
          <w:w w:val="115"/>
          <w:sz w:val="18"/>
          <w:szCs w:val="18"/>
        </w:rPr>
        <w:t xml:space="preserve"> </w:t>
      </w:r>
      <w:r>
        <w:rPr>
          <w:spacing w:val="-10"/>
          <w:w w:val="107"/>
          <w:sz w:val="18"/>
          <w:szCs w:val="18"/>
        </w:rPr>
        <w:t>v</w:t>
      </w:r>
      <w:r>
        <w:rPr>
          <w:w w:val="113"/>
          <w:sz w:val="18"/>
          <w:szCs w:val="18"/>
        </w:rPr>
        <w:t>ari</w:t>
      </w:r>
      <w:r>
        <w:rPr>
          <w:w w:val="115"/>
          <w:sz w:val="18"/>
          <w:szCs w:val="18"/>
        </w:rPr>
        <w:t>a</w:t>
      </w:r>
      <w:r>
        <w:rPr>
          <w:w w:val="143"/>
          <w:sz w:val="18"/>
          <w:szCs w:val="18"/>
        </w:rPr>
        <w:t>t</w:t>
      </w:r>
      <w:r>
        <w:rPr>
          <w:w w:val="102"/>
          <w:sz w:val="18"/>
          <w:szCs w:val="18"/>
        </w:rPr>
        <w:t>io</w:t>
      </w:r>
      <w:r>
        <w:rPr>
          <w:w w:val="113"/>
          <w:sz w:val="18"/>
          <w:szCs w:val="18"/>
        </w:rPr>
        <w:t>n</w:t>
      </w:r>
      <w:r w:rsidR="00F9389F">
        <w:rPr>
          <w:sz w:val="18"/>
          <w:szCs w:val="18"/>
        </w:rPr>
        <w:t xml:space="preserve"> </w:t>
      </w:r>
      <w:r>
        <w:rPr>
          <w:w w:val="115"/>
          <w:sz w:val="18"/>
          <w:szCs w:val="18"/>
        </w:rPr>
        <w:t>a</w:t>
      </w:r>
      <w:r>
        <w:rPr>
          <w:w w:val="109"/>
          <w:sz w:val="18"/>
          <w:szCs w:val="18"/>
        </w:rPr>
        <w:t>m</w:t>
      </w:r>
      <w:r>
        <w:rPr>
          <w:w w:val="102"/>
          <w:sz w:val="18"/>
          <w:szCs w:val="18"/>
        </w:rPr>
        <w:t>o</w:t>
      </w:r>
      <w:r>
        <w:rPr>
          <w:w w:val="113"/>
          <w:sz w:val="18"/>
          <w:szCs w:val="18"/>
        </w:rPr>
        <w:t>n</w:t>
      </w:r>
      <w:r>
        <w:rPr>
          <w:w w:val="102"/>
          <w:sz w:val="18"/>
          <w:szCs w:val="18"/>
        </w:rPr>
        <w:t xml:space="preserve">g </w:t>
      </w:r>
      <w:r>
        <w:rPr>
          <w:w w:val="103"/>
          <w:sz w:val="18"/>
          <w:szCs w:val="18"/>
        </w:rPr>
        <w:t>si</w:t>
      </w:r>
      <w:r>
        <w:rPr>
          <w:w w:val="143"/>
          <w:sz w:val="18"/>
          <w:szCs w:val="18"/>
        </w:rPr>
        <w:t>t</w:t>
      </w:r>
      <w:r>
        <w:rPr>
          <w:w w:val="105"/>
          <w:sz w:val="18"/>
          <w:szCs w:val="18"/>
        </w:rPr>
        <w:t>es?</w:t>
      </w:r>
      <w:r w:rsidR="00F9389F">
        <w:rPr>
          <w:sz w:val="18"/>
          <w:szCs w:val="18"/>
        </w:rPr>
        <w:t xml:space="preserve"> </w:t>
      </w:r>
      <w:r>
        <w:rPr>
          <w:sz w:val="18"/>
          <w:szCs w:val="18"/>
        </w:rPr>
        <w:t>Also,</w:t>
      </w:r>
      <w:r>
        <w:rPr>
          <w:spacing w:val="43"/>
          <w:sz w:val="18"/>
          <w:szCs w:val="18"/>
        </w:rPr>
        <w:t xml:space="preserve"> </w:t>
      </w:r>
      <w:r>
        <w:rPr>
          <w:sz w:val="18"/>
          <w:szCs w:val="18"/>
        </w:rPr>
        <w:t>I</w:t>
      </w:r>
      <w:r>
        <w:rPr>
          <w:spacing w:val="30"/>
          <w:sz w:val="18"/>
          <w:szCs w:val="18"/>
        </w:rPr>
        <w:t xml:space="preserve"> </w:t>
      </w:r>
      <w:r>
        <w:rPr>
          <w:sz w:val="18"/>
          <w:szCs w:val="18"/>
        </w:rPr>
        <w:t>am</w:t>
      </w:r>
      <w:r w:rsidR="00F9389F">
        <w:rPr>
          <w:sz w:val="18"/>
          <w:szCs w:val="18"/>
        </w:rPr>
        <w:t xml:space="preserve"> </w:t>
      </w:r>
      <w:r>
        <w:rPr>
          <w:spacing w:val="-5"/>
          <w:sz w:val="18"/>
          <w:szCs w:val="18"/>
        </w:rPr>
        <w:t>w</w:t>
      </w:r>
      <w:r>
        <w:rPr>
          <w:sz w:val="18"/>
          <w:szCs w:val="18"/>
        </w:rPr>
        <w:t>ondering</w:t>
      </w:r>
      <w:r w:rsidR="00F9389F">
        <w:rPr>
          <w:sz w:val="18"/>
          <w:szCs w:val="18"/>
        </w:rPr>
        <w:t xml:space="preserve"> </w:t>
      </w:r>
      <w:r>
        <w:rPr>
          <w:sz w:val="18"/>
          <w:szCs w:val="18"/>
        </w:rPr>
        <w:t>if</w:t>
      </w:r>
      <w:r>
        <w:rPr>
          <w:spacing w:val="21"/>
          <w:sz w:val="18"/>
          <w:szCs w:val="18"/>
        </w:rPr>
        <w:t xml:space="preserve"> </w:t>
      </w:r>
      <w:r>
        <w:rPr>
          <w:spacing w:val="-5"/>
          <w:sz w:val="18"/>
          <w:szCs w:val="18"/>
        </w:rPr>
        <w:t>y</w:t>
      </w:r>
      <w:r>
        <w:rPr>
          <w:sz w:val="18"/>
          <w:szCs w:val="18"/>
        </w:rPr>
        <w:t>ou</w:t>
      </w:r>
      <w:r>
        <w:rPr>
          <w:spacing w:val="43"/>
          <w:sz w:val="18"/>
          <w:szCs w:val="18"/>
        </w:rPr>
        <w:t xml:space="preserve"> </w:t>
      </w:r>
      <w:r>
        <w:rPr>
          <w:sz w:val="18"/>
          <w:szCs w:val="18"/>
        </w:rPr>
        <w:t>could</w:t>
      </w:r>
      <w:r w:rsidR="00F9389F">
        <w:rPr>
          <w:sz w:val="18"/>
          <w:szCs w:val="18"/>
        </w:rPr>
        <w:t xml:space="preserve"> </w:t>
      </w:r>
      <w:r>
        <w:rPr>
          <w:sz w:val="18"/>
          <w:szCs w:val="18"/>
        </w:rPr>
        <w:t>m</w:t>
      </w:r>
      <w:r>
        <w:rPr>
          <w:spacing w:val="5"/>
          <w:sz w:val="18"/>
          <w:szCs w:val="18"/>
        </w:rPr>
        <w:t>o</w:t>
      </w:r>
      <w:r>
        <w:rPr>
          <w:sz w:val="18"/>
          <w:szCs w:val="18"/>
        </w:rPr>
        <w:t>dify</w:t>
      </w:r>
      <w:r w:rsidR="00F9389F">
        <w:rPr>
          <w:sz w:val="18"/>
          <w:szCs w:val="18"/>
        </w:rPr>
        <w:t xml:space="preserve"> </w:t>
      </w:r>
      <w:r>
        <w:rPr>
          <w:w w:val="115"/>
          <w:sz w:val="18"/>
          <w:szCs w:val="18"/>
        </w:rPr>
        <w:t>the</w:t>
      </w:r>
      <w:r>
        <w:rPr>
          <w:spacing w:val="19"/>
          <w:w w:val="115"/>
          <w:sz w:val="18"/>
          <w:szCs w:val="18"/>
        </w:rPr>
        <w:t xml:space="preserve"> </w:t>
      </w:r>
      <w:r>
        <w:rPr>
          <w:sz w:val="18"/>
          <w:szCs w:val="18"/>
        </w:rPr>
        <w:t>c</w:t>
      </w:r>
      <w:r>
        <w:rPr>
          <w:spacing w:val="5"/>
          <w:sz w:val="18"/>
          <w:szCs w:val="18"/>
        </w:rPr>
        <w:t>o</w:t>
      </w:r>
      <w:r>
        <w:rPr>
          <w:sz w:val="18"/>
          <w:szCs w:val="18"/>
        </w:rPr>
        <w:t>de</w:t>
      </w:r>
      <w:r>
        <w:rPr>
          <w:spacing w:val="41"/>
          <w:sz w:val="18"/>
          <w:szCs w:val="18"/>
        </w:rPr>
        <w:t xml:space="preserve"> </w:t>
      </w:r>
      <w:r>
        <w:rPr>
          <w:sz w:val="18"/>
          <w:szCs w:val="18"/>
        </w:rPr>
        <w:t>to</w:t>
      </w:r>
      <w:r w:rsidR="00F9389F">
        <w:rPr>
          <w:sz w:val="18"/>
          <w:szCs w:val="18"/>
        </w:rPr>
        <w:t xml:space="preserve"> </w:t>
      </w:r>
      <w:r>
        <w:rPr>
          <w:sz w:val="18"/>
          <w:szCs w:val="18"/>
        </w:rPr>
        <w:t>ma</w:t>
      </w:r>
      <w:r>
        <w:rPr>
          <w:spacing w:val="-5"/>
          <w:sz w:val="18"/>
          <w:szCs w:val="18"/>
        </w:rPr>
        <w:t>k</w:t>
      </w:r>
      <w:r>
        <w:rPr>
          <w:sz w:val="18"/>
          <w:szCs w:val="18"/>
        </w:rPr>
        <w:t>e</w:t>
      </w:r>
      <w:r w:rsidR="00F9389F">
        <w:rPr>
          <w:sz w:val="18"/>
          <w:szCs w:val="18"/>
        </w:rPr>
        <w:t xml:space="preserve"> </w:t>
      </w:r>
      <w:r>
        <w:rPr>
          <w:sz w:val="18"/>
          <w:szCs w:val="18"/>
        </w:rPr>
        <w:t>these</w:t>
      </w:r>
      <w:r w:rsidR="00F9389F">
        <w:rPr>
          <w:sz w:val="18"/>
          <w:szCs w:val="18"/>
        </w:rPr>
        <w:t xml:space="preserve"> </w:t>
      </w:r>
      <w:r>
        <w:rPr>
          <w:w w:val="103"/>
          <w:sz w:val="18"/>
          <w:szCs w:val="18"/>
        </w:rPr>
        <w:t>es</w:t>
      </w:r>
      <w:r>
        <w:rPr>
          <w:w w:val="123"/>
          <w:sz w:val="18"/>
          <w:szCs w:val="18"/>
        </w:rPr>
        <w:t>ti</w:t>
      </w:r>
      <w:r>
        <w:rPr>
          <w:w w:val="111"/>
          <w:sz w:val="18"/>
          <w:szCs w:val="18"/>
        </w:rPr>
        <w:t>ma</w:t>
      </w:r>
      <w:r>
        <w:rPr>
          <w:w w:val="143"/>
          <w:sz w:val="18"/>
          <w:szCs w:val="18"/>
        </w:rPr>
        <w:t>t</w:t>
      </w:r>
      <w:r>
        <w:rPr>
          <w:w w:val="103"/>
          <w:sz w:val="18"/>
          <w:szCs w:val="18"/>
        </w:rPr>
        <w:t>es</w:t>
      </w:r>
      <w:r w:rsidR="00F9389F">
        <w:rPr>
          <w:sz w:val="18"/>
          <w:szCs w:val="18"/>
        </w:rPr>
        <w:t xml:space="preserve"> </w:t>
      </w:r>
      <w:r>
        <w:rPr>
          <w:sz w:val="18"/>
          <w:szCs w:val="18"/>
        </w:rPr>
        <w:t>for</w:t>
      </w:r>
      <w:r>
        <w:rPr>
          <w:spacing w:val="33"/>
          <w:sz w:val="18"/>
          <w:szCs w:val="18"/>
        </w:rPr>
        <w:t xml:space="preserve"> </w:t>
      </w:r>
      <w:r>
        <w:rPr>
          <w:sz w:val="18"/>
          <w:szCs w:val="18"/>
        </w:rPr>
        <w:t>ea</w:t>
      </w:r>
      <w:r>
        <w:rPr>
          <w:spacing w:val="-5"/>
          <w:sz w:val="18"/>
          <w:szCs w:val="18"/>
        </w:rPr>
        <w:t>c</w:t>
      </w:r>
      <w:r>
        <w:rPr>
          <w:sz w:val="18"/>
          <w:szCs w:val="18"/>
        </w:rPr>
        <w:t>h</w:t>
      </w:r>
      <w:r w:rsidR="00F9389F">
        <w:rPr>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of</w:t>
      </w:r>
      <w:r>
        <w:rPr>
          <w:spacing w:val="22"/>
          <w:sz w:val="18"/>
          <w:szCs w:val="18"/>
        </w:rPr>
        <w:t xml:space="preserve"> </w:t>
      </w:r>
      <w:r>
        <w:rPr>
          <w:w w:val="115"/>
          <w:sz w:val="18"/>
          <w:szCs w:val="18"/>
        </w:rPr>
        <w:t xml:space="preserve">a </w:t>
      </w:r>
      <w:r>
        <w:rPr>
          <w:w w:val="114"/>
          <w:sz w:val="18"/>
          <w:szCs w:val="18"/>
        </w:rPr>
        <w:t>stud</w:t>
      </w:r>
      <w:r>
        <w:rPr>
          <w:spacing w:val="-17"/>
          <w:w w:val="114"/>
          <w:sz w:val="18"/>
          <w:szCs w:val="18"/>
        </w:rPr>
        <w:t>y</w:t>
      </w:r>
      <w:r>
        <w:rPr>
          <w:w w:val="114"/>
          <w:sz w:val="18"/>
          <w:szCs w:val="18"/>
        </w:rPr>
        <w:t>,</w:t>
      </w:r>
      <w:r>
        <w:rPr>
          <w:spacing w:val="9"/>
          <w:w w:val="114"/>
          <w:sz w:val="18"/>
          <w:szCs w:val="18"/>
        </w:rPr>
        <w:t xml:space="preserve"> </w:t>
      </w:r>
      <w:r>
        <w:rPr>
          <w:sz w:val="18"/>
          <w:szCs w:val="18"/>
        </w:rPr>
        <w:t>as</w:t>
      </w:r>
      <w:r>
        <w:rPr>
          <w:spacing w:val="29"/>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8"/>
          <w:sz w:val="18"/>
          <w:szCs w:val="18"/>
        </w:rPr>
        <w:t xml:space="preserve"> </w:t>
      </w:r>
      <w:r>
        <w:rPr>
          <w:spacing w:val="-5"/>
          <w:sz w:val="18"/>
          <w:szCs w:val="18"/>
        </w:rPr>
        <w:t>ov</w:t>
      </w:r>
      <w:r>
        <w:rPr>
          <w:sz w:val="18"/>
          <w:szCs w:val="18"/>
        </w:rPr>
        <w:t>erall.</w:t>
      </w:r>
      <w:r w:rsidR="00F9389F">
        <w:rPr>
          <w:sz w:val="18"/>
          <w:szCs w:val="18"/>
        </w:rPr>
        <w:t xml:space="preserve"> </w:t>
      </w:r>
      <w:r>
        <w:rPr>
          <w:sz w:val="18"/>
          <w:szCs w:val="18"/>
        </w:rPr>
        <w:t>I</w:t>
      </w:r>
      <w:r>
        <w:rPr>
          <w:spacing w:val="21"/>
          <w:sz w:val="18"/>
          <w:szCs w:val="18"/>
        </w:rPr>
        <w:t xml:space="preserve"> </w:t>
      </w:r>
      <w:r>
        <w:rPr>
          <w:sz w:val="18"/>
          <w:szCs w:val="18"/>
        </w:rPr>
        <w:t>also</w:t>
      </w:r>
      <w:r>
        <w:rPr>
          <w:spacing w:val="31"/>
          <w:sz w:val="18"/>
          <w:szCs w:val="18"/>
        </w:rPr>
        <w:t xml:space="preserve"> </w:t>
      </w:r>
      <w:r>
        <w:rPr>
          <w:spacing w:val="-5"/>
          <w:sz w:val="18"/>
          <w:szCs w:val="18"/>
        </w:rPr>
        <w:t>w</w:t>
      </w:r>
      <w:r>
        <w:rPr>
          <w:sz w:val="18"/>
          <w:szCs w:val="18"/>
        </w:rPr>
        <w:t>as</w:t>
      </w:r>
      <w:r>
        <w:rPr>
          <w:spacing w:val="32"/>
          <w:sz w:val="18"/>
          <w:szCs w:val="18"/>
        </w:rPr>
        <w:t xml:space="preserve"> </w:t>
      </w:r>
      <w:r>
        <w:rPr>
          <w:w w:val="115"/>
          <w:sz w:val="18"/>
          <w:szCs w:val="18"/>
        </w:rPr>
        <w:t>not</w:t>
      </w:r>
      <w:r>
        <w:rPr>
          <w:spacing w:val="9"/>
          <w:w w:val="115"/>
          <w:sz w:val="18"/>
          <w:szCs w:val="18"/>
        </w:rPr>
        <w:t xml:space="preserve"> </w:t>
      </w:r>
      <w:r>
        <w:rPr>
          <w:w w:val="110"/>
          <w:sz w:val="18"/>
          <w:szCs w:val="18"/>
        </w:rPr>
        <w:t>qu</w:t>
      </w:r>
      <w:r>
        <w:rPr>
          <w:w w:val="102"/>
          <w:sz w:val="18"/>
          <w:szCs w:val="18"/>
        </w:rPr>
        <w:t>i</w:t>
      </w:r>
      <w:r>
        <w:rPr>
          <w:w w:val="143"/>
          <w:sz w:val="18"/>
          <w:szCs w:val="18"/>
        </w:rPr>
        <w:t>t</w:t>
      </w:r>
      <w:r>
        <w:rPr>
          <w:w w:val="102"/>
          <w:sz w:val="18"/>
          <w:szCs w:val="18"/>
        </w:rPr>
        <w:t>e</w:t>
      </w:r>
      <w:r>
        <w:rPr>
          <w:spacing w:val="15"/>
          <w:sz w:val="18"/>
          <w:szCs w:val="18"/>
        </w:rPr>
        <w:t xml:space="preserve"> </w:t>
      </w:r>
      <w:r>
        <w:rPr>
          <w:sz w:val="18"/>
          <w:szCs w:val="18"/>
        </w:rPr>
        <w:t>sure</w:t>
      </w:r>
      <w:r>
        <w:rPr>
          <w:spacing w:val="43"/>
          <w:sz w:val="18"/>
          <w:szCs w:val="18"/>
        </w:rPr>
        <w:t xml:space="preserve"> </w:t>
      </w:r>
      <w:r>
        <w:rPr>
          <w:sz w:val="18"/>
          <w:szCs w:val="18"/>
        </w:rPr>
        <w:t>if</w:t>
      </w:r>
      <w:r>
        <w:rPr>
          <w:spacing w:val="12"/>
          <w:sz w:val="18"/>
          <w:szCs w:val="18"/>
        </w:rPr>
        <w:t xml:space="preserve"> </w:t>
      </w:r>
      <w:r>
        <w:rPr>
          <w:w w:val="143"/>
          <w:sz w:val="18"/>
          <w:szCs w:val="18"/>
        </w:rPr>
        <w:t>t</w:t>
      </w:r>
      <w:r>
        <w:rPr>
          <w:w w:val="113"/>
          <w:sz w:val="18"/>
          <w:szCs w:val="18"/>
        </w:rPr>
        <w:t>h</w:t>
      </w:r>
      <w:r>
        <w:rPr>
          <w:w w:val="102"/>
          <w:sz w:val="18"/>
          <w:szCs w:val="18"/>
        </w:rPr>
        <w:t>i</w:t>
      </w:r>
      <w:r>
        <w:rPr>
          <w:w w:val="103"/>
          <w:sz w:val="18"/>
          <w:szCs w:val="18"/>
        </w:rPr>
        <w:t>s</w:t>
      </w:r>
      <w:r>
        <w:rPr>
          <w:spacing w:val="15"/>
          <w:sz w:val="18"/>
          <w:szCs w:val="18"/>
        </w:rPr>
        <w:t xml:space="preserv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5"/>
          <w:sz w:val="18"/>
          <w:szCs w:val="18"/>
        </w:rPr>
        <w:t xml:space="preserve"> </w:t>
      </w:r>
      <w:r>
        <w:rPr>
          <w:sz w:val="18"/>
          <w:szCs w:val="18"/>
        </w:rPr>
        <w:t>a</w:t>
      </w:r>
      <w:r>
        <w:rPr>
          <w:spacing w:val="27"/>
          <w:sz w:val="18"/>
          <w:szCs w:val="18"/>
        </w:rPr>
        <w:t xml:space="preserve"> </w:t>
      </w:r>
      <w:r>
        <w:rPr>
          <w:w w:val="110"/>
          <w:sz w:val="18"/>
          <w:szCs w:val="18"/>
        </w:rPr>
        <w:t>summary</w:t>
      </w:r>
      <w:r>
        <w:rPr>
          <w:spacing w:val="13"/>
          <w:w w:val="110"/>
          <w:sz w:val="18"/>
          <w:szCs w:val="18"/>
        </w:rPr>
        <w:t xml:space="preserve"> </w:t>
      </w:r>
      <w:r>
        <w:rPr>
          <w:sz w:val="18"/>
          <w:szCs w:val="18"/>
        </w:rPr>
        <w:t>of</w:t>
      </w:r>
      <w:r>
        <w:rPr>
          <w:spacing w:val="13"/>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Pr>
          <w:spacing w:val="15"/>
          <w:sz w:val="18"/>
          <w:szCs w:val="18"/>
        </w:rPr>
        <w:t xml:space="preserve"> </w:t>
      </w:r>
      <w:r>
        <w:rPr>
          <w:sz w:val="18"/>
          <w:szCs w:val="18"/>
        </w:rPr>
        <w:t>across</w:t>
      </w:r>
      <w:r w:rsidR="00F9389F">
        <w:rPr>
          <w:sz w:val="18"/>
          <w:szCs w:val="18"/>
        </w:rPr>
        <w:t xml:space="preserve"> </w:t>
      </w:r>
      <w:r>
        <w:rPr>
          <w:w w:val="115"/>
          <w:sz w:val="18"/>
          <w:szCs w:val="18"/>
        </w:rPr>
        <w:t>a</w:t>
      </w:r>
      <w:r>
        <w:rPr>
          <w:w w:val="102"/>
          <w:sz w:val="18"/>
          <w:szCs w:val="18"/>
        </w:rPr>
        <w:t xml:space="preserve">ll </w:t>
      </w:r>
      <w:r>
        <w:rPr>
          <w:spacing w:val="-5"/>
          <w:sz w:val="18"/>
          <w:szCs w:val="18"/>
        </w:rPr>
        <w:t>y</w:t>
      </w:r>
      <w:r>
        <w:rPr>
          <w:sz w:val="18"/>
          <w:szCs w:val="18"/>
        </w:rPr>
        <w:t>ears,</w:t>
      </w:r>
      <w:r w:rsidR="00F9389F">
        <w:rPr>
          <w:sz w:val="18"/>
          <w:szCs w:val="18"/>
        </w:rPr>
        <w:t xml:space="preserve"> </w:t>
      </w:r>
      <w:r>
        <w:rPr>
          <w:sz w:val="18"/>
          <w:szCs w:val="18"/>
        </w:rPr>
        <w:t>if</w:t>
      </w:r>
      <w:r>
        <w:rPr>
          <w:spacing w:val="4"/>
          <w:sz w:val="18"/>
          <w:szCs w:val="18"/>
        </w:rPr>
        <w:t xml:space="preserve"> </w:t>
      </w:r>
      <w:r>
        <w:rPr>
          <w:sz w:val="18"/>
          <w:szCs w:val="18"/>
        </w:rPr>
        <w:t>studies</w:t>
      </w:r>
      <w:r w:rsidR="00F9389F">
        <w:rPr>
          <w:sz w:val="18"/>
          <w:szCs w:val="18"/>
        </w:rPr>
        <w:t xml:space="preserve"> </w:t>
      </w:r>
      <w:r>
        <w:rPr>
          <w:spacing w:val="-5"/>
          <w:sz w:val="18"/>
          <w:szCs w:val="18"/>
        </w:rPr>
        <w:t>w</w:t>
      </w:r>
      <w:r>
        <w:rPr>
          <w:sz w:val="18"/>
          <w:szCs w:val="18"/>
        </w:rPr>
        <w:t>ere</w:t>
      </w:r>
      <w:r>
        <w:rPr>
          <w:spacing w:val="25"/>
          <w:sz w:val="18"/>
          <w:szCs w:val="18"/>
        </w:rPr>
        <w:t xml:space="preserve"> </w:t>
      </w:r>
      <w:r>
        <w:rPr>
          <w:spacing w:val="-5"/>
          <w:w w:val="110"/>
          <w:sz w:val="18"/>
          <w:szCs w:val="18"/>
        </w:rPr>
        <w:t>m</w:t>
      </w:r>
      <w:r>
        <w:rPr>
          <w:w w:val="110"/>
          <w:sz w:val="18"/>
          <w:szCs w:val="18"/>
        </w:rPr>
        <w:t>ultiple</w:t>
      </w:r>
      <w:r>
        <w:rPr>
          <w:spacing w:val="6"/>
          <w:w w:val="110"/>
          <w:sz w:val="18"/>
          <w:szCs w:val="18"/>
        </w:rPr>
        <w:t xml:space="preserve"> </w:t>
      </w:r>
      <w:r>
        <w:rPr>
          <w:spacing w:val="-5"/>
          <w:sz w:val="18"/>
          <w:szCs w:val="18"/>
        </w:rPr>
        <w:t>y</w:t>
      </w:r>
      <w:r>
        <w:rPr>
          <w:sz w:val="18"/>
          <w:szCs w:val="18"/>
        </w:rPr>
        <w:t>ears,</w:t>
      </w:r>
      <w:r w:rsidR="00F9389F">
        <w:rPr>
          <w:sz w:val="18"/>
          <w:szCs w:val="18"/>
        </w:rPr>
        <w:t xml:space="preserve"> </w:t>
      </w:r>
      <w:r>
        <w:rPr>
          <w:sz w:val="18"/>
          <w:szCs w:val="18"/>
        </w:rPr>
        <w:t>or</w:t>
      </w:r>
      <w:r>
        <w:rPr>
          <w:spacing w:val="21"/>
          <w:sz w:val="18"/>
          <w:szCs w:val="18"/>
        </w:rPr>
        <w:t xml:space="preserve"> </w:t>
      </w:r>
      <w:r>
        <w:rPr>
          <w:sz w:val="18"/>
          <w:szCs w:val="18"/>
        </w:rPr>
        <w:t>just</w:t>
      </w:r>
      <w:r w:rsidR="00F9389F">
        <w:rPr>
          <w:sz w:val="18"/>
          <w:szCs w:val="18"/>
        </w:rPr>
        <w:t xml:space="preserve"> </w:t>
      </w:r>
      <w:r>
        <w:rPr>
          <w:sz w:val="18"/>
          <w:szCs w:val="18"/>
        </w:rPr>
        <w:t>one</w:t>
      </w:r>
      <w:r>
        <w:rPr>
          <w:spacing w:val="22"/>
          <w:sz w:val="18"/>
          <w:szCs w:val="18"/>
        </w:rPr>
        <w:t xml:space="preserve"> </w:t>
      </w:r>
      <w:r>
        <w:rPr>
          <w:spacing w:val="-5"/>
          <w:sz w:val="18"/>
          <w:szCs w:val="18"/>
        </w:rPr>
        <w:t>y</w:t>
      </w:r>
      <w:r>
        <w:rPr>
          <w:sz w:val="18"/>
          <w:szCs w:val="18"/>
        </w:rPr>
        <w:t>ear?</w:t>
      </w:r>
      <w:r w:rsidR="00F9389F">
        <w:rPr>
          <w:sz w:val="18"/>
          <w:szCs w:val="18"/>
        </w:rPr>
        <w:t xml:space="preserve"> </w:t>
      </w:r>
      <w:r>
        <w:rPr>
          <w:sz w:val="18"/>
          <w:szCs w:val="18"/>
        </w:rPr>
        <w:t>Please</w:t>
      </w:r>
      <w:r w:rsidR="00F9389F">
        <w:rPr>
          <w:sz w:val="18"/>
          <w:szCs w:val="18"/>
        </w:rPr>
        <w:t xml:space="preserve"> </w:t>
      </w:r>
      <w:r>
        <w:rPr>
          <w:sz w:val="18"/>
          <w:szCs w:val="18"/>
        </w:rPr>
        <w:t>write</w:t>
      </w:r>
      <w:r w:rsidR="00F9389F">
        <w:rPr>
          <w:sz w:val="18"/>
          <w:szCs w:val="18"/>
        </w:rPr>
        <w:t xml:space="preserve"> </w:t>
      </w:r>
      <w:r>
        <w:rPr>
          <w:sz w:val="18"/>
          <w:szCs w:val="18"/>
        </w:rPr>
        <w:t>a</w:t>
      </w:r>
      <w:r>
        <w:rPr>
          <w:spacing w:val="19"/>
          <w:sz w:val="18"/>
          <w:szCs w:val="18"/>
        </w:rPr>
        <w:t xml:space="preserve"> </w:t>
      </w:r>
      <w:r>
        <w:rPr>
          <w:sz w:val="18"/>
          <w:szCs w:val="18"/>
        </w:rPr>
        <w:t>brief</w:t>
      </w:r>
      <w:r>
        <w:rPr>
          <w:spacing w:val="29"/>
          <w:sz w:val="18"/>
          <w:szCs w:val="18"/>
        </w:rPr>
        <w:t xml:space="preserve"> </w:t>
      </w:r>
      <w:r>
        <w:rPr>
          <w:w w:val="110"/>
          <w:sz w:val="18"/>
          <w:szCs w:val="18"/>
        </w:rPr>
        <w:t>summary</w:t>
      </w:r>
      <w:r>
        <w:rPr>
          <w:spacing w:val="5"/>
          <w:w w:val="110"/>
          <w:sz w:val="18"/>
          <w:szCs w:val="18"/>
        </w:rPr>
        <w:t xml:space="preserve"> </w:t>
      </w:r>
      <w:r>
        <w:rPr>
          <w:sz w:val="18"/>
          <w:szCs w:val="18"/>
        </w:rPr>
        <w:t>of</w:t>
      </w:r>
      <w:r>
        <w:rPr>
          <w:spacing w:val="5"/>
          <w:sz w:val="18"/>
          <w:szCs w:val="18"/>
        </w:rPr>
        <w:t xml:space="preserve"> </w:t>
      </w:r>
      <w:r>
        <w:rPr>
          <w:w w:val="143"/>
          <w:sz w:val="18"/>
          <w:szCs w:val="18"/>
        </w:rPr>
        <w:t>t</w:t>
      </w:r>
      <w:r>
        <w:rPr>
          <w:w w:val="113"/>
          <w:sz w:val="18"/>
          <w:szCs w:val="18"/>
        </w:rPr>
        <w:t>h</w:t>
      </w:r>
      <w:r>
        <w:rPr>
          <w:w w:val="103"/>
          <w:sz w:val="18"/>
          <w:szCs w:val="18"/>
        </w:rPr>
        <w:t>ese</w:t>
      </w:r>
      <w:r>
        <w:rPr>
          <w:spacing w:val="7"/>
          <w:w w:val="103"/>
          <w:sz w:val="18"/>
          <w:szCs w:val="18"/>
        </w:rPr>
        <w:t xml:space="preserve"> </w:t>
      </w:r>
      <w:r>
        <w:rPr>
          <w:w w:val="115"/>
          <w:sz w:val="18"/>
          <w:szCs w:val="18"/>
        </w:rPr>
        <w:t>a</w:t>
      </w:r>
      <w:r>
        <w:rPr>
          <w:w w:val="113"/>
          <w:sz w:val="18"/>
          <w:szCs w:val="18"/>
        </w:rPr>
        <w:t>n</w:t>
      </w:r>
      <w:r>
        <w:rPr>
          <w:w w:val="115"/>
          <w:sz w:val="18"/>
          <w:szCs w:val="18"/>
        </w:rPr>
        <w:t>a</w:t>
      </w:r>
      <w:r>
        <w:rPr>
          <w:w w:val="105"/>
          <w:sz w:val="18"/>
          <w:szCs w:val="18"/>
        </w:rPr>
        <w:t>lys</w:t>
      </w:r>
      <w:r>
        <w:rPr>
          <w:w w:val="103"/>
          <w:sz w:val="18"/>
          <w:szCs w:val="18"/>
        </w:rPr>
        <w:t>es</w:t>
      </w:r>
      <w:r>
        <w:rPr>
          <w:w w:val="102"/>
          <w:sz w:val="18"/>
          <w:szCs w:val="18"/>
        </w:rPr>
        <w:t xml:space="preserve">- </w:t>
      </w:r>
      <w:r>
        <w:rPr>
          <w:w w:val="110"/>
          <w:sz w:val="18"/>
          <w:szCs w:val="18"/>
        </w:rPr>
        <w:t>probably</w:t>
      </w:r>
      <w:r>
        <w:rPr>
          <w:spacing w:val="16"/>
          <w:w w:val="110"/>
          <w:sz w:val="18"/>
          <w:szCs w:val="18"/>
        </w:rPr>
        <w:t xml:space="preserve"> </w:t>
      </w:r>
      <w:r>
        <w:rPr>
          <w:sz w:val="18"/>
          <w:szCs w:val="18"/>
        </w:rPr>
        <w:t>for</w:t>
      </w:r>
      <w:r>
        <w:rPr>
          <w:spacing w:val="25"/>
          <w:sz w:val="18"/>
          <w:szCs w:val="18"/>
        </w:rPr>
        <w:t xml:space="preserve"> </w:t>
      </w:r>
      <w:r>
        <w:rPr>
          <w:sz w:val="18"/>
          <w:szCs w:val="18"/>
        </w:rPr>
        <w:t>the</w:t>
      </w:r>
      <w:r w:rsidR="00F9389F">
        <w:rPr>
          <w:sz w:val="18"/>
          <w:szCs w:val="18"/>
        </w:rPr>
        <w:t xml:space="preserve"> </w:t>
      </w:r>
      <w:r>
        <w:rPr>
          <w:w w:val="109"/>
          <w:sz w:val="18"/>
          <w:szCs w:val="18"/>
        </w:rPr>
        <w:t>su</w:t>
      </w:r>
      <w:r>
        <w:rPr>
          <w:w w:val="113"/>
          <w:sz w:val="18"/>
          <w:szCs w:val="18"/>
        </w:rPr>
        <w:t>pp</w:t>
      </w:r>
      <w:r>
        <w:rPr>
          <w:w w:val="102"/>
          <w:sz w:val="18"/>
          <w:szCs w:val="18"/>
        </w:rPr>
        <w:t>l</w:t>
      </w:r>
      <w:r>
        <w:rPr>
          <w:w w:val="106"/>
          <w:sz w:val="18"/>
          <w:szCs w:val="18"/>
        </w:rPr>
        <w:t>eme</w:t>
      </w:r>
      <w:r>
        <w:rPr>
          <w:spacing w:val="-5"/>
          <w:w w:val="113"/>
          <w:sz w:val="18"/>
          <w:szCs w:val="18"/>
        </w:rPr>
        <w:t>n</w:t>
      </w:r>
      <w:r>
        <w:rPr>
          <w:w w:val="126"/>
          <w:sz w:val="18"/>
          <w:szCs w:val="18"/>
        </w:rPr>
        <w:t>ta</w:t>
      </w:r>
      <w:r>
        <w:rPr>
          <w:w w:val="102"/>
          <w:sz w:val="18"/>
          <w:szCs w:val="18"/>
        </w:rPr>
        <w:t>l</w:t>
      </w:r>
      <w:r>
        <w:rPr>
          <w:w w:val="113"/>
          <w:sz w:val="18"/>
          <w:szCs w:val="18"/>
        </w:rPr>
        <w:t>.</w:t>
      </w:r>
    </w:p>
    <w:p w14:paraId="63666B82" w14:textId="77777777" w:rsidR="005B53EE" w:rsidRDefault="005B53EE" w:rsidP="00F9389F">
      <w:pPr>
        <w:spacing w:line="200" w:lineRule="exact"/>
      </w:pPr>
    </w:p>
    <w:p w14:paraId="6B37391F" w14:textId="77777777" w:rsidR="005B53EE" w:rsidRDefault="005B53EE" w:rsidP="00F9389F">
      <w:pPr>
        <w:spacing w:line="200" w:lineRule="exact"/>
      </w:pPr>
    </w:p>
    <w:p w14:paraId="40974928" w14:textId="77777777" w:rsidR="005B53EE" w:rsidRDefault="005B53EE" w:rsidP="00F9389F">
      <w:pPr>
        <w:spacing w:line="200" w:lineRule="exact"/>
      </w:pPr>
    </w:p>
    <w:p w14:paraId="06DE56C8" w14:textId="77777777" w:rsidR="005B53EE" w:rsidRDefault="005B53EE" w:rsidP="00F9389F">
      <w:pPr>
        <w:spacing w:line="200" w:lineRule="exact"/>
      </w:pPr>
    </w:p>
    <w:p w14:paraId="1AB3E291" w14:textId="77777777" w:rsidR="005B53EE" w:rsidRDefault="005B53EE" w:rsidP="00F9389F">
      <w:pPr>
        <w:spacing w:line="200" w:lineRule="exact"/>
      </w:pPr>
    </w:p>
    <w:p w14:paraId="02079917" w14:textId="77777777" w:rsidR="005B53EE" w:rsidRDefault="005B53EE" w:rsidP="00F9389F">
      <w:pPr>
        <w:spacing w:line="200" w:lineRule="exact"/>
      </w:pPr>
    </w:p>
    <w:p w14:paraId="7888B49C" w14:textId="77777777" w:rsidR="005B53EE" w:rsidRDefault="005B53EE" w:rsidP="00F9389F">
      <w:pPr>
        <w:spacing w:line="200" w:lineRule="exact"/>
      </w:pPr>
    </w:p>
    <w:p w14:paraId="2F85B9CA" w14:textId="77777777" w:rsidR="005B53EE" w:rsidRDefault="005B53EE" w:rsidP="00F9389F">
      <w:pPr>
        <w:spacing w:line="200" w:lineRule="exact"/>
      </w:pPr>
    </w:p>
    <w:p w14:paraId="38354131" w14:textId="77777777" w:rsidR="005B53EE" w:rsidRDefault="005B53EE" w:rsidP="00F9389F">
      <w:pPr>
        <w:spacing w:line="200" w:lineRule="exact"/>
      </w:pPr>
    </w:p>
    <w:p w14:paraId="6E12C13A" w14:textId="77777777" w:rsidR="005B53EE" w:rsidRDefault="005B53EE" w:rsidP="00F9389F">
      <w:pPr>
        <w:spacing w:line="200" w:lineRule="exact"/>
      </w:pPr>
    </w:p>
    <w:p w14:paraId="608BB266" w14:textId="77777777" w:rsidR="005B53EE" w:rsidRDefault="005B53EE" w:rsidP="00F9389F">
      <w:pPr>
        <w:spacing w:line="200" w:lineRule="exact"/>
      </w:pPr>
    </w:p>
    <w:p w14:paraId="6A47D549" w14:textId="77777777" w:rsidR="005B53EE" w:rsidRDefault="005B53EE" w:rsidP="00F9389F">
      <w:pPr>
        <w:spacing w:line="200" w:lineRule="exact"/>
      </w:pPr>
    </w:p>
    <w:p w14:paraId="60CE3061" w14:textId="77777777" w:rsidR="005B53EE" w:rsidRDefault="005B53EE" w:rsidP="00F9389F">
      <w:pPr>
        <w:spacing w:line="200" w:lineRule="exact"/>
      </w:pPr>
    </w:p>
    <w:p w14:paraId="6122D16D" w14:textId="77777777" w:rsidR="005B53EE" w:rsidRDefault="005B53EE" w:rsidP="00F9389F">
      <w:pPr>
        <w:spacing w:before="5" w:line="200" w:lineRule="exact"/>
        <w:sectPr w:rsidR="005B53EE">
          <w:pgSz w:w="12240" w:h="15840"/>
          <w:pgMar w:top="620" w:right="1300" w:bottom="280" w:left="1300" w:header="429" w:footer="1426" w:gutter="0"/>
          <w:cols w:space="720"/>
        </w:sectPr>
      </w:pPr>
    </w:p>
    <w:p w14:paraId="0FC93AC9" w14:textId="76ADC56A" w:rsidR="005B53EE" w:rsidRDefault="00726C06" w:rsidP="00F9389F">
      <w:pPr>
        <w:spacing w:before="31" w:line="220" w:lineRule="exact"/>
        <w:rPr>
          <w:rFonts w:ascii="Arial" w:eastAsia="Arial" w:hAnsi="Arial" w:cs="Arial"/>
          <w:sz w:val="21"/>
          <w:szCs w:val="21"/>
        </w:rPr>
      </w:pPr>
      <w:r>
        <w:rPr>
          <w:noProof/>
        </w:rPr>
        <w:lastRenderedPageBreak/>
        <mc:AlternateContent>
          <mc:Choice Requires="wpg">
            <w:drawing>
              <wp:anchor distT="0" distB="0" distL="114300" distR="114300" simplePos="0" relativeHeight="503314211" behindDoc="1" locked="0" layoutInCell="1" allowOverlap="1" wp14:anchorId="0344A5BF" wp14:editId="526137FD">
                <wp:simplePos x="0" y="0"/>
                <wp:positionH relativeFrom="page">
                  <wp:posOffset>2228215</wp:posOffset>
                </wp:positionH>
                <wp:positionV relativeFrom="paragraph">
                  <wp:posOffset>170180</wp:posOffset>
                </wp:positionV>
                <wp:extent cx="1506855" cy="1551305"/>
                <wp:effectExtent l="0" t="0" r="2237105" b="180975"/>
                <wp:wrapNone/>
                <wp:docPr id="390"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1305"/>
                          <a:chOff x="3509" y="269"/>
                          <a:chExt cx="2374" cy="2443"/>
                        </a:xfrm>
                      </wpg:grpSpPr>
                      <wps:wsp>
                        <wps:cNvPr id="391" name="Freeform 403"/>
                        <wps:cNvSpPr>
                          <a:spLocks/>
                        </wps:cNvSpPr>
                        <wps:spPr bwMode="auto">
                          <a:xfrm>
                            <a:off x="3931" y="2161"/>
                            <a:ext cx="72" cy="72"/>
                          </a:xfrm>
                          <a:custGeom>
                            <a:avLst/>
                            <a:gdLst>
                              <a:gd name="T0" fmla="+- 0 4003 3931"/>
                              <a:gd name="T1" fmla="*/ T0 w 72"/>
                              <a:gd name="T2" fmla="+- 0 2197 2161"/>
                              <a:gd name="T3" fmla="*/ 2197 h 72"/>
                              <a:gd name="T4" fmla="+- 0 3997 3931"/>
                              <a:gd name="T5" fmla="*/ T4 w 72"/>
                              <a:gd name="T6" fmla="+- 0 2218 2161"/>
                              <a:gd name="T7" fmla="*/ 2218 h 72"/>
                              <a:gd name="T8" fmla="+- 0 3980 3931"/>
                              <a:gd name="T9" fmla="*/ T8 w 72"/>
                              <a:gd name="T10" fmla="+- 0 2231 2161"/>
                              <a:gd name="T11" fmla="*/ 2231 h 72"/>
                              <a:gd name="T12" fmla="+- 0 3967 3931"/>
                              <a:gd name="T13" fmla="*/ T12 w 72"/>
                              <a:gd name="T14" fmla="+- 0 2233 2161"/>
                              <a:gd name="T15" fmla="*/ 2233 h 72"/>
                              <a:gd name="T16" fmla="+- 0 3946 3931"/>
                              <a:gd name="T17" fmla="*/ T16 w 72"/>
                              <a:gd name="T18" fmla="+- 0 2227 2161"/>
                              <a:gd name="T19" fmla="*/ 2227 h 72"/>
                              <a:gd name="T20" fmla="+- 0 3933 3931"/>
                              <a:gd name="T21" fmla="*/ T20 w 72"/>
                              <a:gd name="T22" fmla="+- 0 2209 2161"/>
                              <a:gd name="T23" fmla="*/ 2209 h 72"/>
                              <a:gd name="T24" fmla="+- 0 3931 3931"/>
                              <a:gd name="T25" fmla="*/ T24 w 72"/>
                              <a:gd name="T26" fmla="+- 0 2197 2161"/>
                              <a:gd name="T27" fmla="*/ 2197 h 72"/>
                              <a:gd name="T28" fmla="+- 0 3938 3931"/>
                              <a:gd name="T29" fmla="*/ T28 w 72"/>
                              <a:gd name="T30" fmla="+- 0 2176 2161"/>
                              <a:gd name="T31" fmla="*/ 2176 h 72"/>
                              <a:gd name="T32" fmla="+- 0 3955 3931"/>
                              <a:gd name="T33" fmla="*/ T32 w 72"/>
                              <a:gd name="T34" fmla="+- 0 2163 2161"/>
                              <a:gd name="T35" fmla="*/ 2163 h 72"/>
                              <a:gd name="T36" fmla="+- 0 3967 3931"/>
                              <a:gd name="T37" fmla="*/ T36 w 72"/>
                              <a:gd name="T38" fmla="+- 0 2161 2161"/>
                              <a:gd name="T39" fmla="*/ 2161 h 72"/>
                              <a:gd name="T40" fmla="+- 0 3988 3931"/>
                              <a:gd name="T41" fmla="*/ T40 w 72"/>
                              <a:gd name="T42" fmla="+- 0 2168 2161"/>
                              <a:gd name="T43" fmla="*/ 2168 h 72"/>
                              <a:gd name="T44" fmla="+- 0 4001 3931"/>
                              <a:gd name="T45" fmla="*/ T44 w 72"/>
                              <a:gd name="T46" fmla="+- 0 2185 2161"/>
                              <a:gd name="T47" fmla="*/ 2185 h 72"/>
                              <a:gd name="T48" fmla="+- 0 4003 3931"/>
                              <a:gd name="T49" fmla="*/ T48 w 72"/>
                              <a:gd name="T50" fmla="+- 0 2197 2161"/>
                              <a:gd name="T51" fmla="*/ 219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402"/>
                        <wps:cNvSpPr>
                          <a:spLocks/>
                        </wps:cNvSpPr>
                        <wps:spPr bwMode="auto">
                          <a:xfrm>
                            <a:off x="3931" y="2052"/>
                            <a:ext cx="72" cy="72"/>
                          </a:xfrm>
                          <a:custGeom>
                            <a:avLst/>
                            <a:gdLst>
                              <a:gd name="T0" fmla="+- 0 4003 3931"/>
                              <a:gd name="T1" fmla="*/ T0 w 72"/>
                              <a:gd name="T2" fmla="+- 0 2088 2052"/>
                              <a:gd name="T3" fmla="*/ 2088 h 72"/>
                              <a:gd name="T4" fmla="+- 0 3997 3931"/>
                              <a:gd name="T5" fmla="*/ T4 w 72"/>
                              <a:gd name="T6" fmla="+- 0 2109 2052"/>
                              <a:gd name="T7" fmla="*/ 2109 h 72"/>
                              <a:gd name="T8" fmla="+- 0 3980 3931"/>
                              <a:gd name="T9" fmla="*/ T8 w 72"/>
                              <a:gd name="T10" fmla="+- 0 2122 2052"/>
                              <a:gd name="T11" fmla="*/ 2122 h 72"/>
                              <a:gd name="T12" fmla="+- 0 3967 3931"/>
                              <a:gd name="T13" fmla="*/ T12 w 72"/>
                              <a:gd name="T14" fmla="+- 0 2124 2052"/>
                              <a:gd name="T15" fmla="*/ 2124 h 72"/>
                              <a:gd name="T16" fmla="+- 0 3946 3931"/>
                              <a:gd name="T17" fmla="*/ T16 w 72"/>
                              <a:gd name="T18" fmla="+- 0 2117 2052"/>
                              <a:gd name="T19" fmla="*/ 2117 h 72"/>
                              <a:gd name="T20" fmla="+- 0 3933 3931"/>
                              <a:gd name="T21" fmla="*/ T20 w 72"/>
                              <a:gd name="T22" fmla="+- 0 2100 2052"/>
                              <a:gd name="T23" fmla="*/ 2100 h 72"/>
                              <a:gd name="T24" fmla="+- 0 3931 3931"/>
                              <a:gd name="T25" fmla="*/ T24 w 72"/>
                              <a:gd name="T26" fmla="+- 0 2088 2052"/>
                              <a:gd name="T27" fmla="*/ 2088 h 72"/>
                              <a:gd name="T28" fmla="+- 0 3938 3931"/>
                              <a:gd name="T29" fmla="*/ T28 w 72"/>
                              <a:gd name="T30" fmla="+- 0 2067 2052"/>
                              <a:gd name="T31" fmla="*/ 2067 h 72"/>
                              <a:gd name="T32" fmla="+- 0 3955 3931"/>
                              <a:gd name="T33" fmla="*/ T32 w 72"/>
                              <a:gd name="T34" fmla="+- 0 2054 2052"/>
                              <a:gd name="T35" fmla="*/ 2054 h 72"/>
                              <a:gd name="T36" fmla="+- 0 3967 3931"/>
                              <a:gd name="T37" fmla="*/ T36 w 72"/>
                              <a:gd name="T38" fmla="+- 0 2052 2052"/>
                              <a:gd name="T39" fmla="*/ 2052 h 72"/>
                              <a:gd name="T40" fmla="+- 0 3988 3931"/>
                              <a:gd name="T41" fmla="*/ T40 w 72"/>
                              <a:gd name="T42" fmla="+- 0 2059 2052"/>
                              <a:gd name="T43" fmla="*/ 2059 h 72"/>
                              <a:gd name="T44" fmla="+- 0 4001 3931"/>
                              <a:gd name="T45" fmla="*/ T44 w 72"/>
                              <a:gd name="T46" fmla="+- 0 2076 2052"/>
                              <a:gd name="T47" fmla="*/ 2076 h 72"/>
                              <a:gd name="T48" fmla="+- 0 4003 3931"/>
                              <a:gd name="T49" fmla="*/ T48 w 72"/>
                              <a:gd name="T50" fmla="+- 0 2088 2052"/>
                              <a:gd name="T51" fmla="*/ 208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401"/>
                        <wps:cNvSpPr>
                          <a:spLocks/>
                        </wps:cNvSpPr>
                        <wps:spPr bwMode="auto">
                          <a:xfrm>
                            <a:off x="4283" y="1970"/>
                            <a:ext cx="97" cy="84"/>
                          </a:xfrm>
                          <a:custGeom>
                            <a:avLst/>
                            <a:gdLst>
                              <a:gd name="T0" fmla="+- 0 4332 4283"/>
                              <a:gd name="T1" fmla="*/ T0 w 97"/>
                              <a:gd name="T2" fmla="+- 0 1970 1970"/>
                              <a:gd name="T3" fmla="*/ 1970 h 84"/>
                              <a:gd name="T4" fmla="+- 0 4283 4283"/>
                              <a:gd name="T5" fmla="*/ T4 w 97"/>
                              <a:gd name="T6" fmla="+- 0 2054 1970"/>
                              <a:gd name="T7" fmla="*/ 2054 h 84"/>
                              <a:gd name="T8" fmla="+- 0 4380 4283"/>
                              <a:gd name="T9" fmla="*/ T8 w 97"/>
                              <a:gd name="T10" fmla="+- 0 2054 1970"/>
                              <a:gd name="T11" fmla="*/ 2054 h 84"/>
                              <a:gd name="T12" fmla="+- 0 4332 4283"/>
                              <a:gd name="T13" fmla="*/ T12 w 97"/>
                              <a:gd name="T14" fmla="+- 0 1970 1970"/>
                              <a:gd name="T15" fmla="*/ 1970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400"/>
                        <wps:cNvSpPr>
                          <a:spLocks/>
                        </wps:cNvSpPr>
                        <wps:spPr bwMode="auto">
                          <a:xfrm>
                            <a:off x="4283" y="1970"/>
                            <a:ext cx="97" cy="84"/>
                          </a:xfrm>
                          <a:custGeom>
                            <a:avLst/>
                            <a:gdLst>
                              <a:gd name="T0" fmla="+- 0 4332 4283"/>
                              <a:gd name="T1" fmla="*/ T0 w 97"/>
                              <a:gd name="T2" fmla="+- 0 1970 1970"/>
                              <a:gd name="T3" fmla="*/ 1970 h 84"/>
                              <a:gd name="T4" fmla="+- 0 4380 4283"/>
                              <a:gd name="T5" fmla="*/ T4 w 97"/>
                              <a:gd name="T6" fmla="+- 0 2054 1970"/>
                              <a:gd name="T7" fmla="*/ 2054 h 84"/>
                              <a:gd name="T8" fmla="+- 0 4283 4283"/>
                              <a:gd name="T9" fmla="*/ T8 w 97"/>
                              <a:gd name="T10" fmla="+- 0 2054 1970"/>
                              <a:gd name="T11" fmla="*/ 2054 h 84"/>
                              <a:gd name="T12" fmla="+- 0 4332 4283"/>
                              <a:gd name="T13" fmla="*/ T12 w 97"/>
                              <a:gd name="T14" fmla="+- 0 1970 1970"/>
                              <a:gd name="T15" fmla="*/ 1970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99"/>
                        <wps:cNvSpPr>
                          <a:spLocks/>
                        </wps:cNvSpPr>
                        <wps:spPr bwMode="auto">
                          <a:xfrm>
                            <a:off x="4283" y="1937"/>
                            <a:ext cx="97" cy="84"/>
                          </a:xfrm>
                          <a:custGeom>
                            <a:avLst/>
                            <a:gdLst>
                              <a:gd name="T0" fmla="+- 0 4332 4283"/>
                              <a:gd name="T1" fmla="*/ T0 w 97"/>
                              <a:gd name="T2" fmla="+- 0 1937 1937"/>
                              <a:gd name="T3" fmla="*/ 1937 h 84"/>
                              <a:gd name="T4" fmla="+- 0 4283 4283"/>
                              <a:gd name="T5" fmla="*/ T4 w 97"/>
                              <a:gd name="T6" fmla="+- 0 2021 1937"/>
                              <a:gd name="T7" fmla="*/ 2021 h 84"/>
                              <a:gd name="T8" fmla="+- 0 4380 4283"/>
                              <a:gd name="T9" fmla="*/ T8 w 97"/>
                              <a:gd name="T10" fmla="+- 0 2021 1937"/>
                              <a:gd name="T11" fmla="*/ 2021 h 84"/>
                              <a:gd name="T12" fmla="+- 0 4332 4283"/>
                              <a:gd name="T13" fmla="*/ T12 w 97"/>
                              <a:gd name="T14" fmla="+- 0 1937 1937"/>
                              <a:gd name="T15" fmla="*/ 1937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98"/>
                        <wps:cNvSpPr>
                          <a:spLocks/>
                        </wps:cNvSpPr>
                        <wps:spPr bwMode="auto">
                          <a:xfrm>
                            <a:off x="4283" y="1937"/>
                            <a:ext cx="97" cy="84"/>
                          </a:xfrm>
                          <a:custGeom>
                            <a:avLst/>
                            <a:gdLst>
                              <a:gd name="T0" fmla="+- 0 4332 4283"/>
                              <a:gd name="T1" fmla="*/ T0 w 97"/>
                              <a:gd name="T2" fmla="+- 0 1937 1937"/>
                              <a:gd name="T3" fmla="*/ 1937 h 84"/>
                              <a:gd name="T4" fmla="+- 0 4380 4283"/>
                              <a:gd name="T5" fmla="*/ T4 w 97"/>
                              <a:gd name="T6" fmla="+- 0 2021 1937"/>
                              <a:gd name="T7" fmla="*/ 2021 h 84"/>
                              <a:gd name="T8" fmla="+- 0 4283 4283"/>
                              <a:gd name="T9" fmla="*/ T8 w 97"/>
                              <a:gd name="T10" fmla="+- 0 2021 1937"/>
                              <a:gd name="T11" fmla="*/ 2021 h 84"/>
                              <a:gd name="T12" fmla="+- 0 4332 4283"/>
                              <a:gd name="T13" fmla="*/ T12 w 97"/>
                              <a:gd name="T14" fmla="+- 0 1937 1937"/>
                              <a:gd name="T15" fmla="*/ 1937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97"/>
                        <wps:cNvSpPr>
                          <a:spLocks/>
                        </wps:cNvSpPr>
                        <wps:spPr bwMode="auto">
                          <a:xfrm>
                            <a:off x="4283" y="1942"/>
                            <a:ext cx="97" cy="84"/>
                          </a:xfrm>
                          <a:custGeom>
                            <a:avLst/>
                            <a:gdLst>
                              <a:gd name="T0" fmla="+- 0 4332 4283"/>
                              <a:gd name="T1" fmla="*/ T0 w 97"/>
                              <a:gd name="T2" fmla="+- 0 1942 1942"/>
                              <a:gd name="T3" fmla="*/ 1942 h 84"/>
                              <a:gd name="T4" fmla="+- 0 4283 4283"/>
                              <a:gd name="T5" fmla="*/ T4 w 97"/>
                              <a:gd name="T6" fmla="+- 0 2026 1942"/>
                              <a:gd name="T7" fmla="*/ 2026 h 84"/>
                              <a:gd name="T8" fmla="+- 0 4380 4283"/>
                              <a:gd name="T9" fmla="*/ T8 w 97"/>
                              <a:gd name="T10" fmla="+- 0 2026 1942"/>
                              <a:gd name="T11" fmla="*/ 2026 h 84"/>
                              <a:gd name="T12" fmla="+- 0 4332 4283"/>
                              <a:gd name="T13" fmla="*/ T12 w 97"/>
                              <a:gd name="T14" fmla="+- 0 1942 1942"/>
                              <a:gd name="T15" fmla="*/ 1942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6"/>
                        <wps:cNvSpPr>
                          <a:spLocks/>
                        </wps:cNvSpPr>
                        <wps:spPr bwMode="auto">
                          <a:xfrm>
                            <a:off x="4283" y="1942"/>
                            <a:ext cx="97" cy="84"/>
                          </a:xfrm>
                          <a:custGeom>
                            <a:avLst/>
                            <a:gdLst>
                              <a:gd name="T0" fmla="+- 0 4332 4283"/>
                              <a:gd name="T1" fmla="*/ T0 w 97"/>
                              <a:gd name="T2" fmla="+- 0 1942 1942"/>
                              <a:gd name="T3" fmla="*/ 1942 h 84"/>
                              <a:gd name="T4" fmla="+- 0 4380 4283"/>
                              <a:gd name="T5" fmla="*/ T4 w 97"/>
                              <a:gd name="T6" fmla="+- 0 2026 1942"/>
                              <a:gd name="T7" fmla="*/ 2026 h 84"/>
                              <a:gd name="T8" fmla="+- 0 4283 4283"/>
                              <a:gd name="T9" fmla="*/ T8 w 97"/>
                              <a:gd name="T10" fmla="+- 0 2026 1942"/>
                              <a:gd name="T11" fmla="*/ 2026 h 84"/>
                              <a:gd name="T12" fmla="+- 0 4332 4283"/>
                              <a:gd name="T13" fmla="*/ T12 w 97"/>
                              <a:gd name="T14" fmla="+- 0 1942 1942"/>
                              <a:gd name="T15" fmla="*/ 1942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395"/>
                        <wps:cNvSpPr>
                          <a:spLocks/>
                        </wps:cNvSpPr>
                        <wps:spPr bwMode="auto">
                          <a:xfrm>
                            <a:off x="4283" y="1789"/>
                            <a:ext cx="97" cy="84"/>
                          </a:xfrm>
                          <a:custGeom>
                            <a:avLst/>
                            <a:gdLst>
                              <a:gd name="T0" fmla="+- 0 4332 4283"/>
                              <a:gd name="T1" fmla="*/ T0 w 97"/>
                              <a:gd name="T2" fmla="+- 0 1789 1789"/>
                              <a:gd name="T3" fmla="*/ 1789 h 84"/>
                              <a:gd name="T4" fmla="+- 0 4283 4283"/>
                              <a:gd name="T5" fmla="*/ T4 w 97"/>
                              <a:gd name="T6" fmla="+- 0 1873 1789"/>
                              <a:gd name="T7" fmla="*/ 1873 h 84"/>
                              <a:gd name="T8" fmla="+- 0 4380 4283"/>
                              <a:gd name="T9" fmla="*/ T8 w 97"/>
                              <a:gd name="T10" fmla="+- 0 1873 1789"/>
                              <a:gd name="T11" fmla="*/ 1873 h 84"/>
                              <a:gd name="T12" fmla="+- 0 4332 4283"/>
                              <a:gd name="T13" fmla="*/ T12 w 97"/>
                              <a:gd name="T14" fmla="+- 0 1789 1789"/>
                              <a:gd name="T15" fmla="*/ 1789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94"/>
                        <wps:cNvSpPr>
                          <a:spLocks/>
                        </wps:cNvSpPr>
                        <wps:spPr bwMode="auto">
                          <a:xfrm>
                            <a:off x="4283" y="1789"/>
                            <a:ext cx="97" cy="84"/>
                          </a:xfrm>
                          <a:custGeom>
                            <a:avLst/>
                            <a:gdLst>
                              <a:gd name="T0" fmla="+- 0 4332 4283"/>
                              <a:gd name="T1" fmla="*/ T0 w 97"/>
                              <a:gd name="T2" fmla="+- 0 1789 1789"/>
                              <a:gd name="T3" fmla="*/ 1789 h 84"/>
                              <a:gd name="T4" fmla="+- 0 4380 4283"/>
                              <a:gd name="T5" fmla="*/ T4 w 97"/>
                              <a:gd name="T6" fmla="+- 0 1873 1789"/>
                              <a:gd name="T7" fmla="*/ 1873 h 84"/>
                              <a:gd name="T8" fmla="+- 0 4283 4283"/>
                              <a:gd name="T9" fmla="*/ T8 w 97"/>
                              <a:gd name="T10" fmla="+- 0 1873 1789"/>
                              <a:gd name="T11" fmla="*/ 1873 h 84"/>
                              <a:gd name="T12" fmla="+- 0 4332 4283"/>
                              <a:gd name="T13" fmla="*/ T12 w 97"/>
                              <a:gd name="T14" fmla="+- 0 1789 1789"/>
                              <a:gd name="T15" fmla="*/ 1789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393"/>
                        <wps:cNvSpPr>
                          <a:spLocks/>
                        </wps:cNvSpPr>
                        <wps:spPr bwMode="auto">
                          <a:xfrm>
                            <a:off x="3931" y="2443"/>
                            <a:ext cx="72" cy="72"/>
                          </a:xfrm>
                          <a:custGeom>
                            <a:avLst/>
                            <a:gdLst>
                              <a:gd name="T0" fmla="+- 0 4003 3931"/>
                              <a:gd name="T1" fmla="*/ T0 w 72"/>
                              <a:gd name="T2" fmla="+- 0 2479 2443"/>
                              <a:gd name="T3" fmla="*/ 2479 h 72"/>
                              <a:gd name="T4" fmla="+- 0 3997 3931"/>
                              <a:gd name="T5" fmla="*/ T4 w 72"/>
                              <a:gd name="T6" fmla="+- 0 2500 2443"/>
                              <a:gd name="T7" fmla="*/ 2500 h 72"/>
                              <a:gd name="T8" fmla="+- 0 3980 3931"/>
                              <a:gd name="T9" fmla="*/ T8 w 72"/>
                              <a:gd name="T10" fmla="+- 0 2513 2443"/>
                              <a:gd name="T11" fmla="*/ 2513 h 72"/>
                              <a:gd name="T12" fmla="+- 0 3967 3931"/>
                              <a:gd name="T13" fmla="*/ T12 w 72"/>
                              <a:gd name="T14" fmla="+- 0 2515 2443"/>
                              <a:gd name="T15" fmla="*/ 2515 h 72"/>
                              <a:gd name="T16" fmla="+- 0 3946 3931"/>
                              <a:gd name="T17" fmla="*/ T16 w 72"/>
                              <a:gd name="T18" fmla="+- 0 2508 2443"/>
                              <a:gd name="T19" fmla="*/ 2508 h 72"/>
                              <a:gd name="T20" fmla="+- 0 3933 3931"/>
                              <a:gd name="T21" fmla="*/ T20 w 72"/>
                              <a:gd name="T22" fmla="+- 0 2491 2443"/>
                              <a:gd name="T23" fmla="*/ 2491 h 72"/>
                              <a:gd name="T24" fmla="+- 0 3931 3931"/>
                              <a:gd name="T25" fmla="*/ T24 w 72"/>
                              <a:gd name="T26" fmla="+- 0 2479 2443"/>
                              <a:gd name="T27" fmla="*/ 2479 h 72"/>
                              <a:gd name="T28" fmla="+- 0 3938 3931"/>
                              <a:gd name="T29" fmla="*/ T28 w 72"/>
                              <a:gd name="T30" fmla="+- 0 2458 2443"/>
                              <a:gd name="T31" fmla="*/ 2458 h 72"/>
                              <a:gd name="T32" fmla="+- 0 3955 3931"/>
                              <a:gd name="T33" fmla="*/ T32 w 72"/>
                              <a:gd name="T34" fmla="+- 0 2445 2443"/>
                              <a:gd name="T35" fmla="*/ 2445 h 72"/>
                              <a:gd name="T36" fmla="+- 0 3967 3931"/>
                              <a:gd name="T37" fmla="*/ T36 w 72"/>
                              <a:gd name="T38" fmla="+- 0 2443 2443"/>
                              <a:gd name="T39" fmla="*/ 2443 h 72"/>
                              <a:gd name="T40" fmla="+- 0 3988 3931"/>
                              <a:gd name="T41" fmla="*/ T40 w 72"/>
                              <a:gd name="T42" fmla="+- 0 2449 2443"/>
                              <a:gd name="T43" fmla="*/ 2449 h 72"/>
                              <a:gd name="T44" fmla="+- 0 4001 3931"/>
                              <a:gd name="T45" fmla="*/ T44 w 72"/>
                              <a:gd name="T46" fmla="+- 0 2466 2443"/>
                              <a:gd name="T47" fmla="*/ 2466 h 72"/>
                              <a:gd name="T48" fmla="+- 0 4003 3931"/>
                              <a:gd name="T49" fmla="*/ T48 w 72"/>
                              <a:gd name="T50" fmla="+- 0 2479 2443"/>
                              <a:gd name="T51" fmla="*/ 247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92"/>
                        <wps:cNvSpPr>
                          <a:spLocks/>
                        </wps:cNvSpPr>
                        <wps:spPr bwMode="auto">
                          <a:xfrm>
                            <a:off x="4551" y="1759"/>
                            <a:ext cx="72" cy="72"/>
                          </a:xfrm>
                          <a:custGeom>
                            <a:avLst/>
                            <a:gdLst>
                              <a:gd name="T0" fmla="+- 0 4623 4551"/>
                              <a:gd name="T1" fmla="*/ T0 w 72"/>
                              <a:gd name="T2" fmla="+- 0 1795 1759"/>
                              <a:gd name="T3" fmla="*/ 1795 h 72"/>
                              <a:gd name="T4" fmla="+- 0 4616 4551"/>
                              <a:gd name="T5" fmla="*/ T4 w 72"/>
                              <a:gd name="T6" fmla="+- 0 1816 1759"/>
                              <a:gd name="T7" fmla="*/ 1816 h 72"/>
                              <a:gd name="T8" fmla="+- 0 4599 4551"/>
                              <a:gd name="T9" fmla="*/ T8 w 72"/>
                              <a:gd name="T10" fmla="+- 0 1829 1759"/>
                              <a:gd name="T11" fmla="*/ 1829 h 72"/>
                              <a:gd name="T12" fmla="+- 0 4587 4551"/>
                              <a:gd name="T13" fmla="*/ T12 w 72"/>
                              <a:gd name="T14" fmla="+- 0 1831 1759"/>
                              <a:gd name="T15" fmla="*/ 1831 h 72"/>
                              <a:gd name="T16" fmla="+- 0 4566 4551"/>
                              <a:gd name="T17" fmla="*/ T16 w 72"/>
                              <a:gd name="T18" fmla="+- 0 1825 1759"/>
                              <a:gd name="T19" fmla="*/ 1825 h 72"/>
                              <a:gd name="T20" fmla="+- 0 4553 4551"/>
                              <a:gd name="T21" fmla="*/ T20 w 72"/>
                              <a:gd name="T22" fmla="+- 0 1808 1759"/>
                              <a:gd name="T23" fmla="*/ 1808 h 72"/>
                              <a:gd name="T24" fmla="+- 0 4551 4551"/>
                              <a:gd name="T25" fmla="*/ T24 w 72"/>
                              <a:gd name="T26" fmla="+- 0 1795 1759"/>
                              <a:gd name="T27" fmla="*/ 1795 h 72"/>
                              <a:gd name="T28" fmla="+- 0 4558 4551"/>
                              <a:gd name="T29" fmla="*/ T28 w 72"/>
                              <a:gd name="T30" fmla="+- 0 1774 1759"/>
                              <a:gd name="T31" fmla="*/ 1774 h 72"/>
                              <a:gd name="T32" fmla="+- 0 4575 4551"/>
                              <a:gd name="T33" fmla="*/ T32 w 72"/>
                              <a:gd name="T34" fmla="+- 0 1761 1759"/>
                              <a:gd name="T35" fmla="*/ 1761 h 72"/>
                              <a:gd name="T36" fmla="+- 0 4587 4551"/>
                              <a:gd name="T37" fmla="*/ T36 w 72"/>
                              <a:gd name="T38" fmla="+- 0 1759 1759"/>
                              <a:gd name="T39" fmla="*/ 1759 h 72"/>
                              <a:gd name="T40" fmla="+- 0 4608 4551"/>
                              <a:gd name="T41" fmla="*/ T40 w 72"/>
                              <a:gd name="T42" fmla="+- 0 1766 1759"/>
                              <a:gd name="T43" fmla="*/ 1766 h 72"/>
                              <a:gd name="T44" fmla="+- 0 4621 4551"/>
                              <a:gd name="T45" fmla="*/ T44 w 72"/>
                              <a:gd name="T46" fmla="+- 0 1783 1759"/>
                              <a:gd name="T47" fmla="*/ 1783 h 72"/>
                              <a:gd name="T48" fmla="+- 0 4623 4551"/>
                              <a:gd name="T49" fmla="*/ T48 w 72"/>
                              <a:gd name="T50" fmla="+- 0 1795 1759"/>
                              <a:gd name="T51" fmla="*/ 179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391"/>
                        <wps:cNvSpPr>
                          <a:spLocks/>
                        </wps:cNvSpPr>
                        <wps:spPr bwMode="auto">
                          <a:xfrm>
                            <a:off x="4551" y="1605"/>
                            <a:ext cx="72" cy="72"/>
                          </a:xfrm>
                          <a:custGeom>
                            <a:avLst/>
                            <a:gdLst>
                              <a:gd name="T0" fmla="+- 0 4623 4551"/>
                              <a:gd name="T1" fmla="*/ T0 w 72"/>
                              <a:gd name="T2" fmla="+- 0 1641 1605"/>
                              <a:gd name="T3" fmla="*/ 1641 h 72"/>
                              <a:gd name="T4" fmla="+- 0 4616 4551"/>
                              <a:gd name="T5" fmla="*/ T4 w 72"/>
                              <a:gd name="T6" fmla="+- 0 1662 1605"/>
                              <a:gd name="T7" fmla="*/ 1662 h 72"/>
                              <a:gd name="T8" fmla="+- 0 4599 4551"/>
                              <a:gd name="T9" fmla="*/ T8 w 72"/>
                              <a:gd name="T10" fmla="+- 0 1675 1605"/>
                              <a:gd name="T11" fmla="*/ 1675 h 72"/>
                              <a:gd name="T12" fmla="+- 0 4587 4551"/>
                              <a:gd name="T13" fmla="*/ T12 w 72"/>
                              <a:gd name="T14" fmla="+- 0 1677 1605"/>
                              <a:gd name="T15" fmla="*/ 1677 h 72"/>
                              <a:gd name="T16" fmla="+- 0 4566 4551"/>
                              <a:gd name="T17" fmla="*/ T16 w 72"/>
                              <a:gd name="T18" fmla="+- 0 1670 1605"/>
                              <a:gd name="T19" fmla="*/ 1670 h 72"/>
                              <a:gd name="T20" fmla="+- 0 4553 4551"/>
                              <a:gd name="T21" fmla="*/ T20 w 72"/>
                              <a:gd name="T22" fmla="+- 0 1653 1605"/>
                              <a:gd name="T23" fmla="*/ 1653 h 72"/>
                              <a:gd name="T24" fmla="+- 0 4551 4551"/>
                              <a:gd name="T25" fmla="*/ T24 w 72"/>
                              <a:gd name="T26" fmla="+- 0 1641 1605"/>
                              <a:gd name="T27" fmla="*/ 1641 h 72"/>
                              <a:gd name="T28" fmla="+- 0 4558 4551"/>
                              <a:gd name="T29" fmla="*/ T28 w 72"/>
                              <a:gd name="T30" fmla="+- 0 1620 1605"/>
                              <a:gd name="T31" fmla="*/ 1620 h 72"/>
                              <a:gd name="T32" fmla="+- 0 4575 4551"/>
                              <a:gd name="T33" fmla="*/ T32 w 72"/>
                              <a:gd name="T34" fmla="+- 0 1607 1605"/>
                              <a:gd name="T35" fmla="*/ 1607 h 72"/>
                              <a:gd name="T36" fmla="+- 0 4587 4551"/>
                              <a:gd name="T37" fmla="*/ T36 w 72"/>
                              <a:gd name="T38" fmla="+- 0 1605 1605"/>
                              <a:gd name="T39" fmla="*/ 1605 h 72"/>
                              <a:gd name="T40" fmla="+- 0 4608 4551"/>
                              <a:gd name="T41" fmla="*/ T40 w 72"/>
                              <a:gd name="T42" fmla="+- 0 1611 1605"/>
                              <a:gd name="T43" fmla="*/ 1611 h 72"/>
                              <a:gd name="T44" fmla="+- 0 4621 4551"/>
                              <a:gd name="T45" fmla="*/ T44 w 72"/>
                              <a:gd name="T46" fmla="+- 0 1629 1605"/>
                              <a:gd name="T47" fmla="*/ 1629 h 72"/>
                              <a:gd name="T48" fmla="+- 0 4623 4551"/>
                              <a:gd name="T49" fmla="*/ T48 w 72"/>
                              <a:gd name="T50" fmla="+- 0 1641 1605"/>
                              <a:gd name="T51" fmla="*/ 16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90"/>
                        <wps:cNvSpPr>
                          <a:spLocks/>
                        </wps:cNvSpPr>
                        <wps:spPr bwMode="auto">
                          <a:xfrm>
                            <a:off x="4551" y="1992"/>
                            <a:ext cx="72" cy="72"/>
                          </a:xfrm>
                          <a:custGeom>
                            <a:avLst/>
                            <a:gdLst>
                              <a:gd name="T0" fmla="+- 0 4623 4551"/>
                              <a:gd name="T1" fmla="*/ T0 w 72"/>
                              <a:gd name="T2" fmla="+- 0 2028 1992"/>
                              <a:gd name="T3" fmla="*/ 2028 h 72"/>
                              <a:gd name="T4" fmla="+- 0 4616 4551"/>
                              <a:gd name="T5" fmla="*/ T4 w 72"/>
                              <a:gd name="T6" fmla="+- 0 2049 1992"/>
                              <a:gd name="T7" fmla="*/ 2049 h 72"/>
                              <a:gd name="T8" fmla="+- 0 4599 4551"/>
                              <a:gd name="T9" fmla="*/ T8 w 72"/>
                              <a:gd name="T10" fmla="+- 0 2062 1992"/>
                              <a:gd name="T11" fmla="*/ 2062 h 72"/>
                              <a:gd name="T12" fmla="+- 0 4587 4551"/>
                              <a:gd name="T13" fmla="*/ T12 w 72"/>
                              <a:gd name="T14" fmla="+- 0 2064 1992"/>
                              <a:gd name="T15" fmla="*/ 2064 h 72"/>
                              <a:gd name="T16" fmla="+- 0 4566 4551"/>
                              <a:gd name="T17" fmla="*/ T16 w 72"/>
                              <a:gd name="T18" fmla="+- 0 2057 1992"/>
                              <a:gd name="T19" fmla="*/ 2057 h 72"/>
                              <a:gd name="T20" fmla="+- 0 4553 4551"/>
                              <a:gd name="T21" fmla="*/ T20 w 72"/>
                              <a:gd name="T22" fmla="+- 0 2040 1992"/>
                              <a:gd name="T23" fmla="*/ 2040 h 72"/>
                              <a:gd name="T24" fmla="+- 0 4551 4551"/>
                              <a:gd name="T25" fmla="*/ T24 w 72"/>
                              <a:gd name="T26" fmla="+- 0 2028 1992"/>
                              <a:gd name="T27" fmla="*/ 2028 h 72"/>
                              <a:gd name="T28" fmla="+- 0 4558 4551"/>
                              <a:gd name="T29" fmla="*/ T28 w 72"/>
                              <a:gd name="T30" fmla="+- 0 2007 1992"/>
                              <a:gd name="T31" fmla="*/ 2007 h 72"/>
                              <a:gd name="T32" fmla="+- 0 4575 4551"/>
                              <a:gd name="T33" fmla="*/ T32 w 72"/>
                              <a:gd name="T34" fmla="+- 0 1994 1992"/>
                              <a:gd name="T35" fmla="*/ 1994 h 72"/>
                              <a:gd name="T36" fmla="+- 0 4587 4551"/>
                              <a:gd name="T37" fmla="*/ T36 w 72"/>
                              <a:gd name="T38" fmla="+- 0 1992 1992"/>
                              <a:gd name="T39" fmla="*/ 1992 h 72"/>
                              <a:gd name="T40" fmla="+- 0 4608 4551"/>
                              <a:gd name="T41" fmla="*/ T40 w 72"/>
                              <a:gd name="T42" fmla="+- 0 1999 1992"/>
                              <a:gd name="T43" fmla="*/ 1999 h 72"/>
                              <a:gd name="T44" fmla="+- 0 4621 4551"/>
                              <a:gd name="T45" fmla="*/ T44 w 72"/>
                              <a:gd name="T46" fmla="+- 0 2016 1992"/>
                              <a:gd name="T47" fmla="*/ 2016 h 72"/>
                              <a:gd name="T48" fmla="+- 0 4623 4551"/>
                              <a:gd name="T49" fmla="*/ T48 w 72"/>
                              <a:gd name="T50" fmla="+- 0 2028 1992"/>
                              <a:gd name="T51" fmla="*/ 202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389"/>
                        <wps:cNvSpPr>
                          <a:spLocks/>
                        </wps:cNvSpPr>
                        <wps:spPr bwMode="auto">
                          <a:xfrm>
                            <a:off x="5025" y="1497"/>
                            <a:ext cx="72" cy="72"/>
                          </a:xfrm>
                          <a:custGeom>
                            <a:avLst/>
                            <a:gdLst>
                              <a:gd name="T0" fmla="+- 0 5097 5025"/>
                              <a:gd name="T1" fmla="*/ T0 w 72"/>
                              <a:gd name="T2" fmla="+- 0 1533 1497"/>
                              <a:gd name="T3" fmla="*/ 1533 h 72"/>
                              <a:gd name="T4" fmla="+- 0 5090 5025"/>
                              <a:gd name="T5" fmla="*/ T4 w 72"/>
                              <a:gd name="T6" fmla="+- 0 1554 1497"/>
                              <a:gd name="T7" fmla="*/ 1554 h 72"/>
                              <a:gd name="T8" fmla="+- 0 5073 5025"/>
                              <a:gd name="T9" fmla="*/ T8 w 72"/>
                              <a:gd name="T10" fmla="+- 0 1567 1497"/>
                              <a:gd name="T11" fmla="*/ 1567 h 72"/>
                              <a:gd name="T12" fmla="+- 0 5061 5025"/>
                              <a:gd name="T13" fmla="*/ T12 w 72"/>
                              <a:gd name="T14" fmla="+- 0 1569 1497"/>
                              <a:gd name="T15" fmla="*/ 1569 h 72"/>
                              <a:gd name="T16" fmla="+- 0 5040 5025"/>
                              <a:gd name="T17" fmla="*/ T16 w 72"/>
                              <a:gd name="T18" fmla="+- 0 1562 1497"/>
                              <a:gd name="T19" fmla="*/ 1562 h 72"/>
                              <a:gd name="T20" fmla="+- 0 5027 5025"/>
                              <a:gd name="T21" fmla="*/ T20 w 72"/>
                              <a:gd name="T22" fmla="+- 0 1545 1497"/>
                              <a:gd name="T23" fmla="*/ 1545 h 72"/>
                              <a:gd name="T24" fmla="+- 0 5025 5025"/>
                              <a:gd name="T25" fmla="*/ T24 w 72"/>
                              <a:gd name="T26" fmla="+- 0 1533 1497"/>
                              <a:gd name="T27" fmla="*/ 1533 h 72"/>
                              <a:gd name="T28" fmla="+- 0 5031 5025"/>
                              <a:gd name="T29" fmla="*/ T28 w 72"/>
                              <a:gd name="T30" fmla="+- 0 1512 1497"/>
                              <a:gd name="T31" fmla="*/ 1512 h 72"/>
                              <a:gd name="T32" fmla="+- 0 5048 5025"/>
                              <a:gd name="T33" fmla="*/ T32 w 72"/>
                              <a:gd name="T34" fmla="+- 0 1499 1497"/>
                              <a:gd name="T35" fmla="*/ 1499 h 72"/>
                              <a:gd name="T36" fmla="+- 0 5061 5025"/>
                              <a:gd name="T37" fmla="*/ T36 w 72"/>
                              <a:gd name="T38" fmla="+- 0 1497 1497"/>
                              <a:gd name="T39" fmla="*/ 1497 h 72"/>
                              <a:gd name="T40" fmla="+- 0 5082 5025"/>
                              <a:gd name="T41" fmla="*/ T40 w 72"/>
                              <a:gd name="T42" fmla="+- 0 1503 1497"/>
                              <a:gd name="T43" fmla="*/ 1503 h 72"/>
                              <a:gd name="T44" fmla="+- 0 5095 5025"/>
                              <a:gd name="T45" fmla="*/ T44 w 72"/>
                              <a:gd name="T46" fmla="+- 0 1520 1497"/>
                              <a:gd name="T47" fmla="*/ 1520 h 72"/>
                              <a:gd name="T48" fmla="+- 0 5097 5025"/>
                              <a:gd name="T49" fmla="*/ T48 w 72"/>
                              <a:gd name="T50" fmla="+- 0 1533 1497"/>
                              <a:gd name="T51" fmla="*/ 15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88"/>
                        <wps:cNvSpPr>
                          <a:spLocks/>
                        </wps:cNvSpPr>
                        <wps:spPr bwMode="auto">
                          <a:xfrm>
                            <a:off x="5025" y="1618"/>
                            <a:ext cx="72" cy="72"/>
                          </a:xfrm>
                          <a:custGeom>
                            <a:avLst/>
                            <a:gdLst>
                              <a:gd name="T0" fmla="+- 0 5097 5025"/>
                              <a:gd name="T1" fmla="*/ T0 w 72"/>
                              <a:gd name="T2" fmla="+- 0 1654 1618"/>
                              <a:gd name="T3" fmla="*/ 1654 h 72"/>
                              <a:gd name="T4" fmla="+- 0 5090 5025"/>
                              <a:gd name="T5" fmla="*/ T4 w 72"/>
                              <a:gd name="T6" fmla="+- 0 1675 1618"/>
                              <a:gd name="T7" fmla="*/ 1675 h 72"/>
                              <a:gd name="T8" fmla="+- 0 5073 5025"/>
                              <a:gd name="T9" fmla="*/ T8 w 72"/>
                              <a:gd name="T10" fmla="+- 0 1688 1618"/>
                              <a:gd name="T11" fmla="*/ 1688 h 72"/>
                              <a:gd name="T12" fmla="+- 0 5061 5025"/>
                              <a:gd name="T13" fmla="*/ T12 w 72"/>
                              <a:gd name="T14" fmla="+- 0 1691 1618"/>
                              <a:gd name="T15" fmla="*/ 1691 h 72"/>
                              <a:gd name="T16" fmla="+- 0 5040 5025"/>
                              <a:gd name="T17" fmla="*/ T16 w 72"/>
                              <a:gd name="T18" fmla="+- 0 1684 1618"/>
                              <a:gd name="T19" fmla="*/ 1684 h 72"/>
                              <a:gd name="T20" fmla="+- 0 5027 5025"/>
                              <a:gd name="T21" fmla="*/ T20 w 72"/>
                              <a:gd name="T22" fmla="+- 0 1667 1618"/>
                              <a:gd name="T23" fmla="*/ 1667 h 72"/>
                              <a:gd name="T24" fmla="+- 0 5025 5025"/>
                              <a:gd name="T25" fmla="*/ T24 w 72"/>
                              <a:gd name="T26" fmla="+- 0 1654 1618"/>
                              <a:gd name="T27" fmla="*/ 1654 h 72"/>
                              <a:gd name="T28" fmla="+- 0 5031 5025"/>
                              <a:gd name="T29" fmla="*/ T28 w 72"/>
                              <a:gd name="T30" fmla="+- 0 1634 1618"/>
                              <a:gd name="T31" fmla="*/ 1634 h 72"/>
                              <a:gd name="T32" fmla="+- 0 5048 5025"/>
                              <a:gd name="T33" fmla="*/ T32 w 72"/>
                              <a:gd name="T34" fmla="+- 0 1621 1618"/>
                              <a:gd name="T35" fmla="*/ 1621 h 72"/>
                              <a:gd name="T36" fmla="+- 0 5061 5025"/>
                              <a:gd name="T37" fmla="*/ T36 w 72"/>
                              <a:gd name="T38" fmla="+- 0 1618 1618"/>
                              <a:gd name="T39" fmla="*/ 1618 h 72"/>
                              <a:gd name="T40" fmla="+- 0 5082 5025"/>
                              <a:gd name="T41" fmla="*/ T40 w 72"/>
                              <a:gd name="T42" fmla="+- 0 1625 1618"/>
                              <a:gd name="T43" fmla="*/ 1625 h 72"/>
                              <a:gd name="T44" fmla="+- 0 5095 5025"/>
                              <a:gd name="T45" fmla="*/ T44 w 72"/>
                              <a:gd name="T46" fmla="+- 0 1642 1618"/>
                              <a:gd name="T47" fmla="*/ 1642 h 72"/>
                              <a:gd name="T48" fmla="+- 0 5097 5025"/>
                              <a:gd name="T49" fmla="*/ T48 w 72"/>
                              <a:gd name="T50" fmla="+- 0 1654 1618"/>
                              <a:gd name="T51" fmla="*/ 165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3"/>
                                </a:lnTo>
                                <a:lnTo>
                                  <a:pt x="15" y="66"/>
                                </a:lnTo>
                                <a:lnTo>
                                  <a:pt x="2" y="49"/>
                                </a:lnTo>
                                <a:lnTo>
                                  <a:pt x="0" y="36"/>
                                </a:lnTo>
                                <a:lnTo>
                                  <a:pt x="6" y="16"/>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387"/>
                        <wps:cNvSpPr>
                          <a:spLocks/>
                        </wps:cNvSpPr>
                        <wps:spPr bwMode="auto">
                          <a:xfrm>
                            <a:off x="5025" y="1183"/>
                            <a:ext cx="72" cy="72"/>
                          </a:xfrm>
                          <a:custGeom>
                            <a:avLst/>
                            <a:gdLst>
                              <a:gd name="T0" fmla="+- 0 5097 5025"/>
                              <a:gd name="T1" fmla="*/ T0 w 72"/>
                              <a:gd name="T2" fmla="+- 0 1219 1183"/>
                              <a:gd name="T3" fmla="*/ 1219 h 72"/>
                              <a:gd name="T4" fmla="+- 0 5090 5025"/>
                              <a:gd name="T5" fmla="*/ T4 w 72"/>
                              <a:gd name="T6" fmla="+- 0 1240 1183"/>
                              <a:gd name="T7" fmla="*/ 1240 h 72"/>
                              <a:gd name="T8" fmla="+- 0 5073 5025"/>
                              <a:gd name="T9" fmla="*/ T8 w 72"/>
                              <a:gd name="T10" fmla="+- 0 1253 1183"/>
                              <a:gd name="T11" fmla="*/ 1253 h 72"/>
                              <a:gd name="T12" fmla="+- 0 5061 5025"/>
                              <a:gd name="T13" fmla="*/ T12 w 72"/>
                              <a:gd name="T14" fmla="+- 0 1255 1183"/>
                              <a:gd name="T15" fmla="*/ 1255 h 72"/>
                              <a:gd name="T16" fmla="+- 0 5040 5025"/>
                              <a:gd name="T17" fmla="*/ T16 w 72"/>
                              <a:gd name="T18" fmla="+- 0 1248 1183"/>
                              <a:gd name="T19" fmla="*/ 1248 h 72"/>
                              <a:gd name="T20" fmla="+- 0 5027 5025"/>
                              <a:gd name="T21" fmla="*/ T20 w 72"/>
                              <a:gd name="T22" fmla="+- 0 1231 1183"/>
                              <a:gd name="T23" fmla="*/ 1231 h 72"/>
                              <a:gd name="T24" fmla="+- 0 5025 5025"/>
                              <a:gd name="T25" fmla="*/ T24 w 72"/>
                              <a:gd name="T26" fmla="+- 0 1219 1183"/>
                              <a:gd name="T27" fmla="*/ 1219 h 72"/>
                              <a:gd name="T28" fmla="+- 0 5031 5025"/>
                              <a:gd name="T29" fmla="*/ T28 w 72"/>
                              <a:gd name="T30" fmla="+- 0 1198 1183"/>
                              <a:gd name="T31" fmla="*/ 1198 h 72"/>
                              <a:gd name="T32" fmla="+- 0 5048 5025"/>
                              <a:gd name="T33" fmla="*/ T32 w 72"/>
                              <a:gd name="T34" fmla="+- 0 1185 1183"/>
                              <a:gd name="T35" fmla="*/ 1185 h 72"/>
                              <a:gd name="T36" fmla="+- 0 5061 5025"/>
                              <a:gd name="T37" fmla="*/ T36 w 72"/>
                              <a:gd name="T38" fmla="+- 0 1183 1183"/>
                              <a:gd name="T39" fmla="*/ 1183 h 72"/>
                              <a:gd name="T40" fmla="+- 0 5082 5025"/>
                              <a:gd name="T41" fmla="*/ T40 w 72"/>
                              <a:gd name="T42" fmla="+- 0 1189 1183"/>
                              <a:gd name="T43" fmla="*/ 1189 h 72"/>
                              <a:gd name="T44" fmla="+- 0 5095 5025"/>
                              <a:gd name="T45" fmla="*/ T44 w 72"/>
                              <a:gd name="T46" fmla="+- 0 1207 1183"/>
                              <a:gd name="T47" fmla="*/ 1207 h 72"/>
                              <a:gd name="T48" fmla="+- 0 5097 5025"/>
                              <a:gd name="T49" fmla="*/ T48 w 72"/>
                              <a:gd name="T50" fmla="+- 0 1219 1183"/>
                              <a:gd name="T51" fmla="*/ 121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86"/>
                        <wps:cNvSpPr>
                          <a:spLocks noEditPoints="1"/>
                        </wps:cNvSpPr>
                        <wps:spPr bwMode="auto">
                          <a:xfrm>
                            <a:off x="7030" y="550"/>
                            <a:ext cx="2362" cy="2431"/>
                          </a:xfrm>
                          <a:custGeom>
                            <a:avLst/>
                            <a:gdLst>
                              <a:gd name="T0" fmla="+- 0 5876 3515"/>
                              <a:gd name="T1" fmla="*/ T0 w 2361"/>
                              <a:gd name="T2" fmla="+- 0 275 275"/>
                              <a:gd name="T3" fmla="*/ 275 h 2431"/>
                              <a:gd name="T4" fmla="+- 0 3515 3515"/>
                              <a:gd name="T5" fmla="*/ T4 w 2361"/>
                              <a:gd name="T6" fmla="+- 0 2706 275"/>
                              <a:gd name="T7" fmla="*/ 2706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385"/>
                        <wps:cNvSpPr>
                          <a:spLocks noEditPoints="1"/>
                        </wps:cNvSpPr>
                        <wps:spPr bwMode="auto">
                          <a:xfrm>
                            <a:off x="7030" y="550"/>
                            <a:ext cx="2362" cy="2431"/>
                          </a:xfrm>
                          <a:custGeom>
                            <a:avLst/>
                            <a:gdLst>
                              <a:gd name="T0" fmla="+- 0 3515 3515"/>
                              <a:gd name="T1" fmla="*/ T0 w 2361"/>
                              <a:gd name="T2" fmla="+- 0 2706 275"/>
                              <a:gd name="T3" fmla="*/ 2706 h 2431"/>
                              <a:gd name="T4" fmla="+- 0 5876 3515"/>
                              <a:gd name="T5" fmla="*/ T4 w 2361"/>
                              <a:gd name="T6" fmla="+- 0 275 275"/>
                              <a:gd name="T7" fmla="*/ 275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AD719F" id="Group 384" o:spid="_x0000_s1026" style="position:absolute;margin-left:175.45pt;margin-top:13.4pt;width:118.65pt;height:122.15pt;z-index:-2269;mso-position-horizontal-relative:page" coordorigin="3509,269"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">
                <v:shape id="Freeform 403" o:spid="_x0000_s1027" style="position:absolute;left:3931;top:2161;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nFcQA&#10;AADcAAAADwAAAGRycy9kb3ducmV2LnhtbESPX2vCMBTF3wf7DuEOfJGZqmPMahQROtzLUCc+X5q7&#10;pqy5KUm0nZ/eDIQ9Hs6fH2ex6m0jLuRD7VjBeJSBIC6drrlScPwqnt9AhIissXFMCn4pwGr5+LDA&#10;XLuO93Q5xEqkEQ45KjAxtrmUoTRkMYxcS5y8b+ctxiR9JbXHLo3bRk6y7FVarDkRDLa0MVT+HM42&#10;cQ0dO79zxUv7MdzI4nr6PJXvSg2e+vUcRKQ+/ofv7a1WMJ2N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fZxXEAAAA3AAAAA8AAAAAAAAAAAAAAAAAmAIAAGRycy9k&#10;b3ducmV2LnhtbFBLBQYAAAAABAAEAPUAAACJAwAAAAA=&#10;" path="m72,36l66,57,49,70,36,72,15,66,2,48,,36,7,15,24,2,36,,57,7,70,24r2,12xe" filled="f" strokeweight=".21267mm">
                  <v:path arrowok="t" o:connecttype="custom" o:connectlocs="72,2197;66,2218;49,2231;36,2233;15,2227;2,2209;0,2197;7,2176;24,2163;36,2161;57,2168;70,2185;72,2197" o:connectangles="0,0,0,0,0,0,0,0,0,0,0,0,0"/>
                </v:shape>
                <v:shape id="Freeform 402" o:spid="_x0000_s1028" style="position:absolute;left:3931;top:205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5YsQA&#10;AADcAAAADwAAAGRycy9kb3ducmV2LnhtbESPX2vCMBTF3wf7DuEO9iIzVceY1SgiVNzLUCc+X5q7&#10;pqy5KUlmq5/eDIQ9Hs6fH2e+7G0jzuRD7VjBaJiBIC6drrlScPwqXt5BhIissXFMCi4UYLl4fJhj&#10;rl3HezofYiXSCIccFZgY21zKUBqyGIauJU7et/MWY5K+ktpjl8ZtI8dZ9iYt1pwIBltaGyp/Dr82&#10;cQ0dO79zxWv7MVjL4nr6PJUbpZ6f+tUMRKQ+/ofv7a1WMJmO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WLEAAAA3AAAAA8AAAAAAAAAAAAAAAAAmAIAAGRycy9k&#10;b3ducmV2LnhtbFBLBQYAAAAABAAEAPUAAACJAwAAAAA=&#10;" path="m72,36l66,57,49,70,36,72,15,65,2,48,,36,7,15,24,2,36,,57,7,70,24r2,12xe" filled="f" strokeweight=".21267mm">
                  <v:path arrowok="t" o:connecttype="custom" o:connectlocs="72,2088;66,2109;49,2122;36,2124;15,2117;2,2100;0,2088;7,2067;24,2054;36,2052;57,2059;70,2076;72,2088" o:connectangles="0,0,0,0,0,0,0,0,0,0,0,0,0"/>
                </v:shape>
                <v:shape id="Freeform 401" o:spid="_x0000_s1029" style="position:absolute;left:4283;top:197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JLsUA&#10;AADcAAAADwAAAGRycy9kb3ducmV2LnhtbESPUWvCQBCE3wX/w7FC3+pFA0VTT1Gh0JaCmpaCb0tu&#10;zQVzeyF3iem/7xUKPg6z883OajPYWvTU+sqxgtk0AUFcOF1xqeDr8+VxAcIHZI21Y1LwQx426/Fo&#10;hZl2Nz5Rn4dSRAj7DBWYEJpMSl8YsuinriGO3sW1FkOUbSl1i7cIt7WcJ8mTtFhxbDDY0N5Qcc07&#10;G9840PE95eFcJF0/a9663fflwyj1MBm2zyACDeF+/J9+1QrSZQp/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4kuxQAAANwAAAAPAAAAAAAAAAAAAAAAAJgCAABkcnMv&#10;ZG93bnJldi54bWxQSwUGAAAAAAQABAD1AAAAigMAAAAA&#10;" path="m49,l,84r97,l49,xe" fillcolor="black" stroked="f">
                  <v:path arrowok="t" o:connecttype="custom" o:connectlocs="49,1970;0,2054;97,2054;49,1970" o:connectangles="0,0,0,0"/>
                </v:shape>
                <v:shape id="Freeform 400" o:spid="_x0000_s1030" style="position:absolute;left:4283;top:197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wz8YA&#10;AADcAAAADwAAAGRycy9kb3ducmV2LnhtbESPQWvCQBSE74X+h+UVvOnGKtKmbsRWBCnxUO2hx0f2&#10;JRuafRuya4z+ercg9DjMzDfMcjXYRvTU+dqxgukkAUFcOF1zpeD7uB2/gPABWWPjmBRcyMMqe3xY&#10;Yqrdmb+oP4RKRAj7FBWYENpUSl8YsugnriWOXuk6iyHKrpK6w3OE20Y+J8lCWqw5Lhhs6cNQ8Xs4&#10;WQXH/ZXl+8968ZnrTT6t274weanU6GlYv4EINIT/8L290wpmr3P4O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dwz8YAAADcAAAADwAAAAAAAAAAAAAAAACYAgAAZHJz&#10;L2Rvd25yZXYueG1sUEsFBgAAAAAEAAQA9QAAAIsDAAAAAA==&#10;" path="m49,l97,84,,84,49,xe" filled="f" strokeweight=".21267mm">
                  <v:path arrowok="t" o:connecttype="custom" o:connectlocs="49,1970;97,2054;0,2054;49,1970" o:connectangles="0,0,0,0"/>
                </v:shape>
                <v:shape id="Freeform 399" o:spid="_x0000_s1031" style="position:absolute;left:4283;top:193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0wcUA&#10;AADcAAAADwAAAGRycy9kb3ducmV2LnhtbESPUWvCQBCE3wv9D8cWfNOLitKmnqKCoEVoa0Xo25Jb&#10;c8HcXshdYvrvPUHo4zA73+zMFp0tRUu1LxwrGA4SEMSZ0wXnCo4/m/4rCB+QNZaOScEfeVjMn59m&#10;mGp35W9qDyEXEcI+RQUmhCqV0meGLPqBq4ijd3a1xRBlnUtd4zXCbSlHSTKVFguODQYrWhvKLofG&#10;xjc+6etjzN1vljTtsNo1q9N5b5TqvXTLdxCBuvB//EhvtYLx2w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rTBxQAAANwAAAAPAAAAAAAAAAAAAAAAAJgCAABkcnMv&#10;ZG93bnJldi54bWxQSwUGAAAAAAQABAD1AAAAigMAAAAA&#10;" path="m49,l,84r97,l49,xe" fillcolor="black" stroked="f">
                  <v:path arrowok="t" o:connecttype="custom" o:connectlocs="49,1937;0,2021;97,2021;49,1937" o:connectangles="0,0,0,0"/>
                </v:shape>
                <v:shape id="Freeform 398" o:spid="_x0000_s1032" style="position:absolute;left:4283;top:193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LI8YA&#10;AADcAAAADwAAAGRycy9kb3ducmV2LnhtbESPzWrDMBCE74W+g9hCbomcBEzqRg75oVCCe2iSQ46L&#10;tbZMrZWxVMfN01eFQo/DzHzDrDejbcVAvW8cK5jPEhDEpdMN1wou59fpCoQPyBpbx6Tgmzxs8seH&#10;NWba3fiDhlOoRYSwz1CBCaHLpPSlIYt+5jri6FWutxii7Gupe7xFuG3lIklSabHhuGCwo72h8vP0&#10;ZRWc3+8sd9dteiz0oZg33VCaolJq8jRuX0AEGsN/+K/9phUsn1P4PROP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lLI8YAAADcAAAADwAAAAAAAAAAAAAAAACYAgAAZHJz&#10;L2Rvd25yZXYueG1sUEsFBgAAAAAEAAQA9QAAAIsDAAAAAA==&#10;" path="m49,l97,84,,84,49,xe" filled="f" strokeweight=".21267mm">
                  <v:path arrowok="t" o:connecttype="custom" o:connectlocs="49,1937;97,2021;0,2021;49,1937" o:connectangles="0,0,0,0"/>
                </v:shape>
                <v:shape id="Freeform 397" o:spid="_x0000_s1033" style="position:absolute;left:4283;top:1942;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PLcUA&#10;AADcAAAADwAAAGRycy9kb3ducmV2LnhtbESPUWvCQBCE3wv9D8cWfNOLCtqmnqKCoEVoa0Xo25Jb&#10;c8HcXshdYvrvPUHo4zA73+zMFp0tRUu1LxwrGA4SEMSZ0wXnCo4/m/4rCB+QNZaOScEfeVjMn59m&#10;mGp35W9qDyEXEcI+RQUmhCqV0meGLPqBq4ijd3a1xRBlnUtd4zXCbSlHSTKRFguODQYrWhvKLofG&#10;xjc+6etjzN1vljTtsNo1q9N5b5TqvXTLdxCBuvB//EhvtYLx2x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I8txQAAANwAAAAPAAAAAAAAAAAAAAAAAJgCAABkcnMv&#10;ZG93bnJldi54bWxQSwUGAAAAAAQABAD1AAAAigMAAAAA&#10;" path="m49,l,84r97,l49,xe" fillcolor="black" stroked="f">
                  <v:path arrowok="t" o:connecttype="custom" o:connectlocs="49,1942;0,2026;97,2026;49,1942" o:connectangles="0,0,0,0"/>
                </v:shape>
                <v:shape id="Freeform 396" o:spid="_x0000_s1034" style="position:absolute;left:4283;top:1942;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ysMA&#10;AADcAAAADwAAAGRycy9kb3ducmV2LnhtbERPu2rDMBTdC/kHcQPdGtkNhMaJYpyWQCnukMeQ8WLd&#10;WCbWlbFU2+3XV0Oh4+G8t/lkWzFQ7xvHCtJFAoK4crrhWsHlfHh6AeEDssbWMSn4Jg/5bvawxUy7&#10;kY80nEItYgj7DBWYELpMSl8ZsugXriOO3M31FkOEfS11j2MMt618TpKVtNhwbDDY0auh6n76sgrO&#10;nz8s99di9VHqtzJtuqEy5U2px/lUbEAEmsK/+M/9rhUs13FtPBOP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6ysMAAADcAAAADwAAAAAAAAAAAAAAAACYAgAAZHJzL2Rv&#10;d25yZXYueG1sUEsFBgAAAAAEAAQA9QAAAIgDAAAAAA==&#10;" path="m49,l97,84,,84,49,xe" filled="f" strokeweight=".21267mm">
                  <v:path arrowok="t" o:connecttype="custom" o:connectlocs="49,1942;97,2026;0,2026;49,1942" o:connectangles="0,0,0,0"/>
                </v:shape>
                <v:shape id="Freeform 395" o:spid="_x0000_s1035" style="position:absolute;left:4283;top:1789;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UA&#10;AADcAAAADwAAAGRycy9kb3ducmV2LnhtbESPUWvCQBCE34X+h2OFvulFBanRU6xQaEWo2iL4tuTW&#10;XDC3F3KXmP77niD4OMzONzuLVWdL0VLtC8cKRsMEBHHmdMG5gt+fj8EbCB+QNZaOScEfeVgtX3oL&#10;TLW78YHaY8hFhLBPUYEJoUql9Jkhi37oKuLoXVxtMURZ51LXeItwW8pxkkylxYJjg8GKNoay67Gx&#10;8Y1v2m8n3J2zpGlH1VfzfrrsjFKv/W49BxGoC8/jR/pTK5jMZnAfEwk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777ExQAAANwAAAAPAAAAAAAAAAAAAAAAAJgCAABkcnMv&#10;ZG93bnJldi54bWxQSwUGAAAAAAQABAD1AAAAigMAAAAA&#10;" path="m49,l,84r97,l49,xe" fillcolor="black" stroked="f">
                  <v:path arrowok="t" o:connecttype="custom" o:connectlocs="49,1789;0,1873;97,1873;49,1789" o:connectangles="0,0,0,0"/>
                </v:shape>
                <v:shape id="Freeform 394" o:spid="_x0000_s1036" style="position:absolute;left:4283;top:1789;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wuLsIA&#10;AADcAAAADwAAAGRycy9kb3ducmV2LnhtbERPz2vCMBS+D/wfwhN2W9MOkVGNUh0DGfUwu8OOj+bZ&#10;FJuX0mS1219vDoLHj+/3ejvZTow0+NaxgixJQRDXTrfcKPiuPl7eQPiArLFzTAr+yMN2M3taY67d&#10;lb9oPIVGxBD2OSowIfS5lL42ZNEnrieO3NkNFkOEQyP1gNcYbjv5mqZLabHl2GCwp72h+nL6tQqq&#10;4z/L3U+x/Cz1e5m1/Vib8qzU83wqViACTeEhvrsPWsEijfPjmXg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C4uwgAAANwAAAAPAAAAAAAAAAAAAAAAAJgCAABkcnMvZG93&#10;bnJldi54bWxQSwUGAAAAAAQABAD1AAAAhwMAAAAA&#10;" path="m49,l97,84,,84,49,xe" filled="f" strokeweight=".21267mm">
                  <v:path arrowok="t" o:connecttype="custom" o:connectlocs="49,1789;97,1873;0,1873;49,1789" o:connectangles="0,0,0,0"/>
                </v:shape>
                <v:shape id="Freeform 393" o:spid="_x0000_s1037" style="position:absolute;left:3931;top:244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8/98MA&#10;AADcAAAADwAAAGRycy9kb3ducmV2LnhtbESPX2vCMBTF3wd+h3AFX4amDhlSjSJCZb6MTcXnS3Nt&#10;is1NSaKtfvplMNjj4fz5cZbr3jbiTj7UjhVMJxkI4tLpmisFp2MxnoMIEVlj45gUPCjAejV4WWKu&#10;XcffdD/ESqQRDjkqMDG2uZShNGQxTFxLnLyL8xZjkr6S2mOXxm0j37LsXVqsOREMtrQ1VF4PN5u4&#10;hk6d/3LFrN2/bmXxPH+ey51So2G/WYCI1Mf/8F/7QyuYZVP4PZOO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8/98MAAADcAAAADwAAAAAAAAAAAAAAAACYAgAAZHJzL2Rv&#10;d25yZXYueG1sUEsFBgAAAAAEAAQA9QAAAIgDAAAAAA==&#10;" path="m72,36l66,57,49,70,36,72,15,65,2,48,,36,7,15,24,2,36,,57,6,70,23r2,13xe" filled="f" strokeweight=".21267mm">
                  <v:path arrowok="t" o:connecttype="custom" o:connectlocs="72,2479;66,2500;49,2513;36,2515;15,2508;2,2491;0,2479;7,2458;24,2445;36,2443;57,2449;70,2466;72,2479" o:connectangles="0,0,0,0,0,0,0,0,0,0,0,0,0"/>
                </v:shape>
                <v:shape id="Freeform 392" o:spid="_x0000_s1038" style="position:absolute;left:4551;top:175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hgMMA&#10;AADcAAAADwAAAGRycy9kb3ducmV2LnhtbESPX2vCMBTF3wd+h3AFX4amigypRhGhY76MTcXnS3Nt&#10;is1NSaKtfvplMNjj4fz5cVab3jbiTj7UjhVMJxkI4tLpmisFp2MxXoAIEVlj45gUPCjAZj14WWGu&#10;XcffdD/ESqQRDjkqMDG2uZShNGQxTFxLnLyL8xZjkr6S2mOXxm0jZ1n2Ji3WnAgGW9oZKq+Hm01c&#10;Q6fOf7li3u5fd7J4nj/P5btSo2G/XYKI1Mf/8F/7QyuYZzP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2hgMMAAADcAAAADwAAAAAAAAAAAAAAAACYAgAAZHJzL2Rv&#10;d25yZXYueG1sUEsFBgAAAAAEAAQA9QAAAIgDAAAAAA==&#10;" path="m72,36l65,57,48,70,36,72,15,66,2,49,,36,7,15,24,2,36,,57,7,70,24r2,12xe" filled="f" strokeweight=".21267mm">
                  <v:path arrowok="t" o:connecttype="custom" o:connectlocs="72,1795;65,1816;48,1829;36,1831;15,1825;2,1808;0,1795;7,1774;24,1761;36,1759;57,1766;70,1783;72,1795" o:connectangles="0,0,0,0,0,0,0,0,0,0,0,0,0"/>
                </v:shape>
                <v:shape id="Freeform 391" o:spid="_x0000_s1039" style="position:absolute;left:4551;top:160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EG8QA&#10;AADcAAAADwAAAGRycy9kb3ducmV2LnhtbESPS2sCMRSF9wX/Q7hCN0UztSIyGkWEkXZT6gPXl8l1&#10;Mji5GZLUGf31TaHQ5eE8Ps5y3dtG3MiH2rGC13EGgrh0uuZKwelYjOYgQkTW2DgmBXcKsF4NnpaY&#10;a9fxnm6HWIk0wiFHBSbGNpcylIYshrFriZN3cd5iTNJXUnvs0rht5CTLZtJizYlgsKWtofJ6+LaJ&#10;a+jU+S9XTNuPl60sHufPc7lT6nnYbxYgIvXxP/zXftcKptkb/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hBBvEAAAA3AAAAA8AAAAAAAAAAAAAAAAAmAIAAGRycy9k&#10;b3ducmV2LnhtbFBLBQYAAAAABAAEAPUAAACJAwAAAAA=&#10;" path="m72,36l65,57,48,70,36,72,15,65,2,48,,36,7,15,24,2,36,,57,6,70,24r2,12xe" filled="f" strokeweight=".21267mm">
                  <v:path arrowok="t" o:connecttype="custom" o:connectlocs="72,1641;65,1662;48,1675;36,1677;15,1670;2,1653;0,1641;7,1620;24,1607;36,1605;57,1611;70,1629;72,1641" o:connectangles="0,0,0,0,0,0,0,0,0,0,0,0,0"/>
                </v:shape>
                <v:shape id="Freeform 390" o:spid="_x0000_s1040" style="position:absolute;left:4551;top:199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cb8MA&#10;AADcAAAADwAAAGRycy9kb3ducmV2LnhtbESPX2vCMBTF3wf7DuEKvoyZTsoYnVFEqLiX4Zz4fGmu&#10;TbG5KUm0dZ9+EQQfD+fPjzNbDLYVF/KhcazgbZKBIK6cbrhWsP8tXz9AhIissXVMCq4UYDF/fpph&#10;oV3PP3TZxVqkEQ4FKjAxdoWUoTJkMUxcR5y8o/MWY5K+ltpjn8ZtK6dZ9i4tNpwIBjtaGapOu7NN&#10;XEP73m9dmXdfLytZ/h2+D9VaqfFoWH6CiDTER/je3mgFeZbD7Uw6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icb8MAAADcAAAADwAAAAAAAAAAAAAAAACYAgAAZHJzL2Rv&#10;d25yZXYueG1sUEsFBgAAAAAEAAQA9QAAAIgDAAAAAA==&#10;" path="m72,36l65,57,48,70,36,72,15,65,2,48,,36,7,15,24,2,36,,57,7,70,24r2,12xe" filled="f" strokeweight=".21267mm">
                  <v:path arrowok="t" o:connecttype="custom" o:connectlocs="72,2028;65,2049;48,2062;36,2064;15,2057;2,2040;0,2028;7,2007;24,1994;36,1992;57,1999;70,2016;72,2028" o:connectangles="0,0,0,0,0,0,0,0,0,0,0,0,0"/>
                </v:shape>
                <v:shape id="Freeform 389" o:spid="_x0000_s1041" style="position:absolute;left:5025;top:149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59MQA&#10;AADcAAAADwAAAGRycy9kb3ducmV2LnhtbESPS2sCMRSF9wX/Q7hCN0UzFSsyGkWEkXZT6gPXl8l1&#10;Mji5GZLUGf31TaHQ5eE8Ps5y3dtG3MiH2rGC13EGgrh0uuZKwelYjOYgQkTW2DgmBXcKsF4NnpaY&#10;a9fxnm6HWIk0wiFHBSbGNpcylIYshrFriZN3cd5iTNJXUnvs0rht5CTLZtJizYlgsKWtofJ6+LaJ&#10;a+jU+S9XTNuPl60sHufPc7lT6nnYbxYgIvXxP/zXftcKptkb/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EOfTEAAAA3AAAAA8AAAAAAAAAAAAAAAAAmAIAAGRycy9k&#10;b3ducmV2LnhtbFBLBQYAAAAABAAEAPUAAACJAwAAAAA=&#10;" path="m72,36l65,57,48,70,36,72,15,65,2,48,,36,6,15,23,2,36,,57,6,70,23r2,13xe" filled="f" strokeweight=".21267mm">
                  <v:path arrowok="t" o:connecttype="custom" o:connectlocs="72,1533;65,1554;48,1567;36,1569;15,1562;2,1545;0,1533;6,1512;23,1499;36,1497;57,1503;70,1520;72,1533" o:connectangles="0,0,0,0,0,0,0,0,0,0,0,0,0"/>
                </v:shape>
                <v:shape id="Freeform 388" o:spid="_x0000_s1042" style="position:absolute;left:5025;top:161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ng8MA&#10;AADcAAAADwAAAGRycy9kb3ducmV2LnhtbESPX2vCMBTF3wd+h3AFX4amiohUo4jQMV/GpuLzpbk2&#10;xeamJNHWffplMNjj4fz5cdbb3jbiQT7UjhVMJxkI4tLpmisF51MxXoIIEVlj45gUPCnAdjN4WWOu&#10;Xcdf9DjGSqQRDjkqMDG2uZShNGQxTFxLnLyr8xZjkr6S2mOXxm0jZ1m2kBZrTgSDLe0Nlbfj3Sau&#10;oXPnP10xbw+ve1l8Xz4u5ZtSo2G/W4GI1Mf/8F/7XSuYZwv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ang8MAAADcAAAADwAAAAAAAAAAAAAAAACYAgAAZHJzL2Rv&#10;d25yZXYueG1sUEsFBgAAAAAEAAQA9QAAAIgDAAAAAA==&#10;" path="m72,36l65,57,48,70,36,73,15,66,2,49,,36,6,16,23,3,36,,57,7,70,24r2,12xe" filled="f" strokeweight=".21267mm">
                  <v:path arrowok="t" o:connecttype="custom" o:connectlocs="72,1654;65,1675;48,1688;36,1691;15,1684;2,1667;0,1654;6,1634;23,1621;36,1618;57,1625;70,1642;72,1654" o:connectangles="0,0,0,0,0,0,0,0,0,0,0,0,0"/>
                </v:shape>
                <v:shape id="Freeform 387" o:spid="_x0000_s1043" style="position:absolute;left:5025;top:118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CGMQA&#10;AADcAAAADwAAAGRycy9kb3ducmV2LnhtbESPS2sCMRSF9wX/Q7hCN0UzFakyGkWEkXZT6gPXl8l1&#10;Mji5GZLUGf31TaHQ5eE8Ps5y3dtG3MiH2rGC13EGgrh0uuZKwelYjOYgQkTW2DgmBXcKsF4NnpaY&#10;a9fxnm6HWIk0wiFHBSbGNpcylIYshrFriZN3cd5iTNJXUnvs0rht5CTL3qTFmhPBYEtbQ+X18G0T&#10;19Cp81+umLYfL1tZPM6f53Kn1POw3yxAROrjf/iv/a4VTLMZ/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aAhjEAAAA3AAAAA8AAAAAAAAAAAAAAAAAmAIAAGRycy9k&#10;b3ducmV2LnhtbFBLBQYAAAAABAAEAPUAAACJAwAAAAA=&#10;" path="m72,36l65,57,48,70,36,72,15,65,2,48,,36,6,15,23,2,36,,57,6,70,24r2,12xe" filled="f" strokeweight=".21267mm">
                  <v:path arrowok="t" o:connecttype="custom" o:connectlocs="72,1219;65,1240;48,1253;36,1255;15,1248;2,1231;0,1219;6,1198;23,1185;36,1183;57,1189;70,1207;72,1219" o:connectangles="0,0,0,0,0,0,0,0,0,0,0,0,0"/>
                </v:shape>
                <v:shape id="Freeform 386" o:spid="_x0000_s1044" style="position:absolute;left:7030;top:550;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TsAA&#10;AADcAAAADwAAAGRycy9kb3ducmV2LnhtbERPy2oCMRTdF/yHcIXuaqJIkdEoolikXTk+1pfJdRJm&#10;cjNMUp3+fbModHk479Vm8K14UB9dYA3TiQJBXAXjuNZwOR/eFiBiQjbYBiYNPxRhsx69rLAw4ckn&#10;epSpFjmEY4EabEpdIWWsLHmMk9ARZ+4eeo8pw76WpsdnDvetnCn1Lj06zg0WO9pZqpry22uYKXf9&#10;LG/yK9h6X7qPRdPFU6P163jYLkEkGtK/+M99NBrmKq/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2+TsAAAADcAAAADwAAAAAAAAAAAAAAAACYAgAAZHJzL2Rvd25y&#10;ZXYueG1sUEsFBgAAAAAEAAQA9QAAAIUDAAAAAA==&#10;" path="m2361,l,2431e" filled="f" strokeweight=".21267mm">
                  <v:path arrowok="t" o:connecttype="custom" o:connectlocs="2362,275;0,2706" o:connectangles="0,0"/>
                  <o:lock v:ext="edit" verticies="t"/>
                </v:shape>
                <v:shape id="Freeform 385" o:spid="_x0000_s1045" style="position:absolute;left:7030;top:550;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b1cMA&#10;AADcAAAADwAAAGRycy9kb3ducmV2LnhtbESPQWsCMRSE70L/Q3iF3jSpFNGtUYrSUvTkant+bF43&#10;YTcvyybV7b9vBMHjMDPfMMv14Ftxpj66wBqeJwoEcRWM41rD6fg+noOICdlgG5g0/FGE9ephtMTC&#10;hAsf6FymWmQIxwI12JS6QspYWfIYJ6Ejzt5P6D2mLPtamh4vGe5bOVVqJj06zgsWO9pYqpry12uY&#10;Kve1K7/lPth6W7qPedPFQ6P10+Pw9goi0ZDu4Vv702h4UQu4ns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Eb1cMAAADcAAAADwAAAAAAAAAAAAAAAACYAgAAZHJzL2Rv&#10;d25yZXYueG1sUEsFBgAAAAAEAAQA9QAAAIgDAAAAAA==&#10;" path="m,2431l2361,e" filled="f" strokeweight=".21267mm">
                  <v:path arrowok="t" o:connecttype="custom" o:connectlocs="0,2706;2362,275" o:connectangles="0,0"/>
                  <o:lock v:ext="edit" verticies="t"/>
                </v:shape>
                <w10:wrap anchorx="page"/>
              </v:group>
            </w:pict>
          </mc:Fallback>
        </mc:AlternateContent>
      </w:r>
      <w:r>
        <w:rPr>
          <w:noProof/>
        </w:rPr>
        <mc:AlternateContent>
          <mc:Choice Requires="wpg">
            <w:drawing>
              <wp:anchor distT="0" distB="0" distL="114300" distR="114300" simplePos="0" relativeHeight="503314212" behindDoc="1" locked="0" layoutInCell="1" allowOverlap="1" wp14:anchorId="7B9753F8" wp14:editId="20AE16EA">
                <wp:simplePos x="0" y="0"/>
                <wp:positionH relativeFrom="page">
                  <wp:posOffset>4249420</wp:posOffset>
                </wp:positionH>
                <wp:positionV relativeFrom="paragraph">
                  <wp:posOffset>170180</wp:posOffset>
                </wp:positionV>
                <wp:extent cx="1506855" cy="1551305"/>
                <wp:effectExtent l="0" t="0" r="4254500" b="180975"/>
                <wp:wrapNone/>
                <wp:docPr id="369"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1305"/>
                          <a:chOff x="6693" y="269"/>
                          <a:chExt cx="2374" cy="2443"/>
                        </a:xfrm>
                      </wpg:grpSpPr>
                      <wps:wsp>
                        <wps:cNvPr id="370" name="Freeform 383"/>
                        <wps:cNvSpPr>
                          <a:spLocks/>
                        </wps:cNvSpPr>
                        <wps:spPr bwMode="auto">
                          <a:xfrm>
                            <a:off x="7467" y="1964"/>
                            <a:ext cx="97" cy="84"/>
                          </a:xfrm>
                          <a:custGeom>
                            <a:avLst/>
                            <a:gdLst>
                              <a:gd name="T0" fmla="+- 0 7515 7467"/>
                              <a:gd name="T1" fmla="*/ T0 w 97"/>
                              <a:gd name="T2" fmla="+- 0 1964 1964"/>
                              <a:gd name="T3" fmla="*/ 1964 h 84"/>
                              <a:gd name="T4" fmla="+- 0 7467 7467"/>
                              <a:gd name="T5" fmla="*/ T4 w 97"/>
                              <a:gd name="T6" fmla="+- 0 2048 1964"/>
                              <a:gd name="T7" fmla="*/ 2048 h 84"/>
                              <a:gd name="T8" fmla="+- 0 7564 7467"/>
                              <a:gd name="T9" fmla="*/ T8 w 97"/>
                              <a:gd name="T10" fmla="+- 0 2048 1964"/>
                              <a:gd name="T11" fmla="*/ 2048 h 84"/>
                              <a:gd name="T12" fmla="+- 0 7515 7467"/>
                              <a:gd name="T13" fmla="*/ T12 w 97"/>
                              <a:gd name="T14" fmla="+- 0 1964 1964"/>
                              <a:gd name="T15" fmla="*/ 1964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82"/>
                        <wps:cNvSpPr>
                          <a:spLocks/>
                        </wps:cNvSpPr>
                        <wps:spPr bwMode="auto">
                          <a:xfrm>
                            <a:off x="7467" y="1964"/>
                            <a:ext cx="97" cy="84"/>
                          </a:xfrm>
                          <a:custGeom>
                            <a:avLst/>
                            <a:gdLst>
                              <a:gd name="T0" fmla="+- 0 7515 7467"/>
                              <a:gd name="T1" fmla="*/ T0 w 97"/>
                              <a:gd name="T2" fmla="+- 0 1964 1964"/>
                              <a:gd name="T3" fmla="*/ 1964 h 84"/>
                              <a:gd name="T4" fmla="+- 0 7564 7467"/>
                              <a:gd name="T5" fmla="*/ T4 w 97"/>
                              <a:gd name="T6" fmla="+- 0 2048 1964"/>
                              <a:gd name="T7" fmla="*/ 2048 h 84"/>
                              <a:gd name="T8" fmla="+- 0 7467 7467"/>
                              <a:gd name="T9" fmla="*/ T8 w 97"/>
                              <a:gd name="T10" fmla="+- 0 2048 1964"/>
                              <a:gd name="T11" fmla="*/ 2048 h 84"/>
                              <a:gd name="T12" fmla="+- 0 7515 7467"/>
                              <a:gd name="T13" fmla="*/ T12 w 97"/>
                              <a:gd name="T14" fmla="+- 0 1964 1964"/>
                              <a:gd name="T15" fmla="*/ 1964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81"/>
                        <wps:cNvSpPr>
                          <a:spLocks/>
                        </wps:cNvSpPr>
                        <wps:spPr bwMode="auto">
                          <a:xfrm>
                            <a:off x="7467" y="1874"/>
                            <a:ext cx="97" cy="84"/>
                          </a:xfrm>
                          <a:custGeom>
                            <a:avLst/>
                            <a:gdLst>
                              <a:gd name="T0" fmla="+- 0 7515 7467"/>
                              <a:gd name="T1" fmla="*/ T0 w 97"/>
                              <a:gd name="T2" fmla="+- 0 1874 1874"/>
                              <a:gd name="T3" fmla="*/ 1874 h 84"/>
                              <a:gd name="T4" fmla="+- 0 7467 7467"/>
                              <a:gd name="T5" fmla="*/ T4 w 97"/>
                              <a:gd name="T6" fmla="+- 0 1958 1874"/>
                              <a:gd name="T7" fmla="*/ 1958 h 84"/>
                              <a:gd name="T8" fmla="+- 0 7564 7467"/>
                              <a:gd name="T9" fmla="*/ T8 w 97"/>
                              <a:gd name="T10" fmla="+- 0 1958 1874"/>
                              <a:gd name="T11" fmla="*/ 1958 h 84"/>
                              <a:gd name="T12" fmla="+- 0 7515 7467"/>
                              <a:gd name="T13" fmla="*/ T12 w 97"/>
                              <a:gd name="T14" fmla="+- 0 1874 1874"/>
                              <a:gd name="T15" fmla="*/ 1874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80"/>
                        <wps:cNvSpPr>
                          <a:spLocks/>
                        </wps:cNvSpPr>
                        <wps:spPr bwMode="auto">
                          <a:xfrm>
                            <a:off x="7467" y="1874"/>
                            <a:ext cx="97" cy="84"/>
                          </a:xfrm>
                          <a:custGeom>
                            <a:avLst/>
                            <a:gdLst>
                              <a:gd name="T0" fmla="+- 0 7515 7467"/>
                              <a:gd name="T1" fmla="*/ T0 w 97"/>
                              <a:gd name="T2" fmla="+- 0 1874 1874"/>
                              <a:gd name="T3" fmla="*/ 1874 h 84"/>
                              <a:gd name="T4" fmla="+- 0 7564 7467"/>
                              <a:gd name="T5" fmla="*/ T4 w 97"/>
                              <a:gd name="T6" fmla="+- 0 1958 1874"/>
                              <a:gd name="T7" fmla="*/ 1958 h 84"/>
                              <a:gd name="T8" fmla="+- 0 7467 7467"/>
                              <a:gd name="T9" fmla="*/ T8 w 97"/>
                              <a:gd name="T10" fmla="+- 0 1958 1874"/>
                              <a:gd name="T11" fmla="*/ 1958 h 84"/>
                              <a:gd name="T12" fmla="+- 0 7515 7467"/>
                              <a:gd name="T13" fmla="*/ T12 w 97"/>
                              <a:gd name="T14" fmla="+- 0 1874 1874"/>
                              <a:gd name="T15" fmla="*/ 1874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79"/>
                        <wps:cNvSpPr>
                          <a:spLocks/>
                        </wps:cNvSpPr>
                        <wps:spPr bwMode="auto">
                          <a:xfrm>
                            <a:off x="7467" y="1905"/>
                            <a:ext cx="97" cy="84"/>
                          </a:xfrm>
                          <a:custGeom>
                            <a:avLst/>
                            <a:gdLst>
                              <a:gd name="T0" fmla="+- 0 7515 7467"/>
                              <a:gd name="T1" fmla="*/ T0 w 97"/>
                              <a:gd name="T2" fmla="+- 0 1905 1905"/>
                              <a:gd name="T3" fmla="*/ 1905 h 84"/>
                              <a:gd name="T4" fmla="+- 0 7467 7467"/>
                              <a:gd name="T5" fmla="*/ T4 w 97"/>
                              <a:gd name="T6" fmla="+- 0 1989 1905"/>
                              <a:gd name="T7" fmla="*/ 1989 h 84"/>
                              <a:gd name="T8" fmla="+- 0 7564 7467"/>
                              <a:gd name="T9" fmla="*/ T8 w 97"/>
                              <a:gd name="T10" fmla="+- 0 1989 1905"/>
                              <a:gd name="T11" fmla="*/ 1989 h 84"/>
                              <a:gd name="T12" fmla="+- 0 7515 7467"/>
                              <a:gd name="T13" fmla="*/ T12 w 97"/>
                              <a:gd name="T14" fmla="+- 0 1905 1905"/>
                              <a:gd name="T15" fmla="*/ 1905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78"/>
                        <wps:cNvSpPr>
                          <a:spLocks/>
                        </wps:cNvSpPr>
                        <wps:spPr bwMode="auto">
                          <a:xfrm>
                            <a:off x="7467" y="1905"/>
                            <a:ext cx="97" cy="84"/>
                          </a:xfrm>
                          <a:custGeom>
                            <a:avLst/>
                            <a:gdLst>
                              <a:gd name="T0" fmla="+- 0 7515 7467"/>
                              <a:gd name="T1" fmla="*/ T0 w 97"/>
                              <a:gd name="T2" fmla="+- 0 1905 1905"/>
                              <a:gd name="T3" fmla="*/ 1905 h 84"/>
                              <a:gd name="T4" fmla="+- 0 7564 7467"/>
                              <a:gd name="T5" fmla="*/ T4 w 97"/>
                              <a:gd name="T6" fmla="+- 0 1989 1905"/>
                              <a:gd name="T7" fmla="*/ 1989 h 84"/>
                              <a:gd name="T8" fmla="+- 0 7467 7467"/>
                              <a:gd name="T9" fmla="*/ T8 w 97"/>
                              <a:gd name="T10" fmla="+- 0 1989 1905"/>
                              <a:gd name="T11" fmla="*/ 1989 h 84"/>
                              <a:gd name="T12" fmla="+- 0 7515 7467"/>
                              <a:gd name="T13" fmla="*/ T12 w 97"/>
                              <a:gd name="T14" fmla="+- 0 1905 1905"/>
                              <a:gd name="T15" fmla="*/ 1905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77"/>
                        <wps:cNvSpPr>
                          <a:spLocks/>
                        </wps:cNvSpPr>
                        <wps:spPr bwMode="auto">
                          <a:xfrm>
                            <a:off x="7115" y="2277"/>
                            <a:ext cx="72" cy="72"/>
                          </a:xfrm>
                          <a:custGeom>
                            <a:avLst/>
                            <a:gdLst>
                              <a:gd name="T0" fmla="+- 0 7187 7115"/>
                              <a:gd name="T1" fmla="*/ T0 w 72"/>
                              <a:gd name="T2" fmla="+- 0 2313 2277"/>
                              <a:gd name="T3" fmla="*/ 2313 h 72"/>
                              <a:gd name="T4" fmla="+- 0 7180 7115"/>
                              <a:gd name="T5" fmla="*/ T4 w 72"/>
                              <a:gd name="T6" fmla="+- 0 2334 2277"/>
                              <a:gd name="T7" fmla="*/ 2334 h 72"/>
                              <a:gd name="T8" fmla="+- 0 7163 7115"/>
                              <a:gd name="T9" fmla="*/ T8 w 72"/>
                              <a:gd name="T10" fmla="+- 0 2347 2277"/>
                              <a:gd name="T11" fmla="*/ 2347 h 72"/>
                              <a:gd name="T12" fmla="+- 0 7151 7115"/>
                              <a:gd name="T13" fmla="*/ T12 w 72"/>
                              <a:gd name="T14" fmla="+- 0 2349 2277"/>
                              <a:gd name="T15" fmla="*/ 2349 h 72"/>
                              <a:gd name="T16" fmla="+- 0 7130 7115"/>
                              <a:gd name="T17" fmla="*/ T16 w 72"/>
                              <a:gd name="T18" fmla="+- 0 2342 2277"/>
                              <a:gd name="T19" fmla="*/ 2342 h 72"/>
                              <a:gd name="T20" fmla="+- 0 7117 7115"/>
                              <a:gd name="T21" fmla="*/ T20 w 72"/>
                              <a:gd name="T22" fmla="+- 0 2325 2277"/>
                              <a:gd name="T23" fmla="*/ 2325 h 72"/>
                              <a:gd name="T24" fmla="+- 0 7115 7115"/>
                              <a:gd name="T25" fmla="*/ T24 w 72"/>
                              <a:gd name="T26" fmla="+- 0 2313 2277"/>
                              <a:gd name="T27" fmla="*/ 2313 h 72"/>
                              <a:gd name="T28" fmla="+- 0 7121 7115"/>
                              <a:gd name="T29" fmla="*/ T28 w 72"/>
                              <a:gd name="T30" fmla="+- 0 2292 2277"/>
                              <a:gd name="T31" fmla="*/ 2292 h 72"/>
                              <a:gd name="T32" fmla="+- 0 7138 7115"/>
                              <a:gd name="T33" fmla="*/ T32 w 72"/>
                              <a:gd name="T34" fmla="+- 0 2279 2277"/>
                              <a:gd name="T35" fmla="*/ 2279 h 72"/>
                              <a:gd name="T36" fmla="+- 0 7151 7115"/>
                              <a:gd name="T37" fmla="*/ T36 w 72"/>
                              <a:gd name="T38" fmla="+- 0 2277 2277"/>
                              <a:gd name="T39" fmla="*/ 2277 h 72"/>
                              <a:gd name="T40" fmla="+- 0 7172 7115"/>
                              <a:gd name="T41" fmla="*/ T40 w 72"/>
                              <a:gd name="T42" fmla="+- 0 2284 2277"/>
                              <a:gd name="T43" fmla="*/ 2284 h 72"/>
                              <a:gd name="T44" fmla="+- 0 7185 7115"/>
                              <a:gd name="T45" fmla="*/ T44 w 72"/>
                              <a:gd name="T46" fmla="+- 0 2301 2277"/>
                              <a:gd name="T47" fmla="*/ 2301 h 72"/>
                              <a:gd name="T48" fmla="+- 0 7187 7115"/>
                              <a:gd name="T49" fmla="*/ T48 w 72"/>
                              <a:gd name="T50" fmla="+- 0 2313 2277"/>
                              <a:gd name="T51" fmla="*/ 231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76"/>
                        <wps:cNvSpPr>
                          <a:spLocks/>
                        </wps:cNvSpPr>
                        <wps:spPr bwMode="auto">
                          <a:xfrm>
                            <a:off x="7115" y="2265"/>
                            <a:ext cx="72" cy="72"/>
                          </a:xfrm>
                          <a:custGeom>
                            <a:avLst/>
                            <a:gdLst>
                              <a:gd name="T0" fmla="+- 0 7187 7115"/>
                              <a:gd name="T1" fmla="*/ T0 w 72"/>
                              <a:gd name="T2" fmla="+- 0 2301 2265"/>
                              <a:gd name="T3" fmla="*/ 2301 h 72"/>
                              <a:gd name="T4" fmla="+- 0 7180 7115"/>
                              <a:gd name="T5" fmla="*/ T4 w 72"/>
                              <a:gd name="T6" fmla="+- 0 2322 2265"/>
                              <a:gd name="T7" fmla="*/ 2322 h 72"/>
                              <a:gd name="T8" fmla="+- 0 7163 7115"/>
                              <a:gd name="T9" fmla="*/ T8 w 72"/>
                              <a:gd name="T10" fmla="+- 0 2335 2265"/>
                              <a:gd name="T11" fmla="*/ 2335 h 72"/>
                              <a:gd name="T12" fmla="+- 0 7151 7115"/>
                              <a:gd name="T13" fmla="*/ T12 w 72"/>
                              <a:gd name="T14" fmla="+- 0 2337 2265"/>
                              <a:gd name="T15" fmla="*/ 2337 h 72"/>
                              <a:gd name="T16" fmla="+- 0 7130 7115"/>
                              <a:gd name="T17" fmla="*/ T16 w 72"/>
                              <a:gd name="T18" fmla="+- 0 2331 2265"/>
                              <a:gd name="T19" fmla="*/ 2331 h 72"/>
                              <a:gd name="T20" fmla="+- 0 7117 7115"/>
                              <a:gd name="T21" fmla="*/ T20 w 72"/>
                              <a:gd name="T22" fmla="+- 0 2313 2265"/>
                              <a:gd name="T23" fmla="*/ 2313 h 72"/>
                              <a:gd name="T24" fmla="+- 0 7115 7115"/>
                              <a:gd name="T25" fmla="*/ T24 w 72"/>
                              <a:gd name="T26" fmla="+- 0 2301 2265"/>
                              <a:gd name="T27" fmla="*/ 2301 h 72"/>
                              <a:gd name="T28" fmla="+- 0 7121 7115"/>
                              <a:gd name="T29" fmla="*/ T28 w 72"/>
                              <a:gd name="T30" fmla="+- 0 2280 2265"/>
                              <a:gd name="T31" fmla="*/ 2280 h 72"/>
                              <a:gd name="T32" fmla="+- 0 7138 7115"/>
                              <a:gd name="T33" fmla="*/ T32 w 72"/>
                              <a:gd name="T34" fmla="+- 0 2267 2265"/>
                              <a:gd name="T35" fmla="*/ 2267 h 72"/>
                              <a:gd name="T36" fmla="+- 0 7151 7115"/>
                              <a:gd name="T37" fmla="*/ T36 w 72"/>
                              <a:gd name="T38" fmla="+- 0 2265 2265"/>
                              <a:gd name="T39" fmla="*/ 2265 h 72"/>
                              <a:gd name="T40" fmla="+- 0 7172 7115"/>
                              <a:gd name="T41" fmla="*/ T40 w 72"/>
                              <a:gd name="T42" fmla="+- 0 2272 2265"/>
                              <a:gd name="T43" fmla="*/ 2272 h 72"/>
                              <a:gd name="T44" fmla="+- 0 7185 7115"/>
                              <a:gd name="T45" fmla="*/ T44 w 72"/>
                              <a:gd name="T46" fmla="+- 0 2289 2265"/>
                              <a:gd name="T47" fmla="*/ 2289 h 72"/>
                              <a:gd name="T48" fmla="+- 0 7187 7115"/>
                              <a:gd name="T49" fmla="*/ T48 w 72"/>
                              <a:gd name="T50" fmla="+- 0 2301 2265"/>
                              <a:gd name="T51" fmla="*/ 23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75"/>
                        <wps:cNvSpPr>
                          <a:spLocks/>
                        </wps:cNvSpPr>
                        <wps:spPr bwMode="auto">
                          <a:xfrm>
                            <a:off x="7115" y="2256"/>
                            <a:ext cx="72" cy="72"/>
                          </a:xfrm>
                          <a:custGeom>
                            <a:avLst/>
                            <a:gdLst>
                              <a:gd name="T0" fmla="+- 0 7187 7115"/>
                              <a:gd name="T1" fmla="*/ T0 w 72"/>
                              <a:gd name="T2" fmla="+- 0 2292 2256"/>
                              <a:gd name="T3" fmla="*/ 2292 h 72"/>
                              <a:gd name="T4" fmla="+- 0 7180 7115"/>
                              <a:gd name="T5" fmla="*/ T4 w 72"/>
                              <a:gd name="T6" fmla="+- 0 2313 2256"/>
                              <a:gd name="T7" fmla="*/ 2313 h 72"/>
                              <a:gd name="T8" fmla="+- 0 7163 7115"/>
                              <a:gd name="T9" fmla="*/ T8 w 72"/>
                              <a:gd name="T10" fmla="+- 0 2326 2256"/>
                              <a:gd name="T11" fmla="*/ 2326 h 72"/>
                              <a:gd name="T12" fmla="+- 0 7151 7115"/>
                              <a:gd name="T13" fmla="*/ T12 w 72"/>
                              <a:gd name="T14" fmla="+- 0 2328 2256"/>
                              <a:gd name="T15" fmla="*/ 2328 h 72"/>
                              <a:gd name="T16" fmla="+- 0 7130 7115"/>
                              <a:gd name="T17" fmla="*/ T16 w 72"/>
                              <a:gd name="T18" fmla="+- 0 2321 2256"/>
                              <a:gd name="T19" fmla="*/ 2321 h 72"/>
                              <a:gd name="T20" fmla="+- 0 7117 7115"/>
                              <a:gd name="T21" fmla="*/ T20 w 72"/>
                              <a:gd name="T22" fmla="+- 0 2304 2256"/>
                              <a:gd name="T23" fmla="*/ 2304 h 72"/>
                              <a:gd name="T24" fmla="+- 0 7115 7115"/>
                              <a:gd name="T25" fmla="*/ T24 w 72"/>
                              <a:gd name="T26" fmla="+- 0 2292 2256"/>
                              <a:gd name="T27" fmla="*/ 2292 h 72"/>
                              <a:gd name="T28" fmla="+- 0 7121 7115"/>
                              <a:gd name="T29" fmla="*/ T28 w 72"/>
                              <a:gd name="T30" fmla="+- 0 2271 2256"/>
                              <a:gd name="T31" fmla="*/ 2271 h 72"/>
                              <a:gd name="T32" fmla="+- 0 7138 7115"/>
                              <a:gd name="T33" fmla="*/ T32 w 72"/>
                              <a:gd name="T34" fmla="+- 0 2258 2256"/>
                              <a:gd name="T35" fmla="*/ 2258 h 72"/>
                              <a:gd name="T36" fmla="+- 0 7151 7115"/>
                              <a:gd name="T37" fmla="*/ T36 w 72"/>
                              <a:gd name="T38" fmla="+- 0 2256 2256"/>
                              <a:gd name="T39" fmla="*/ 2256 h 72"/>
                              <a:gd name="T40" fmla="+- 0 7172 7115"/>
                              <a:gd name="T41" fmla="*/ T40 w 72"/>
                              <a:gd name="T42" fmla="+- 0 2262 2256"/>
                              <a:gd name="T43" fmla="*/ 2262 h 72"/>
                              <a:gd name="T44" fmla="+- 0 7185 7115"/>
                              <a:gd name="T45" fmla="*/ T44 w 72"/>
                              <a:gd name="T46" fmla="+- 0 2279 2256"/>
                              <a:gd name="T47" fmla="*/ 2279 h 72"/>
                              <a:gd name="T48" fmla="+- 0 7187 7115"/>
                              <a:gd name="T49" fmla="*/ T48 w 72"/>
                              <a:gd name="T50" fmla="+- 0 2292 2256"/>
                              <a:gd name="T51" fmla="*/ 229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374"/>
                        <wps:cNvSpPr>
                          <a:spLocks/>
                        </wps:cNvSpPr>
                        <wps:spPr bwMode="auto">
                          <a:xfrm>
                            <a:off x="7115" y="2097"/>
                            <a:ext cx="72" cy="72"/>
                          </a:xfrm>
                          <a:custGeom>
                            <a:avLst/>
                            <a:gdLst>
                              <a:gd name="T0" fmla="+- 0 7187 7115"/>
                              <a:gd name="T1" fmla="*/ T0 w 72"/>
                              <a:gd name="T2" fmla="+- 0 2133 2097"/>
                              <a:gd name="T3" fmla="*/ 2133 h 72"/>
                              <a:gd name="T4" fmla="+- 0 7180 7115"/>
                              <a:gd name="T5" fmla="*/ T4 w 72"/>
                              <a:gd name="T6" fmla="+- 0 2154 2097"/>
                              <a:gd name="T7" fmla="*/ 2154 h 72"/>
                              <a:gd name="T8" fmla="+- 0 7163 7115"/>
                              <a:gd name="T9" fmla="*/ T8 w 72"/>
                              <a:gd name="T10" fmla="+- 0 2167 2097"/>
                              <a:gd name="T11" fmla="*/ 2167 h 72"/>
                              <a:gd name="T12" fmla="+- 0 7151 7115"/>
                              <a:gd name="T13" fmla="*/ T12 w 72"/>
                              <a:gd name="T14" fmla="+- 0 2169 2097"/>
                              <a:gd name="T15" fmla="*/ 2169 h 72"/>
                              <a:gd name="T16" fmla="+- 0 7130 7115"/>
                              <a:gd name="T17" fmla="*/ T16 w 72"/>
                              <a:gd name="T18" fmla="+- 0 2162 2097"/>
                              <a:gd name="T19" fmla="*/ 2162 h 72"/>
                              <a:gd name="T20" fmla="+- 0 7117 7115"/>
                              <a:gd name="T21" fmla="*/ T20 w 72"/>
                              <a:gd name="T22" fmla="+- 0 2145 2097"/>
                              <a:gd name="T23" fmla="*/ 2145 h 72"/>
                              <a:gd name="T24" fmla="+- 0 7115 7115"/>
                              <a:gd name="T25" fmla="*/ T24 w 72"/>
                              <a:gd name="T26" fmla="+- 0 2133 2097"/>
                              <a:gd name="T27" fmla="*/ 2133 h 72"/>
                              <a:gd name="T28" fmla="+- 0 7121 7115"/>
                              <a:gd name="T29" fmla="*/ T28 w 72"/>
                              <a:gd name="T30" fmla="+- 0 2112 2097"/>
                              <a:gd name="T31" fmla="*/ 2112 h 72"/>
                              <a:gd name="T32" fmla="+- 0 7138 7115"/>
                              <a:gd name="T33" fmla="*/ T32 w 72"/>
                              <a:gd name="T34" fmla="+- 0 2099 2097"/>
                              <a:gd name="T35" fmla="*/ 2099 h 72"/>
                              <a:gd name="T36" fmla="+- 0 7151 7115"/>
                              <a:gd name="T37" fmla="*/ T36 w 72"/>
                              <a:gd name="T38" fmla="+- 0 2097 2097"/>
                              <a:gd name="T39" fmla="*/ 2097 h 72"/>
                              <a:gd name="T40" fmla="+- 0 7172 7115"/>
                              <a:gd name="T41" fmla="*/ T40 w 72"/>
                              <a:gd name="T42" fmla="+- 0 2104 2097"/>
                              <a:gd name="T43" fmla="*/ 2104 h 72"/>
                              <a:gd name="T44" fmla="+- 0 7185 7115"/>
                              <a:gd name="T45" fmla="*/ T44 w 72"/>
                              <a:gd name="T46" fmla="+- 0 2121 2097"/>
                              <a:gd name="T47" fmla="*/ 2121 h 72"/>
                              <a:gd name="T48" fmla="+- 0 7187 7115"/>
                              <a:gd name="T49" fmla="*/ T48 w 72"/>
                              <a:gd name="T50" fmla="+- 0 2133 2097"/>
                              <a:gd name="T51" fmla="*/ 213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373"/>
                        <wps:cNvSpPr>
                          <a:spLocks/>
                        </wps:cNvSpPr>
                        <wps:spPr bwMode="auto">
                          <a:xfrm>
                            <a:off x="7734" y="1989"/>
                            <a:ext cx="72" cy="72"/>
                          </a:xfrm>
                          <a:custGeom>
                            <a:avLst/>
                            <a:gdLst>
                              <a:gd name="T0" fmla="+- 0 7806 7734"/>
                              <a:gd name="T1" fmla="*/ T0 w 72"/>
                              <a:gd name="T2" fmla="+- 0 2026 1989"/>
                              <a:gd name="T3" fmla="*/ 2026 h 72"/>
                              <a:gd name="T4" fmla="+- 0 7800 7734"/>
                              <a:gd name="T5" fmla="*/ T4 w 72"/>
                              <a:gd name="T6" fmla="+- 0 2046 1989"/>
                              <a:gd name="T7" fmla="*/ 2046 h 72"/>
                              <a:gd name="T8" fmla="+- 0 7782 7734"/>
                              <a:gd name="T9" fmla="*/ T8 w 72"/>
                              <a:gd name="T10" fmla="+- 0 2059 1989"/>
                              <a:gd name="T11" fmla="*/ 2059 h 72"/>
                              <a:gd name="T12" fmla="+- 0 7770 7734"/>
                              <a:gd name="T13" fmla="*/ T12 w 72"/>
                              <a:gd name="T14" fmla="+- 0 2062 1989"/>
                              <a:gd name="T15" fmla="*/ 2062 h 72"/>
                              <a:gd name="T16" fmla="+- 0 7749 7734"/>
                              <a:gd name="T17" fmla="*/ T16 w 72"/>
                              <a:gd name="T18" fmla="+- 0 2055 1989"/>
                              <a:gd name="T19" fmla="*/ 2055 h 72"/>
                              <a:gd name="T20" fmla="+- 0 7736 7734"/>
                              <a:gd name="T21" fmla="*/ T20 w 72"/>
                              <a:gd name="T22" fmla="+- 0 2038 1989"/>
                              <a:gd name="T23" fmla="*/ 2038 h 72"/>
                              <a:gd name="T24" fmla="+- 0 7734 7734"/>
                              <a:gd name="T25" fmla="*/ T24 w 72"/>
                              <a:gd name="T26" fmla="+- 0 2026 1989"/>
                              <a:gd name="T27" fmla="*/ 2026 h 72"/>
                              <a:gd name="T28" fmla="+- 0 7741 7734"/>
                              <a:gd name="T29" fmla="*/ T28 w 72"/>
                              <a:gd name="T30" fmla="+- 0 2005 1989"/>
                              <a:gd name="T31" fmla="*/ 2005 h 72"/>
                              <a:gd name="T32" fmla="+- 0 7758 7734"/>
                              <a:gd name="T33" fmla="*/ T32 w 72"/>
                              <a:gd name="T34" fmla="+- 0 1992 1989"/>
                              <a:gd name="T35" fmla="*/ 1992 h 72"/>
                              <a:gd name="T36" fmla="+- 0 7770 7734"/>
                              <a:gd name="T37" fmla="*/ T36 w 72"/>
                              <a:gd name="T38" fmla="+- 0 1989 1989"/>
                              <a:gd name="T39" fmla="*/ 1989 h 72"/>
                              <a:gd name="T40" fmla="+- 0 7791 7734"/>
                              <a:gd name="T41" fmla="*/ T40 w 72"/>
                              <a:gd name="T42" fmla="+- 0 1996 1989"/>
                              <a:gd name="T43" fmla="*/ 1996 h 72"/>
                              <a:gd name="T44" fmla="+- 0 7804 7734"/>
                              <a:gd name="T45" fmla="*/ T44 w 72"/>
                              <a:gd name="T46" fmla="+- 0 2013 1989"/>
                              <a:gd name="T47" fmla="*/ 2013 h 72"/>
                              <a:gd name="T48" fmla="+- 0 7806 7734"/>
                              <a:gd name="T49" fmla="*/ T48 w 72"/>
                              <a:gd name="T50" fmla="+- 0 2026 1989"/>
                              <a:gd name="T51" fmla="*/ 202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7"/>
                                </a:moveTo>
                                <a:lnTo>
                                  <a:pt x="66" y="57"/>
                                </a:lnTo>
                                <a:lnTo>
                                  <a:pt x="48" y="70"/>
                                </a:lnTo>
                                <a:lnTo>
                                  <a:pt x="36" y="73"/>
                                </a:lnTo>
                                <a:lnTo>
                                  <a:pt x="15" y="66"/>
                                </a:lnTo>
                                <a:lnTo>
                                  <a:pt x="2" y="49"/>
                                </a:lnTo>
                                <a:lnTo>
                                  <a:pt x="0" y="37"/>
                                </a:lnTo>
                                <a:lnTo>
                                  <a:pt x="7" y="16"/>
                                </a:lnTo>
                                <a:lnTo>
                                  <a:pt x="24" y="3"/>
                                </a:lnTo>
                                <a:lnTo>
                                  <a:pt x="36" y="0"/>
                                </a:lnTo>
                                <a:lnTo>
                                  <a:pt x="57" y="7"/>
                                </a:lnTo>
                                <a:lnTo>
                                  <a:pt x="70" y="24"/>
                                </a:lnTo>
                                <a:lnTo>
                                  <a:pt x="72" y="37"/>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372"/>
                        <wps:cNvSpPr>
                          <a:spLocks/>
                        </wps:cNvSpPr>
                        <wps:spPr bwMode="auto">
                          <a:xfrm>
                            <a:off x="7734" y="1705"/>
                            <a:ext cx="72" cy="72"/>
                          </a:xfrm>
                          <a:custGeom>
                            <a:avLst/>
                            <a:gdLst>
                              <a:gd name="T0" fmla="+- 0 7806 7734"/>
                              <a:gd name="T1" fmla="*/ T0 w 72"/>
                              <a:gd name="T2" fmla="+- 0 1741 1705"/>
                              <a:gd name="T3" fmla="*/ 1741 h 72"/>
                              <a:gd name="T4" fmla="+- 0 7800 7734"/>
                              <a:gd name="T5" fmla="*/ T4 w 72"/>
                              <a:gd name="T6" fmla="+- 0 1762 1705"/>
                              <a:gd name="T7" fmla="*/ 1762 h 72"/>
                              <a:gd name="T8" fmla="+- 0 7782 7734"/>
                              <a:gd name="T9" fmla="*/ T8 w 72"/>
                              <a:gd name="T10" fmla="+- 0 1775 1705"/>
                              <a:gd name="T11" fmla="*/ 1775 h 72"/>
                              <a:gd name="T12" fmla="+- 0 7770 7734"/>
                              <a:gd name="T13" fmla="*/ T12 w 72"/>
                              <a:gd name="T14" fmla="+- 0 1777 1705"/>
                              <a:gd name="T15" fmla="*/ 1777 h 72"/>
                              <a:gd name="T16" fmla="+- 0 7749 7734"/>
                              <a:gd name="T17" fmla="*/ T16 w 72"/>
                              <a:gd name="T18" fmla="+- 0 1770 1705"/>
                              <a:gd name="T19" fmla="*/ 1770 h 72"/>
                              <a:gd name="T20" fmla="+- 0 7736 7734"/>
                              <a:gd name="T21" fmla="*/ T20 w 72"/>
                              <a:gd name="T22" fmla="+- 0 1753 1705"/>
                              <a:gd name="T23" fmla="*/ 1753 h 72"/>
                              <a:gd name="T24" fmla="+- 0 7734 7734"/>
                              <a:gd name="T25" fmla="*/ T24 w 72"/>
                              <a:gd name="T26" fmla="+- 0 1741 1705"/>
                              <a:gd name="T27" fmla="*/ 1741 h 72"/>
                              <a:gd name="T28" fmla="+- 0 7741 7734"/>
                              <a:gd name="T29" fmla="*/ T28 w 72"/>
                              <a:gd name="T30" fmla="+- 0 1720 1705"/>
                              <a:gd name="T31" fmla="*/ 1720 h 72"/>
                              <a:gd name="T32" fmla="+- 0 7758 7734"/>
                              <a:gd name="T33" fmla="*/ T32 w 72"/>
                              <a:gd name="T34" fmla="+- 0 1707 1705"/>
                              <a:gd name="T35" fmla="*/ 1707 h 72"/>
                              <a:gd name="T36" fmla="+- 0 7770 7734"/>
                              <a:gd name="T37" fmla="*/ T36 w 72"/>
                              <a:gd name="T38" fmla="+- 0 1705 1705"/>
                              <a:gd name="T39" fmla="*/ 1705 h 72"/>
                              <a:gd name="T40" fmla="+- 0 7791 7734"/>
                              <a:gd name="T41" fmla="*/ T40 w 72"/>
                              <a:gd name="T42" fmla="+- 0 1712 1705"/>
                              <a:gd name="T43" fmla="*/ 1712 h 72"/>
                              <a:gd name="T44" fmla="+- 0 7804 7734"/>
                              <a:gd name="T45" fmla="*/ T44 w 72"/>
                              <a:gd name="T46" fmla="+- 0 1729 1705"/>
                              <a:gd name="T47" fmla="*/ 1729 h 72"/>
                              <a:gd name="T48" fmla="+- 0 7806 7734"/>
                              <a:gd name="T49" fmla="*/ T48 w 72"/>
                              <a:gd name="T50" fmla="+- 0 1741 1705"/>
                              <a:gd name="T51" fmla="*/ 174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1"/>
                        <wps:cNvSpPr>
                          <a:spLocks/>
                        </wps:cNvSpPr>
                        <wps:spPr bwMode="auto">
                          <a:xfrm>
                            <a:off x="7734" y="1618"/>
                            <a:ext cx="72" cy="72"/>
                          </a:xfrm>
                          <a:custGeom>
                            <a:avLst/>
                            <a:gdLst>
                              <a:gd name="T0" fmla="+- 0 7806 7734"/>
                              <a:gd name="T1" fmla="*/ T0 w 72"/>
                              <a:gd name="T2" fmla="+- 0 1654 1618"/>
                              <a:gd name="T3" fmla="*/ 1654 h 72"/>
                              <a:gd name="T4" fmla="+- 0 7800 7734"/>
                              <a:gd name="T5" fmla="*/ T4 w 72"/>
                              <a:gd name="T6" fmla="+- 0 1675 1618"/>
                              <a:gd name="T7" fmla="*/ 1675 h 72"/>
                              <a:gd name="T8" fmla="+- 0 7782 7734"/>
                              <a:gd name="T9" fmla="*/ T8 w 72"/>
                              <a:gd name="T10" fmla="+- 0 1688 1618"/>
                              <a:gd name="T11" fmla="*/ 1688 h 72"/>
                              <a:gd name="T12" fmla="+- 0 7770 7734"/>
                              <a:gd name="T13" fmla="*/ T12 w 72"/>
                              <a:gd name="T14" fmla="+- 0 1690 1618"/>
                              <a:gd name="T15" fmla="*/ 1690 h 72"/>
                              <a:gd name="T16" fmla="+- 0 7749 7734"/>
                              <a:gd name="T17" fmla="*/ T16 w 72"/>
                              <a:gd name="T18" fmla="+- 0 1683 1618"/>
                              <a:gd name="T19" fmla="*/ 1683 h 72"/>
                              <a:gd name="T20" fmla="+- 0 7736 7734"/>
                              <a:gd name="T21" fmla="*/ T20 w 72"/>
                              <a:gd name="T22" fmla="+- 0 1666 1618"/>
                              <a:gd name="T23" fmla="*/ 1666 h 72"/>
                              <a:gd name="T24" fmla="+- 0 7734 7734"/>
                              <a:gd name="T25" fmla="*/ T24 w 72"/>
                              <a:gd name="T26" fmla="+- 0 1654 1618"/>
                              <a:gd name="T27" fmla="*/ 1654 h 72"/>
                              <a:gd name="T28" fmla="+- 0 7741 7734"/>
                              <a:gd name="T29" fmla="*/ T28 w 72"/>
                              <a:gd name="T30" fmla="+- 0 1633 1618"/>
                              <a:gd name="T31" fmla="*/ 1633 h 72"/>
                              <a:gd name="T32" fmla="+- 0 7758 7734"/>
                              <a:gd name="T33" fmla="*/ T32 w 72"/>
                              <a:gd name="T34" fmla="+- 0 1620 1618"/>
                              <a:gd name="T35" fmla="*/ 1620 h 72"/>
                              <a:gd name="T36" fmla="+- 0 7770 7734"/>
                              <a:gd name="T37" fmla="*/ T36 w 72"/>
                              <a:gd name="T38" fmla="+- 0 1618 1618"/>
                              <a:gd name="T39" fmla="*/ 1618 h 72"/>
                              <a:gd name="T40" fmla="+- 0 7791 7734"/>
                              <a:gd name="T41" fmla="*/ T40 w 72"/>
                              <a:gd name="T42" fmla="+- 0 1625 1618"/>
                              <a:gd name="T43" fmla="*/ 1625 h 72"/>
                              <a:gd name="T44" fmla="+- 0 7804 7734"/>
                              <a:gd name="T45" fmla="*/ T44 w 72"/>
                              <a:gd name="T46" fmla="+- 0 1642 1618"/>
                              <a:gd name="T47" fmla="*/ 1642 h 72"/>
                              <a:gd name="T48" fmla="+- 0 7806 7734"/>
                              <a:gd name="T49" fmla="*/ T48 w 72"/>
                              <a:gd name="T50" fmla="+- 0 1654 1618"/>
                              <a:gd name="T51" fmla="*/ 165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370"/>
                        <wps:cNvSpPr>
                          <a:spLocks/>
                        </wps:cNvSpPr>
                        <wps:spPr bwMode="auto">
                          <a:xfrm>
                            <a:off x="7734" y="1850"/>
                            <a:ext cx="72" cy="72"/>
                          </a:xfrm>
                          <a:custGeom>
                            <a:avLst/>
                            <a:gdLst>
                              <a:gd name="T0" fmla="+- 0 7806 7734"/>
                              <a:gd name="T1" fmla="*/ T0 w 72"/>
                              <a:gd name="T2" fmla="+- 0 1886 1850"/>
                              <a:gd name="T3" fmla="*/ 1886 h 72"/>
                              <a:gd name="T4" fmla="+- 0 7800 7734"/>
                              <a:gd name="T5" fmla="*/ T4 w 72"/>
                              <a:gd name="T6" fmla="+- 0 1907 1850"/>
                              <a:gd name="T7" fmla="*/ 1907 h 72"/>
                              <a:gd name="T8" fmla="+- 0 7782 7734"/>
                              <a:gd name="T9" fmla="*/ T8 w 72"/>
                              <a:gd name="T10" fmla="+- 0 1920 1850"/>
                              <a:gd name="T11" fmla="*/ 1920 h 72"/>
                              <a:gd name="T12" fmla="+- 0 7770 7734"/>
                              <a:gd name="T13" fmla="*/ T12 w 72"/>
                              <a:gd name="T14" fmla="+- 0 1922 1850"/>
                              <a:gd name="T15" fmla="*/ 1922 h 72"/>
                              <a:gd name="T16" fmla="+- 0 7749 7734"/>
                              <a:gd name="T17" fmla="*/ T16 w 72"/>
                              <a:gd name="T18" fmla="+- 0 1915 1850"/>
                              <a:gd name="T19" fmla="*/ 1915 h 72"/>
                              <a:gd name="T20" fmla="+- 0 7736 7734"/>
                              <a:gd name="T21" fmla="*/ T20 w 72"/>
                              <a:gd name="T22" fmla="+- 0 1898 1850"/>
                              <a:gd name="T23" fmla="*/ 1898 h 72"/>
                              <a:gd name="T24" fmla="+- 0 7734 7734"/>
                              <a:gd name="T25" fmla="*/ T24 w 72"/>
                              <a:gd name="T26" fmla="+- 0 1886 1850"/>
                              <a:gd name="T27" fmla="*/ 1886 h 72"/>
                              <a:gd name="T28" fmla="+- 0 7741 7734"/>
                              <a:gd name="T29" fmla="*/ T28 w 72"/>
                              <a:gd name="T30" fmla="+- 0 1865 1850"/>
                              <a:gd name="T31" fmla="*/ 1865 h 72"/>
                              <a:gd name="T32" fmla="+- 0 7758 7734"/>
                              <a:gd name="T33" fmla="*/ T32 w 72"/>
                              <a:gd name="T34" fmla="+- 0 1852 1850"/>
                              <a:gd name="T35" fmla="*/ 1852 h 72"/>
                              <a:gd name="T36" fmla="+- 0 7770 7734"/>
                              <a:gd name="T37" fmla="*/ T36 w 72"/>
                              <a:gd name="T38" fmla="+- 0 1850 1850"/>
                              <a:gd name="T39" fmla="*/ 1850 h 72"/>
                              <a:gd name="T40" fmla="+- 0 7791 7734"/>
                              <a:gd name="T41" fmla="*/ T40 w 72"/>
                              <a:gd name="T42" fmla="+- 0 1856 1850"/>
                              <a:gd name="T43" fmla="*/ 1856 h 72"/>
                              <a:gd name="T44" fmla="+- 0 7804 7734"/>
                              <a:gd name="T45" fmla="*/ T44 w 72"/>
                              <a:gd name="T46" fmla="+- 0 1874 1850"/>
                              <a:gd name="T47" fmla="*/ 1874 h 72"/>
                              <a:gd name="T48" fmla="+- 0 7806 7734"/>
                              <a:gd name="T49" fmla="*/ T48 w 72"/>
                              <a:gd name="T50" fmla="+- 0 1886 1850"/>
                              <a:gd name="T51" fmla="*/ 188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369"/>
                        <wps:cNvSpPr>
                          <a:spLocks/>
                        </wps:cNvSpPr>
                        <wps:spPr bwMode="auto">
                          <a:xfrm>
                            <a:off x="8208" y="1443"/>
                            <a:ext cx="72" cy="72"/>
                          </a:xfrm>
                          <a:custGeom>
                            <a:avLst/>
                            <a:gdLst>
                              <a:gd name="T0" fmla="+- 0 8280 8208"/>
                              <a:gd name="T1" fmla="*/ T0 w 72"/>
                              <a:gd name="T2" fmla="+- 0 1479 1443"/>
                              <a:gd name="T3" fmla="*/ 1479 h 72"/>
                              <a:gd name="T4" fmla="+- 0 8273 8208"/>
                              <a:gd name="T5" fmla="*/ T4 w 72"/>
                              <a:gd name="T6" fmla="+- 0 1500 1443"/>
                              <a:gd name="T7" fmla="*/ 1500 h 72"/>
                              <a:gd name="T8" fmla="+- 0 8256 8208"/>
                              <a:gd name="T9" fmla="*/ T8 w 72"/>
                              <a:gd name="T10" fmla="+- 0 1513 1443"/>
                              <a:gd name="T11" fmla="*/ 1513 h 72"/>
                              <a:gd name="T12" fmla="+- 0 8244 8208"/>
                              <a:gd name="T13" fmla="*/ T12 w 72"/>
                              <a:gd name="T14" fmla="+- 0 1515 1443"/>
                              <a:gd name="T15" fmla="*/ 1515 h 72"/>
                              <a:gd name="T16" fmla="+- 0 8223 8208"/>
                              <a:gd name="T17" fmla="*/ T16 w 72"/>
                              <a:gd name="T18" fmla="+- 0 1509 1443"/>
                              <a:gd name="T19" fmla="*/ 1509 h 72"/>
                              <a:gd name="T20" fmla="+- 0 8210 8208"/>
                              <a:gd name="T21" fmla="*/ T20 w 72"/>
                              <a:gd name="T22" fmla="+- 0 1492 1443"/>
                              <a:gd name="T23" fmla="*/ 1492 h 72"/>
                              <a:gd name="T24" fmla="+- 0 8208 8208"/>
                              <a:gd name="T25" fmla="*/ T24 w 72"/>
                              <a:gd name="T26" fmla="+- 0 1479 1443"/>
                              <a:gd name="T27" fmla="*/ 1479 h 72"/>
                              <a:gd name="T28" fmla="+- 0 8215 8208"/>
                              <a:gd name="T29" fmla="*/ T28 w 72"/>
                              <a:gd name="T30" fmla="+- 0 1458 1443"/>
                              <a:gd name="T31" fmla="*/ 1458 h 72"/>
                              <a:gd name="T32" fmla="+- 0 8232 8208"/>
                              <a:gd name="T33" fmla="*/ T32 w 72"/>
                              <a:gd name="T34" fmla="+- 0 1446 1443"/>
                              <a:gd name="T35" fmla="*/ 1446 h 72"/>
                              <a:gd name="T36" fmla="+- 0 8244 8208"/>
                              <a:gd name="T37" fmla="*/ T36 w 72"/>
                              <a:gd name="T38" fmla="+- 0 1443 1443"/>
                              <a:gd name="T39" fmla="*/ 1443 h 72"/>
                              <a:gd name="T40" fmla="+- 0 8265 8208"/>
                              <a:gd name="T41" fmla="*/ T40 w 72"/>
                              <a:gd name="T42" fmla="+- 0 1450 1443"/>
                              <a:gd name="T43" fmla="*/ 1450 h 72"/>
                              <a:gd name="T44" fmla="+- 0 8278 8208"/>
                              <a:gd name="T45" fmla="*/ T44 w 72"/>
                              <a:gd name="T46" fmla="+- 0 1467 1443"/>
                              <a:gd name="T47" fmla="*/ 1467 h 72"/>
                              <a:gd name="T48" fmla="+- 0 8280 8208"/>
                              <a:gd name="T49" fmla="*/ T48 w 72"/>
                              <a:gd name="T50" fmla="+- 0 1479 1443"/>
                              <a:gd name="T51" fmla="*/ 147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5"/>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368"/>
                        <wps:cNvSpPr>
                          <a:spLocks/>
                        </wps:cNvSpPr>
                        <wps:spPr bwMode="auto">
                          <a:xfrm>
                            <a:off x="8208" y="1303"/>
                            <a:ext cx="72" cy="72"/>
                          </a:xfrm>
                          <a:custGeom>
                            <a:avLst/>
                            <a:gdLst>
                              <a:gd name="T0" fmla="+- 0 8280 8208"/>
                              <a:gd name="T1" fmla="*/ T0 w 72"/>
                              <a:gd name="T2" fmla="+- 0 1339 1303"/>
                              <a:gd name="T3" fmla="*/ 1339 h 72"/>
                              <a:gd name="T4" fmla="+- 0 8273 8208"/>
                              <a:gd name="T5" fmla="*/ T4 w 72"/>
                              <a:gd name="T6" fmla="+- 0 1360 1303"/>
                              <a:gd name="T7" fmla="*/ 1360 h 72"/>
                              <a:gd name="T8" fmla="+- 0 8256 8208"/>
                              <a:gd name="T9" fmla="*/ T8 w 72"/>
                              <a:gd name="T10" fmla="+- 0 1373 1303"/>
                              <a:gd name="T11" fmla="*/ 1373 h 72"/>
                              <a:gd name="T12" fmla="+- 0 8244 8208"/>
                              <a:gd name="T13" fmla="*/ T12 w 72"/>
                              <a:gd name="T14" fmla="+- 0 1375 1303"/>
                              <a:gd name="T15" fmla="*/ 1375 h 72"/>
                              <a:gd name="T16" fmla="+- 0 8223 8208"/>
                              <a:gd name="T17" fmla="*/ T16 w 72"/>
                              <a:gd name="T18" fmla="+- 0 1368 1303"/>
                              <a:gd name="T19" fmla="*/ 1368 h 72"/>
                              <a:gd name="T20" fmla="+- 0 8210 8208"/>
                              <a:gd name="T21" fmla="*/ T20 w 72"/>
                              <a:gd name="T22" fmla="+- 0 1351 1303"/>
                              <a:gd name="T23" fmla="*/ 1351 h 72"/>
                              <a:gd name="T24" fmla="+- 0 8208 8208"/>
                              <a:gd name="T25" fmla="*/ T24 w 72"/>
                              <a:gd name="T26" fmla="+- 0 1339 1303"/>
                              <a:gd name="T27" fmla="*/ 1339 h 72"/>
                              <a:gd name="T28" fmla="+- 0 8215 8208"/>
                              <a:gd name="T29" fmla="*/ T28 w 72"/>
                              <a:gd name="T30" fmla="+- 0 1318 1303"/>
                              <a:gd name="T31" fmla="*/ 1318 h 72"/>
                              <a:gd name="T32" fmla="+- 0 8232 8208"/>
                              <a:gd name="T33" fmla="*/ T32 w 72"/>
                              <a:gd name="T34" fmla="+- 0 1305 1303"/>
                              <a:gd name="T35" fmla="*/ 1305 h 72"/>
                              <a:gd name="T36" fmla="+- 0 8244 8208"/>
                              <a:gd name="T37" fmla="*/ T36 w 72"/>
                              <a:gd name="T38" fmla="+- 0 1303 1303"/>
                              <a:gd name="T39" fmla="*/ 1303 h 72"/>
                              <a:gd name="T40" fmla="+- 0 8265 8208"/>
                              <a:gd name="T41" fmla="*/ T40 w 72"/>
                              <a:gd name="T42" fmla="+- 0 1309 1303"/>
                              <a:gd name="T43" fmla="*/ 1309 h 72"/>
                              <a:gd name="T44" fmla="+- 0 8278 8208"/>
                              <a:gd name="T45" fmla="*/ T44 w 72"/>
                              <a:gd name="T46" fmla="+- 0 1327 1303"/>
                              <a:gd name="T47" fmla="*/ 1327 h 72"/>
                              <a:gd name="T48" fmla="+- 0 8280 8208"/>
                              <a:gd name="T49" fmla="*/ T48 w 72"/>
                              <a:gd name="T50" fmla="+- 0 1339 1303"/>
                              <a:gd name="T51" fmla="*/ 133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67"/>
                        <wps:cNvSpPr>
                          <a:spLocks/>
                        </wps:cNvSpPr>
                        <wps:spPr bwMode="auto">
                          <a:xfrm>
                            <a:off x="8208" y="1362"/>
                            <a:ext cx="72" cy="72"/>
                          </a:xfrm>
                          <a:custGeom>
                            <a:avLst/>
                            <a:gdLst>
                              <a:gd name="T0" fmla="+- 0 8280 8208"/>
                              <a:gd name="T1" fmla="*/ T0 w 72"/>
                              <a:gd name="T2" fmla="+- 0 1398 1362"/>
                              <a:gd name="T3" fmla="*/ 1398 h 72"/>
                              <a:gd name="T4" fmla="+- 0 8273 8208"/>
                              <a:gd name="T5" fmla="*/ T4 w 72"/>
                              <a:gd name="T6" fmla="+- 0 1419 1362"/>
                              <a:gd name="T7" fmla="*/ 1419 h 72"/>
                              <a:gd name="T8" fmla="+- 0 8256 8208"/>
                              <a:gd name="T9" fmla="*/ T8 w 72"/>
                              <a:gd name="T10" fmla="+- 0 1432 1362"/>
                              <a:gd name="T11" fmla="*/ 1432 h 72"/>
                              <a:gd name="T12" fmla="+- 0 8244 8208"/>
                              <a:gd name="T13" fmla="*/ T12 w 72"/>
                              <a:gd name="T14" fmla="+- 0 1434 1362"/>
                              <a:gd name="T15" fmla="*/ 1434 h 72"/>
                              <a:gd name="T16" fmla="+- 0 8223 8208"/>
                              <a:gd name="T17" fmla="*/ T16 w 72"/>
                              <a:gd name="T18" fmla="+- 0 1427 1362"/>
                              <a:gd name="T19" fmla="*/ 1427 h 72"/>
                              <a:gd name="T20" fmla="+- 0 8210 8208"/>
                              <a:gd name="T21" fmla="*/ T20 w 72"/>
                              <a:gd name="T22" fmla="+- 0 1410 1362"/>
                              <a:gd name="T23" fmla="*/ 1410 h 72"/>
                              <a:gd name="T24" fmla="+- 0 8208 8208"/>
                              <a:gd name="T25" fmla="*/ T24 w 72"/>
                              <a:gd name="T26" fmla="+- 0 1398 1362"/>
                              <a:gd name="T27" fmla="*/ 1398 h 72"/>
                              <a:gd name="T28" fmla="+- 0 8215 8208"/>
                              <a:gd name="T29" fmla="*/ T28 w 72"/>
                              <a:gd name="T30" fmla="+- 0 1377 1362"/>
                              <a:gd name="T31" fmla="*/ 1377 h 72"/>
                              <a:gd name="T32" fmla="+- 0 8232 8208"/>
                              <a:gd name="T33" fmla="*/ T32 w 72"/>
                              <a:gd name="T34" fmla="+- 0 1364 1362"/>
                              <a:gd name="T35" fmla="*/ 1364 h 72"/>
                              <a:gd name="T36" fmla="+- 0 8244 8208"/>
                              <a:gd name="T37" fmla="*/ T36 w 72"/>
                              <a:gd name="T38" fmla="+- 0 1362 1362"/>
                              <a:gd name="T39" fmla="*/ 1362 h 72"/>
                              <a:gd name="T40" fmla="+- 0 8265 8208"/>
                              <a:gd name="T41" fmla="*/ T40 w 72"/>
                              <a:gd name="T42" fmla="+- 0 1368 1362"/>
                              <a:gd name="T43" fmla="*/ 1368 h 72"/>
                              <a:gd name="T44" fmla="+- 0 8278 8208"/>
                              <a:gd name="T45" fmla="*/ T44 w 72"/>
                              <a:gd name="T46" fmla="+- 0 1386 1362"/>
                              <a:gd name="T47" fmla="*/ 1386 h 72"/>
                              <a:gd name="T48" fmla="+- 0 8280 8208"/>
                              <a:gd name="T49" fmla="*/ T48 w 72"/>
                              <a:gd name="T50" fmla="+- 0 1398 1362"/>
                              <a:gd name="T51" fmla="*/ 139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366"/>
                        <wps:cNvSpPr>
                          <a:spLocks/>
                        </wps:cNvSpPr>
                        <wps:spPr bwMode="auto">
                          <a:xfrm>
                            <a:off x="8208" y="1623"/>
                            <a:ext cx="72" cy="72"/>
                          </a:xfrm>
                          <a:custGeom>
                            <a:avLst/>
                            <a:gdLst>
                              <a:gd name="T0" fmla="+- 0 8280 8208"/>
                              <a:gd name="T1" fmla="*/ T0 w 72"/>
                              <a:gd name="T2" fmla="+- 0 1659 1623"/>
                              <a:gd name="T3" fmla="*/ 1659 h 72"/>
                              <a:gd name="T4" fmla="+- 0 8273 8208"/>
                              <a:gd name="T5" fmla="*/ T4 w 72"/>
                              <a:gd name="T6" fmla="+- 0 1680 1623"/>
                              <a:gd name="T7" fmla="*/ 1680 h 72"/>
                              <a:gd name="T8" fmla="+- 0 8256 8208"/>
                              <a:gd name="T9" fmla="*/ T8 w 72"/>
                              <a:gd name="T10" fmla="+- 0 1693 1623"/>
                              <a:gd name="T11" fmla="*/ 1693 h 72"/>
                              <a:gd name="T12" fmla="+- 0 8244 8208"/>
                              <a:gd name="T13" fmla="*/ T12 w 72"/>
                              <a:gd name="T14" fmla="+- 0 1695 1623"/>
                              <a:gd name="T15" fmla="*/ 1695 h 72"/>
                              <a:gd name="T16" fmla="+- 0 8223 8208"/>
                              <a:gd name="T17" fmla="*/ T16 w 72"/>
                              <a:gd name="T18" fmla="+- 0 1688 1623"/>
                              <a:gd name="T19" fmla="*/ 1688 h 72"/>
                              <a:gd name="T20" fmla="+- 0 8210 8208"/>
                              <a:gd name="T21" fmla="*/ T20 w 72"/>
                              <a:gd name="T22" fmla="+- 0 1671 1623"/>
                              <a:gd name="T23" fmla="*/ 1671 h 72"/>
                              <a:gd name="T24" fmla="+- 0 8208 8208"/>
                              <a:gd name="T25" fmla="*/ T24 w 72"/>
                              <a:gd name="T26" fmla="+- 0 1659 1623"/>
                              <a:gd name="T27" fmla="*/ 1659 h 72"/>
                              <a:gd name="T28" fmla="+- 0 8215 8208"/>
                              <a:gd name="T29" fmla="*/ T28 w 72"/>
                              <a:gd name="T30" fmla="+- 0 1638 1623"/>
                              <a:gd name="T31" fmla="*/ 1638 h 72"/>
                              <a:gd name="T32" fmla="+- 0 8232 8208"/>
                              <a:gd name="T33" fmla="*/ T32 w 72"/>
                              <a:gd name="T34" fmla="+- 0 1625 1623"/>
                              <a:gd name="T35" fmla="*/ 1625 h 72"/>
                              <a:gd name="T36" fmla="+- 0 8244 8208"/>
                              <a:gd name="T37" fmla="*/ T36 w 72"/>
                              <a:gd name="T38" fmla="+- 0 1623 1623"/>
                              <a:gd name="T39" fmla="*/ 1623 h 72"/>
                              <a:gd name="T40" fmla="+- 0 8265 8208"/>
                              <a:gd name="T41" fmla="*/ T40 w 72"/>
                              <a:gd name="T42" fmla="+- 0 1630 1623"/>
                              <a:gd name="T43" fmla="*/ 1630 h 72"/>
                              <a:gd name="T44" fmla="+- 0 8278 8208"/>
                              <a:gd name="T45" fmla="*/ T44 w 72"/>
                              <a:gd name="T46" fmla="+- 0 1647 1623"/>
                              <a:gd name="T47" fmla="*/ 1647 h 72"/>
                              <a:gd name="T48" fmla="+- 0 8280 8208"/>
                              <a:gd name="T49" fmla="*/ T48 w 72"/>
                              <a:gd name="T50" fmla="+- 0 1659 1623"/>
                              <a:gd name="T51" fmla="*/ 165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365"/>
                        <wps:cNvSpPr>
                          <a:spLocks noEditPoints="1"/>
                        </wps:cNvSpPr>
                        <wps:spPr bwMode="auto">
                          <a:xfrm>
                            <a:off x="13398" y="550"/>
                            <a:ext cx="2361" cy="2431"/>
                          </a:xfrm>
                          <a:custGeom>
                            <a:avLst/>
                            <a:gdLst>
                              <a:gd name="T0" fmla="+- 0 9060 6699"/>
                              <a:gd name="T1" fmla="*/ T0 w 2361"/>
                              <a:gd name="T2" fmla="+- 0 275 275"/>
                              <a:gd name="T3" fmla="*/ 275 h 2431"/>
                              <a:gd name="T4" fmla="+- 0 6699 6699"/>
                              <a:gd name="T5" fmla="*/ T4 w 2361"/>
                              <a:gd name="T6" fmla="+- 0 2706 275"/>
                              <a:gd name="T7" fmla="*/ 2706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364"/>
                        <wps:cNvSpPr>
                          <a:spLocks noEditPoints="1"/>
                        </wps:cNvSpPr>
                        <wps:spPr bwMode="auto">
                          <a:xfrm>
                            <a:off x="13398" y="550"/>
                            <a:ext cx="2361" cy="2431"/>
                          </a:xfrm>
                          <a:custGeom>
                            <a:avLst/>
                            <a:gdLst>
                              <a:gd name="T0" fmla="+- 0 6699 6699"/>
                              <a:gd name="T1" fmla="*/ T0 w 2361"/>
                              <a:gd name="T2" fmla="+- 0 2706 275"/>
                              <a:gd name="T3" fmla="*/ 2706 h 2431"/>
                              <a:gd name="T4" fmla="+- 0 9060 6699"/>
                              <a:gd name="T5" fmla="*/ T4 w 2361"/>
                              <a:gd name="T6" fmla="+- 0 275 275"/>
                              <a:gd name="T7" fmla="*/ 275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A00A5E" id="Group 363" o:spid="_x0000_s1026" style="position:absolute;margin-left:334.6pt;margin-top:13.4pt;width:118.65pt;height:122.15pt;z-index:-2268;mso-position-horizontal-relative:page" coordorigin="6693,269"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">
                <v:shape id="Freeform 383" o:spid="_x0000_s1027" style="position:absolute;left:7467;top:196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nxo8UA&#10;AADcAAAADwAAAGRycy9kb3ducmV2LnhtbESPwWrCQBCG7wXfYRmht7pRwZbUVaogtEWo2lLobciO&#10;2dDsbMhuYnx751Docfjn/+ab5XrwteqpjVVgA9NJBoq4CLbi0sDX5+7hCVRMyBbrwGTgShHWq9Hd&#10;EnMbLnyk/pRKJRCOORpwKTW51rFw5DFOQkMs2Tm0HpOMbaltixeB+1rPsmyhPVYsFxw2tHVU/J46&#10;LxofdHif8/BTZF0/bd66zfd574y5Hw8vz6ASDel/+a/9ag3MH0VfnhEC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fGjxQAAANwAAAAPAAAAAAAAAAAAAAAAAJgCAABkcnMv&#10;ZG93bnJldi54bWxQSwUGAAAAAAQABAD1AAAAigMAAAAA&#10;" path="m48,l,84r97,l48,xe" fillcolor="black" stroked="f">
                  <v:path arrowok="t" o:connecttype="custom" o:connectlocs="48,1964;0,2048;97,2048;48,1964" o:connectangles="0,0,0,0"/>
                </v:shape>
                <v:shape id="Freeform 382" o:spid="_x0000_s1028" style="position:absolute;left:7467;top:196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1rcUA&#10;AADcAAAADwAAAGRycy9kb3ducmV2LnhtbESPT2vCQBTE74V+h+UVvNVNFGxJXcU/CCLpoerB4yP7&#10;zIZm34bsGqOf3hUKPQ4z8xtmOu9tLTpqfeVYQTpMQBAXTldcKjgeNu+fIHxA1lg7JgU38jCfvb5M&#10;MdPuyj/U7UMpIoR9hgpMCE0mpS8MWfRD1xBH7+xaiyHKtpS6xWuE21qOkmQiLVYcFww2tDJU/O4v&#10;VsHh+85yeVpMdrle52nVdIXJz0oN3vrFF4hAffgP/7W3WsH4I4X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DWtxQAAANwAAAAPAAAAAAAAAAAAAAAAAJgCAABkcnMv&#10;ZG93bnJldi54bWxQSwUGAAAAAAQABAD1AAAAigMAAAAA&#10;" path="m48,l97,84,,84,48,xe" filled="f" strokeweight=".21267mm">
                  <v:path arrowok="t" o:connecttype="custom" o:connectlocs="48,1964;97,2048;0,2048;48,1964" o:connectangles="0,0,0,0"/>
                </v:shape>
                <v:shape id="Freeform 381" o:spid="_x0000_s1029" style="position:absolute;left:7467;top:18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KT8YA&#10;AADcAAAADwAAAGRycy9kb3ducmV2LnhtbESPUWvCQBCE3wv9D8cW+qYXFWyJXoItCFYKVSuCb0tu&#10;zQVzeyF3iem/7xWEPg6z883OMh9sLXpqfeVYwWScgCAunK64VHD8Xo9eQfiArLF2TAp+yEOePT4s&#10;MdXuxnvqD6EUEcI+RQUmhCaV0heGLPqxa4ijd3GtxRBlW0rd4i3CbS2nSTKXFiuODQYbejdUXA+d&#10;jW980W474+FcJF0/aT66t9Pl0yj1/DSsFiACDeH/+J7eaAWzlyn8jYkE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fKT8YAAADcAAAADwAAAAAAAAAAAAAAAACYAgAAZHJz&#10;L2Rvd25yZXYueG1sUEsFBgAAAAAEAAQA9QAAAIsDAAAAAA==&#10;" path="m48,l,84r97,l48,xe" fillcolor="black" stroked="f">
                  <v:path arrowok="t" o:connecttype="custom" o:connectlocs="48,1874;0,1958;97,1958;48,1874" o:connectangles="0,0,0,0"/>
                </v:shape>
                <v:shape id="Freeform 380" o:spid="_x0000_s1030" style="position:absolute;left:7467;top:18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OQcUA&#10;AADcAAAADwAAAGRycy9kb3ducmV2LnhtbESPQWvCQBSE74X+h+UVetONClpSN8FaCiLxoPbQ4yP7&#10;zIZm34bsNkZ/vSsIPQ4z8w2zzAfbiJ46XztWMBknIIhLp2uuFHwfv0ZvIHxA1tg4JgUX8pBnz09L&#10;TLU78576Q6hEhLBPUYEJoU2l9KUhi37sWuLonVxnMUTZVVJ3eI5w28hpksylxZrjgsGW1obK38Of&#10;VXDcXVl+/Kzm20J/FpO67UtTnJR6fRlW7yACDeE//GhvtILZYg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g5BxQAAANwAAAAPAAAAAAAAAAAAAAAAAJgCAABkcnMv&#10;ZG93bnJldi54bWxQSwUGAAAAAAQABAD1AAAAigMAAAAA&#10;" path="m48,l97,84,,84,48,xe" filled="f" strokeweight=".21267mm">
                  <v:path arrowok="t" o:connecttype="custom" o:connectlocs="48,1874;97,1958;0,1958;48,1874" o:connectangles="0,0,0,0"/>
                </v:shape>
                <v:shape id="Freeform 379" o:spid="_x0000_s1031" style="position:absolute;left:7467;top:19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3oMYA&#10;AADcAAAADwAAAGRycy9kb3ducmV2LnhtbESPX2vCQBDE3wv9DscWfNOLf7Al9RQVBC1CWytC35bc&#10;mgvm9kLuEtNv7wlCH4fZ+c3ObNHZUrRU+8KxguEgAUGcOV1wruD4s+m/gfABWWPpmBT8kYfF/Plp&#10;hql2V/6m9hByESHsU1RgQqhSKX1myKIfuIo4emdXWwxR1rnUNV4j3JZylCRTabHg2GCworWh7HJo&#10;bHzjk74+xtz9ZknTDqtdszqd90ap3ku3fAcRqAv/x4/0VisYv07gPiYS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L3oMYAAADcAAAADwAAAAAAAAAAAAAAAACYAgAAZHJz&#10;L2Rvd25yZXYueG1sUEsFBgAAAAAEAAQA9QAAAIsDAAAAAA==&#10;" path="m48,l,84r97,l48,xe" fillcolor="black" stroked="f">
                  <v:path arrowok="t" o:connecttype="custom" o:connectlocs="48,1905;0,1989;97,1989;48,1905" o:connectangles="0,0,0,0"/>
                </v:shape>
                <v:shape id="Freeform 378" o:spid="_x0000_s1032" style="position:absolute;left:7467;top:19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zrsYA&#10;AADcAAAADwAAAGRycy9kb3ducmV2LnhtbESPQWvCQBSE74X+h+UVvOnGirakbsRWBCnxUO2hx0f2&#10;JRuafRuya4z+ercg9DjMzDfMcjXYRvTU+dqxgukkAUFcOF1zpeD7uB2/gvABWWPjmBRcyMMqe3xY&#10;Yqrdmb+oP4RKRAj7FBWYENpUSl8YsugnriWOXuk6iyHKrpK6w3OE20Y+J8lCWqw5Lhhs6cNQ8Xs4&#10;WQXH/ZXl+8968ZnrTT6t274weanU6GlYv4EINIT/8L290wpmL3P4O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czrsYAAADcAAAADwAAAAAAAAAAAAAAAACYAgAAZHJz&#10;L2Rvd25yZXYueG1sUEsFBgAAAAAEAAQA9QAAAIsDAAAAAA==&#10;" path="m48,l97,84,,84,48,xe" filled="f" strokeweight=".21267mm">
                  <v:path arrowok="t" o:connecttype="custom" o:connectlocs="48,1905;97,1989;0,1989;48,1905" o:connectangles="0,0,0,0"/>
                </v:shape>
                <v:shape id="Freeform 377" o:spid="_x0000_s1033" style="position:absolute;left:7115;top:227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Zm8QA&#10;AADcAAAADwAAAGRycy9kb3ducmV2LnhtbESPS2sCMRSF9wX/Q7iCm6KZ2qIyGkWEKe2m+ML1ZXKd&#10;DE5uhiR1pv31TaHQ5eE8Ps5q09tG3MmH2rGCp0kGgrh0uuZKwflUjBcgQkTW2DgmBV8UYLMePKww&#10;167jA92PsRJphEOOCkyMbS5lKA1ZDBPXEifv6rzFmKSvpPbYpXHbyGmWzaTFmhPBYEs7Q+Xt+GkT&#10;19C583tXvLTvjztZfF8+LuWrUqNhv12CiNTH//Bf+00reJ7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6GZvEAAAA3AAAAA8AAAAAAAAAAAAAAAAAmAIAAGRycy9k&#10;b3ducmV2LnhtbFBLBQYAAAAABAAEAPUAAACJAwAAAAA=&#10;" path="m72,36l65,57,48,70,36,72,15,65,2,48,,36,6,15,23,2,36,,57,7,70,24r2,12xe" filled="f" strokeweight=".21267mm">
                  <v:path arrowok="t" o:connecttype="custom" o:connectlocs="72,2313;65,2334;48,2347;36,2349;15,2342;2,2325;0,2313;6,2292;23,2279;36,2277;57,2284;70,2301;72,2313" o:connectangles="0,0,0,0,0,0,0,0,0,0,0,0,0"/>
                </v:shape>
                <v:shape id="Freeform 376" o:spid="_x0000_s1034" style="position:absolute;left:7115;top:226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a8AMQA&#10;AADcAAAADwAAAGRycy9kb3ducmV2LnhtbESPS2sCMRSF9wX/Q7iCm6KZ2qIyGkWEKe2m+ML1ZXKd&#10;DE5uhiR1pv31TaHQ5eE8Ps5q09tG3MmH2rGCp0kGgrh0uuZKwflUjBcgQkTW2DgmBV8UYLMePKww&#10;167jA92PsRJphEOOCkyMbS5lKA1ZDBPXEifv6rzFmKSvpPbYpXHbyGmWzaTFmhPBYEs7Q+Xt+GkT&#10;19C583tXvLTvjztZfF8+LuWrUqNhv12CiNTH//Bf+00reJ7P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2vADEAAAA3AAAAA8AAAAAAAAAAAAAAAAAmAIAAGRycy9k&#10;b3ducmV2LnhtbFBLBQYAAAAABAAEAPUAAACJAwAAAAA=&#10;" path="m72,36l65,57,48,70,36,72,15,66,2,48,,36,6,15,23,2,36,,57,7,70,24r2,12xe" filled="f" strokeweight=".21267mm">
                  <v:path arrowok="t" o:connecttype="custom" o:connectlocs="72,2301;65,2322;48,2335;36,2337;15,2331;2,2313;0,2301;6,2280;23,2267;36,2265;57,2272;70,2289;72,2301" o:connectangles="0,0,0,0,0,0,0,0,0,0,0,0,0"/>
                </v:shape>
                <v:shape id="Freeform 375" o:spid="_x0000_s1035" style="position:absolute;left:7115;top:2256;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csIA&#10;AADcAAAADwAAAGRycy9kb3ducmV2LnhtbERPTUsDMRC9C/6HMEIvYrNaUVmbFilssRdpa+l52Iyb&#10;xc1kSWJ37a/vHASPj/c9X46+UyeKqQ1s4H5agCKug225MXD4rO5eQKWMbLELTAZ+KcFycX01x9KG&#10;gXd02udGSQinEg24nPtS61Q78pimoScW7itEj1lgbLSNOEi47/RDUTxpjy1Lg8OeVo7q7/2Pl15H&#10;hyFuQ/XYb25XujofP4712pjJzfj2CirTmP/Ff+53a2D2LGvljBwB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ShywgAAANwAAAAPAAAAAAAAAAAAAAAAAJgCAABkcnMvZG93&#10;bnJldi54bWxQSwUGAAAAAAQABAD1AAAAhwMAAAAA&#10;" path="m72,36l65,57,48,70,36,72,15,65,2,48,,36,6,15,23,2,36,,57,6,70,23r2,13xe" filled="f" strokeweight=".21267mm">
                  <v:path arrowok="t" o:connecttype="custom" o:connectlocs="72,2292;65,2313;48,2326;36,2328;15,2321;2,2304;0,2292;6,2271;23,2258;36,2256;57,2262;70,2279;72,2292" o:connectangles="0,0,0,0,0,0,0,0,0,0,0,0,0"/>
                </v:shape>
                <v:shape id="Freeform 374" o:spid="_x0000_s1036" style="position:absolute;left:7115;top:209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6cUA&#10;AADcAAAADwAAAGRycy9kb3ducmV2LnhtbESPX2vCMBTF3wd+h3CFvYyZOmVznVFE6HAv4lR8vjR3&#10;TVlzU5LMVj/9Igz2eDh/fpz5sreNOJMPtWMF41EGgrh0uuZKwfFQPM5AhIissXFMCi4UYLkY3M0x&#10;167jTzrvYyXSCIccFZgY21zKUBqyGEauJU7el/MWY5K+ktpjl8ZtI5+y7FlarDkRDLa0NlR+739s&#10;4ho6dn7nimn78bCWxfW0PZXvSt0P+9UbiEh9/A//tTdaweTlFW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pY3pxQAAANwAAAAPAAAAAAAAAAAAAAAAAJgCAABkcnMv&#10;ZG93bnJldi54bWxQSwUGAAAAAAQABAD1AAAAigMAAAAA&#10;" path="m72,36l65,57,48,70,36,72,15,65,2,48,,36,6,15,23,2,36,,57,7,70,24r2,12xe" filled="f" strokeweight=".21267mm">
                  <v:path arrowok="t" o:connecttype="custom" o:connectlocs="72,2133;65,2154;48,2167;36,2169;15,2162;2,2145;0,2133;6,2112;23,2099;36,2097;57,2104;70,2121;72,2133" o:connectangles="0,0,0,0,0,0,0,0,0,0,0,0,0"/>
                </v:shape>
                <v:shape id="Freeform 373" o:spid="_x0000_s1037" style="position:absolute;left:7734;top:198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pUU8IA&#10;AADcAAAADwAAAGRycy9kb3ducmV2LnhtbERPS2sCMRC+F/ofwgi9lJrtA5HVKEXY0l5KteJ52Iyb&#10;xc1kSVJ321/fOQgeP773cj36Tp0ppjawgcdpAYq4DrblxsD+u3qYg0oZ2WIXmAz8UoL16vZmiaUN&#10;A2/pvMuNkhBOJRpwOfel1ql25DFNQ08s3DFEj1lgbLSNOEi47/RTUcy0x5alwWFPG0f1affjpdfR&#10;fohfoXrpP+43uvo7fB7qN2PuJuPrAlSmMV/FF/e7NfA8l/lyRo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lRTwgAAANwAAAAPAAAAAAAAAAAAAAAAAJgCAABkcnMvZG93&#10;bnJldi54bWxQSwUGAAAAAAQABAD1AAAAhwMAAAAA&#10;" path="m72,37l66,57,48,70,36,73,15,66,2,49,,37,7,16,24,3,36,,57,7,70,24r2,13xe" filled="f" strokeweight=".21267mm">
                  <v:path arrowok="t" o:connecttype="custom" o:connectlocs="72,2026;66,2046;48,2059;36,2062;15,2055;2,2038;0,2026;7,2005;24,1992;36,1989;57,1996;70,2013;72,2026" o:connectangles="0,0,0,0,0,0,0,0,0,0,0,0,0"/>
                </v:shape>
                <v:shape id="Freeform 372" o:spid="_x0000_s1038" style="position:absolute;left:7734;top:170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xyMQA&#10;AADcAAAADwAAAGRycy9kb3ducmV2LnhtbESPX2vCMBTF3wW/Q7iDvYyZOseQahQRKu5lOCc+X5pr&#10;U9bclCTauk9vBoKPh/Pnx5kve9uIC/lQO1YwHmUgiEuna64UHH6K1ymIEJE1No5JwZUCLBfDwRxz&#10;7Tr+pss+ViKNcMhRgYmxzaUMpSGLYeRa4uSdnLcYk/SV1B67NG4b+ZZlH9JizYlgsKW1ofJ3f7aJ&#10;a+jQ+Z0r3tvPl7Us/o5fx3Kj1PNTv5qBiNTHR/je3moFk+kY/s+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G8cjEAAAA3AAAAA8AAAAAAAAAAAAAAAAAmAIAAGRycy9k&#10;b3ducmV2LnhtbFBLBQYAAAAABAAEAPUAAACJAwAAAAA=&#10;" path="m72,36l66,57,48,70,36,72,15,65,2,48,,36,7,15,24,2,36,,57,7,70,24r2,12xe" filled="f" strokeweight=".21267mm">
                  <v:path arrowok="t" o:connecttype="custom" o:connectlocs="72,1741;66,1762;48,1775;36,1777;15,1770;2,1753;0,1741;7,1720;24,1707;36,1705;57,1712;70,1729;72,1741" o:connectangles="0,0,0,0,0,0,0,0,0,0,0,0,0"/>
                </v:shape>
                <v:shape id="Freeform 371" o:spid="_x0000_s1039" style="position:absolute;left:7734;top:161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Rvv8QA&#10;AADcAAAADwAAAGRycy9kb3ducmV2LnhtbESPX2vCMBTF3wd+h3AFX4am6hhSjSJCZXsZm4rPl+ba&#10;FJubkkTb7dObwWCPh/Pnx1ltetuIO/lQO1YwnWQgiEuna64UnI7FeAEiRGSNjWNS8E0BNuvB0wpz&#10;7Tr+ovshViKNcMhRgYmxzaUMpSGLYeJa4uRdnLcYk/SV1B67NG4bOcuyV2mx5kQw2NLOUHk93Gzi&#10;Gjp1/tMVL+37804WP+ePc7lXajTst0sQkfr4H/5rv2kF88UM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b7/EAAAA3AAAAA8AAAAAAAAAAAAAAAAAmAIAAGRycy9k&#10;b3ducmV2LnhtbFBLBQYAAAAABAAEAPUAAACJAwAAAAA=&#10;" path="m72,36l66,57,48,70,36,72,15,65,2,48,,36,7,15,24,2,36,,57,7,70,24r2,12xe" filled="f" strokeweight=".21267mm">
                  <v:path arrowok="t" o:connecttype="custom" o:connectlocs="72,1654;66,1675;48,1688;36,1690;15,1683;2,1666;0,1654;7,1633;24,1620;36,1618;57,1625;70,1642;72,1654" o:connectangles="0,0,0,0,0,0,0,0,0,0,0,0,0"/>
                </v:shape>
                <v:shape id="Freeform 370" o:spid="_x0000_s1040" style="position:absolute;left:7734;top:185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KJMQA&#10;AADcAAAADwAAAGRycy9kb3ducmV2LnhtbESPX2vCMBTF3wd+h3AFX4am0zGkGkWEir6MTcXnS3Nt&#10;is1NSTLb7dObwWCPh/Pnx1mue9uIO/lQO1bwMslAEJdO11wpOJ+K8RxEiMgaG8ek4JsCrFeDpyXm&#10;2nX8SfdjrEQa4ZCjAhNjm0sZSkMWw8S1xMm7Om8xJukrqT12adw2cpplb9JizYlgsKWtofJ2/LKJ&#10;a+jc+Q9XvLaH560sfi7vl3Kn1GjYbxYgIvXxP/zX3msFs/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yiTEAAAA3AAAAA8AAAAAAAAAAAAAAAAAmAIAAGRycy9k&#10;b3ducmV2LnhtbFBLBQYAAAAABAAEAPUAAACJAwAAAAA=&#10;" path="m72,36l66,57,48,70,36,72,15,65,2,48,,36,7,15,24,2,36,,57,6,70,24r2,12xe" filled="f" strokeweight=".21267mm">
                  <v:path arrowok="t" o:connecttype="custom" o:connectlocs="72,1886;66,1907;48,1920;36,1922;15,1915;2,1898;0,1886;7,1865;24,1852;36,1850;57,1856;70,1874;72,1886" o:connectangles="0,0,0,0,0,0,0,0,0,0,0,0,0"/>
                </v:shape>
                <v:shape id="Freeform 369" o:spid="_x0000_s1041" style="position:absolute;left:8208;top:144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FSUMQA&#10;AADcAAAADwAAAGRycy9kb3ducmV2LnhtbESPX2vCMBTF3wd+h3AHe5GZTmVINYoIlfkizonPl+ba&#10;lDU3Jclst09vBGGPh/Pnx1msetuIK/lQO1bwNspAEJdO11wpOH0VrzMQISJrbByTgl8KsFoOnhaY&#10;a9fxJ12PsRJphEOOCkyMbS5lKA1ZDCPXEifv4rzFmKSvpPbYpXHbyHGWvUuLNSeCwZY2hsrv449N&#10;XEOnzh9cMW13w40s/s77c7lV6uW5X89BROrjf/jR/tAKJrMp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UlDEAAAA3AAAAA8AAAAAAAAAAAAAAAAAmAIAAGRycy9k&#10;b3ducmV2LnhtbFBLBQYAAAAABAAEAPUAAACJAwAAAAA=&#10;" path="m72,36l65,57,48,70,36,72,15,66,2,49,,36,7,15,24,3,36,,57,7,70,24r2,12xe" filled="f" strokeweight=".21267mm">
                  <v:path arrowok="t" o:connecttype="custom" o:connectlocs="72,1479;65,1500;48,1513;36,1515;15,1509;2,1492;0,1479;7,1458;24,1446;36,1443;57,1450;70,1467;72,1479" o:connectangles="0,0,0,0,0,0,0,0,0,0,0,0,0"/>
                </v:shape>
                <v:shape id="Freeform 368" o:spid="_x0000_s1042" style="position:absolute;left:8208;top:130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33y8QA&#10;AADcAAAADwAAAGRycy9kb3ducmV2LnhtbESPS2sCMRSF9wX/Q7iCm6KZ2ioyGkWEKe2m+ML1ZXKd&#10;DE5uhiR1pv31TaHQ5eE8Ps5q09tG3MmH2rGCp0kGgrh0uuZKwflUjBcgQkTW2DgmBV8UYLMePKww&#10;167jA92PsRJphEOOCkyMbS5lKA1ZDBPXEifv6rzFmKSvpPbYpXHbyGmWzaXFmhPBYEs7Q+Xt+GkT&#10;19C583tXvLTvjztZfF8+LuWrUqNhv12CiNTH//Bf+00reF7M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998vEAAAA3AAAAA8AAAAAAAAAAAAAAAAAmAIAAGRycy9k&#10;b3ducmV2LnhtbFBLBQYAAAAABAAEAPUAAACJAwAAAAA=&#10;" path="m72,36l65,57,48,70,36,72,15,65,2,48,,36,7,15,24,2,36,,57,6,70,24r2,12xe" filled="f" strokeweight=".21267mm">
                  <v:path arrowok="t" o:connecttype="custom" o:connectlocs="72,1339;65,1360;48,1373;36,1375;15,1368;2,1351;0,1339;7,1318;24,1305;36,1303;57,1309;70,1327;72,1339" o:connectangles="0,0,0,0,0,0,0,0,0,0,0,0,0"/>
                </v:shape>
                <v:shape id="Freeform 367" o:spid="_x0000_s1043" style="position:absolute;left:8208;top:136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9pvMQA&#10;AADcAAAADwAAAGRycy9kb3ducmV2LnhtbESPX2vCMBTF3wd+h3AFX4amc0OkGkWEinuRTcXnS3Nt&#10;is1NSTLb7dObwWCPh/Pnx1mue9uIO/lQO1bwMslAEJdO11wpOJ+K8RxEiMgaG8ek4JsCrFeDpyXm&#10;2nX8SfdjrEQa4ZCjAhNjm0sZSkMWw8S1xMm7Om8xJukrqT12adw2cpplM2mx5kQw2NLWUHk7ftnE&#10;NXTu/Icr3tr3560sfi6HS7lTajTsNwsQkfr4H/5r77WC1/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abzEAAAA3AAAAA8AAAAAAAAAAAAAAAAAmAIAAGRycy9k&#10;b3ducmV2LnhtbFBLBQYAAAAABAAEAPUAAACJAwAAAAA=&#10;" path="m72,36l65,57,48,70,36,72,15,65,2,48,,36,7,15,24,2,36,,57,6,70,24r2,12xe" filled="f" strokeweight=".21267mm">
                  <v:path arrowok="t" o:connecttype="custom" o:connectlocs="72,1398;65,1419;48,1432;36,1434;15,1427;2,1410;0,1398;7,1377;24,1364;36,1362;57,1368;70,1386;72,1398" o:connectangles="0,0,0,0,0,0,0,0,0,0,0,0,0"/>
                </v:shape>
                <v:shape id="Freeform 366" o:spid="_x0000_s1044" style="position:absolute;left:8208;top:162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PMJ8QA&#10;AADcAAAADwAAAGRycy9kb3ducmV2LnhtbESPS2sCMRSF9wX/Q7iCm6KZ2qIyGkWEKe2m+ML1ZXKd&#10;DE5uhiR1pv31TaHQ5eE8Ps5q09tG3MmH2rGCp0kGgrh0uuZKwflUjBcgQkTW2DgmBV8UYLMePKww&#10;167jA92PsRJphEOOCkyMbS5lKA1ZDBPXEifv6rzFmKSvpPbYpXHbyGmWzaTFmhPBYEs7Q+Xt+GkT&#10;19C583tXvLTvjztZfF8+LuWrUqNhv12CiNTH//Bf+00reF7M4f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CfEAAAA3AAAAA8AAAAAAAAAAAAAAAAAmAIAAGRycy9k&#10;b3ducmV2LnhtbFBLBQYAAAAABAAEAPUAAACJAwAAAAA=&#10;" path="m72,36l65,57,48,70,36,72,15,65,2,48,,36,7,15,24,2,36,,57,7,70,24r2,12xe" filled="f" strokeweight=".21267mm">
                  <v:path arrowok="t" o:connecttype="custom" o:connectlocs="72,1659;65,1680;48,1693;36,1695;15,1688;2,1671;0,1659;7,1638;24,1625;36,1623;57,1630;70,1647;72,1659" o:connectangles="0,0,0,0,0,0,0,0,0,0,0,0,0"/>
                </v:shape>
                <v:shape id="Freeform 365" o:spid="_x0000_s1045" style="position:absolute;left:13398;top:550;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wccAA&#10;AADcAAAADwAAAGRycy9kb3ducmV2LnhtbERPz2vCMBS+D/Y/hDfwtqYqSOmMMhwT0ZNVd340b01o&#10;81KaqPW/N4fBjh/f7+V6dJ240RCsZwXTLAdBXHttuVFwPn2/FyBCRNbYeSYFDwqwXr2+LLHU/s5H&#10;ulWxESmEQ4kKTIx9KWWoDTkMme+JE/frB4cxwaGResB7CnednOX5Qjq0nBoM9rQxVLfV1SmY5fay&#10;r37kwZvmq7Lbou3DsVVq8jZ+foCINMZ/8Z97pxX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7RwccAAAADcAAAADwAAAAAAAAAAAAAAAACYAgAAZHJzL2Rvd25y&#10;ZXYueG1sUEsFBgAAAAAEAAQA9QAAAIUDAAAAAA==&#10;" path="m2361,l,2431e" filled="f" strokeweight=".21267mm">
                  <v:path arrowok="t" o:connecttype="custom" o:connectlocs="2361,275;0,2706" o:connectangles="0,0"/>
                  <o:lock v:ext="edit" verticies="t"/>
                </v:shape>
                <v:shape id="Freeform 364" o:spid="_x0000_s1046" style="position:absolute;left:13398;top:550;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V6sMA&#10;AADcAAAADwAAAGRycy9kb3ducmV2LnhtbESPQWsCMRSE74X+h/AKvdWsCrJdjSKKUuzJtXp+bJ6b&#10;sJuXZRN1+++bQqHHYWa+YRarwbXiTn2wnhWMRxkI4spry7WCr9PuLQcRIrLG1jMp+KYAq+Xz0wIL&#10;7R98pHsZa5EgHApUYGLsCilDZchhGPmOOHlX3zuMSfa11D0+Ety1cpJlM+nQclow2NHGUNWUN6dg&#10;ktnzobzIT2/qbWn3edOFY6PU68uwnoOINMT/8F/7QyuY5u/weyYd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jV6sMAAADcAAAADwAAAAAAAAAAAAAAAACYAgAAZHJzL2Rv&#10;d25yZXYueG1sUEsFBgAAAAAEAAQA9QAAAIgDAAAAAA==&#10;" path="m,2431l2361,e" filled="f" strokeweight=".21267mm">
                  <v:path arrowok="t" o:connecttype="custom" o:connectlocs="0,2706;2361,275" o:connectangles="0,0"/>
                  <o:lock v:ext="edit" verticies="t"/>
                </v:shape>
                <w10:wrap anchorx="page"/>
              </v:group>
            </w:pict>
          </mc:Fallback>
        </mc:AlternateContent>
      </w:r>
      <w:r>
        <w:rPr>
          <w:noProof/>
        </w:rPr>
        <mc:AlternateContent>
          <mc:Choice Requires="wps">
            <w:drawing>
              <wp:anchor distT="0" distB="0" distL="114300" distR="114300" simplePos="0" relativeHeight="503314215" behindDoc="1" locked="0" layoutInCell="1" allowOverlap="1" wp14:anchorId="777D4B27" wp14:editId="220969FA">
                <wp:simplePos x="0" y="0"/>
                <wp:positionH relativeFrom="page">
                  <wp:posOffset>4192270</wp:posOffset>
                </wp:positionH>
                <wp:positionV relativeFrom="paragraph">
                  <wp:posOffset>170180</wp:posOffset>
                </wp:positionV>
                <wp:extent cx="1560195" cy="1608455"/>
                <wp:effectExtent l="1270" t="1270" r="635" b="0"/>
                <wp:wrapNone/>
                <wp:docPr id="36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159B379B" w14:textId="77777777">
                              <w:trPr>
                                <w:trHeight w:hRule="exact" w:val="375"/>
                              </w:trPr>
                              <w:tc>
                                <w:tcPr>
                                  <w:tcW w:w="96" w:type="dxa"/>
                                  <w:tcBorders>
                                    <w:top w:val="single" w:sz="5" w:space="0" w:color="000000"/>
                                    <w:left w:val="nil"/>
                                    <w:bottom w:val="single" w:sz="5" w:space="0" w:color="000000"/>
                                    <w:right w:val="single" w:sz="5" w:space="0" w:color="000000"/>
                                  </w:tcBorders>
                                </w:tcPr>
                                <w:p w14:paraId="329C62B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48501D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A487B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BF880C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7713C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E3509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B3214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A11355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138A83F" w14:textId="77777777" w:rsidR="000B0C38" w:rsidRDefault="000B0C38"/>
                              </w:tc>
                            </w:tr>
                            <w:tr w:rsidR="000B0C38" w14:paraId="19C297D4" w14:textId="77777777">
                              <w:trPr>
                                <w:trHeight w:hRule="exact" w:val="375"/>
                              </w:trPr>
                              <w:tc>
                                <w:tcPr>
                                  <w:tcW w:w="96" w:type="dxa"/>
                                  <w:tcBorders>
                                    <w:top w:val="single" w:sz="5" w:space="0" w:color="000000"/>
                                    <w:left w:val="nil"/>
                                    <w:bottom w:val="single" w:sz="5" w:space="0" w:color="000000"/>
                                    <w:right w:val="single" w:sz="5" w:space="0" w:color="000000"/>
                                  </w:tcBorders>
                                </w:tcPr>
                                <w:p w14:paraId="7EB0EA0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410167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83BBFE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73E02D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0FFF0F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5CBD4B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7ABADD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03A0B7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DD7C58D" w14:textId="77777777" w:rsidR="000B0C38" w:rsidRDefault="000B0C38"/>
                              </w:tc>
                            </w:tr>
                            <w:tr w:rsidR="000B0C38" w14:paraId="3C5F835D" w14:textId="77777777">
                              <w:trPr>
                                <w:trHeight w:hRule="exact" w:val="375"/>
                              </w:trPr>
                              <w:tc>
                                <w:tcPr>
                                  <w:tcW w:w="96" w:type="dxa"/>
                                  <w:tcBorders>
                                    <w:top w:val="single" w:sz="5" w:space="0" w:color="000000"/>
                                    <w:left w:val="nil"/>
                                    <w:bottom w:val="single" w:sz="5" w:space="0" w:color="000000"/>
                                    <w:right w:val="single" w:sz="5" w:space="0" w:color="000000"/>
                                  </w:tcBorders>
                                </w:tcPr>
                                <w:p w14:paraId="59475F2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21B464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B63A7C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272CB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EEA682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1A98E0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0BBA7A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A1B48B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3C29F20" w14:textId="77777777" w:rsidR="000B0C38" w:rsidRDefault="000B0C38"/>
                              </w:tc>
                            </w:tr>
                            <w:tr w:rsidR="000B0C38" w14:paraId="4097E9DA" w14:textId="77777777">
                              <w:trPr>
                                <w:trHeight w:hRule="exact" w:val="375"/>
                              </w:trPr>
                              <w:tc>
                                <w:tcPr>
                                  <w:tcW w:w="96" w:type="dxa"/>
                                  <w:tcBorders>
                                    <w:top w:val="single" w:sz="5" w:space="0" w:color="000000"/>
                                    <w:left w:val="nil"/>
                                    <w:bottom w:val="single" w:sz="5" w:space="0" w:color="000000"/>
                                    <w:right w:val="single" w:sz="5" w:space="0" w:color="000000"/>
                                  </w:tcBorders>
                                </w:tcPr>
                                <w:p w14:paraId="373F607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564EC0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BC0B6B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B2E7E5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1B0E29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F1635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C7BF79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AD520A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D53BD74" w14:textId="77777777" w:rsidR="000B0C38" w:rsidRDefault="000B0C38"/>
                              </w:tc>
                            </w:tr>
                            <w:tr w:rsidR="000B0C38" w14:paraId="5DBD209E" w14:textId="77777777">
                              <w:trPr>
                                <w:trHeight w:hRule="exact" w:val="375"/>
                              </w:trPr>
                              <w:tc>
                                <w:tcPr>
                                  <w:tcW w:w="96" w:type="dxa"/>
                                  <w:tcBorders>
                                    <w:top w:val="single" w:sz="5" w:space="0" w:color="000000"/>
                                    <w:left w:val="nil"/>
                                    <w:bottom w:val="single" w:sz="5" w:space="0" w:color="000000"/>
                                    <w:right w:val="single" w:sz="5" w:space="0" w:color="000000"/>
                                  </w:tcBorders>
                                </w:tcPr>
                                <w:p w14:paraId="1EF31A7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F4A87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94A29A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D2DEB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5B7222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DA688B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8D6A34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429E6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FC2C2EF" w14:textId="77777777" w:rsidR="000B0C38" w:rsidRDefault="000B0C38"/>
                              </w:tc>
                            </w:tr>
                            <w:tr w:rsidR="000B0C38" w14:paraId="0BF61957" w14:textId="77777777">
                              <w:trPr>
                                <w:trHeight w:hRule="exact" w:val="375"/>
                              </w:trPr>
                              <w:tc>
                                <w:tcPr>
                                  <w:tcW w:w="96" w:type="dxa"/>
                                  <w:tcBorders>
                                    <w:top w:val="single" w:sz="5" w:space="0" w:color="000000"/>
                                    <w:left w:val="nil"/>
                                    <w:bottom w:val="single" w:sz="5" w:space="0" w:color="000000"/>
                                    <w:right w:val="single" w:sz="5" w:space="0" w:color="000000"/>
                                  </w:tcBorders>
                                </w:tcPr>
                                <w:p w14:paraId="3B99266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D63824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88D7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5D235B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C6361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B96E82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75535C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AFDC946"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51F4711" w14:textId="77777777" w:rsidR="000B0C38" w:rsidRDefault="000B0C38"/>
                              </w:tc>
                            </w:tr>
                            <w:tr w:rsidR="000B0C38" w14:paraId="53320075" w14:textId="77777777">
                              <w:trPr>
                                <w:trHeight w:hRule="exact" w:val="90"/>
                              </w:trPr>
                              <w:tc>
                                <w:tcPr>
                                  <w:tcW w:w="96" w:type="dxa"/>
                                  <w:tcBorders>
                                    <w:top w:val="single" w:sz="5" w:space="0" w:color="000000"/>
                                    <w:left w:val="nil"/>
                                    <w:bottom w:val="nil"/>
                                    <w:right w:val="single" w:sz="5" w:space="0" w:color="000000"/>
                                  </w:tcBorders>
                                </w:tcPr>
                                <w:p w14:paraId="7B36E0FD"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362479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C6050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603F63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10A192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B74310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89D26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95992B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C5EFD8E" w14:textId="77777777" w:rsidR="000B0C38" w:rsidRDefault="000B0C38"/>
                              </w:tc>
                            </w:tr>
                            <w:tr w:rsidR="000B0C38" w14:paraId="40BAA219" w14:textId="77777777">
                              <w:trPr>
                                <w:trHeight w:hRule="exact" w:val="96"/>
                              </w:trPr>
                              <w:tc>
                                <w:tcPr>
                                  <w:tcW w:w="96" w:type="dxa"/>
                                  <w:tcBorders>
                                    <w:top w:val="nil"/>
                                    <w:left w:val="nil"/>
                                    <w:bottom w:val="nil"/>
                                    <w:right w:val="nil"/>
                                  </w:tcBorders>
                                </w:tcPr>
                                <w:p w14:paraId="40487A78" w14:textId="77777777" w:rsidR="000B0C38" w:rsidRDefault="000B0C38"/>
                              </w:tc>
                              <w:tc>
                                <w:tcPr>
                                  <w:tcW w:w="87" w:type="dxa"/>
                                  <w:tcBorders>
                                    <w:top w:val="single" w:sz="5" w:space="0" w:color="000000"/>
                                    <w:left w:val="nil"/>
                                    <w:bottom w:val="nil"/>
                                    <w:right w:val="single" w:sz="5" w:space="0" w:color="000000"/>
                                  </w:tcBorders>
                                </w:tcPr>
                                <w:p w14:paraId="378F3200" w14:textId="77777777" w:rsidR="000B0C38" w:rsidRDefault="000B0C38"/>
                              </w:tc>
                              <w:tc>
                                <w:tcPr>
                                  <w:tcW w:w="364" w:type="dxa"/>
                                  <w:tcBorders>
                                    <w:top w:val="single" w:sz="5" w:space="0" w:color="000000"/>
                                    <w:left w:val="single" w:sz="5" w:space="0" w:color="000000"/>
                                    <w:bottom w:val="nil"/>
                                    <w:right w:val="single" w:sz="5" w:space="0" w:color="000000"/>
                                  </w:tcBorders>
                                </w:tcPr>
                                <w:p w14:paraId="0B7DECC4" w14:textId="77777777" w:rsidR="000B0C38" w:rsidRDefault="000B0C38"/>
                              </w:tc>
                              <w:tc>
                                <w:tcPr>
                                  <w:tcW w:w="364" w:type="dxa"/>
                                  <w:tcBorders>
                                    <w:top w:val="single" w:sz="5" w:space="0" w:color="000000"/>
                                    <w:left w:val="single" w:sz="5" w:space="0" w:color="000000"/>
                                    <w:bottom w:val="nil"/>
                                    <w:right w:val="single" w:sz="5" w:space="0" w:color="000000"/>
                                  </w:tcBorders>
                                </w:tcPr>
                                <w:p w14:paraId="78F0C89B" w14:textId="77777777" w:rsidR="000B0C38" w:rsidRDefault="000B0C38"/>
                              </w:tc>
                              <w:tc>
                                <w:tcPr>
                                  <w:tcW w:w="364" w:type="dxa"/>
                                  <w:tcBorders>
                                    <w:top w:val="single" w:sz="5" w:space="0" w:color="000000"/>
                                    <w:left w:val="single" w:sz="5" w:space="0" w:color="000000"/>
                                    <w:bottom w:val="nil"/>
                                    <w:right w:val="single" w:sz="5" w:space="0" w:color="000000"/>
                                  </w:tcBorders>
                                </w:tcPr>
                                <w:p w14:paraId="484CE55C" w14:textId="77777777" w:rsidR="000B0C38" w:rsidRDefault="000B0C38"/>
                              </w:tc>
                              <w:tc>
                                <w:tcPr>
                                  <w:tcW w:w="364" w:type="dxa"/>
                                  <w:tcBorders>
                                    <w:top w:val="single" w:sz="5" w:space="0" w:color="000000"/>
                                    <w:left w:val="single" w:sz="5" w:space="0" w:color="000000"/>
                                    <w:bottom w:val="nil"/>
                                    <w:right w:val="single" w:sz="5" w:space="0" w:color="000000"/>
                                  </w:tcBorders>
                                </w:tcPr>
                                <w:p w14:paraId="4907C86C" w14:textId="77777777" w:rsidR="000B0C38" w:rsidRDefault="000B0C38"/>
                              </w:tc>
                              <w:tc>
                                <w:tcPr>
                                  <w:tcW w:w="364" w:type="dxa"/>
                                  <w:tcBorders>
                                    <w:top w:val="single" w:sz="5" w:space="0" w:color="000000"/>
                                    <w:left w:val="single" w:sz="5" w:space="0" w:color="000000"/>
                                    <w:bottom w:val="nil"/>
                                    <w:right w:val="single" w:sz="5" w:space="0" w:color="000000"/>
                                  </w:tcBorders>
                                </w:tcPr>
                                <w:p w14:paraId="4AA0B472" w14:textId="77777777" w:rsidR="000B0C38" w:rsidRDefault="000B0C38"/>
                              </w:tc>
                              <w:tc>
                                <w:tcPr>
                                  <w:tcW w:w="364" w:type="dxa"/>
                                  <w:tcBorders>
                                    <w:top w:val="single" w:sz="5" w:space="0" w:color="000000"/>
                                    <w:left w:val="single" w:sz="5" w:space="0" w:color="000000"/>
                                    <w:bottom w:val="nil"/>
                                    <w:right w:val="single" w:sz="5" w:space="0" w:color="000000"/>
                                  </w:tcBorders>
                                </w:tcPr>
                                <w:p w14:paraId="123751C2" w14:textId="77777777" w:rsidR="000B0C38" w:rsidRDefault="000B0C38"/>
                              </w:tc>
                              <w:tc>
                                <w:tcPr>
                                  <w:tcW w:w="87" w:type="dxa"/>
                                  <w:tcBorders>
                                    <w:top w:val="single" w:sz="5" w:space="0" w:color="000000"/>
                                    <w:left w:val="single" w:sz="5" w:space="0" w:color="000000"/>
                                    <w:bottom w:val="nil"/>
                                    <w:right w:val="nil"/>
                                  </w:tcBorders>
                                </w:tcPr>
                                <w:p w14:paraId="6F4838DE" w14:textId="77777777" w:rsidR="000B0C38" w:rsidRDefault="000B0C38"/>
                              </w:tc>
                            </w:tr>
                          </w:tbl>
                          <w:p w14:paraId="52E95FE3" w14:textId="77777777" w:rsidR="000B0C38" w:rsidRDefault="000B0C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62" o:spid="_x0000_s1033" type="#_x0000_t202" style="position:absolute;margin-left:330.1pt;margin-top:13.4pt;width:122.85pt;height:126.65pt;z-index:-2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159B379B" w14:textId="77777777">
                        <w:trPr>
                          <w:trHeight w:hRule="exact" w:val="375"/>
                        </w:trPr>
                        <w:tc>
                          <w:tcPr>
                            <w:tcW w:w="96" w:type="dxa"/>
                            <w:tcBorders>
                              <w:top w:val="single" w:sz="5" w:space="0" w:color="000000"/>
                              <w:left w:val="nil"/>
                              <w:bottom w:val="single" w:sz="5" w:space="0" w:color="000000"/>
                              <w:right w:val="single" w:sz="5" w:space="0" w:color="000000"/>
                            </w:tcBorders>
                          </w:tcPr>
                          <w:p w14:paraId="329C62B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48501D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A487B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BF880C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7713C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E3509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B3214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A11355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138A83F" w14:textId="77777777" w:rsidR="000B0C38" w:rsidRDefault="000B0C38"/>
                        </w:tc>
                      </w:tr>
                      <w:tr w:rsidR="000B0C38" w14:paraId="19C297D4" w14:textId="77777777">
                        <w:trPr>
                          <w:trHeight w:hRule="exact" w:val="375"/>
                        </w:trPr>
                        <w:tc>
                          <w:tcPr>
                            <w:tcW w:w="96" w:type="dxa"/>
                            <w:tcBorders>
                              <w:top w:val="single" w:sz="5" w:space="0" w:color="000000"/>
                              <w:left w:val="nil"/>
                              <w:bottom w:val="single" w:sz="5" w:space="0" w:color="000000"/>
                              <w:right w:val="single" w:sz="5" w:space="0" w:color="000000"/>
                            </w:tcBorders>
                          </w:tcPr>
                          <w:p w14:paraId="7EB0EA0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410167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83BBFE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73E02D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0FFF0F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5CBD4B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7ABADD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03A0B7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DD7C58D" w14:textId="77777777" w:rsidR="000B0C38" w:rsidRDefault="000B0C38"/>
                        </w:tc>
                      </w:tr>
                      <w:tr w:rsidR="000B0C38" w14:paraId="3C5F835D" w14:textId="77777777">
                        <w:trPr>
                          <w:trHeight w:hRule="exact" w:val="375"/>
                        </w:trPr>
                        <w:tc>
                          <w:tcPr>
                            <w:tcW w:w="96" w:type="dxa"/>
                            <w:tcBorders>
                              <w:top w:val="single" w:sz="5" w:space="0" w:color="000000"/>
                              <w:left w:val="nil"/>
                              <w:bottom w:val="single" w:sz="5" w:space="0" w:color="000000"/>
                              <w:right w:val="single" w:sz="5" w:space="0" w:color="000000"/>
                            </w:tcBorders>
                          </w:tcPr>
                          <w:p w14:paraId="59475F2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21B464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B63A7C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272CB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EEA682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1A98E0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0BBA7A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A1B48B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3C29F20" w14:textId="77777777" w:rsidR="000B0C38" w:rsidRDefault="000B0C38"/>
                        </w:tc>
                      </w:tr>
                      <w:tr w:rsidR="000B0C38" w14:paraId="4097E9DA" w14:textId="77777777">
                        <w:trPr>
                          <w:trHeight w:hRule="exact" w:val="375"/>
                        </w:trPr>
                        <w:tc>
                          <w:tcPr>
                            <w:tcW w:w="96" w:type="dxa"/>
                            <w:tcBorders>
                              <w:top w:val="single" w:sz="5" w:space="0" w:color="000000"/>
                              <w:left w:val="nil"/>
                              <w:bottom w:val="single" w:sz="5" w:space="0" w:color="000000"/>
                              <w:right w:val="single" w:sz="5" w:space="0" w:color="000000"/>
                            </w:tcBorders>
                          </w:tcPr>
                          <w:p w14:paraId="373F607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564EC0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BC0B6B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B2E7E5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1B0E29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F1635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C7BF79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AD520A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D53BD74" w14:textId="77777777" w:rsidR="000B0C38" w:rsidRDefault="000B0C38"/>
                        </w:tc>
                      </w:tr>
                      <w:tr w:rsidR="000B0C38" w14:paraId="5DBD209E" w14:textId="77777777">
                        <w:trPr>
                          <w:trHeight w:hRule="exact" w:val="375"/>
                        </w:trPr>
                        <w:tc>
                          <w:tcPr>
                            <w:tcW w:w="96" w:type="dxa"/>
                            <w:tcBorders>
                              <w:top w:val="single" w:sz="5" w:space="0" w:color="000000"/>
                              <w:left w:val="nil"/>
                              <w:bottom w:val="single" w:sz="5" w:space="0" w:color="000000"/>
                              <w:right w:val="single" w:sz="5" w:space="0" w:color="000000"/>
                            </w:tcBorders>
                          </w:tcPr>
                          <w:p w14:paraId="1EF31A7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F4A87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94A29A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D2DEB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5B7222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DA688B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8D6A34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429E6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FC2C2EF" w14:textId="77777777" w:rsidR="000B0C38" w:rsidRDefault="000B0C38"/>
                        </w:tc>
                      </w:tr>
                      <w:tr w:rsidR="000B0C38" w14:paraId="0BF61957" w14:textId="77777777">
                        <w:trPr>
                          <w:trHeight w:hRule="exact" w:val="375"/>
                        </w:trPr>
                        <w:tc>
                          <w:tcPr>
                            <w:tcW w:w="96" w:type="dxa"/>
                            <w:tcBorders>
                              <w:top w:val="single" w:sz="5" w:space="0" w:color="000000"/>
                              <w:left w:val="nil"/>
                              <w:bottom w:val="single" w:sz="5" w:space="0" w:color="000000"/>
                              <w:right w:val="single" w:sz="5" w:space="0" w:color="000000"/>
                            </w:tcBorders>
                          </w:tcPr>
                          <w:p w14:paraId="3B99266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D63824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88D7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5D235B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C6361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B96E82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75535C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AFDC946"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351F4711" w14:textId="77777777" w:rsidR="000B0C38" w:rsidRDefault="000B0C38"/>
                        </w:tc>
                      </w:tr>
                      <w:tr w:rsidR="000B0C38" w14:paraId="53320075" w14:textId="77777777">
                        <w:trPr>
                          <w:trHeight w:hRule="exact" w:val="90"/>
                        </w:trPr>
                        <w:tc>
                          <w:tcPr>
                            <w:tcW w:w="96" w:type="dxa"/>
                            <w:tcBorders>
                              <w:top w:val="single" w:sz="5" w:space="0" w:color="000000"/>
                              <w:left w:val="nil"/>
                              <w:bottom w:val="nil"/>
                              <w:right w:val="single" w:sz="5" w:space="0" w:color="000000"/>
                            </w:tcBorders>
                          </w:tcPr>
                          <w:p w14:paraId="7B36E0FD"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362479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C6050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603F63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10A192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B74310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89D26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95992B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C5EFD8E" w14:textId="77777777" w:rsidR="000B0C38" w:rsidRDefault="000B0C38"/>
                        </w:tc>
                      </w:tr>
                      <w:tr w:rsidR="000B0C38" w14:paraId="40BAA219" w14:textId="77777777">
                        <w:trPr>
                          <w:trHeight w:hRule="exact" w:val="96"/>
                        </w:trPr>
                        <w:tc>
                          <w:tcPr>
                            <w:tcW w:w="96" w:type="dxa"/>
                            <w:tcBorders>
                              <w:top w:val="nil"/>
                              <w:left w:val="nil"/>
                              <w:bottom w:val="nil"/>
                              <w:right w:val="nil"/>
                            </w:tcBorders>
                          </w:tcPr>
                          <w:p w14:paraId="40487A78" w14:textId="77777777" w:rsidR="000B0C38" w:rsidRDefault="000B0C38"/>
                        </w:tc>
                        <w:tc>
                          <w:tcPr>
                            <w:tcW w:w="87" w:type="dxa"/>
                            <w:tcBorders>
                              <w:top w:val="single" w:sz="5" w:space="0" w:color="000000"/>
                              <w:left w:val="nil"/>
                              <w:bottom w:val="nil"/>
                              <w:right w:val="single" w:sz="5" w:space="0" w:color="000000"/>
                            </w:tcBorders>
                          </w:tcPr>
                          <w:p w14:paraId="378F3200" w14:textId="77777777" w:rsidR="000B0C38" w:rsidRDefault="000B0C38"/>
                        </w:tc>
                        <w:tc>
                          <w:tcPr>
                            <w:tcW w:w="364" w:type="dxa"/>
                            <w:tcBorders>
                              <w:top w:val="single" w:sz="5" w:space="0" w:color="000000"/>
                              <w:left w:val="single" w:sz="5" w:space="0" w:color="000000"/>
                              <w:bottom w:val="nil"/>
                              <w:right w:val="single" w:sz="5" w:space="0" w:color="000000"/>
                            </w:tcBorders>
                          </w:tcPr>
                          <w:p w14:paraId="0B7DECC4" w14:textId="77777777" w:rsidR="000B0C38" w:rsidRDefault="000B0C38"/>
                        </w:tc>
                        <w:tc>
                          <w:tcPr>
                            <w:tcW w:w="364" w:type="dxa"/>
                            <w:tcBorders>
                              <w:top w:val="single" w:sz="5" w:space="0" w:color="000000"/>
                              <w:left w:val="single" w:sz="5" w:space="0" w:color="000000"/>
                              <w:bottom w:val="nil"/>
                              <w:right w:val="single" w:sz="5" w:space="0" w:color="000000"/>
                            </w:tcBorders>
                          </w:tcPr>
                          <w:p w14:paraId="78F0C89B" w14:textId="77777777" w:rsidR="000B0C38" w:rsidRDefault="000B0C38"/>
                        </w:tc>
                        <w:tc>
                          <w:tcPr>
                            <w:tcW w:w="364" w:type="dxa"/>
                            <w:tcBorders>
                              <w:top w:val="single" w:sz="5" w:space="0" w:color="000000"/>
                              <w:left w:val="single" w:sz="5" w:space="0" w:color="000000"/>
                              <w:bottom w:val="nil"/>
                              <w:right w:val="single" w:sz="5" w:space="0" w:color="000000"/>
                            </w:tcBorders>
                          </w:tcPr>
                          <w:p w14:paraId="484CE55C" w14:textId="77777777" w:rsidR="000B0C38" w:rsidRDefault="000B0C38"/>
                        </w:tc>
                        <w:tc>
                          <w:tcPr>
                            <w:tcW w:w="364" w:type="dxa"/>
                            <w:tcBorders>
                              <w:top w:val="single" w:sz="5" w:space="0" w:color="000000"/>
                              <w:left w:val="single" w:sz="5" w:space="0" w:color="000000"/>
                              <w:bottom w:val="nil"/>
                              <w:right w:val="single" w:sz="5" w:space="0" w:color="000000"/>
                            </w:tcBorders>
                          </w:tcPr>
                          <w:p w14:paraId="4907C86C" w14:textId="77777777" w:rsidR="000B0C38" w:rsidRDefault="000B0C38"/>
                        </w:tc>
                        <w:tc>
                          <w:tcPr>
                            <w:tcW w:w="364" w:type="dxa"/>
                            <w:tcBorders>
                              <w:top w:val="single" w:sz="5" w:space="0" w:color="000000"/>
                              <w:left w:val="single" w:sz="5" w:space="0" w:color="000000"/>
                              <w:bottom w:val="nil"/>
                              <w:right w:val="single" w:sz="5" w:space="0" w:color="000000"/>
                            </w:tcBorders>
                          </w:tcPr>
                          <w:p w14:paraId="4AA0B472" w14:textId="77777777" w:rsidR="000B0C38" w:rsidRDefault="000B0C38"/>
                        </w:tc>
                        <w:tc>
                          <w:tcPr>
                            <w:tcW w:w="364" w:type="dxa"/>
                            <w:tcBorders>
                              <w:top w:val="single" w:sz="5" w:space="0" w:color="000000"/>
                              <w:left w:val="single" w:sz="5" w:space="0" w:color="000000"/>
                              <w:bottom w:val="nil"/>
                              <w:right w:val="single" w:sz="5" w:space="0" w:color="000000"/>
                            </w:tcBorders>
                          </w:tcPr>
                          <w:p w14:paraId="123751C2" w14:textId="77777777" w:rsidR="000B0C38" w:rsidRDefault="000B0C38"/>
                        </w:tc>
                        <w:tc>
                          <w:tcPr>
                            <w:tcW w:w="87" w:type="dxa"/>
                            <w:tcBorders>
                              <w:top w:val="single" w:sz="5" w:space="0" w:color="000000"/>
                              <w:left w:val="single" w:sz="5" w:space="0" w:color="000000"/>
                              <w:bottom w:val="nil"/>
                              <w:right w:val="nil"/>
                            </w:tcBorders>
                          </w:tcPr>
                          <w:p w14:paraId="6F4838DE" w14:textId="77777777" w:rsidR="000B0C38" w:rsidRDefault="000B0C38"/>
                        </w:tc>
                      </w:tr>
                    </w:tbl>
                    <w:p w14:paraId="52E95FE3" w14:textId="77777777" w:rsidR="000B0C38" w:rsidRDefault="000B0C38"/>
                  </w:txbxContent>
                </v:textbox>
                <w10:wrap anchorx="page"/>
              </v:shape>
            </w:pict>
          </mc:Fallback>
        </mc:AlternateContent>
      </w:r>
      <w:r>
        <w:rPr>
          <w:noProof/>
        </w:rPr>
        <mc:AlternateContent>
          <mc:Choice Requires="wps">
            <w:drawing>
              <wp:anchor distT="0" distB="0" distL="114300" distR="114300" simplePos="0" relativeHeight="503314226" behindDoc="1" locked="0" layoutInCell="1" allowOverlap="1" wp14:anchorId="1CB903E4" wp14:editId="3CD8099A">
                <wp:simplePos x="0" y="0"/>
                <wp:positionH relativeFrom="page">
                  <wp:posOffset>1974215</wp:posOffset>
                </wp:positionH>
                <wp:positionV relativeFrom="paragraph">
                  <wp:posOffset>1614170</wp:posOffset>
                </wp:positionV>
                <wp:extent cx="147320" cy="92710"/>
                <wp:effectExtent l="2540" t="0" r="2540" b="0"/>
                <wp:wrapNone/>
                <wp:docPr id="36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EF3F1"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B903E4" id="Text Box 361" o:spid="_x0000_s1034" type="#_x0000_t202" style="position:absolute;margin-left:155.45pt;margin-top:127.1pt;width:11.6pt;height:7.3pt;z-index:-2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" filled="f" stroked="f">
                <v:textbox style="layout-flow:vertical;mso-layout-flow-alt:bottom-to-top" inset="0,0,0,0">
                  <w:txbxContent>
                    <w:p w14:paraId="392EF3F1"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27" behindDoc="1" locked="0" layoutInCell="1" allowOverlap="1" wp14:anchorId="00D70AE3" wp14:editId="65C00C83">
                <wp:simplePos x="0" y="0"/>
                <wp:positionH relativeFrom="page">
                  <wp:posOffset>1974215</wp:posOffset>
                </wp:positionH>
                <wp:positionV relativeFrom="paragraph">
                  <wp:posOffset>1376045</wp:posOffset>
                </wp:positionV>
                <wp:extent cx="147320" cy="92710"/>
                <wp:effectExtent l="2540" t="0" r="2540" b="0"/>
                <wp:wrapNone/>
                <wp:docPr id="36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65A6"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D70AE3" id="Text Box 360" o:spid="_x0000_s1035" type="#_x0000_t202" style="position:absolute;margin-left:155.45pt;margin-top:108.35pt;width:11.6pt;height:7.3pt;z-index:-22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" filled="f" stroked="f">
                <v:textbox style="layout-flow:vertical;mso-layout-flow-alt:bottom-to-top" inset="0,0,0,0">
                  <w:txbxContent>
                    <w:p w14:paraId="1E1265A6"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28" behindDoc="1" locked="0" layoutInCell="1" allowOverlap="1" wp14:anchorId="54C95DC3" wp14:editId="79F5EEAB">
                <wp:simplePos x="0" y="0"/>
                <wp:positionH relativeFrom="page">
                  <wp:posOffset>1974215</wp:posOffset>
                </wp:positionH>
                <wp:positionV relativeFrom="paragraph">
                  <wp:posOffset>1137920</wp:posOffset>
                </wp:positionV>
                <wp:extent cx="147320" cy="92710"/>
                <wp:effectExtent l="2540" t="0" r="2540" b="0"/>
                <wp:wrapNone/>
                <wp:docPr id="365"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45A10"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4C95DC3" id="Text Box 359" o:spid="_x0000_s1036" type="#_x0000_t202" style="position:absolute;margin-left:155.45pt;margin-top:89.6pt;width:11.6pt;height:7.3pt;z-index:-2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" filled="f" stroked="f">
                <v:textbox style="layout-flow:vertical;mso-layout-flow-alt:bottom-to-top" inset="0,0,0,0">
                  <w:txbxContent>
                    <w:p w14:paraId="18045A10"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29" behindDoc="1" locked="0" layoutInCell="1" allowOverlap="1" wp14:anchorId="4C1EDDA1" wp14:editId="7E6D2A84">
                <wp:simplePos x="0" y="0"/>
                <wp:positionH relativeFrom="page">
                  <wp:posOffset>1974215</wp:posOffset>
                </wp:positionH>
                <wp:positionV relativeFrom="paragraph">
                  <wp:posOffset>899795</wp:posOffset>
                </wp:positionV>
                <wp:extent cx="147320" cy="92710"/>
                <wp:effectExtent l="2540" t="0" r="2540" b="0"/>
                <wp:wrapNone/>
                <wp:docPr id="36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2A32"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1EDDA1" id="Text Box 358" o:spid="_x0000_s1037" type="#_x0000_t202" style="position:absolute;margin-left:155.45pt;margin-top:70.85pt;width:11.6pt;height:7.3pt;z-index:-2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" filled="f" stroked="f">
                <v:textbox style="layout-flow:vertical;mso-layout-flow-alt:bottom-to-top" inset="0,0,0,0">
                  <w:txbxContent>
                    <w:p w14:paraId="67B32A32"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30" behindDoc="1" locked="0" layoutInCell="1" allowOverlap="1" wp14:anchorId="57293BFC" wp14:editId="784B271C">
                <wp:simplePos x="0" y="0"/>
                <wp:positionH relativeFrom="page">
                  <wp:posOffset>1974215</wp:posOffset>
                </wp:positionH>
                <wp:positionV relativeFrom="paragraph">
                  <wp:posOffset>661670</wp:posOffset>
                </wp:positionV>
                <wp:extent cx="147320" cy="92710"/>
                <wp:effectExtent l="2540" t="0" r="2540" b="0"/>
                <wp:wrapNone/>
                <wp:docPr id="363"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A01F3"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293BFC" id="Text Box 357" o:spid="_x0000_s1038" type="#_x0000_t202" style="position:absolute;margin-left:155.45pt;margin-top:52.1pt;width:11.6pt;height:7.3pt;z-index:-2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" filled="f" stroked="f">
                <v:textbox style="layout-flow:vertical;mso-layout-flow-alt:bottom-to-top" inset="0,0,0,0">
                  <w:txbxContent>
                    <w:p w14:paraId="01AA01F3"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31" behindDoc="1" locked="0" layoutInCell="1" allowOverlap="1" wp14:anchorId="63EF0BDC" wp14:editId="484AEAB9">
                <wp:simplePos x="0" y="0"/>
                <wp:positionH relativeFrom="page">
                  <wp:posOffset>1974215</wp:posOffset>
                </wp:positionH>
                <wp:positionV relativeFrom="paragraph">
                  <wp:posOffset>422910</wp:posOffset>
                </wp:positionV>
                <wp:extent cx="147320" cy="92710"/>
                <wp:effectExtent l="2540" t="0" r="2540" b="0"/>
                <wp:wrapNone/>
                <wp:docPr id="36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247A"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EF0BDC" id="Text Box 356" o:spid="_x0000_s1039" type="#_x0000_t202" style="position:absolute;margin-left:155.45pt;margin-top:33.3pt;width:11.6pt;height:7.3pt;z-index:-2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" filled="f" stroked="f">
                <v:textbox style="layout-flow:vertical;mso-layout-flow-alt:bottom-to-top" inset="0,0,0,0">
                  <w:txbxContent>
                    <w:p w14:paraId="54BB247A"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32" behindDoc="1" locked="0" layoutInCell="1" allowOverlap="1" wp14:anchorId="64A6E48A" wp14:editId="0BFA9C2B">
                <wp:simplePos x="0" y="0"/>
                <wp:positionH relativeFrom="page">
                  <wp:posOffset>1974215</wp:posOffset>
                </wp:positionH>
                <wp:positionV relativeFrom="paragraph">
                  <wp:posOffset>184785</wp:posOffset>
                </wp:positionV>
                <wp:extent cx="147320" cy="92710"/>
                <wp:effectExtent l="2540" t="0" r="2540" b="0"/>
                <wp:wrapNone/>
                <wp:docPr id="361"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EF503"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A6E48A" id="Text Box 355" o:spid="_x0000_s1040" type="#_x0000_t202" style="position:absolute;margin-left:155.45pt;margin-top:14.55pt;width:11.6pt;height:7.3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" filled="f" stroked="f">
                <v:textbox style="layout-flow:vertical;mso-layout-flow-alt:bottom-to-top" inset="0,0,0,0">
                  <w:txbxContent>
                    <w:p w14:paraId="23AEF503"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Pr>
          <w:noProof/>
        </w:rPr>
        <mc:AlternateContent>
          <mc:Choice Requires="wps">
            <w:drawing>
              <wp:anchor distT="0" distB="0" distL="114300" distR="114300" simplePos="0" relativeHeight="503314240" behindDoc="1" locked="0" layoutInCell="1" allowOverlap="1" wp14:anchorId="719A785E" wp14:editId="0A696BBE">
                <wp:simplePos x="0" y="0"/>
                <wp:positionH relativeFrom="page">
                  <wp:posOffset>3995420</wp:posOffset>
                </wp:positionH>
                <wp:positionV relativeFrom="paragraph">
                  <wp:posOffset>1614170</wp:posOffset>
                </wp:positionV>
                <wp:extent cx="147320" cy="92710"/>
                <wp:effectExtent l="4445" t="0" r="635" b="0"/>
                <wp:wrapNone/>
                <wp:docPr id="36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C3E0"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9A785E" id="Text Box 354" o:spid="_x0000_s1041" type="#_x0000_t202" style="position:absolute;margin-left:314.6pt;margin-top:127.1pt;width:11.6pt;height:7.3pt;z-index:-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" filled="f" stroked="f">
                <v:textbox style="layout-flow:vertical;mso-layout-flow-alt:bottom-to-top" inset="0,0,0,0">
                  <w:txbxContent>
                    <w:p w14:paraId="6144C3E0"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41" behindDoc="1" locked="0" layoutInCell="1" allowOverlap="1" wp14:anchorId="4E08A01D" wp14:editId="458EC87A">
                <wp:simplePos x="0" y="0"/>
                <wp:positionH relativeFrom="page">
                  <wp:posOffset>3995420</wp:posOffset>
                </wp:positionH>
                <wp:positionV relativeFrom="paragraph">
                  <wp:posOffset>1376045</wp:posOffset>
                </wp:positionV>
                <wp:extent cx="147320" cy="92710"/>
                <wp:effectExtent l="4445" t="0" r="635" b="0"/>
                <wp:wrapNone/>
                <wp:docPr id="35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FA23"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E08A01D" id="Text Box 353" o:spid="_x0000_s1042" type="#_x0000_t202" style="position:absolute;margin-left:314.6pt;margin-top:108.35pt;width:11.6pt;height:7.3pt;z-index:-2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" filled="f" stroked="f">
                <v:textbox style="layout-flow:vertical;mso-layout-flow-alt:bottom-to-top" inset="0,0,0,0">
                  <w:txbxContent>
                    <w:p w14:paraId="0020FA23"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42" behindDoc="1" locked="0" layoutInCell="1" allowOverlap="1" wp14:anchorId="3BF35D04" wp14:editId="403314B2">
                <wp:simplePos x="0" y="0"/>
                <wp:positionH relativeFrom="page">
                  <wp:posOffset>3995420</wp:posOffset>
                </wp:positionH>
                <wp:positionV relativeFrom="paragraph">
                  <wp:posOffset>1137920</wp:posOffset>
                </wp:positionV>
                <wp:extent cx="147320" cy="92710"/>
                <wp:effectExtent l="4445" t="0" r="635" b="0"/>
                <wp:wrapNone/>
                <wp:docPr id="358"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B1703"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BF35D04" id="Text Box 352" o:spid="_x0000_s1043" type="#_x0000_t202" style="position:absolute;margin-left:314.6pt;margin-top:89.6pt;width:11.6pt;height:7.3pt;z-index:-2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" filled="f" stroked="f">
                <v:textbox style="layout-flow:vertical;mso-layout-flow-alt:bottom-to-top" inset="0,0,0,0">
                  <w:txbxContent>
                    <w:p w14:paraId="138B1703"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43" behindDoc="1" locked="0" layoutInCell="1" allowOverlap="1" wp14:anchorId="02442C30" wp14:editId="75DD2041">
                <wp:simplePos x="0" y="0"/>
                <wp:positionH relativeFrom="page">
                  <wp:posOffset>3995420</wp:posOffset>
                </wp:positionH>
                <wp:positionV relativeFrom="paragraph">
                  <wp:posOffset>899795</wp:posOffset>
                </wp:positionV>
                <wp:extent cx="147320" cy="92710"/>
                <wp:effectExtent l="4445" t="0" r="635" b="0"/>
                <wp:wrapNone/>
                <wp:docPr id="35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8DE5"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442C30" id="Text Box 351" o:spid="_x0000_s1044" type="#_x0000_t202" style="position:absolute;margin-left:314.6pt;margin-top:70.85pt;width:11.6pt;height:7.3pt;z-index:-2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" filled="f" stroked="f">
                <v:textbox style="layout-flow:vertical;mso-layout-flow-alt:bottom-to-top" inset="0,0,0,0">
                  <w:txbxContent>
                    <w:p w14:paraId="13B18DE5"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44" behindDoc="1" locked="0" layoutInCell="1" allowOverlap="1" wp14:anchorId="0C5FD6BA" wp14:editId="30F36901">
                <wp:simplePos x="0" y="0"/>
                <wp:positionH relativeFrom="page">
                  <wp:posOffset>3995420</wp:posOffset>
                </wp:positionH>
                <wp:positionV relativeFrom="paragraph">
                  <wp:posOffset>661670</wp:posOffset>
                </wp:positionV>
                <wp:extent cx="147320" cy="92710"/>
                <wp:effectExtent l="4445" t="0" r="635" b="0"/>
                <wp:wrapNone/>
                <wp:docPr id="356"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17DC5"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C5FD6BA" id="Text Box 350" o:spid="_x0000_s1045" type="#_x0000_t202" style="position:absolute;margin-left:314.6pt;margin-top:52.1pt;width:11.6pt;height:7.3pt;z-index:-22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" filled="f" stroked="f">
                <v:textbox style="layout-flow:vertical;mso-layout-flow-alt:bottom-to-top" inset="0,0,0,0">
                  <w:txbxContent>
                    <w:p w14:paraId="34117DC5"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45" behindDoc="1" locked="0" layoutInCell="1" allowOverlap="1" wp14:anchorId="53BD5445" wp14:editId="24DD26AF">
                <wp:simplePos x="0" y="0"/>
                <wp:positionH relativeFrom="page">
                  <wp:posOffset>3995420</wp:posOffset>
                </wp:positionH>
                <wp:positionV relativeFrom="paragraph">
                  <wp:posOffset>422910</wp:posOffset>
                </wp:positionV>
                <wp:extent cx="147320" cy="92710"/>
                <wp:effectExtent l="4445" t="0" r="635" b="0"/>
                <wp:wrapNone/>
                <wp:docPr id="355"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2D347"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BD5445" id="Text Box 349" o:spid="_x0000_s1046" type="#_x0000_t202" style="position:absolute;margin-left:314.6pt;margin-top:33.3pt;width:11.6pt;height:7.3pt;z-index:-2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" filled="f" stroked="f">
                <v:textbox style="layout-flow:vertical;mso-layout-flow-alt:bottom-to-top" inset="0,0,0,0">
                  <w:txbxContent>
                    <w:p w14:paraId="4E82D347"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46" behindDoc="1" locked="0" layoutInCell="1" allowOverlap="1" wp14:anchorId="2156BC77" wp14:editId="2CBD7D36">
                <wp:simplePos x="0" y="0"/>
                <wp:positionH relativeFrom="page">
                  <wp:posOffset>3995420</wp:posOffset>
                </wp:positionH>
                <wp:positionV relativeFrom="paragraph">
                  <wp:posOffset>184785</wp:posOffset>
                </wp:positionV>
                <wp:extent cx="147320" cy="92710"/>
                <wp:effectExtent l="4445" t="0" r="635" b="0"/>
                <wp:wrapNone/>
                <wp:docPr id="354"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19D78"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56BC77" id="Text Box 348" o:spid="_x0000_s1047" type="#_x0000_t202" style="position:absolute;margin-left:314.6pt;margin-top:14.55pt;width:11.6pt;height:7.3pt;z-index:-22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" filled="f" stroked="f">
                <v:textbox style="layout-flow:vertical;mso-layout-flow-alt:bottom-to-top" inset="0,0,0,0">
                  <w:txbxContent>
                    <w:p w14:paraId="15419D78"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sidR="00F5753A">
        <w:rPr>
          <w:rFonts w:ascii="Arial" w:eastAsia="Arial" w:hAnsi="Arial" w:cs="Arial"/>
          <w:position w:val="-1"/>
          <w:sz w:val="21"/>
          <w:szCs w:val="21"/>
        </w:rPr>
        <w:t>By</w:t>
      </w:r>
      <w:r w:rsidR="00F5753A">
        <w:rPr>
          <w:rFonts w:ascii="Arial" w:eastAsia="Arial" w:hAnsi="Arial" w:cs="Arial"/>
          <w:spacing w:val="-2"/>
          <w:position w:val="-1"/>
          <w:sz w:val="21"/>
          <w:szCs w:val="21"/>
        </w:rPr>
        <w:t xml:space="preserve"> </w:t>
      </w:r>
      <w:r w:rsidR="00F5753A">
        <w:rPr>
          <w:rFonts w:ascii="Arial" w:eastAsia="Arial" w:hAnsi="Arial" w:cs="Arial"/>
          <w:w w:val="99"/>
          <w:position w:val="-1"/>
          <w:sz w:val="21"/>
          <w:szCs w:val="21"/>
        </w:rPr>
        <w:t>Block</w:t>
      </w:r>
    </w:p>
    <w:p w14:paraId="35E0F1FC" w14:textId="77777777" w:rsidR="005B53EE" w:rsidRDefault="00F5753A" w:rsidP="00F9389F">
      <w:pPr>
        <w:spacing w:before="31" w:line="220" w:lineRule="exact"/>
        <w:rPr>
          <w:rFonts w:ascii="Arial" w:eastAsia="Arial" w:hAnsi="Arial" w:cs="Arial"/>
          <w:sz w:val="21"/>
          <w:szCs w:val="21"/>
        </w:rPr>
        <w:sectPr w:rsidR="005B53EE">
          <w:type w:val="continuous"/>
          <w:pgSz w:w="12240" w:h="15840"/>
          <w:pgMar w:top="1480" w:right="1300" w:bottom="280" w:left="1300" w:header="720" w:footer="720" w:gutter="0"/>
          <w:cols w:num="2" w:space="720" w:equalWidth="0">
            <w:col w:w="3795" w:space="2426"/>
            <w:col w:w="3419"/>
          </w:cols>
        </w:sectPr>
      </w:pPr>
      <w:r>
        <w:br w:type="column"/>
      </w:r>
      <w:r>
        <w:rPr>
          <w:rFonts w:ascii="Arial" w:eastAsia="Arial" w:hAnsi="Arial" w:cs="Arial"/>
          <w:position w:val="-1"/>
          <w:sz w:val="21"/>
          <w:szCs w:val="21"/>
        </w:rPr>
        <w:lastRenderedPageBreak/>
        <w:t>By</w:t>
      </w:r>
      <w:r>
        <w:rPr>
          <w:rFonts w:ascii="Arial" w:eastAsia="Arial" w:hAnsi="Arial" w:cs="Arial"/>
          <w:spacing w:val="-2"/>
          <w:position w:val="-1"/>
          <w:sz w:val="21"/>
          <w:szCs w:val="21"/>
        </w:rPr>
        <w:t xml:space="preserve"> </w:t>
      </w:r>
      <w:r>
        <w:rPr>
          <w:rFonts w:ascii="Arial" w:eastAsia="Arial" w:hAnsi="Arial" w:cs="Arial"/>
          <w:position w:val="-1"/>
          <w:sz w:val="21"/>
          <w:szCs w:val="21"/>
        </w:rPr>
        <w:t>Year</w:t>
      </w:r>
    </w:p>
    <w:tbl>
      <w:tblPr>
        <w:tblW w:w="0" w:type="auto"/>
        <w:tblInd w:w="2119" w:type="dxa"/>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5B53EE" w14:paraId="0089D3C6" w14:textId="77777777">
        <w:trPr>
          <w:trHeight w:hRule="exact" w:val="375"/>
        </w:trPr>
        <w:tc>
          <w:tcPr>
            <w:tcW w:w="96" w:type="dxa"/>
            <w:tcBorders>
              <w:top w:val="single" w:sz="5" w:space="0" w:color="000000"/>
              <w:left w:val="nil"/>
              <w:bottom w:val="single" w:sz="5" w:space="0" w:color="000000"/>
              <w:right w:val="single" w:sz="5" w:space="0" w:color="000000"/>
            </w:tcBorders>
          </w:tcPr>
          <w:p w14:paraId="11B01688"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B5D2BE9"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06A4E9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95561CC"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B95CDBD"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D02A49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97172B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4B07AF"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972B4AB" w14:textId="77777777" w:rsidR="005B53EE" w:rsidRDefault="005B53EE" w:rsidP="00F9389F"/>
        </w:tc>
      </w:tr>
      <w:tr w:rsidR="005B53EE" w14:paraId="2006E723" w14:textId="77777777">
        <w:trPr>
          <w:trHeight w:hRule="exact" w:val="375"/>
        </w:trPr>
        <w:tc>
          <w:tcPr>
            <w:tcW w:w="96" w:type="dxa"/>
            <w:tcBorders>
              <w:top w:val="single" w:sz="5" w:space="0" w:color="000000"/>
              <w:left w:val="nil"/>
              <w:bottom w:val="single" w:sz="5" w:space="0" w:color="000000"/>
              <w:right w:val="single" w:sz="5" w:space="0" w:color="000000"/>
            </w:tcBorders>
          </w:tcPr>
          <w:p w14:paraId="428E09A1"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5E142FE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77E314B"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F35E09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F4D7B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C056F4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78B267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050D450"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17EDFCC6" w14:textId="77777777" w:rsidR="005B53EE" w:rsidRDefault="005B53EE" w:rsidP="00F9389F"/>
        </w:tc>
      </w:tr>
      <w:tr w:rsidR="005B53EE" w14:paraId="7ADF9682" w14:textId="77777777">
        <w:trPr>
          <w:trHeight w:hRule="exact" w:val="375"/>
        </w:trPr>
        <w:tc>
          <w:tcPr>
            <w:tcW w:w="96" w:type="dxa"/>
            <w:tcBorders>
              <w:top w:val="single" w:sz="5" w:space="0" w:color="000000"/>
              <w:left w:val="nil"/>
              <w:bottom w:val="single" w:sz="5" w:space="0" w:color="000000"/>
              <w:right w:val="single" w:sz="5" w:space="0" w:color="000000"/>
            </w:tcBorders>
          </w:tcPr>
          <w:p w14:paraId="43DDEDD3"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3F995C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8F3391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5E16291"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28F5E9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12DBCAD"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2ABF431"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9C3D03E"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4818CF90" w14:textId="77777777" w:rsidR="005B53EE" w:rsidRDefault="005B53EE" w:rsidP="00F9389F"/>
        </w:tc>
      </w:tr>
      <w:tr w:rsidR="005B53EE" w14:paraId="2510B6E3" w14:textId="77777777">
        <w:trPr>
          <w:trHeight w:hRule="exact" w:val="375"/>
        </w:trPr>
        <w:tc>
          <w:tcPr>
            <w:tcW w:w="96" w:type="dxa"/>
            <w:tcBorders>
              <w:top w:val="single" w:sz="5" w:space="0" w:color="000000"/>
              <w:left w:val="nil"/>
              <w:bottom w:val="single" w:sz="5" w:space="0" w:color="000000"/>
              <w:right w:val="single" w:sz="5" w:space="0" w:color="000000"/>
            </w:tcBorders>
          </w:tcPr>
          <w:p w14:paraId="6E9DF93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D6E230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5425CA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DE8FA0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DCC174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9A62F52"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725AE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6915D190"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0515815E" w14:textId="77777777" w:rsidR="005B53EE" w:rsidRDefault="005B53EE" w:rsidP="00F9389F"/>
        </w:tc>
      </w:tr>
      <w:tr w:rsidR="005B53EE" w14:paraId="6827F4CB" w14:textId="77777777">
        <w:trPr>
          <w:trHeight w:hRule="exact" w:val="375"/>
        </w:trPr>
        <w:tc>
          <w:tcPr>
            <w:tcW w:w="96" w:type="dxa"/>
            <w:tcBorders>
              <w:top w:val="single" w:sz="5" w:space="0" w:color="000000"/>
              <w:left w:val="nil"/>
              <w:bottom w:val="single" w:sz="5" w:space="0" w:color="000000"/>
              <w:right w:val="single" w:sz="5" w:space="0" w:color="000000"/>
            </w:tcBorders>
          </w:tcPr>
          <w:p w14:paraId="0D44DDBD"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5FB42C6"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33D78BA"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84D4665"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926DD4"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78C2F6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802CCD9"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3E79592E"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505F03F7" w14:textId="77777777" w:rsidR="005B53EE" w:rsidRDefault="005B53EE" w:rsidP="00F9389F"/>
        </w:tc>
      </w:tr>
      <w:tr w:rsidR="005B53EE" w14:paraId="0C773BBE" w14:textId="77777777">
        <w:trPr>
          <w:trHeight w:hRule="exact" w:val="375"/>
        </w:trPr>
        <w:tc>
          <w:tcPr>
            <w:tcW w:w="96" w:type="dxa"/>
            <w:tcBorders>
              <w:top w:val="single" w:sz="5" w:space="0" w:color="000000"/>
              <w:left w:val="nil"/>
              <w:bottom w:val="single" w:sz="5" w:space="0" w:color="000000"/>
              <w:right w:val="single" w:sz="5" w:space="0" w:color="000000"/>
            </w:tcBorders>
          </w:tcPr>
          <w:p w14:paraId="5FE6F652"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3A849B2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C42031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B7C3E0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86360E3"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788CAF8"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45DF5227"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235F75A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2030D565" w14:textId="77777777" w:rsidR="005B53EE" w:rsidRDefault="005B53EE" w:rsidP="00F9389F"/>
        </w:tc>
      </w:tr>
      <w:tr w:rsidR="005B53EE" w14:paraId="7A640002" w14:textId="77777777">
        <w:trPr>
          <w:trHeight w:hRule="exact" w:val="90"/>
        </w:trPr>
        <w:tc>
          <w:tcPr>
            <w:tcW w:w="96" w:type="dxa"/>
            <w:tcBorders>
              <w:top w:val="single" w:sz="5" w:space="0" w:color="000000"/>
              <w:left w:val="nil"/>
              <w:bottom w:val="nil"/>
              <w:right w:val="single" w:sz="5" w:space="0" w:color="000000"/>
            </w:tcBorders>
          </w:tcPr>
          <w:p w14:paraId="553B9667"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6A05D7F7"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7D3B03CE"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5C0DF750"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1ED58D1C"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19324D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4FA2D3F" w14:textId="77777777" w:rsidR="005B53EE" w:rsidRDefault="005B53EE" w:rsidP="00F9389F"/>
        </w:tc>
        <w:tc>
          <w:tcPr>
            <w:tcW w:w="364" w:type="dxa"/>
            <w:tcBorders>
              <w:top w:val="single" w:sz="6" w:space="0" w:color="auto"/>
              <w:left w:val="single" w:sz="6" w:space="0" w:color="auto"/>
              <w:bottom w:val="single" w:sz="6" w:space="0" w:color="auto"/>
              <w:right w:val="single" w:sz="6" w:space="0" w:color="auto"/>
            </w:tcBorders>
          </w:tcPr>
          <w:p w14:paraId="0CA68024" w14:textId="77777777" w:rsidR="005B53EE" w:rsidRDefault="005B53EE" w:rsidP="00F9389F"/>
        </w:tc>
        <w:tc>
          <w:tcPr>
            <w:tcW w:w="87" w:type="dxa"/>
            <w:tcBorders>
              <w:top w:val="single" w:sz="6" w:space="0" w:color="auto"/>
              <w:left w:val="single" w:sz="6" w:space="0" w:color="auto"/>
              <w:bottom w:val="single" w:sz="6" w:space="0" w:color="auto"/>
              <w:right w:val="single" w:sz="6" w:space="0" w:color="auto"/>
            </w:tcBorders>
          </w:tcPr>
          <w:p w14:paraId="6A8E912B" w14:textId="77777777" w:rsidR="005B53EE" w:rsidRDefault="005B53EE" w:rsidP="00F9389F"/>
        </w:tc>
      </w:tr>
      <w:tr w:rsidR="005B53EE" w14:paraId="335EB2A1" w14:textId="77777777">
        <w:trPr>
          <w:trHeight w:hRule="exact" w:val="96"/>
        </w:trPr>
        <w:tc>
          <w:tcPr>
            <w:tcW w:w="96" w:type="dxa"/>
            <w:tcBorders>
              <w:top w:val="nil"/>
              <w:left w:val="nil"/>
              <w:bottom w:val="nil"/>
              <w:right w:val="nil"/>
            </w:tcBorders>
          </w:tcPr>
          <w:p w14:paraId="69613387" w14:textId="77777777" w:rsidR="005B53EE" w:rsidRDefault="005B53EE" w:rsidP="00F9389F"/>
        </w:tc>
        <w:tc>
          <w:tcPr>
            <w:tcW w:w="87" w:type="dxa"/>
            <w:tcBorders>
              <w:top w:val="single" w:sz="5" w:space="0" w:color="000000"/>
              <w:left w:val="nil"/>
              <w:bottom w:val="nil"/>
              <w:right w:val="single" w:sz="5" w:space="0" w:color="000000"/>
            </w:tcBorders>
          </w:tcPr>
          <w:p w14:paraId="5102A3F9"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6D5970CE"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1B497783"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6C7AACFC"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394B3BEE"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1646E105" w14:textId="77777777" w:rsidR="005B53EE" w:rsidRDefault="005B53EE" w:rsidP="00F9389F"/>
        </w:tc>
        <w:tc>
          <w:tcPr>
            <w:tcW w:w="364" w:type="dxa"/>
            <w:tcBorders>
              <w:top w:val="single" w:sz="5" w:space="0" w:color="000000"/>
              <w:left w:val="single" w:sz="5" w:space="0" w:color="000000"/>
              <w:bottom w:val="nil"/>
              <w:right w:val="single" w:sz="5" w:space="0" w:color="000000"/>
            </w:tcBorders>
          </w:tcPr>
          <w:p w14:paraId="38334233" w14:textId="77777777" w:rsidR="005B53EE" w:rsidRDefault="005B53EE" w:rsidP="00F9389F"/>
        </w:tc>
        <w:tc>
          <w:tcPr>
            <w:tcW w:w="87" w:type="dxa"/>
            <w:tcBorders>
              <w:top w:val="single" w:sz="5" w:space="0" w:color="000000"/>
              <w:left w:val="single" w:sz="5" w:space="0" w:color="000000"/>
              <w:bottom w:val="nil"/>
              <w:right w:val="nil"/>
            </w:tcBorders>
          </w:tcPr>
          <w:p w14:paraId="217F8003" w14:textId="77777777" w:rsidR="005B53EE" w:rsidRDefault="005B53EE" w:rsidP="00F9389F"/>
        </w:tc>
      </w:tr>
    </w:tbl>
    <w:p w14:paraId="52F7A586" w14:textId="77777777" w:rsidR="005B53EE" w:rsidRDefault="005B53EE" w:rsidP="00F9389F">
      <w:pPr>
        <w:sectPr w:rsidR="005B53EE">
          <w:type w:val="continuous"/>
          <w:pgSz w:w="12240" w:h="15840"/>
          <w:pgMar w:top="1480" w:right="1300" w:bottom="280" w:left="1300" w:header="720" w:footer="720" w:gutter="0"/>
          <w:cols w:space="720"/>
        </w:sectPr>
      </w:pPr>
    </w:p>
    <w:p w14:paraId="0195FA1F" w14:textId="17495615" w:rsidR="005B53EE" w:rsidRDefault="00726C06" w:rsidP="00F9389F">
      <w:pPr>
        <w:spacing w:before="71" w:line="200" w:lineRule="exact"/>
        <w:ind w:left="2249" w:right="-49"/>
        <w:rPr>
          <w:rFonts w:ascii="Arial" w:eastAsia="Arial" w:hAnsi="Arial" w:cs="Arial"/>
          <w:sz w:val="19"/>
          <w:szCs w:val="19"/>
        </w:rPr>
      </w:pPr>
      <w:r>
        <w:rPr>
          <w:noProof/>
        </w:rPr>
        <w:lastRenderedPageBreak/>
        <mc:AlternateContent>
          <mc:Choice Requires="wpg">
            <w:drawing>
              <wp:anchor distT="0" distB="0" distL="114300" distR="114300" simplePos="0" relativeHeight="503314213" behindDoc="1" locked="0" layoutInCell="1" allowOverlap="1" wp14:anchorId="1788F0E2" wp14:editId="5E845F50">
                <wp:simplePos x="0" y="0"/>
                <wp:positionH relativeFrom="page">
                  <wp:posOffset>2228215</wp:posOffset>
                </wp:positionH>
                <wp:positionV relativeFrom="paragraph">
                  <wp:posOffset>448945</wp:posOffset>
                </wp:positionV>
                <wp:extent cx="1506855" cy="1550670"/>
                <wp:effectExtent l="0" t="0" r="3180080" b="463550"/>
                <wp:wrapNone/>
                <wp:docPr id="333"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0670"/>
                          <a:chOff x="3509" y="708"/>
                          <a:chExt cx="2374" cy="2443"/>
                        </a:xfrm>
                      </wpg:grpSpPr>
                      <wps:wsp>
                        <wps:cNvPr id="334" name="Freeform 347"/>
                        <wps:cNvSpPr>
                          <a:spLocks/>
                        </wps:cNvSpPr>
                        <wps:spPr bwMode="auto">
                          <a:xfrm>
                            <a:off x="3931" y="2639"/>
                            <a:ext cx="72" cy="72"/>
                          </a:xfrm>
                          <a:custGeom>
                            <a:avLst/>
                            <a:gdLst>
                              <a:gd name="T0" fmla="+- 0 4003 3931"/>
                              <a:gd name="T1" fmla="*/ T0 w 72"/>
                              <a:gd name="T2" fmla="+- 0 2675 2639"/>
                              <a:gd name="T3" fmla="*/ 2675 h 72"/>
                              <a:gd name="T4" fmla="+- 0 3997 3931"/>
                              <a:gd name="T5" fmla="*/ T4 w 72"/>
                              <a:gd name="T6" fmla="+- 0 2696 2639"/>
                              <a:gd name="T7" fmla="*/ 2696 h 72"/>
                              <a:gd name="T8" fmla="+- 0 3980 3931"/>
                              <a:gd name="T9" fmla="*/ T8 w 72"/>
                              <a:gd name="T10" fmla="+- 0 2709 2639"/>
                              <a:gd name="T11" fmla="*/ 2709 h 72"/>
                              <a:gd name="T12" fmla="+- 0 3967 3931"/>
                              <a:gd name="T13" fmla="*/ T12 w 72"/>
                              <a:gd name="T14" fmla="+- 0 2711 2639"/>
                              <a:gd name="T15" fmla="*/ 2711 h 72"/>
                              <a:gd name="T16" fmla="+- 0 3946 3931"/>
                              <a:gd name="T17" fmla="*/ T16 w 72"/>
                              <a:gd name="T18" fmla="+- 0 2704 2639"/>
                              <a:gd name="T19" fmla="*/ 2704 h 72"/>
                              <a:gd name="T20" fmla="+- 0 3933 3931"/>
                              <a:gd name="T21" fmla="*/ T20 w 72"/>
                              <a:gd name="T22" fmla="+- 0 2687 2639"/>
                              <a:gd name="T23" fmla="*/ 2687 h 72"/>
                              <a:gd name="T24" fmla="+- 0 3931 3931"/>
                              <a:gd name="T25" fmla="*/ T24 w 72"/>
                              <a:gd name="T26" fmla="+- 0 2675 2639"/>
                              <a:gd name="T27" fmla="*/ 2675 h 72"/>
                              <a:gd name="T28" fmla="+- 0 3938 3931"/>
                              <a:gd name="T29" fmla="*/ T28 w 72"/>
                              <a:gd name="T30" fmla="+- 0 2654 2639"/>
                              <a:gd name="T31" fmla="*/ 2654 h 72"/>
                              <a:gd name="T32" fmla="+- 0 3955 3931"/>
                              <a:gd name="T33" fmla="*/ T32 w 72"/>
                              <a:gd name="T34" fmla="+- 0 2641 2639"/>
                              <a:gd name="T35" fmla="*/ 2641 h 72"/>
                              <a:gd name="T36" fmla="+- 0 3967 3931"/>
                              <a:gd name="T37" fmla="*/ T36 w 72"/>
                              <a:gd name="T38" fmla="+- 0 2639 2639"/>
                              <a:gd name="T39" fmla="*/ 2639 h 72"/>
                              <a:gd name="T40" fmla="+- 0 3988 3931"/>
                              <a:gd name="T41" fmla="*/ T40 w 72"/>
                              <a:gd name="T42" fmla="+- 0 2645 2639"/>
                              <a:gd name="T43" fmla="*/ 2645 h 72"/>
                              <a:gd name="T44" fmla="+- 0 4001 3931"/>
                              <a:gd name="T45" fmla="*/ T44 w 72"/>
                              <a:gd name="T46" fmla="+- 0 2663 2639"/>
                              <a:gd name="T47" fmla="*/ 2663 h 72"/>
                              <a:gd name="T48" fmla="+- 0 4003 3931"/>
                              <a:gd name="T49" fmla="*/ T48 w 72"/>
                              <a:gd name="T50" fmla="+- 0 2675 2639"/>
                              <a:gd name="T51" fmla="*/ 267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346"/>
                        <wps:cNvSpPr>
                          <a:spLocks/>
                        </wps:cNvSpPr>
                        <wps:spPr bwMode="auto">
                          <a:xfrm>
                            <a:off x="3931" y="2700"/>
                            <a:ext cx="72" cy="72"/>
                          </a:xfrm>
                          <a:custGeom>
                            <a:avLst/>
                            <a:gdLst>
                              <a:gd name="T0" fmla="+- 0 4003 3931"/>
                              <a:gd name="T1" fmla="*/ T0 w 72"/>
                              <a:gd name="T2" fmla="+- 0 2736 2700"/>
                              <a:gd name="T3" fmla="*/ 2736 h 72"/>
                              <a:gd name="T4" fmla="+- 0 3997 3931"/>
                              <a:gd name="T5" fmla="*/ T4 w 72"/>
                              <a:gd name="T6" fmla="+- 0 2757 2700"/>
                              <a:gd name="T7" fmla="*/ 2757 h 72"/>
                              <a:gd name="T8" fmla="+- 0 3980 3931"/>
                              <a:gd name="T9" fmla="*/ T8 w 72"/>
                              <a:gd name="T10" fmla="+- 0 2770 2700"/>
                              <a:gd name="T11" fmla="*/ 2770 h 72"/>
                              <a:gd name="T12" fmla="+- 0 3967 3931"/>
                              <a:gd name="T13" fmla="*/ T12 w 72"/>
                              <a:gd name="T14" fmla="+- 0 2772 2700"/>
                              <a:gd name="T15" fmla="*/ 2772 h 72"/>
                              <a:gd name="T16" fmla="+- 0 3946 3931"/>
                              <a:gd name="T17" fmla="*/ T16 w 72"/>
                              <a:gd name="T18" fmla="+- 0 2766 2700"/>
                              <a:gd name="T19" fmla="*/ 2766 h 72"/>
                              <a:gd name="T20" fmla="+- 0 3933 3931"/>
                              <a:gd name="T21" fmla="*/ T20 w 72"/>
                              <a:gd name="T22" fmla="+- 0 2749 2700"/>
                              <a:gd name="T23" fmla="*/ 2749 h 72"/>
                              <a:gd name="T24" fmla="+- 0 3931 3931"/>
                              <a:gd name="T25" fmla="*/ T24 w 72"/>
                              <a:gd name="T26" fmla="+- 0 2736 2700"/>
                              <a:gd name="T27" fmla="*/ 2736 h 72"/>
                              <a:gd name="T28" fmla="+- 0 3938 3931"/>
                              <a:gd name="T29" fmla="*/ T28 w 72"/>
                              <a:gd name="T30" fmla="+- 0 2715 2700"/>
                              <a:gd name="T31" fmla="*/ 2715 h 72"/>
                              <a:gd name="T32" fmla="+- 0 3955 3931"/>
                              <a:gd name="T33" fmla="*/ T32 w 72"/>
                              <a:gd name="T34" fmla="+- 0 2702 2700"/>
                              <a:gd name="T35" fmla="*/ 2702 h 72"/>
                              <a:gd name="T36" fmla="+- 0 3967 3931"/>
                              <a:gd name="T37" fmla="*/ T36 w 72"/>
                              <a:gd name="T38" fmla="+- 0 2700 2700"/>
                              <a:gd name="T39" fmla="*/ 2700 h 72"/>
                              <a:gd name="T40" fmla="+- 0 3988 3931"/>
                              <a:gd name="T41" fmla="*/ T40 w 72"/>
                              <a:gd name="T42" fmla="+- 0 2707 2700"/>
                              <a:gd name="T43" fmla="*/ 2707 h 72"/>
                              <a:gd name="T44" fmla="+- 0 4001 3931"/>
                              <a:gd name="T45" fmla="*/ T44 w 72"/>
                              <a:gd name="T46" fmla="+- 0 2724 2700"/>
                              <a:gd name="T47" fmla="*/ 2724 h 72"/>
                              <a:gd name="T48" fmla="+- 0 4003 3931"/>
                              <a:gd name="T49" fmla="*/ T48 w 72"/>
                              <a:gd name="T50" fmla="+- 0 2736 2700"/>
                              <a:gd name="T51" fmla="*/ 273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9" y="70"/>
                                </a:lnTo>
                                <a:lnTo>
                                  <a:pt x="36" y="72"/>
                                </a:lnTo>
                                <a:lnTo>
                                  <a:pt x="15" y="66"/>
                                </a:lnTo>
                                <a:lnTo>
                                  <a:pt x="2" y="49"/>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45"/>
                        <wps:cNvSpPr>
                          <a:spLocks/>
                        </wps:cNvSpPr>
                        <wps:spPr bwMode="auto">
                          <a:xfrm>
                            <a:off x="3931" y="2803"/>
                            <a:ext cx="72" cy="72"/>
                          </a:xfrm>
                          <a:custGeom>
                            <a:avLst/>
                            <a:gdLst>
                              <a:gd name="T0" fmla="+- 0 4003 3931"/>
                              <a:gd name="T1" fmla="*/ T0 w 72"/>
                              <a:gd name="T2" fmla="+- 0 2839 2803"/>
                              <a:gd name="T3" fmla="*/ 2839 h 72"/>
                              <a:gd name="T4" fmla="+- 0 3997 3931"/>
                              <a:gd name="T5" fmla="*/ T4 w 72"/>
                              <a:gd name="T6" fmla="+- 0 2860 2803"/>
                              <a:gd name="T7" fmla="*/ 2860 h 72"/>
                              <a:gd name="T8" fmla="+- 0 3979 3931"/>
                              <a:gd name="T9" fmla="*/ T8 w 72"/>
                              <a:gd name="T10" fmla="+- 0 2873 2803"/>
                              <a:gd name="T11" fmla="*/ 2873 h 72"/>
                              <a:gd name="T12" fmla="+- 0 3967 3931"/>
                              <a:gd name="T13" fmla="*/ T12 w 72"/>
                              <a:gd name="T14" fmla="+- 0 2875 2803"/>
                              <a:gd name="T15" fmla="*/ 2875 h 72"/>
                              <a:gd name="T16" fmla="+- 0 3946 3931"/>
                              <a:gd name="T17" fmla="*/ T16 w 72"/>
                              <a:gd name="T18" fmla="+- 0 2869 2803"/>
                              <a:gd name="T19" fmla="*/ 2869 h 72"/>
                              <a:gd name="T20" fmla="+- 0 3933 3931"/>
                              <a:gd name="T21" fmla="*/ T20 w 72"/>
                              <a:gd name="T22" fmla="+- 0 2851 2803"/>
                              <a:gd name="T23" fmla="*/ 2851 h 72"/>
                              <a:gd name="T24" fmla="+- 0 3931 3931"/>
                              <a:gd name="T25" fmla="*/ T24 w 72"/>
                              <a:gd name="T26" fmla="+- 0 2839 2803"/>
                              <a:gd name="T27" fmla="*/ 2839 h 72"/>
                              <a:gd name="T28" fmla="+- 0 3938 3931"/>
                              <a:gd name="T29" fmla="*/ T28 w 72"/>
                              <a:gd name="T30" fmla="+- 0 2818 2803"/>
                              <a:gd name="T31" fmla="*/ 2818 h 72"/>
                              <a:gd name="T32" fmla="+- 0 3955 3931"/>
                              <a:gd name="T33" fmla="*/ T32 w 72"/>
                              <a:gd name="T34" fmla="+- 0 2805 2803"/>
                              <a:gd name="T35" fmla="*/ 2805 h 72"/>
                              <a:gd name="T36" fmla="+- 0 3967 3931"/>
                              <a:gd name="T37" fmla="*/ T36 w 72"/>
                              <a:gd name="T38" fmla="+- 0 2803 2803"/>
                              <a:gd name="T39" fmla="*/ 2803 h 72"/>
                              <a:gd name="T40" fmla="+- 0 3988 3931"/>
                              <a:gd name="T41" fmla="*/ T40 w 72"/>
                              <a:gd name="T42" fmla="+- 0 2810 2803"/>
                              <a:gd name="T43" fmla="*/ 2810 h 72"/>
                              <a:gd name="T44" fmla="+- 0 4001 3931"/>
                              <a:gd name="T45" fmla="*/ T44 w 72"/>
                              <a:gd name="T46" fmla="+- 0 2827 2803"/>
                              <a:gd name="T47" fmla="*/ 2827 h 72"/>
                              <a:gd name="T48" fmla="+- 0 4003 3931"/>
                              <a:gd name="T49" fmla="*/ T48 w 72"/>
                              <a:gd name="T50" fmla="+- 0 2839 2803"/>
                              <a:gd name="T51" fmla="*/ 283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44"/>
                        <wps:cNvSpPr>
                          <a:spLocks/>
                        </wps:cNvSpPr>
                        <wps:spPr bwMode="auto">
                          <a:xfrm>
                            <a:off x="4283" y="2217"/>
                            <a:ext cx="97" cy="84"/>
                          </a:xfrm>
                          <a:custGeom>
                            <a:avLst/>
                            <a:gdLst>
                              <a:gd name="T0" fmla="+- 0 4332 4283"/>
                              <a:gd name="T1" fmla="*/ T0 w 97"/>
                              <a:gd name="T2" fmla="+- 0 2217 2217"/>
                              <a:gd name="T3" fmla="*/ 2217 h 84"/>
                              <a:gd name="T4" fmla="+- 0 4283 4283"/>
                              <a:gd name="T5" fmla="*/ T4 w 97"/>
                              <a:gd name="T6" fmla="+- 0 2301 2217"/>
                              <a:gd name="T7" fmla="*/ 2301 h 84"/>
                              <a:gd name="T8" fmla="+- 0 4380 4283"/>
                              <a:gd name="T9" fmla="*/ T8 w 97"/>
                              <a:gd name="T10" fmla="+- 0 2301 2217"/>
                              <a:gd name="T11" fmla="*/ 2301 h 84"/>
                              <a:gd name="T12" fmla="+- 0 4332 4283"/>
                              <a:gd name="T13" fmla="*/ T12 w 97"/>
                              <a:gd name="T14" fmla="+- 0 2217 2217"/>
                              <a:gd name="T15" fmla="*/ 2217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43"/>
                        <wps:cNvSpPr>
                          <a:spLocks/>
                        </wps:cNvSpPr>
                        <wps:spPr bwMode="auto">
                          <a:xfrm>
                            <a:off x="4283" y="2217"/>
                            <a:ext cx="97" cy="84"/>
                          </a:xfrm>
                          <a:custGeom>
                            <a:avLst/>
                            <a:gdLst>
                              <a:gd name="T0" fmla="+- 0 4332 4283"/>
                              <a:gd name="T1" fmla="*/ T0 w 97"/>
                              <a:gd name="T2" fmla="+- 0 2217 2217"/>
                              <a:gd name="T3" fmla="*/ 2217 h 84"/>
                              <a:gd name="T4" fmla="+- 0 4380 4283"/>
                              <a:gd name="T5" fmla="*/ T4 w 97"/>
                              <a:gd name="T6" fmla="+- 0 2301 2217"/>
                              <a:gd name="T7" fmla="*/ 2301 h 84"/>
                              <a:gd name="T8" fmla="+- 0 4283 4283"/>
                              <a:gd name="T9" fmla="*/ T8 w 97"/>
                              <a:gd name="T10" fmla="+- 0 2301 2217"/>
                              <a:gd name="T11" fmla="*/ 2301 h 84"/>
                              <a:gd name="T12" fmla="+- 0 4332 4283"/>
                              <a:gd name="T13" fmla="*/ T12 w 97"/>
                              <a:gd name="T14" fmla="+- 0 2217 2217"/>
                              <a:gd name="T15" fmla="*/ 2217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42"/>
                        <wps:cNvSpPr>
                          <a:spLocks/>
                        </wps:cNvSpPr>
                        <wps:spPr bwMode="auto">
                          <a:xfrm>
                            <a:off x="4283" y="2244"/>
                            <a:ext cx="97" cy="84"/>
                          </a:xfrm>
                          <a:custGeom>
                            <a:avLst/>
                            <a:gdLst>
                              <a:gd name="T0" fmla="+- 0 4332 4283"/>
                              <a:gd name="T1" fmla="*/ T0 w 97"/>
                              <a:gd name="T2" fmla="+- 0 2244 2244"/>
                              <a:gd name="T3" fmla="*/ 2244 h 84"/>
                              <a:gd name="T4" fmla="+- 0 4283 4283"/>
                              <a:gd name="T5" fmla="*/ T4 w 97"/>
                              <a:gd name="T6" fmla="+- 0 2328 2244"/>
                              <a:gd name="T7" fmla="*/ 2328 h 84"/>
                              <a:gd name="T8" fmla="+- 0 4380 4283"/>
                              <a:gd name="T9" fmla="*/ T8 w 97"/>
                              <a:gd name="T10" fmla="+- 0 2328 2244"/>
                              <a:gd name="T11" fmla="*/ 2328 h 84"/>
                              <a:gd name="T12" fmla="+- 0 4332 4283"/>
                              <a:gd name="T13" fmla="*/ T12 w 97"/>
                              <a:gd name="T14" fmla="+- 0 2244 2244"/>
                              <a:gd name="T15" fmla="*/ 2244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1"/>
                        <wps:cNvSpPr>
                          <a:spLocks/>
                        </wps:cNvSpPr>
                        <wps:spPr bwMode="auto">
                          <a:xfrm>
                            <a:off x="4283" y="2244"/>
                            <a:ext cx="97" cy="84"/>
                          </a:xfrm>
                          <a:custGeom>
                            <a:avLst/>
                            <a:gdLst>
                              <a:gd name="T0" fmla="+- 0 4332 4283"/>
                              <a:gd name="T1" fmla="*/ T0 w 97"/>
                              <a:gd name="T2" fmla="+- 0 2244 2244"/>
                              <a:gd name="T3" fmla="*/ 2244 h 84"/>
                              <a:gd name="T4" fmla="+- 0 4380 4283"/>
                              <a:gd name="T5" fmla="*/ T4 w 97"/>
                              <a:gd name="T6" fmla="+- 0 2328 2244"/>
                              <a:gd name="T7" fmla="*/ 2328 h 84"/>
                              <a:gd name="T8" fmla="+- 0 4283 4283"/>
                              <a:gd name="T9" fmla="*/ T8 w 97"/>
                              <a:gd name="T10" fmla="+- 0 2328 2244"/>
                              <a:gd name="T11" fmla="*/ 2328 h 84"/>
                              <a:gd name="T12" fmla="+- 0 4332 4283"/>
                              <a:gd name="T13" fmla="*/ T12 w 97"/>
                              <a:gd name="T14" fmla="+- 0 2244 2244"/>
                              <a:gd name="T15" fmla="*/ 2244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40"/>
                        <wps:cNvSpPr>
                          <a:spLocks/>
                        </wps:cNvSpPr>
                        <wps:spPr bwMode="auto">
                          <a:xfrm>
                            <a:off x="4283" y="2151"/>
                            <a:ext cx="97" cy="84"/>
                          </a:xfrm>
                          <a:custGeom>
                            <a:avLst/>
                            <a:gdLst>
                              <a:gd name="T0" fmla="+- 0 4332 4283"/>
                              <a:gd name="T1" fmla="*/ T0 w 97"/>
                              <a:gd name="T2" fmla="+- 0 2151 2151"/>
                              <a:gd name="T3" fmla="*/ 2151 h 84"/>
                              <a:gd name="T4" fmla="+- 0 4283 4283"/>
                              <a:gd name="T5" fmla="*/ T4 w 97"/>
                              <a:gd name="T6" fmla="+- 0 2235 2151"/>
                              <a:gd name="T7" fmla="*/ 2235 h 84"/>
                              <a:gd name="T8" fmla="+- 0 4380 4283"/>
                              <a:gd name="T9" fmla="*/ T8 w 97"/>
                              <a:gd name="T10" fmla="+- 0 2235 2151"/>
                              <a:gd name="T11" fmla="*/ 2235 h 84"/>
                              <a:gd name="T12" fmla="+- 0 4332 4283"/>
                              <a:gd name="T13" fmla="*/ T12 w 97"/>
                              <a:gd name="T14" fmla="+- 0 2151 2151"/>
                              <a:gd name="T15" fmla="*/ 2151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4283" y="2151"/>
                            <a:ext cx="97" cy="84"/>
                          </a:xfrm>
                          <a:custGeom>
                            <a:avLst/>
                            <a:gdLst>
                              <a:gd name="T0" fmla="+- 0 4332 4283"/>
                              <a:gd name="T1" fmla="*/ T0 w 97"/>
                              <a:gd name="T2" fmla="+- 0 2151 2151"/>
                              <a:gd name="T3" fmla="*/ 2151 h 84"/>
                              <a:gd name="T4" fmla="+- 0 4380 4283"/>
                              <a:gd name="T5" fmla="*/ T4 w 97"/>
                              <a:gd name="T6" fmla="+- 0 2235 2151"/>
                              <a:gd name="T7" fmla="*/ 2235 h 84"/>
                              <a:gd name="T8" fmla="+- 0 4283 4283"/>
                              <a:gd name="T9" fmla="*/ T8 w 97"/>
                              <a:gd name="T10" fmla="+- 0 2235 2151"/>
                              <a:gd name="T11" fmla="*/ 2235 h 84"/>
                              <a:gd name="T12" fmla="+- 0 4332 4283"/>
                              <a:gd name="T13" fmla="*/ T12 w 97"/>
                              <a:gd name="T14" fmla="+- 0 2151 2151"/>
                              <a:gd name="T15" fmla="*/ 2151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338"/>
                        <wps:cNvSpPr>
                          <a:spLocks noEditPoints="1"/>
                        </wps:cNvSpPr>
                        <wps:spPr bwMode="auto">
                          <a:xfrm>
                            <a:off x="10786" y="1844"/>
                            <a:ext cx="64" cy="0"/>
                          </a:xfrm>
                          <a:custGeom>
                            <a:avLst/>
                            <a:gdLst>
                              <a:gd name="T0" fmla="+- 0 5393 5393"/>
                              <a:gd name="T1" fmla="*/ T0 w 64"/>
                              <a:gd name="T2" fmla="+- 0 5457 5393"/>
                              <a:gd name="T3" fmla="*/ T2 w 64"/>
                            </a:gdLst>
                            <a:ahLst/>
                            <a:cxnLst>
                              <a:cxn ang="0">
                                <a:pos x="T1" y="0"/>
                              </a:cxn>
                              <a:cxn ang="0">
                                <a:pos x="T3" y="0"/>
                              </a:cxn>
                            </a:cxnLst>
                            <a:rect l="0" t="0" r="r" b="b"/>
                            <a:pathLst>
                              <a:path w="64">
                                <a:moveTo>
                                  <a:pt x="0" y="0"/>
                                </a:moveTo>
                                <a:lnTo>
                                  <a:pt x="64" y="0"/>
                                </a:lnTo>
                              </a:path>
                            </a:pathLst>
                          </a:custGeom>
                          <a:noFill/>
                          <a:ln w="418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37"/>
                        <wps:cNvSpPr>
                          <a:spLocks/>
                        </wps:cNvSpPr>
                        <wps:spPr bwMode="auto">
                          <a:xfrm>
                            <a:off x="4283" y="1893"/>
                            <a:ext cx="97" cy="84"/>
                          </a:xfrm>
                          <a:custGeom>
                            <a:avLst/>
                            <a:gdLst>
                              <a:gd name="T0" fmla="+- 0 4332 4283"/>
                              <a:gd name="T1" fmla="*/ T0 w 97"/>
                              <a:gd name="T2" fmla="+- 0 1893 1893"/>
                              <a:gd name="T3" fmla="*/ 1893 h 84"/>
                              <a:gd name="T4" fmla="+- 0 4283 4283"/>
                              <a:gd name="T5" fmla="*/ T4 w 97"/>
                              <a:gd name="T6" fmla="+- 0 1977 1893"/>
                              <a:gd name="T7" fmla="*/ 1977 h 84"/>
                              <a:gd name="T8" fmla="+- 0 4380 4283"/>
                              <a:gd name="T9" fmla="*/ T8 w 97"/>
                              <a:gd name="T10" fmla="+- 0 1977 1893"/>
                              <a:gd name="T11" fmla="*/ 1977 h 84"/>
                              <a:gd name="T12" fmla="+- 0 4332 4283"/>
                              <a:gd name="T13" fmla="*/ T12 w 97"/>
                              <a:gd name="T14" fmla="+- 0 1893 1893"/>
                              <a:gd name="T15" fmla="*/ 1893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36"/>
                        <wps:cNvSpPr>
                          <a:spLocks/>
                        </wps:cNvSpPr>
                        <wps:spPr bwMode="auto">
                          <a:xfrm>
                            <a:off x="4283" y="1893"/>
                            <a:ext cx="97" cy="84"/>
                          </a:xfrm>
                          <a:custGeom>
                            <a:avLst/>
                            <a:gdLst>
                              <a:gd name="T0" fmla="+- 0 4332 4283"/>
                              <a:gd name="T1" fmla="*/ T0 w 97"/>
                              <a:gd name="T2" fmla="+- 0 1893 1893"/>
                              <a:gd name="T3" fmla="*/ 1893 h 84"/>
                              <a:gd name="T4" fmla="+- 0 4380 4283"/>
                              <a:gd name="T5" fmla="*/ T4 w 97"/>
                              <a:gd name="T6" fmla="+- 0 1977 1893"/>
                              <a:gd name="T7" fmla="*/ 1977 h 84"/>
                              <a:gd name="T8" fmla="+- 0 4283 4283"/>
                              <a:gd name="T9" fmla="*/ T8 w 97"/>
                              <a:gd name="T10" fmla="+- 0 1977 1893"/>
                              <a:gd name="T11" fmla="*/ 1977 h 84"/>
                              <a:gd name="T12" fmla="+- 0 4332 4283"/>
                              <a:gd name="T13" fmla="*/ T12 w 97"/>
                              <a:gd name="T14" fmla="+- 0 1893 1893"/>
                              <a:gd name="T15" fmla="*/ 1893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35"/>
                        <wps:cNvSpPr>
                          <a:spLocks/>
                        </wps:cNvSpPr>
                        <wps:spPr bwMode="auto">
                          <a:xfrm>
                            <a:off x="4551" y="2024"/>
                            <a:ext cx="72" cy="72"/>
                          </a:xfrm>
                          <a:custGeom>
                            <a:avLst/>
                            <a:gdLst>
                              <a:gd name="T0" fmla="+- 0 4623 4551"/>
                              <a:gd name="T1" fmla="*/ T0 w 72"/>
                              <a:gd name="T2" fmla="+- 0 2060 2024"/>
                              <a:gd name="T3" fmla="*/ 2060 h 72"/>
                              <a:gd name="T4" fmla="+- 0 4616 4551"/>
                              <a:gd name="T5" fmla="*/ T4 w 72"/>
                              <a:gd name="T6" fmla="+- 0 2081 2024"/>
                              <a:gd name="T7" fmla="*/ 2081 h 72"/>
                              <a:gd name="T8" fmla="+- 0 4599 4551"/>
                              <a:gd name="T9" fmla="*/ T8 w 72"/>
                              <a:gd name="T10" fmla="+- 0 2094 2024"/>
                              <a:gd name="T11" fmla="*/ 2094 h 72"/>
                              <a:gd name="T12" fmla="+- 0 4587 4551"/>
                              <a:gd name="T13" fmla="*/ T12 w 72"/>
                              <a:gd name="T14" fmla="+- 0 2096 2024"/>
                              <a:gd name="T15" fmla="*/ 2096 h 72"/>
                              <a:gd name="T16" fmla="+- 0 4566 4551"/>
                              <a:gd name="T17" fmla="*/ T16 w 72"/>
                              <a:gd name="T18" fmla="+- 0 2090 2024"/>
                              <a:gd name="T19" fmla="*/ 2090 h 72"/>
                              <a:gd name="T20" fmla="+- 0 4553 4551"/>
                              <a:gd name="T21" fmla="*/ T20 w 72"/>
                              <a:gd name="T22" fmla="+- 0 2073 2024"/>
                              <a:gd name="T23" fmla="*/ 2073 h 72"/>
                              <a:gd name="T24" fmla="+- 0 4551 4551"/>
                              <a:gd name="T25" fmla="*/ T24 w 72"/>
                              <a:gd name="T26" fmla="+- 0 2060 2024"/>
                              <a:gd name="T27" fmla="*/ 2060 h 72"/>
                              <a:gd name="T28" fmla="+- 0 4558 4551"/>
                              <a:gd name="T29" fmla="*/ T28 w 72"/>
                              <a:gd name="T30" fmla="+- 0 2040 2024"/>
                              <a:gd name="T31" fmla="*/ 2040 h 72"/>
                              <a:gd name="T32" fmla="+- 0 4575 4551"/>
                              <a:gd name="T33" fmla="*/ T32 w 72"/>
                              <a:gd name="T34" fmla="+- 0 2027 2024"/>
                              <a:gd name="T35" fmla="*/ 2027 h 72"/>
                              <a:gd name="T36" fmla="+- 0 4587 4551"/>
                              <a:gd name="T37" fmla="*/ T36 w 72"/>
                              <a:gd name="T38" fmla="+- 0 2024 2024"/>
                              <a:gd name="T39" fmla="*/ 2024 h 72"/>
                              <a:gd name="T40" fmla="+- 0 4608 4551"/>
                              <a:gd name="T41" fmla="*/ T40 w 72"/>
                              <a:gd name="T42" fmla="+- 0 2031 2024"/>
                              <a:gd name="T43" fmla="*/ 2031 h 72"/>
                              <a:gd name="T44" fmla="+- 0 4621 4551"/>
                              <a:gd name="T45" fmla="*/ T44 w 72"/>
                              <a:gd name="T46" fmla="+- 0 2048 2024"/>
                              <a:gd name="T47" fmla="*/ 2048 h 72"/>
                              <a:gd name="T48" fmla="+- 0 4623 4551"/>
                              <a:gd name="T49" fmla="*/ T48 w 72"/>
                              <a:gd name="T50" fmla="+- 0 2060 2024"/>
                              <a:gd name="T51" fmla="*/ 20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334"/>
                        <wps:cNvSpPr>
                          <a:spLocks/>
                        </wps:cNvSpPr>
                        <wps:spPr bwMode="auto">
                          <a:xfrm>
                            <a:off x="4551" y="1447"/>
                            <a:ext cx="72" cy="72"/>
                          </a:xfrm>
                          <a:custGeom>
                            <a:avLst/>
                            <a:gdLst>
                              <a:gd name="T0" fmla="+- 0 4623 4551"/>
                              <a:gd name="T1" fmla="*/ T0 w 72"/>
                              <a:gd name="T2" fmla="+- 0 1483 1447"/>
                              <a:gd name="T3" fmla="*/ 1483 h 72"/>
                              <a:gd name="T4" fmla="+- 0 4616 4551"/>
                              <a:gd name="T5" fmla="*/ T4 w 72"/>
                              <a:gd name="T6" fmla="+- 0 1504 1447"/>
                              <a:gd name="T7" fmla="*/ 1504 h 72"/>
                              <a:gd name="T8" fmla="+- 0 4599 4551"/>
                              <a:gd name="T9" fmla="*/ T8 w 72"/>
                              <a:gd name="T10" fmla="+- 0 1517 1447"/>
                              <a:gd name="T11" fmla="*/ 1517 h 72"/>
                              <a:gd name="T12" fmla="+- 0 4587 4551"/>
                              <a:gd name="T13" fmla="*/ T12 w 72"/>
                              <a:gd name="T14" fmla="+- 0 1519 1447"/>
                              <a:gd name="T15" fmla="*/ 1519 h 72"/>
                              <a:gd name="T16" fmla="+- 0 4566 4551"/>
                              <a:gd name="T17" fmla="*/ T16 w 72"/>
                              <a:gd name="T18" fmla="+- 0 1512 1447"/>
                              <a:gd name="T19" fmla="*/ 1512 h 72"/>
                              <a:gd name="T20" fmla="+- 0 4553 4551"/>
                              <a:gd name="T21" fmla="*/ T20 w 72"/>
                              <a:gd name="T22" fmla="+- 0 1495 1447"/>
                              <a:gd name="T23" fmla="*/ 1495 h 72"/>
                              <a:gd name="T24" fmla="+- 0 4551 4551"/>
                              <a:gd name="T25" fmla="*/ T24 w 72"/>
                              <a:gd name="T26" fmla="+- 0 1483 1447"/>
                              <a:gd name="T27" fmla="*/ 1483 h 72"/>
                              <a:gd name="T28" fmla="+- 0 4558 4551"/>
                              <a:gd name="T29" fmla="*/ T28 w 72"/>
                              <a:gd name="T30" fmla="+- 0 1462 1447"/>
                              <a:gd name="T31" fmla="*/ 1462 h 72"/>
                              <a:gd name="T32" fmla="+- 0 4575 4551"/>
                              <a:gd name="T33" fmla="*/ T32 w 72"/>
                              <a:gd name="T34" fmla="+- 0 1449 1447"/>
                              <a:gd name="T35" fmla="*/ 1449 h 72"/>
                              <a:gd name="T36" fmla="+- 0 4587 4551"/>
                              <a:gd name="T37" fmla="*/ T36 w 72"/>
                              <a:gd name="T38" fmla="+- 0 1447 1447"/>
                              <a:gd name="T39" fmla="*/ 1447 h 72"/>
                              <a:gd name="T40" fmla="+- 0 4608 4551"/>
                              <a:gd name="T41" fmla="*/ T40 w 72"/>
                              <a:gd name="T42" fmla="+- 0 1454 1447"/>
                              <a:gd name="T43" fmla="*/ 1454 h 72"/>
                              <a:gd name="T44" fmla="+- 0 4621 4551"/>
                              <a:gd name="T45" fmla="*/ T44 w 72"/>
                              <a:gd name="T46" fmla="+- 0 1471 1447"/>
                              <a:gd name="T47" fmla="*/ 1471 h 72"/>
                              <a:gd name="T48" fmla="+- 0 4623 4551"/>
                              <a:gd name="T49" fmla="*/ T48 w 72"/>
                              <a:gd name="T50" fmla="+- 0 1483 1447"/>
                              <a:gd name="T51" fmla="*/ 148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33"/>
                        <wps:cNvSpPr>
                          <a:spLocks/>
                        </wps:cNvSpPr>
                        <wps:spPr bwMode="auto">
                          <a:xfrm>
                            <a:off x="4551" y="2300"/>
                            <a:ext cx="72" cy="72"/>
                          </a:xfrm>
                          <a:custGeom>
                            <a:avLst/>
                            <a:gdLst>
                              <a:gd name="T0" fmla="+- 0 4623 4551"/>
                              <a:gd name="T1" fmla="*/ T0 w 72"/>
                              <a:gd name="T2" fmla="+- 0 2336 2300"/>
                              <a:gd name="T3" fmla="*/ 2336 h 72"/>
                              <a:gd name="T4" fmla="+- 0 4616 4551"/>
                              <a:gd name="T5" fmla="*/ T4 w 72"/>
                              <a:gd name="T6" fmla="+- 0 2357 2300"/>
                              <a:gd name="T7" fmla="*/ 2357 h 72"/>
                              <a:gd name="T8" fmla="+- 0 4599 4551"/>
                              <a:gd name="T9" fmla="*/ T8 w 72"/>
                              <a:gd name="T10" fmla="+- 0 2370 2300"/>
                              <a:gd name="T11" fmla="*/ 2370 h 72"/>
                              <a:gd name="T12" fmla="+- 0 4587 4551"/>
                              <a:gd name="T13" fmla="*/ T12 w 72"/>
                              <a:gd name="T14" fmla="+- 0 2372 2300"/>
                              <a:gd name="T15" fmla="*/ 2372 h 72"/>
                              <a:gd name="T16" fmla="+- 0 4566 4551"/>
                              <a:gd name="T17" fmla="*/ T16 w 72"/>
                              <a:gd name="T18" fmla="+- 0 2366 2300"/>
                              <a:gd name="T19" fmla="*/ 2366 h 72"/>
                              <a:gd name="T20" fmla="+- 0 4553 4551"/>
                              <a:gd name="T21" fmla="*/ T20 w 72"/>
                              <a:gd name="T22" fmla="+- 0 2348 2300"/>
                              <a:gd name="T23" fmla="*/ 2348 h 72"/>
                              <a:gd name="T24" fmla="+- 0 4551 4551"/>
                              <a:gd name="T25" fmla="*/ T24 w 72"/>
                              <a:gd name="T26" fmla="+- 0 2336 2300"/>
                              <a:gd name="T27" fmla="*/ 2336 h 72"/>
                              <a:gd name="T28" fmla="+- 0 4558 4551"/>
                              <a:gd name="T29" fmla="*/ T28 w 72"/>
                              <a:gd name="T30" fmla="+- 0 2315 2300"/>
                              <a:gd name="T31" fmla="*/ 2315 h 72"/>
                              <a:gd name="T32" fmla="+- 0 4575 4551"/>
                              <a:gd name="T33" fmla="*/ T32 w 72"/>
                              <a:gd name="T34" fmla="+- 0 2302 2300"/>
                              <a:gd name="T35" fmla="*/ 2302 h 72"/>
                              <a:gd name="T36" fmla="+- 0 4587 4551"/>
                              <a:gd name="T37" fmla="*/ T36 w 72"/>
                              <a:gd name="T38" fmla="+- 0 2300 2300"/>
                              <a:gd name="T39" fmla="*/ 2300 h 72"/>
                              <a:gd name="T40" fmla="+- 0 4608 4551"/>
                              <a:gd name="T41" fmla="*/ T40 w 72"/>
                              <a:gd name="T42" fmla="+- 0 2307 2300"/>
                              <a:gd name="T43" fmla="*/ 2307 h 72"/>
                              <a:gd name="T44" fmla="+- 0 4621 4551"/>
                              <a:gd name="T45" fmla="*/ T44 w 72"/>
                              <a:gd name="T46" fmla="+- 0 2324 2300"/>
                              <a:gd name="T47" fmla="*/ 2324 h 72"/>
                              <a:gd name="T48" fmla="+- 0 4623 4551"/>
                              <a:gd name="T49" fmla="*/ T48 w 72"/>
                              <a:gd name="T50" fmla="+- 0 2336 2300"/>
                              <a:gd name="T51" fmla="*/ 233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332"/>
                        <wps:cNvSpPr>
                          <a:spLocks/>
                        </wps:cNvSpPr>
                        <wps:spPr bwMode="auto">
                          <a:xfrm>
                            <a:off x="5025" y="1474"/>
                            <a:ext cx="72" cy="72"/>
                          </a:xfrm>
                          <a:custGeom>
                            <a:avLst/>
                            <a:gdLst>
                              <a:gd name="T0" fmla="+- 0 5097 5025"/>
                              <a:gd name="T1" fmla="*/ T0 w 72"/>
                              <a:gd name="T2" fmla="+- 0 1510 1474"/>
                              <a:gd name="T3" fmla="*/ 1510 h 72"/>
                              <a:gd name="T4" fmla="+- 0 5090 5025"/>
                              <a:gd name="T5" fmla="*/ T4 w 72"/>
                              <a:gd name="T6" fmla="+- 0 1531 1474"/>
                              <a:gd name="T7" fmla="*/ 1531 h 72"/>
                              <a:gd name="T8" fmla="+- 0 5073 5025"/>
                              <a:gd name="T9" fmla="*/ T8 w 72"/>
                              <a:gd name="T10" fmla="+- 0 1544 1474"/>
                              <a:gd name="T11" fmla="*/ 1544 h 72"/>
                              <a:gd name="T12" fmla="+- 0 5061 5025"/>
                              <a:gd name="T13" fmla="*/ T12 w 72"/>
                              <a:gd name="T14" fmla="+- 0 1546 1474"/>
                              <a:gd name="T15" fmla="*/ 1546 h 72"/>
                              <a:gd name="T16" fmla="+- 0 5040 5025"/>
                              <a:gd name="T17" fmla="*/ T16 w 72"/>
                              <a:gd name="T18" fmla="+- 0 1540 1474"/>
                              <a:gd name="T19" fmla="*/ 1540 h 72"/>
                              <a:gd name="T20" fmla="+- 0 5027 5025"/>
                              <a:gd name="T21" fmla="*/ T20 w 72"/>
                              <a:gd name="T22" fmla="+- 0 1522 1474"/>
                              <a:gd name="T23" fmla="*/ 1522 h 72"/>
                              <a:gd name="T24" fmla="+- 0 5025 5025"/>
                              <a:gd name="T25" fmla="*/ T24 w 72"/>
                              <a:gd name="T26" fmla="+- 0 1510 1474"/>
                              <a:gd name="T27" fmla="*/ 1510 h 72"/>
                              <a:gd name="T28" fmla="+- 0 5031 5025"/>
                              <a:gd name="T29" fmla="*/ T28 w 72"/>
                              <a:gd name="T30" fmla="+- 0 1489 1474"/>
                              <a:gd name="T31" fmla="*/ 1489 h 72"/>
                              <a:gd name="T32" fmla="+- 0 5048 5025"/>
                              <a:gd name="T33" fmla="*/ T32 w 72"/>
                              <a:gd name="T34" fmla="+- 0 1476 1474"/>
                              <a:gd name="T35" fmla="*/ 1476 h 72"/>
                              <a:gd name="T36" fmla="+- 0 5061 5025"/>
                              <a:gd name="T37" fmla="*/ T36 w 72"/>
                              <a:gd name="T38" fmla="+- 0 1474 1474"/>
                              <a:gd name="T39" fmla="*/ 1474 h 72"/>
                              <a:gd name="T40" fmla="+- 0 5082 5025"/>
                              <a:gd name="T41" fmla="*/ T40 w 72"/>
                              <a:gd name="T42" fmla="+- 0 1481 1474"/>
                              <a:gd name="T43" fmla="*/ 1481 h 72"/>
                              <a:gd name="T44" fmla="+- 0 5095 5025"/>
                              <a:gd name="T45" fmla="*/ T44 w 72"/>
                              <a:gd name="T46" fmla="+- 0 1498 1474"/>
                              <a:gd name="T47" fmla="*/ 1498 h 72"/>
                              <a:gd name="T48" fmla="+- 0 5097 5025"/>
                              <a:gd name="T49" fmla="*/ T48 w 72"/>
                              <a:gd name="T50" fmla="+- 0 1510 1474"/>
                              <a:gd name="T51" fmla="*/ 151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31"/>
                        <wps:cNvSpPr>
                          <a:spLocks/>
                        </wps:cNvSpPr>
                        <wps:spPr bwMode="auto">
                          <a:xfrm>
                            <a:off x="5025" y="1915"/>
                            <a:ext cx="72" cy="72"/>
                          </a:xfrm>
                          <a:custGeom>
                            <a:avLst/>
                            <a:gdLst>
                              <a:gd name="T0" fmla="+- 0 5097 5025"/>
                              <a:gd name="T1" fmla="*/ T0 w 72"/>
                              <a:gd name="T2" fmla="+- 0 1951 1915"/>
                              <a:gd name="T3" fmla="*/ 1951 h 72"/>
                              <a:gd name="T4" fmla="+- 0 5090 5025"/>
                              <a:gd name="T5" fmla="*/ T4 w 72"/>
                              <a:gd name="T6" fmla="+- 0 1972 1915"/>
                              <a:gd name="T7" fmla="*/ 1972 h 72"/>
                              <a:gd name="T8" fmla="+- 0 5073 5025"/>
                              <a:gd name="T9" fmla="*/ T8 w 72"/>
                              <a:gd name="T10" fmla="+- 0 1985 1915"/>
                              <a:gd name="T11" fmla="*/ 1985 h 72"/>
                              <a:gd name="T12" fmla="+- 0 5061 5025"/>
                              <a:gd name="T13" fmla="*/ T12 w 72"/>
                              <a:gd name="T14" fmla="+- 0 1987 1915"/>
                              <a:gd name="T15" fmla="*/ 1987 h 72"/>
                              <a:gd name="T16" fmla="+- 0 5040 5025"/>
                              <a:gd name="T17" fmla="*/ T16 w 72"/>
                              <a:gd name="T18" fmla="+- 0 1981 1915"/>
                              <a:gd name="T19" fmla="*/ 1981 h 72"/>
                              <a:gd name="T20" fmla="+- 0 5027 5025"/>
                              <a:gd name="T21" fmla="*/ T20 w 72"/>
                              <a:gd name="T22" fmla="+- 0 1964 1915"/>
                              <a:gd name="T23" fmla="*/ 1964 h 72"/>
                              <a:gd name="T24" fmla="+- 0 5025 5025"/>
                              <a:gd name="T25" fmla="*/ T24 w 72"/>
                              <a:gd name="T26" fmla="+- 0 1951 1915"/>
                              <a:gd name="T27" fmla="*/ 1951 h 72"/>
                              <a:gd name="T28" fmla="+- 0 5031 5025"/>
                              <a:gd name="T29" fmla="*/ T28 w 72"/>
                              <a:gd name="T30" fmla="+- 0 1930 1915"/>
                              <a:gd name="T31" fmla="*/ 1930 h 72"/>
                              <a:gd name="T32" fmla="+- 0 5048 5025"/>
                              <a:gd name="T33" fmla="*/ T32 w 72"/>
                              <a:gd name="T34" fmla="+- 0 1917 1915"/>
                              <a:gd name="T35" fmla="*/ 1917 h 72"/>
                              <a:gd name="T36" fmla="+- 0 5061 5025"/>
                              <a:gd name="T37" fmla="*/ T36 w 72"/>
                              <a:gd name="T38" fmla="+- 0 1915 1915"/>
                              <a:gd name="T39" fmla="*/ 1915 h 72"/>
                              <a:gd name="T40" fmla="+- 0 5082 5025"/>
                              <a:gd name="T41" fmla="*/ T40 w 72"/>
                              <a:gd name="T42" fmla="+- 0 1922 1915"/>
                              <a:gd name="T43" fmla="*/ 1922 h 72"/>
                              <a:gd name="T44" fmla="+- 0 5095 5025"/>
                              <a:gd name="T45" fmla="*/ T44 w 72"/>
                              <a:gd name="T46" fmla="+- 0 1939 1915"/>
                              <a:gd name="T47" fmla="*/ 1939 h 72"/>
                              <a:gd name="T48" fmla="+- 0 5097 5025"/>
                              <a:gd name="T49" fmla="*/ T48 w 72"/>
                              <a:gd name="T50" fmla="+- 0 1951 1915"/>
                              <a:gd name="T51" fmla="*/ 195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30"/>
                        <wps:cNvSpPr>
                          <a:spLocks/>
                        </wps:cNvSpPr>
                        <wps:spPr bwMode="auto">
                          <a:xfrm>
                            <a:off x="5025" y="1696"/>
                            <a:ext cx="72" cy="72"/>
                          </a:xfrm>
                          <a:custGeom>
                            <a:avLst/>
                            <a:gdLst>
                              <a:gd name="T0" fmla="+- 0 5097 5025"/>
                              <a:gd name="T1" fmla="*/ T0 w 72"/>
                              <a:gd name="T2" fmla="+- 0 1732 1696"/>
                              <a:gd name="T3" fmla="*/ 1732 h 72"/>
                              <a:gd name="T4" fmla="+- 0 5090 5025"/>
                              <a:gd name="T5" fmla="*/ T4 w 72"/>
                              <a:gd name="T6" fmla="+- 0 1753 1696"/>
                              <a:gd name="T7" fmla="*/ 1753 h 72"/>
                              <a:gd name="T8" fmla="+- 0 5073 5025"/>
                              <a:gd name="T9" fmla="*/ T8 w 72"/>
                              <a:gd name="T10" fmla="+- 0 1766 1696"/>
                              <a:gd name="T11" fmla="*/ 1766 h 72"/>
                              <a:gd name="T12" fmla="+- 0 5061 5025"/>
                              <a:gd name="T13" fmla="*/ T12 w 72"/>
                              <a:gd name="T14" fmla="+- 0 1768 1696"/>
                              <a:gd name="T15" fmla="*/ 1768 h 72"/>
                              <a:gd name="T16" fmla="+- 0 5040 5025"/>
                              <a:gd name="T17" fmla="*/ T16 w 72"/>
                              <a:gd name="T18" fmla="+- 0 1761 1696"/>
                              <a:gd name="T19" fmla="*/ 1761 h 72"/>
                              <a:gd name="T20" fmla="+- 0 5027 5025"/>
                              <a:gd name="T21" fmla="*/ T20 w 72"/>
                              <a:gd name="T22" fmla="+- 0 1744 1696"/>
                              <a:gd name="T23" fmla="*/ 1744 h 72"/>
                              <a:gd name="T24" fmla="+- 0 5025 5025"/>
                              <a:gd name="T25" fmla="*/ T24 w 72"/>
                              <a:gd name="T26" fmla="+- 0 1732 1696"/>
                              <a:gd name="T27" fmla="*/ 1732 h 72"/>
                              <a:gd name="T28" fmla="+- 0 5031 5025"/>
                              <a:gd name="T29" fmla="*/ T28 w 72"/>
                              <a:gd name="T30" fmla="+- 0 1711 1696"/>
                              <a:gd name="T31" fmla="*/ 1711 h 72"/>
                              <a:gd name="T32" fmla="+- 0 5048 5025"/>
                              <a:gd name="T33" fmla="*/ T32 w 72"/>
                              <a:gd name="T34" fmla="+- 0 1698 1696"/>
                              <a:gd name="T35" fmla="*/ 1698 h 72"/>
                              <a:gd name="T36" fmla="+- 0 5061 5025"/>
                              <a:gd name="T37" fmla="*/ T36 w 72"/>
                              <a:gd name="T38" fmla="+- 0 1696 1696"/>
                              <a:gd name="T39" fmla="*/ 1696 h 72"/>
                              <a:gd name="T40" fmla="+- 0 5082 5025"/>
                              <a:gd name="T41" fmla="*/ T40 w 72"/>
                              <a:gd name="T42" fmla="+- 0 1703 1696"/>
                              <a:gd name="T43" fmla="*/ 1703 h 72"/>
                              <a:gd name="T44" fmla="+- 0 5095 5025"/>
                              <a:gd name="T45" fmla="*/ T44 w 72"/>
                              <a:gd name="T46" fmla="+- 0 1720 1696"/>
                              <a:gd name="T47" fmla="*/ 1720 h 72"/>
                              <a:gd name="T48" fmla="+- 0 5097 5025"/>
                              <a:gd name="T49" fmla="*/ T48 w 72"/>
                              <a:gd name="T50" fmla="+- 0 1732 1696"/>
                              <a:gd name="T51" fmla="*/ 17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329"/>
                        <wps:cNvSpPr>
                          <a:spLocks noEditPoints="1"/>
                        </wps:cNvSpPr>
                        <wps:spPr bwMode="auto">
                          <a:xfrm>
                            <a:off x="7030" y="1428"/>
                            <a:ext cx="2362" cy="2431"/>
                          </a:xfrm>
                          <a:custGeom>
                            <a:avLst/>
                            <a:gdLst>
                              <a:gd name="T0" fmla="+- 0 5876 3515"/>
                              <a:gd name="T1" fmla="*/ T0 w 2361"/>
                              <a:gd name="T2" fmla="+- 0 714 714"/>
                              <a:gd name="T3" fmla="*/ 714 h 2431"/>
                              <a:gd name="T4" fmla="+- 0 3515 3515"/>
                              <a:gd name="T5" fmla="*/ T4 w 2361"/>
                              <a:gd name="T6" fmla="+- 0 3145 714"/>
                              <a:gd name="T7" fmla="*/ 3145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28"/>
                        <wps:cNvSpPr>
                          <a:spLocks noEditPoints="1"/>
                        </wps:cNvSpPr>
                        <wps:spPr bwMode="auto">
                          <a:xfrm>
                            <a:off x="7030" y="1428"/>
                            <a:ext cx="2362" cy="2431"/>
                          </a:xfrm>
                          <a:custGeom>
                            <a:avLst/>
                            <a:gdLst>
                              <a:gd name="T0" fmla="+- 0 3515 3515"/>
                              <a:gd name="T1" fmla="*/ T0 w 2361"/>
                              <a:gd name="T2" fmla="+- 0 3145 714"/>
                              <a:gd name="T3" fmla="*/ 3145 h 2431"/>
                              <a:gd name="T4" fmla="+- 0 5876 3515"/>
                              <a:gd name="T5" fmla="*/ T4 w 2361"/>
                              <a:gd name="T6" fmla="+- 0 714 714"/>
                              <a:gd name="T7" fmla="*/ 714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F9B726" id="Group 327" o:spid="_x0000_s1026" style="position:absolute;margin-left:175.45pt;margin-top:35.35pt;width:118.65pt;height:122.1pt;z-index:-2267;mso-position-horizontal-relative:page" coordorigin="3509,708"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">
                <v:shape id="Freeform 347" o:spid="_x0000_s1027" style="position:absolute;left:3931;top:263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bt8QA&#10;AADcAAAADwAAAGRycy9kb3ducmV2LnhtbESPX2vCMBTF3wW/Q7jCXoammyKjGmUIHe5FZic+X5q7&#10;pqy5KUlm6z69GQx8PJw/P856O9hWXMiHxrGCp1kGgrhyuuFawemzmL6ACBFZY+uYFFwpwHYzHq0x&#10;167nI13KWIs0wiFHBSbGLpcyVIYshpnriJP35bzFmKSvpfbYp3HbyucsW0qLDSeCwY52hqrv8scm&#10;rqFT7z9csejeH3ey+D0fztWbUg+T4XUFItIQ7+H/9l4rmM8X8HcmHQ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Om7fEAAAA3AAAAA8AAAAAAAAAAAAAAAAAmAIAAGRycy9k&#10;b3ducmV2LnhtbFBLBQYAAAAABAAEAPUAAACJAwAAAAA=&#10;" path="m72,36l66,57,49,70,36,72,15,65,2,48,,36,7,15,24,2,36,,57,6,70,24r2,12xe" filled="f" strokeweight=".21267mm">
                  <v:path arrowok="t" o:connecttype="custom" o:connectlocs="72,2675;66,2696;49,2709;36,2711;15,2704;2,2687;0,2675;7,2654;24,2641;36,2639;57,2645;70,2663;72,2675" o:connectangles="0,0,0,0,0,0,0,0,0,0,0,0,0"/>
                </v:shape>
                <v:shape id="Freeform 346" o:spid="_x0000_s1028" style="position:absolute;left:3931;top:27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I+LMUA&#10;AADcAAAADwAAAGRycy9kb3ducmV2LnhtbESPS2sCMRSF94X+h3ALbqRmfLTIaBQRRtqNtFZcXya3&#10;k6GTmyGJztRfbwpCl4fz+DjLdW8bcSEfascKxqMMBHHpdM2VguNX8TwHESKyxsYxKfilAOvV48MS&#10;c+06/qTLIVYijXDIUYGJsc2lDKUhi2HkWuLkfTtvMSbpK6k9dmncNnKSZa/SYs2JYLClraHy53C2&#10;iWvo2PkPV8za9+FWFtfT/lTulBo89ZsFiEh9/A/f229awXT6An9n0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j4sxQAAANwAAAAPAAAAAAAAAAAAAAAAAJgCAABkcnMv&#10;ZG93bnJldi54bWxQSwUGAAAAAAQABAD1AAAAigMAAAAA&#10;" path="m72,36l66,57,49,70,36,72,15,66,2,49,,36,7,15,24,2,36,,57,7,70,24r2,12xe" filled="f" strokeweight=".21267mm">
                  <v:path arrowok="t" o:connecttype="custom" o:connectlocs="72,2736;66,2757;49,2770;36,2772;15,2766;2,2749;0,2736;7,2715;24,2702;36,2700;57,2707;70,2724;72,2736" o:connectangles="0,0,0,0,0,0,0,0,0,0,0,0,0"/>
                </v:shape>
                <v:shape id="Freeform 345" o:spid="_x0000_s1029" style="position:absolute;left:3931;top:2803;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gW8QA&#10;AADcAAAADwAAAGRycy9kb3ducmV2LnhtbESPX2vCMBTF3wd+h3AFX4am6hCpRhGhw72MTcXnS3Nt&#10;is1NSTJb9+mXwWCPh/Pnx1lve9uIO/lQO1YwnWQgiEuna64UnE/FeAkiRGSNjWNS8KAA283gaY25&#10;dh1/0v0YK5FGOOSowMTY5lKG0pDFMHEtcfKuzluMSfpKao9dGreNnGXZQlqsOREMtrQ3VN6OXzZx&#10;DZ07/+GKl/bteS+L78v7pXxVajTsdysQkfr4H/5rH7SC+XwB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QoFvEAAAA3AAAAA8AAAAAAAAAAAAAAAAAmAIAAGRycy9k&#10;b3ducmV2LnhtbFBLBQYAAAAABAAEAPUAAACJAwAAAAA=&#10;" path="m72,36l66,57,48,70,36,72,15,66,2,48,,36,7,15,24,2,36,,57,7,70,24r2,12xe" filled="f" strokeweight=".21267mm">
                  <v:path arrowok="t" o:connecttype="custom" o:connectlocs="72,2839;66,2860;48,2873;36,2875;15,2869;2,2851;0,2839;7,2818;24,2805;36,2803;57,2810;70,2827;72,2839" o:connectangles="0,0,0,0,0,0,0,0,0,0,0,0,0"/>
                </v:shape>
                <v:shape id="Freeform 344" o:spid="_x0000_s1030" style="position:absolute;left:4283;top:221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QF8UA&#10;AADcAAAADwAAAGRycy9kb3ducmV2LnhtbESPUWvCQBCE3wX/w7FC3+pFA1VST1Gh0JaCmpaCb0tu&#10;zQVzeyF3iem/7xUKPg6z883OajPYWvTU+sqxgtk0AUFcOF1xqeDr8+VxCcIHZI21Y1LwQx426/Fo&#10;hZl2Nz5Rn4dSRAj7DBWYEJpMSl8YsuinriGO3sW1FkOUbSl1i7cIt7WcJ8mTtFhxbDDY0N5Qcc07&#10;G9840PE95eFcJF0/a9663fflwyj1MBm2zyACDeF+/J9+1QrSdAF/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tAXxQAAANwAAAAPAAAAAAAAAAAAAAAAAJgCAABkcnMv&#10;ZG93bnJldi54bWxQSwUGAAAAAAQABAD1AAAAigMAAAAA&#10;" path="m49,l,84r97,l49,xe" fillcolor="black" stroked="f">
                  <v:path arrowok="t" o:connecttype="custom" o:connectlocs="49,2217;0,2301;97,2301;49,2217" o:connectangles="0,0,0,0"/>
                </v:shape>
                <v:shape id="Freeform 343" o:spid="_x0000_s1031" style="position:absolute;left:4283;top:2217;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wl8MEA&#10;AADcAAAADwAAAGRycy9kb3ducmV2LnhtbERPy4rCMBTdD/gP4QruxtQRRKpRfCCIdBZWFy4vzbUp&#10;NjelydTq108WA7M8nPdy3dtadNT6yrGCyTgBQVw4XXGp4Ho5fM5B+ICssXZMCl7kYb0afCwx1e7J&#10;Z+ryUIoYwj5FBSaEJpXSF4Ys+rFriCN3d63FEGFbSt3iM4bbWn4lyUxarDg2GGxoZ6h45D9WweX7&#10;zXJ728xOmd5nk6rpCpPdlRoN+80CRKA+/Iv/3EetYDqNa+OZe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cJfDBAAAA3AAAAA8AAAAAAAAAAAAAAAAAmAIAAGRycy9kb3du&#10;cmV2LnhtbFBLBQYAAAAABAAEAPUAAACGAwAAAAA=&#10;" path="m49,l97,84,,84,49,xe" filled="f" strokeweight=".21267mm">
                  <v:path arrowok="t" o:connecttype="custom" o:connectlocs="49,2217;97,2301;0,2301;49,2217" o:connectangles="0,0,0,0"/>
                </v:shape>
                <v:shape id="Freeform 342" o:spid="_x0000_s1032" style="position:absolute;left:4283;top:224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h/sUA&#10;AADcAAAADwAAAGRycy9kb3ducmV2LnhtbESPUWvCQBCE3wX/w7FC3+pFA0VTT1Gh0JaCmpaCb0tu&#10;zQVzeyF3iem/7xUKPg6z883OajPYWvTU+sqxgtk0AUFcOF1xqeDr8+VxAcIHZI21Y1LwQx426/Fo&#10;hZl2Nz5Rn4dSRAj7DBWYEJpMSl8YsuinriGO3sW1FkOUbSl1i7cIt7WcJ8mTtFhxbDDY0N5Qcc07&#10;G9840PE95eFcJF0/a9663fflwyj1MBm2zyACDeF+/J9+1QrSdAl/YyI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H+xQAAANwAAAAPAAAAAAAAAAAAAAAAAJgCAABkcnMv&#10;ZG93bnJldi54bWxQSwUGAAAAAAQABAD1AAAAigMAAAAA&#10;" path="m49,l,84r97,l49,xe" fillcolor="black" stroked="f">
                  <v:path arrowok="t" o:connecttype="custom" o:connectlocs="49,2244;0,2328;97,2328;49,2244" o:connectangles="0,0,0,0"/>
                </v:shape>
                <v:shape id="Freeform 341" o:spid="_x0000_s1033" style="position:absolute;left:4283;top:224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i8EA&#10;AADcAAAADwAAAGRycy9kb3ducmV2LnhtbERPTYvCMBC9C/sfwgjeNNUVWbpGcZUFkXpQ97DHoRmb&#10;YjMpTazVX28OgsfH+54vO1uJlhpfOlYwHiUgiHOnSy4U/J1+h18gfEDWWDkmBXfysFx89OaYanfj&#10;A7XHUIgYwj5FBSaEOpXS54Ys+pGriSN3do3FEGFTSN3gLYbbSk6SZCYtlhwbDNa0NpRfjler4LR/&#10;sPz5X812md5k47Juc5OdlRr0u9U3iEBdeItf7q1W8DmN8+OZe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sWovBAAAA3AAAAA8AAAAAAAAAAAAAAAAAmAIAAGRycy9kb3du&#10;cmV2LnhtbFBLBQYAAAAABAAEAPUAAACGAwAAAAA=&#10;" path="m49,l97,84,,84,49,xe" filled="f" strokeweight=".21267mm">
                  <v:path arrowok="t" o:connecttype="custom" o:connectlocs="49,2244;97,2328;0,2328;49,2244" o:connectangles="0,0,0,0"/>
                </v:shape>
                <v:shape id="Freeform 340" o:spid="_x0000_s1034" style="position:absolute;left:4283;top:2151;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ehcUA&#10;AADcAAAADwAAAGRycy9kb3ducmV2LnhtbESPUWvCQBCE34X+h2MLfdNLVKRET2mFQisFbRShb0tu&#10;zYXm9kLuEtN/3ysIPg6z883OajPYWvTU+sqxgnSSgCAunK64VHA6vo2fQfiArLF2TAp+ycNm/TBa&#10;Yabdlb+oz0MpIoR9hgpMCE0mpS8MWfQT1xBH7+JaiyHKtpS6xWuE21pOk2QhLVYcGww2tDVU/OSd&#10;jW/s6bCb8fBdJF2fNh/d6/nyaZR6ehxeliACDeF+fEu/awWzeQr/YyIB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6FxQAAANwAAAAPAAAAAAAAAAAAAAAAAJgCAABkcnMv&#10;ZG93bnJldi54bWxQSwUGAAAAAAQABAD1AAAAigMAAAAA&#10;" path="m49,l,84r97,l49,xe" fillcolor="black" stroked="f">
                  <v:path arrowok="t" o:connecttype="custom" o:connectlocs="49,2151;0,2235;97,2235;49,2151" o:connectangles="0,0,0,0"/>
                </v:shape>
                <v:shape id="Freeform 339" o:spid="_x0000_s1035" style="position:absolute;left:4283;top:2151;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hZ8YA&#10;AADcAAAADwAAAGRycy9kb3ducmV2LnhtbESPT2vCQBTE74LfYXmF3nSjLSKpm6AtgpR48M+hx0f2&#10;mQ3Nvg3ZNcZ++m6h4HGYmd8wq3ywjeip87VjBbNpAoK4dLrmSsH5tJ0sQfiArLFxTAru5CHPxqMV&#10;ptrd+ED9MVQiQtinqMCE0KZS+tKQRT91LXH0Lq6zGKLsKqk7vEW4beQ8SRbSYs1xwWBL74bK7+PV&#10;Kjjtf1huvtaLz0J/FLO67UtTXJR6fhrWbyACDeER/m/vtIKX1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JhZ8YAAADcAAAADwAAAAAAAAAAAAAAAACYAgAAZHJz&#10;L2Rvd25yZXYueG1sUEsFBgAAAAAEAAQA9QAAAIsDAAAAAA==&#10;" path="m49,l97,84,,84,49,xe" filled="f" strokeweight=".21267mm">
                  <v:path arrowok="t" o:connecttype="custom" o:connectlocs="49,2151;97,2235;0,2235;49,2151" o:connectangles="0,0,0,0"/>
                </v:shape>
                <v:shape id="Freeform 338" o:spid="_x0000_s1036" style="position:absolute;left:10786;top:1844;width:64;height:0;visibility:visible;mso-wrap-style:square;v-text-anchor:top" coordsize="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rLMcA&#10;AADcAAAADwAAAGRycy9kb3ducmV2LnhtbESPzW7CMBCE75X6DtYi9VYcSkUhYFBbikBFHPg5cFzF&#10;S5I2XgfbDenb15WQOI5m5hvNZNaaSjTkfGlZQa+bgCDOrC45V3DYLx6HIHxA1lhZJgW/5GE2vb+b&#10;YKrthbfU7EIuIoR9igqKEOpUSp8VZNB3bU0cvZN1BkOULpfa4SXCTSWfkmQgDZYcFwqs6b2g7Hv3&#10;YxScF+smX7vN15zfXpajz/n54+gHSj102tcxiEBtuIWv7ZVW0H/uw/+Ze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M6yzHAAAA3AAAAA8AAAAAAAAAAAAAAAAAmAIAAGRy&#10;cy9kb3ducmV2LnhtbFBLBQYAAAAABAAEAPUAAACMAwAAAAA=&#10;" path="m,l64,e" filled="f" strokeweight="1.1617mm">
                  <v:path arrowok="t" o:connecttype="custom" o:connectlocs="0,0;64,0" o:connectangles="0,0"/>
                  <o:lock v:ext="edit" verticies="t"/>
                </v:shape>
                <v:shape id="Freeform 337" o:spid="_x0000_s1037" style="position:absolute;left:4283;top:189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9HcYA&#10;AADcAAAADwAAAGRycy9kb3ducmV2LnhtbESPX2vCQBDE34V+h2MLfdOLVaREL6EtFKoU/NNS8G3J&#10;rbnQ3F7IXWL89l5B8HGYnd/srPLB1qKn1leOFUwnCQjiwumKSwU/3x/jFxA+IGusHZOCC3nIs4fR&#10;ClPtzryn/hBKESHsU1RgQmhSKX1hyKKfuIY4eifXWgxRtqXULZ4j3NbyOUkW0mLFscFgQ++Gir9D&#10;Z+MbW9ptZjwci6Trp826e/s9fRmlnh6H1yWIQEO4H9/Sn1rBbD6H/zGRAD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49HcYAAADcAAAADwAAAAAAAAAAAAAAAACYAgAAZHJz&#10;L2Rvd25yZXYueG1sUEsFBgAAAAAEAAQA9QAAAIsDAAAAAA==&#10;" path="m49,l,84r97,l49,xe" fillcolor="black" stroked="f">
                  <v:path arrowok="t" o:connecttype="custom" o:connectlocs="49,1893;0,1977;97,1977;49,1893" o:connectangles="0,0,0,0"/>
                </v:shape>
                <v:shape id="Freeform 336" o:spid="_x0000_s1038" style="position:absolute;left:4283;top:189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5E8YA&#10;AADcAAAADwAAAGRycy9kb3ducmV2LnhtbESPT2vCQBTE7wW/w/KE3upGbUViVtFKoZR48M/B4yP7&#10;kg1m34bsNqb99N1CocdhZn7DZJvBNqKnzteOFUwnCQjiwumaKwWX89vTEoQPyBobx6Tgizxs1qOH&#10;DFPt7nyk/hQqESHsU1RgQmhTKX1hyKKfuJY4eqXrLIYou0rqDu8Rbhs5S5KFtFhzXDDY0quh4nb6&#10;tArOh2+Wu+t28ZHrfT6t274weanU43jYrkAEGsJ/+K/9rhXMn1/g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v5E8YAAADcAAAADwAAAAAAAAAAAAAAAACYAgAAZHJz&#10;L2Rvd25yZXYueG1sUEsFBgAAAAAEAAQA9QAAAIsDAAAAAA==&#10;" path="m49,l97,84,,84,49,xe" filled="f" strokeweight=".21267mm">
                  <v:path arrowok="t" o:connecttype="custom" o:connectlocs="49,1893;97,1977;0,1977;49,1893" o:connectangles="0,0,0,0"/>
                </v:shape>
                <v:shape id="Freeform 335" o:spid="_x0000_s1039" style="position:absolute;left:4551;top:202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TJsQA&#10;AADcAAAADwAAAGRycy9kb3ducmV2LnhtbESPX2vCMBTF3wW/Q7jCXkRTp8ioRhGhsr3I5sTnS3PX&#10;lDU3JYm226c3wmCPh/Pnx1lve9uIG/lQO1Ywm2YgiEuna64UnD+LyQuIEJE1No5JwQ8F2G6GgzXm&#10;2nX8QbdTrEQa4ZCjAhNjm0sZSkMWw9S1xMn7ct5iTNJXUnvs0rht5HOWLaXFmhPBYEt7Q+X36WoT&#10;19C58++uWLRv470sfi/HS3lQ6mnU71YgIvXxP/zXftUK5oslPM6k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0ybEAAAA3AAAAA8AAAAAAAAAAAAAAAAAmAIAAGRycy9k&#10;b3ducmV2LnhtbFBLBQYAAAAABAAEAPUAAACJAwAAAAA=&#10;" path="m72,36l65,57,48,70,36,72,15,66,2,49,,36,7,16,24,3,36,,57,7,70,24r2,12xe" filled="f" strokeweight=".21267mm">
                  <v:path arrowok="t" o:connecttype="custom" o:connectlocs="72,2060;65,2081;48,2094;36,2096;15,2090;2,2073;0,2060;7,2040;24,2027;36,2024;57,2031;70,2048;72,2060" o:connectangles="0,0,0,0,0,0,0,0,0,0,0,0,0"/>
                </v:shape>
                <v:shape id="Freeform 334" o:spid="_x0000_s1040" style="position:absolute;left:4551;top:1447;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2vcQA&#10;AADcAAAADwAAAGRycy9kb3ducmV2LnhtbESPX2vCMBTF3wf7DuEOfJGZOmWTahQRKvNlqBOfL81d&#10;U9bclCSznZ/eDIQ9Hs6fH2ex6m0jLuRD7VjBeJSBIC6drrlScPosnmcgQkTW2DgmBb8UYLV8fFhg&#10;rl3HB7ocYyXSCIccFZgY21zKUBqyGEauJU7el/MWY5K+ktpjl8ZtI1+y7FVarDkRDLa0MVR+H39s&#10;4ho6dX7vimm7G25kcT1/nMutUoOnfj0HEamP/+F7+10rmEzf4O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dr3EAAAA3AAAAA8AAAAAAAAAAAAAAAAAmAIAAGRycy9k&#10;b3ducmV2LnhtbFBLBQYAAAAABAAEAPUAAACJAwAAAAA=&#10;" path="m72,36l65,57,48,70,36,72,15,65,2,48,,36,7,15,24,2,36,,57,7,70,24r2,12xe" filled="f" strokeweight=".21267mm">
                  <v:path arrowok="t" o:connecttype="custom" o:connectlocs="72,1483;65,1504;48,1517;36,1519;15,1512;2,1495;0,1483;7,1462;24,1449;36,1447;57,1454;70,1471;72,1483" o:connectangles="0,0,0,0,0,0,0,0,0,0,0,0,0"/>
                </v:shape>
                <v:shape id="Freeform 333" o:spid="_x0000_s1041" style="position:absolute;left:4551;top:23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iz8IA&#10;AADcAAAADwAAAGRycy9kb3ducmV2LnhtbERPTUsDMRC9F/wPYQQvxWa1RWRtWqSwRS9Fa+l52Iyb&#10;xc1kSdLu6q/vHAoeH+97uR59p84UUxvYwMOsAEVcB9tyY+DwVd0/g0oZ2WIXmAz8UoL16mayxNKG&#10;gT/pvM+NkhBOJRpwOfel1ql25DHNQk8s3HeIHrPA2GgbcZBw3+nHonjSHluWBoc9bRzVP/uTl15H&#10;hyF+hGrRv083uvo77o711pi72/H1BVSmMf+Lr+43a2C+kLVyRo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eLPwgAAANwAAAAPAAAAAAAAAAAAAAAAAJgCAABkcnMvZG93&#10;bnJldi54bWxQSwUGAAAAAAQABAD1AAAAhwMAAAAA&#10;" path="m72,36l65,57,48,70,36,72,15,66,2,48,,36,7,15,24,2,36,,57,7,70,24r2,12xe" filled="f" strokeweight=".21267mm">
                  <v:path arrowok="t" o:connecttype="custom" o:connectlocs="72,2336;65,2357;48,2370;36,2372;15,2366;2,2348;0,2336;7,2315;24,2302;36,2300;57,2307;70,2324;72,2336" o:connectangles="0,0,0,0,0,0,0,0,0,0,0,0,0"/>
                </v:shape>
                <v:shape id="Freeform 332" o:spid="_x0000_s1042" style="position:absolute;left:5025;top:147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lHVMQA&#10;AADcAAAADwAAAGRycy9kb3ducmV2LnhtbESPX2vCMBTF3wf7DuEOfJGZOmXMahQRKvNlqBOfL81d&#10;U9bclCSznZ/eDIQ9Hs6fH2ex6m0jLuRD7VjBeJSBIC6drrlScPosnt9AhIissXFMCn4pwGr5+LDA&#10;XLuOD3Q5xkqkEQ45KjAxtrmUoTRkMYxcS5y8L+ctxiR9JbXHLo3bRr5k2au0WHMiGGxpY6j8Pv7Y&#10;xDV06vzeFdN2N9zI4nr+OJdbpQZP/XoOIlIf/8P39rtWMJnO4O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JR1TEAAAA3AAAAA8AAAAAAAAAAAAAAAAAmAIAAGRycy9k&#10;b3ducmV2LnhtbFBLBQYAAAAABAAEAPUAAACJAwAAAAA=&#10;" path="m72,36l65,57,48,70,36,72,15,66,2,48,,36,6,15,23,2,36,,57,7,70,24r2,12xe" filled="f" strokeweight=".21267mm">
                  <v:path arrowok="t" o:connecttype="custom" o:connectlocs="72,1510;65,1531;48,1544;36,1546;15,1540;2,1522;0,1510;6,1489;23,1476;36,1474;57,1481;70,1498;72,1510" o:connectangles="0,0,0,0,0,0,0,0,0,0,0,0,0"/>
                </v:shape>
                <v:shape id="Freeform 331" o:spid="_x0000_s1043" style="position:absolute;left:5025;top:191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p4FMIA&#10;AADcAAAADwAAAGRycy9kb3ducmV2LnhtbERPTUsDMRC9C/6HMEIvYrNaFVmbFilssRdpa+l52Iyb&#10;xc1kSWJ37a/vHASPj/c9X46+UyeKqQ1s4H5agCKug225MXD4rO5eQKWMbLELTAZ+KcFycX01x9KG&#10;gXd02udGSQinEg24nPtS61Q78pimoScW7itEj1lgbLSNOEi47/RDUTxrjy1Lg8OeVo7q7/2Pl15H&#10;hyFuQ/XYb25XujofP4712pjJzfj2CirTmP/Ff+53a2D2JPPljBwB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ngUwgAAANwAAAAPAAAAAAAAAAAAAAAAAJgCAABkcnMvZG93&#10;bnJldi54bWxQSwUGAAAAAAQABAD1AAAAhwMAAAAA&#10;" path="m72,36l65,57,48,70,36,72,15,66,2,49,,36,6,15,23,2,36,,57,7,70,24r2,12xe" filled="f" strokeweight=".21267mm">
                  <v:path arrowok="t" o:connecttype="custom" o:connectlocs="72,1951;65,1972;48,1985;36,1987;15,1981;2,1964;0,1951;6,1930;23,1917;36,1915;57,1922;70,1939;72,1951" o:connectangles="0,0,0,0,0,0,0,0,0,0,0,0,0"/>
                </v:shape>
                <v:shape id="Freeform 330" o:spid="_x0000_s1044" style="position:absolute;left:5025;top:1696;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dj8QA&#10;AADcAAAADwAAAGRycy9kb3ducmV2LnhtbESPX2vCMBTF3wf7DuEOfJGZqtuQahQROtzLUCc+X5q7&#10;pqy5KUm0nZ/eDIQ9Hs6fH2ex6m0jLuRD7VjBeJSBIC6drrlScPwqnmcgQkTW2DgmBb8UYLV8fFhg&#10;rl3He7ocYiXSCIccFZgY21zKUBqyGEauJU7et/MWY5K+ktpjl8ZtIydZ9iYt1pwIBlvaGCp/Dmeb&#10;uIaOnd+54qX9GG5kcT19nsp3pQZP/XoOIlIf/8P39lYrmL6O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m3Y/EAAAA3AAAAA8AAAAAAAAAAAAAAAAAmAIAAGRycy9k&#10;b3ducmV2LnhtbFBLBQYAAAAABAAEAPUAAACJAwAAAAA=&#10;" path="m72,36l65,57,48,70,36,72,15,65,2,48,,36,6,15,23,2,36,,57,7,70,24r2,12xe" filled="f" strokeweight=".21267mm">
                  <v:path arrowok="t" o:connecttype="custom" o:connectlocs="72,1732;65,1753;48,1766;36,1768;15,1761;2,1744;0,1732;6,1711;23,1698;36,1696;57,1703;70,1720;72,1732" o:connectangles="0,0,0,0,0,0,0,0,0,0,0,0,0"/>
                </v:shape>
                <v:shape id="Freeform 329" o:spid="_x0000_s1045" style="position:absolute;left:7030;top:1428;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r3MQA&#10;AADcAAAADwAAAGRycy9kb3ducmV2LnhtbESPT2sCMRTE7wW/Q3iCt5p1pUVWo4ilUtqT65/zY/Pc&#10;hN28LJuo22/fFAo9DjPzG2a1GVwr7tQH61nBbJqBIK68tlwrOB3fnxcgQkTW2HomBd8UYLMePa2w&#10;0P7BB7qXsRYJwqFABSbGrpAyVIYchqnviJN39b3DmGRfS93jI8FdK/Mse5UOLacFgx3tDFVNeXMK&#10;8syeP8uL/PKmfivtftF04dAoNRkP2yWISEP8D/+1P7SC+Us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8a9zEAAAA3AAAAA8AAAAAAAAAAAAAAAAAmAIAAGRycy9k&#10;b3ducmV2LnhtbFBLBQYAAAAABAAEAPUAAACJAwAAAAA=&#10;" path="m2361,l,2431e" filled="f" strokeweight=".21267mm">
                  <v:path arrowok="t" o:connecttype="custom" o:connectlocs="2362,714;0,3145" o:connectangles="0,0"/>
                  <o:lock v:ext="edit" verticies="t"/>
                </v:shape>
                <v:shape id="Freeform 328" o:spid="_x0000_s1046" style="position:absolute;left:7030;top:1428;width:2362;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OR8MA&#10;AADcAAAADwAAAGRycy9kb3ducmV2LnhtbESPT2sCMRTE7wW/Q3hCbzWrYpHVKNLSUvTk+uf82Dw3&#10;YTcvyybV7bc3gtDjMDO/YZbr3jXiSl2wnhWMRxkI4tJry5WC4+HrbQ4iRGSNjWdS8EcB1qvByxJz&#10;7W+8p2sRK5EgHHJUYGJscylDachhGPmWOHkX3zmMSXaV1B3eEtw1cpJl79Kh5bRgsKUPQ2Vd/DoF&#10;k8yetsVZ7rypPgv7Pa/bsK+Veh32mwWISH38Dz/bP1rBdDaF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DOR8MAAADcAAAADwAAAAAAAAAAAAAAAACYAgAAZHJzL2Rv&#10;d25yZXYueG1sUEsFBgAAAAAEAAQA9QAAAIgDAAAAAA==&#10;" path="m,2431l2361,e" filled="f" strokeweight=".21267mm">
                  <v:path arrowok="t" o:connecttype="custom" o:connectlocs="0,3145;2362,714" o:connectangles="0,0"/>
                  <o:lock v:ext="edit" verticies="t"/>
                </v:shape>
                <w10:wrap anchorx="page"/>
              </v:group>
            </w:pict>
          </mc:Fallback>
        </mc:AlternateContent>
      </w:r>
      <w:r>
        <w:rPr>
          <w:noProof/>
        </w:rPr>
        <mc:AlternateContent>
          <mc:Choice Requires="wps">
            <w:drawing>
              <wp:anchor distT="0" distB="0" distL="114300" distR="114300" simplePos="0" relativeHeight="503314216" behindDoc="1" locked="0" layoutInCell="1" allowOverlap="1" wp14:anchorId="7B8DC4CC" wp14:editId="6A58EAFD">
                <wp:simplePos x="0" y="0"/>
                <wp:positionH relativeFrom="page">
                  <wp:posOffset>2171065</wp:posOffset>
                </wp:positionH>
                <wp:positionV relativeFrom="paragraph">
                  <wp:posOffset>448945</wp:posOffset>
                </wp:positionV>
                <wp:extent cx="1560195" cy="1608455"/>
                <wp:effectExtent l="0" t="0" r="2540" b="0"/>
                <wp:wrapNone/>
                <wp:docPr id="332"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1BE8114E" w14:textId="77777777">
                              <w:trPr>
                                <w:trHeight w:hRule="exact" w:val="375"/>
                              </w:trPr>
                              <w:tc>
                                <w:tcPr>
                                  <w:tcW w:w="96" w:type="dxa"/>
                                  <w:tcBorders>
                                    <w:top w:val="single" w:sz="5" w:space="0" w:color="000000"/>
                                    <w:left w:val="nil"/>
                                    <w:bottom w:val="single" w:sz="5" w:space="0" w:color="000000"/>
                                    <w:right w:val="single" w:sz="5" w:space="0" w:color="000000"/>
                                  </w:tcBorders>
                                </w:tcPr>
                                <w:p w14:paraId="47F5783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F112F9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15C9A3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895E7D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EBAFC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C2E6C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D1CC57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3D18B8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8E38814" w14:textId="77777777" w:rsidR="000B0C38" w:rsidRDefault="000B0C38"/>
                              </w:tc>
                            </w:tr>
                            <w:tr w:rsidR="000B0C38" w14:paraId="01389E82" w14:textId="77777777">
                              <w:trPr>
                                <w:trHeight w:hRule="exact" w:val="375"/>
                              </w:trPr>
                              <w:tc>
                                <w:tcPr>
                                  <w:tcW w:w="96" w:type="dxa"/>
                                  <w:tcBorders>
                                    <w:top w:val="single" w:sz="5" w:space="0" w:color="000000"/>
                                    <w:left w:val="nil"/>
                                    <w:bottom w:val="single" w:sz="5" w:space="0" w:color="000000"/>
                                    <w:right w:val="single" w:sz="5" w:space="0" w:color="000000"/>
                                  </w:tcBorders>
                                </w:tcPr>
                                <w:p w14:paraId="30EC8CF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DE9B3D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A4B7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F2A95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FB5106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044452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61C852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F2D5A0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9E27F3F" w14:textId="77777777" w:rsidR="000B0C38" w:rsidRDefault="000B0C38"/>
                              </w:tc>
                            </w:tr>
                            <w:tr w:rsidR="000B0C38" w14:paraId="2818D03C" w14:textId="77777777">
                              <w:trPr>
                                <w:trHeight w:hRule="exact" w:val="375"/>
                              </w:trPr>
                              <w:tc>
                                <w:tcPr>
                                  <w:tcW w:w="96" w:type="dxa"/>
                                  <w:tcBorders>
                                    <w:top w:val="single" w:sz="5" w:space="0" w:color="000000"/>
                                    <w:left w:val="nil"/>
                                    <w:bottom w:val="single" w:sz="5" w:space="0" w:color="000000"/>
                                    <w:right w:val="single" w:sz="5" w:space="0" w:color="000000"/>
                                  </w:tcBorders>
                                </w:tcPr>
                                <w:p w14:paraId="74259633"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1000C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9EB838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B22B3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D43A83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79848F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8355FB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2A6AE3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F76B55F" w14:textId="77777777" w:rsidR="000B0C38" w:rsidRDefault="000B0C38"/>
                              </w:tc>
                            </w:tr>
                            <w:tr w:rsidR="000B0C38" w14:paraId="1140DC8A" w14:textId="77777777">
                              <w:trPr>
                                <w:trHeight w:hRule="exact" w:val="375"/>
                              </w:trPr>
                              <w:tc>
                                <w:tcPr>
                                  <w:tcW w:w="96" w:type="dxa"/>
                                  <w:tcBorders>
                                    <w:top w:val="single" w:sz="5" w:space="0" w:color="000000"/>
                                    <w:left w:val="nil"/>
                                    <w:bottom w:val="single" w:sz="5" w:space="0" w:color="000000"/>
                                    <w:right w:val="single" w:sz="5" w:space="0" w:color="000000"/>
                                  </w:tcBorders>
                                </w:tcPr>
                                <w:p w14:paraId="5AF955A7"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57C8E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C3FD1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D1691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5BA973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247E17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AA051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375471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5365AAA" w14:textId="77777777" w:rsidR="000B0C38" w:rsidRDefault="000B0C38"/>
                              </w:tc>
                            </w:tr>
                            <w:tr w:rsidR="000B0C38" w14:paraId="401F47D4" w14:textId="77777777">
                              <w:trPr>
                                <w:trHeight w:hRule="exact" w:val="375"/>
                              </w:trPr>
                              <w:tc>
                                <w:tcPr>
                                  <w:tcW w:w="96" w:type="dxa"/>
                                  <w:tcBorders>
                                    <w:top w:val="single" w:sz="5" w:space="0" w:color="000000"/>
                                    <w:left w:val="nil"/>
                                    <w:bottom w:val="single" w:sz="5" w:space="0" w:color="000000"/>
                                    <w:right w:val="single" w:sz="5" w:space="0" w:color="000000"/>
                                  </w:tcBorders>
                                </w:tcPr>
                                <w:p w14:paraId="00595721"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E703AE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29130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6FD77C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4E92E1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099FA8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E2DD70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F9EFF48"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1B461F8" w14:textId="77777777" w:rsidR="000B0C38" w:rsidRDefault="000B0C38"/>
                              </w:tc>
                            </w:tr>
                            <w:tr w:rsidR="000B0C38" w14:paraId="5EB85509" w14:textId="77777777">
                              <w:trPr>
                                <w:trHeight w:hRule="exact" w:val="375"/>
                              </w:trPr>
                              <w:tc>
                                <w:tcPr>
                                  <w:tcW w:w="96" w:type="dxa"/>
                                  <w:tcBorders>
                                    <w:top w:val="single" w:sz="5" w:space="0" w:color="000000"/>
                                    <w:left w:val="nil"/>
                                    <w:bottom w:val="single" w:sz="5" w:space="0" w:color="000000"/>
                                    <w:right w:val="single" w:sz="5" w:space="0" w:color="000000"/>
                                  </w:tcBorders>
                                </w:tcPr>
                                <w:p w14:paraId="0B13569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FEE097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9EE0AE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C25E0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2CA1A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F429DF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9B226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282ABE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0A0D98" w14:textId="77777777" w:rsidR="000B0C38" w:rsidRDefault="000B0C38"/>
                              </w:tc>
                            </w:tr>
                            <w:tr w:rsidR="000B0C38" w14:paraId="5CB9E92A" w14:textId="77777777">
                              <w:trPr>
                                <w:trHeight w:hRule="exact" w:val="90"/>
                              </w:trPr>
                              <w:tc>
                                <w:tcPr>
                                  <w:tcW w:w="96" w:type="dxa"/>
                                  <w:tcBorders>
                                    <w:top w:val="single" w:sz="5" w:space="0" w:color="000000"/>
                                    <w:left w:val="nil"/>
                                    <w:bottom w:val="nil"/>
                                    <w:right w:val="single" w:sz="5" w:space="0" w:color="000000"/>
                                  </w:tcBorders>
                                </w:tcPr>
                                <w:p w14:paraId="60A32BC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ED39EF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786B8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659804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29BB60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AA323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F8C3FF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27FD9C6"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DD26D5B" w14:textId="77777777" w:rsidR="000B0C38" w:rsidRDefault="000B0C38"/>
                              </w:tc>
                            </w:tr>
                            <w:tr w:rsidR="000B0C38" w14:paraId="0E31DEE1" w14:textId="77777777">
                              <w:trPr>
                                <w:trHeight w:hRule="exact" w:val="96"/>
                              </w:trPr>
                              <w:tc>
                                <w:tcPr>
                                  <w:tcW w:w="96" w:type="dxa"/>
                                  <w:tcBorders>
                                    <w:top w:val="nil"/>
                                    <w:left w:val="nil"/>
                                    <w:bottom w:val="nil"/>
                                    <w:right w:val="nil"/>
                                  </w:tcBorders>
                                </w:tcPr>
                                <w:p w14:paraId="6332D76F" w14:textId="77777777" w:rsidR="000B0C38" w:rsidRDefault="000B0C38"/>
                              </w:tc>
                              <w:tc>
                                <w:tcPr>
                                  <w:tcW w:w="87" w:type="dxa"/>
                                  <w:tcBorders>
                                    <w:top w:val="single" w:sz="5" w:space="0" w:color="000000"/>
                                    <w:left w:val="nil"/>
                                    <w:bottom w:val="nil"/>
                                    <w:right w:val="single" w:sz="5" w:space="0" w:color="000000"/>
                                  </w:tcBorders>
                                </w:tcPr>
                                <w:p w14:paraId="307F9BBC" w14:textId="77777777" w:rsidR="000B0C38" w:rsidRDefault="000B0C38"/>
                              </w:tc>
                              <w:tc>
                                <w:tcPr>
                                  <w:tcW w:w="364" w:type="dxa"/>
                                  <w:tcBorders>
                                    <w:top w:val="single" w:sz="5" w:space="0" w:color="000000"/>
                                    <w:left w:val="single" w:sz="5" w:space="0" w:color="000000"/>
                                    <w:bottom w:val="nil"/>
                                    <w:right w:val="single" w:sz="5" w:space="0" w:color="000000"/>
                                  </w:tcBorders>
                                </w:tcPr>
                                <w:p w14:paraId="2A86500B" w14:textId="77777777" w:rsidR="000B0C38" w:rsidRDefault="000B0C38"/>
                              </w:tc>
                              <w:tc>
                                <w:tcPr>
                                  <w:tcW w:w="364" w:type="dxa"/>
                                  <w:tcBorders>
                                    <w:top w:val="single" w:sz="5" w:space="0" w:color="000000"/>
                                    <w:left w:val="single" w:sz="5" w:space="0" w:color="000000"/>
                                    <w:bottom w:val="nil"/>
                                    <w:right w:val="single" w:sz="5" w:space="0" w:color="000000"/>
                                  </w:tcBorders>
                                </w:tcPr>
                                <w:p w14:paraId="7DB97A2D" w14:textId="77777777" w:rsidR="000B0C38" w:rsidRDefault="000B0C38"/>
                              </w:tc>
                              <w:tc>
                                <w:tcPr>
                                  <w:tcW w:w="364" w:type="dxa"/>
                                  <w:tcBorders>
                                    <w:top w:val="single" w:sz="5" w:space="0" w:color="000000"/>
                                    <w:left w:val="single" w:sz="5" w:space="0" w:color="000000"/>
                                    <w:bottom w:val="nil"/>
                                    <w:right w:val="single" w:sz="5" w:space="0" w:color="000000"/>
                                  </w:tcBorders>
                                </w:tcPr>
                                <w:p w14:paraId="4F911BCA" w14:textId="77777777" w:rsidR="000B0C38" w:rsidRDefault="000B0C38"/>
                              </w:tc>
                              <w:tc>
                                <w:tcPr>
                                  <w:tcW w:w="364" w:type="dxa"/>
                                  <w:tcBorders>
                                    <w:top w:val="single" w:sz="5" w:space="0" w:color="000000"/>
                                    <w:left w:val="single" w:sz="5" w:space="0" w:color="000000"/>
                                    <w:bottom w:val="nil"/>
                                    <w:right w:val="single" w:sz="5" w:space="0" w:color="000000"/>
                                  </w:tcBorders>
                                </w:tcPr>
                                <w:p w14:paraId="0CE3EF93" w14:textId="77777777" w:rsidR="000B0C38" w:rsidRDefault="000B0C38"/>
                              </w:tc>
                              <w:tc>
                                <w:tcPr>
                                  <w:tcW w:w="364" w:type="dxa"/>
                                  <w:tcBorders>
                                    <w:top w:val="single" w:sz="5" w:space="0" w:color="000000"/>
                                    <w:left w:val="single" w:sz="5" w:space="0" w:color="000000"/>
                                    <w:bottom w:val="nil"/>
                                    <w:right w:val="single" w:sz="5" w:space="0" w:color="000000"/>
                                  </w:tcBorders>
                                </w:tcPr>
                                <w:p w14:paraId="1F6A900E" w14:textId="77777777" w:rsidR="000B0C38" w:rsidRDefault="000B0C38"/>
                              </w:tc>
                              <w:tc>
                                <w:tcPr>
                                  <w:tcW w:w="364" w:type="dxa"/>
                                  <w:tcBorders>
                                    <w:top w:val="single" w:sz="5" w:space="0" w:color="000000"/>
                                    <w:left w:val="single" w:sz="5" w:space="0" w:color="000000"/>
                                    <w:bottom w:val="nil"/>
                                    <w:right w:val="single" w:sz="5" w:space="0" w:color="000000"/>
                                  </w:tcBorders>
                                </w:tcPr>
                                <w:p w14:paraId="56251EA9" w14:textId="77777777" w:rsidR="000B0C38" w:rsidRDefault="000B0C38"/>
                              </w:tc>
                              <w:tc>
                                <w:tcPr>
                                  <w:tcW w:w="87" w:type="dxa"/>
                                  <w:tcBorders>
                                    <w:top w:val="single" w:sz="5" w:space="0" w:color="000000"/>
                                    <w:left w:val="single" w:sz="5" w:space="0" w:color="000000"/>
                                    <w:bottom w:val="nil"/>
                                    <w:right w:val="nil"/>
                                  </w:tcBorders>
                                </w:tcPr>
                                <w:p w14:paraId="69160E5C" w14:textId="77777777" w:rsidR="000B0C38" w:rsidRDefault="000B0C38"/>
                              </w:tc>
                            </w:tr>
                          </w:tbl>
                          <w:p w14:paraId="2A401017" w14:textId="77777777" w:rsidR="000B0C38" w:rsidRDefault="000B0C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6" o:spid="_x0000_s1048" type="#_x0000_t202" style="position:absolute;left:0;text-align:left;margin-left:170.95pt;margin-top:35.35pt;width:122.85pt;height:126.65pt;z-index:-2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1BE8114E" w14:textId="77777777">
                        <w:trPr>
                          <w:trHeight w:hRule="exact" w:val="375"/>
                        </w:trPr>
                        <w:tc>
                          <w:tcPr>
                            <w:tcW w:w="96" w:type="dxa"/>
                            <w:tcBorders>
                              <w:top w:val="single" w:sz="5" w:space="0" w:color="000000"/>
                              <w:left w:val="nil"/>
                              <w:bottom w:val="single" w:sz="5" w:space="0" w:color="000000"/>
                              <w:right w:val="single" w:sz="5" w:space="0" w:color="000000"/>
                            </w:tcBorders>
                          </w:tcPr>
                          <w:p w14:paraId="47F5783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F112F9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15C9A3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895E7D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EBAFC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C2E6C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D1CC57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3D18B8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8E38814" w14:textId="77777777" w:rsidR="000B0C38" w:rsidRDefault="000B0C38"/>
                        </w:tc>
                      </w:tr>
                      <w:tr w:rsidR="000B0C38" w14:paraId="01389E82" w14:textId="77777777">
                        <w:trPr>
                          <w:trHeight w:hRule="exact" w:val="375"/>
                        </w:trPr>
                        <w:tc>
                          <w:tcPr>
                            <w:tcW w:w="96" w:type="dxa"/>
                            <w:tcBorders>
                              <w:top w:val="single" w:sz="5" w:space="0" w:color="000000"/>
                              <w:left w:val="nil"/>
                              <w:bottom w:val="single" w:sz="5" w:space="0" w:color="000000"/>
                              <w:right w:val="single" w:sz="5" w:space="0" w:color="000000"/>
                            </w:tcBorders>
                          </w:tcPr>
                          <w:p w14:paraId="30EC8CFE"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DE9B3D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A4B7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F2A95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FB5106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044452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61C852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F2D5A0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9E27F3F" w14:textId="77777777" w:rsidR="000B0C38" w:rsidRDefault="000B0C38"/>
                        </w:tc>
                      </w:tr>
                      <w:tr w:rsidR="000B0C38" w14:paraId="2818D03C" w14:textId="77777777">
                        <w:trPr>
                          <w:trHeight w:hRule="exact" w:val="375"/>
                        </w:trPr>
                        <w:tc>
                          <w:tcPr>
                            <w:tcW w:w="96" w:type="dxa"/>
                            <w:tcBorders>
                              <w:top w:val="single" w:sz="5" w:space="0" w:color="000000"/>
                              <w:left w:val="nil"/>
                              <w:bottom w:val="single" w:sz="5" w:space="0" w:color="000000"/>
                              <w:right w:val="single" w:sz="5" w:space="0" w:color="000000"/>
                            </w:tcBorders>
                          </w:tcPr>
                          <w:p w14:paraId="74259633"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1000C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9EB838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B22B3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D43A83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79848F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8355FB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2A6AE3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F76B55F" w14:textId="77777777" w:rsidR="000B0C38" w:rsidRDefault="000B0C38"/>
                        </w:tc>
                      </w:tr>
                      <w:tr w:rsidR="000B0C38" w14:paraId="1140DC8A" w14:textId="77777777">
                        <w:trPr>
                          <w:trHeight w:hRule="exact" w:val="375"/>
                        </w:trPr>
                        <w:tc>
                          <w:tcPr>
                            <w:tcW w:w="96" w:type="dxa"/>
                            <w:tcBorders>
                              <w:top w:val="single" w:sz="5" w:space="0" w:color="000000"/>
                              <w:left w:val="nil"/>
                              <w:bottom w:val="single" w:sz="5" w:space="0" w:color="000000"/>
                              <w:right w:val="single" w:sz="5" w:space="0" w:color="000000"/>
                            </w:tcBorders>
                          </w:tcPr>
                          <w:p w14:paraId="5AF955A7"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57C8E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C3FD1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DD1691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5BA973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247E17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AA051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375471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5365AAA" w14:textId="77777777" w:rsidR="000B0C38" w:rsidRDefault="000B0C38"/>
                        </w:tc>
                      </w:tr>
                      <w:tr w:rsidR="000B0C38" w14:paraId="401F47D4" w14:textId="77777777">
                        <w:trPr>
                          <w:trHeight w:hRule="exact" w:val="375"/>
                        </w:trPr>
                        <w:tc>
                          <w:tcPr>
                            <w:tcW w:w="96" w:type="dxa"/>
                            <w:tcBorders>
                              <w:top w:val="single" w:sz="5" w:space="0" w:color="000000"/>
                              <w:left w:val="nil"/>
                              <w:bottom w:val="single" w:sz="5" w:space="0" w:color="000000"/>
                              <w:right w:val="single" w:sz="5" w:space="0" w:color="000000"/>
                            </w:tcBorders>
                          </w:tcPr>
                          <w:p w14:paraId="00595721"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E703AE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291307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6FD77C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4E92E1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099FA8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E2DD70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F9EFF48"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1B461F8" w14:textId="77777777" w:rsidR="000B0C38" w:rsidRDefault="000B0C38"/>
                        </w:tc>
                      </w:tr>
                      <w:tr w:rsidR="000B0C38" w14:paraId="5EB85509" w14:textId="77777777">
                        <w:trPr>
                          <w:trHeight w:hRule="exact" w:val="375"/>
                        </w:trPr>
                        <w:tc>
                          <w:tcPr>
                            <w:tcW w:w="96" w:type="dxa"/>
                            <w:tcBorders>
                              <w:top w:val="single" w:sz="5" w:space="0" w:color="000000"/>
                              <w:left w:val="nil"/>
                              <w:bottom w:val="single" w:sz="5" w:space="0" w:color="000000"/>
                              <w:right w:val="single" w:sz="5" w:space="0" w:color="000000"/>
                            </w:tcBorders>
                          </w:tcPr>
                          <w:p w14:paraId="0B13569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FEE097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9EE0AE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C25E0C4"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2CA1A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F429DF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9B226A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282ABEA"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0A0D98" w14:textId="77777777" w:rsidR="000B0C38" w:rsidRDefault="000B0C38"/>
                        </w:tc>
                      </w:tr>
                      <w:tr w:rsidR="000B0C38" w14:paraId="5CB9E92A" w14:textId="77777777">
                        <w:trPr>
                          <w:trHeight w:hRule="exact" w:val="90"/>
                        </w:trPr>
                        <w:tc>
                          <w:tcPr>
                            <w:tcW w:w="96" w:type="dxa"/>
                            <w:tcBorders>
                              <w:top w:val="single" w:sz="5" w:space="0" w:color="000000"/>
                              <w:left w:val="nil"/>
                              <w:bottom w:val="nil"/>
                              <w:right w:val="single" w:sz="5" w:space="0" w:color="000000"/>
                            </w:tcBorders>
                          </w:tcPr>
                          <w:p w14:paraId="60A32BC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ED39EF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786B8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659804D"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29BB60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AA3234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F8C3FF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27FD9C6"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DD26D5B" w14:textId="77777777" w:rsidR="000B0C38" w:rsidRDefault="000B0C38"/>
                        </w:tc>
                      </w:tr>
                      <w:tr w:rsidR="000B0C38" w14:paraId="0E31DEE1" w14:textId="77777777">
                        <w:trPr>
                          <w:trHeight w:hRule="exact" w:val="96"/>
                        </w:trPr>
                        <w:tc>
                          <w:tcPr>
                            <w:tcW w:w="96" w:type="dxa"/>
                            <w:tcBorders>
                              <w:top w:val="nil"/>
                              <w:left w:val="nil"/>
                              <w:bottom w:val="nil"/>
                              <w:right w:val="nil"/>
                            </w:tcBorders>
                          </w:tcPr>
                          <w:p w14:paraId="6332D76F" w14:textId="77777777" w:rsidR="000B0C38" w:rsidRDefault="000B0C38"/>
                        </w:tc>
                        <w:tc>
                          <w:tcPr>
                            <w:tcW w:w="87" w:type="dxa"/>
                            <w:tcBorders>
                              <w:top w:val="single" w:sz="5" w:space="0" w:color="000000"/>
                              <w:left w:val="nil"/>
                              <w:bottom w:val="nil"/>
                              <w:right w:val="single" w:sz="5" w:space="0" w:color="000000"/>
                            </w:tcBorders>
                          </w:tcPr>
                          <w:p w14:paraId="307F9BBC" w14:textId="77777777" w:rsidR="000B0C38" w:rsidRDefault="000B0C38"/>
                        </w:tc>
                        <w:tc>
                          <w:tcPr>
                            <w:tcW w:w="364" w:type="dxa"/>
                            <w:tcBorders>
                              <w:top w:val="single" w:sz="5" w:space="0" w:color="000000"/>
                              <w:left w:val="single" w:sz="5" w:space="0" w:color="000000"/>
                              <w:bottom w:val="nil"/>
                              <w:right w:val="single" w:sz="5" w:space="0" w:color="000000"/>
                            </w:tcBorders>
                          </w:tcPr>
                          <w:p w14:paraId="2A86500B" w14:textId="77777777" w:rsidR="000B0C38" w:rsidRDefault="000B0C38"/>
                        </w:tc>
                        <w:tc>
                          <w:tcPr>
                            <w:tcW w:w="364" w:type="dxa"/>
                            <w:tcBorders>
                              <w:top w:val="single" w:sz="5" w:space="0" w:color="000000"/>
                              <w:left w:val="single" w:sz="5" w:space="0" w:color="000000"/>
                              <w:bottom w:val="nil"/>
                              <w:right w:val="single" w:sz="5" w:space="0" w:color="000000"/>
                            </w:tcBorders>
                          </w:tcPr>
                          <w:p w14:paraId="7DB97A2D" w14:textId="77777777" w:rsidR="000B0C38" w:rsidRDefault="000B0C38"/>
                        </w:tc>
                        <w:tc>
                          <w:tcPr>
                            <w:tcW w:w="364" w:type="dxa"/>
                            <w:tcBorders>
                              <w:top w:val="single" w:sz="5" w:space="0" w:color="000000"/>
                              <w:left w:val="single" w:sz="5" w:space="0" w:color="000000"/>
                              <w:bottom w:val="nil"/>
                              <w:right w:val="single" w:sz="5" w:space="0" w:color="000000"/>
                            </w:tcBorders>
                          </w:tcPr>
                          <w:p w14:paraId="4F911BCA" w14:textId="77777777" w:rsidR="000B0C38" w:rsidRDefault="000B0C38"/>
                        </w:tc>
                        <w:tc>
                          <w:tcPr>
                            <w:tcW w:w="364" w:type="dxa"/>
                            <w:tcBorders>
                              <w:top w:val="single" w:sz="5" w:space="0" w:color="000000"/>
                              <w:left w:val="single" w:sz="5" w:space="0" w:color="000000"/>
                              <w:bottom w:val="nil"/>
                              <w:right w:val="single" w:sz="5" w:space="0" w:color="000000"/>
                            </w:tcBorders>
                          </w:tcPr>
                          <w:p w14:paraId="0CE3EF93" w14:textId="77777777" w:rsidR="000B0C38" w:rsidRDefault="000B0C38"/>
                        </w:tc>
                        <w:tc>
                          <w:tcPr>
                            <w:tcW w:w="364" w:type="dxa"/>
                            <w:tcBorders>
                              <w:top w:val="single" w:sz="5" w:space="0" w:color="000000"/>
                              <w:left w:val="single" w:sz="5" w:space="0" w:color="000000"/>
                              <w:bottom w:val="nil"/>
                              <w:right w:val="single" w:sz="5" w:space="0" w:color="000000"/>
                            </w:tcBorders>
                          </w:tcPr>
                          <w:p w14:paraId="1F6A900E" w14:textId="77777777" w:rsidR="000B0C38" w:rsidRDefault="000B0C38"/>
                        </w:tc>
                        <w:tc>
                          <w:tcPr>
                            <w:tcW w:w="364" w:type="dxa"/>
                            <w:tcBorders>
                              <w:top w:val="single" w:sz="5" w:space="0" w:color="000000"/>
                              <w:left w:val="single" w:sz="5" w:space="0" w:color="000000"/>
                              <w:bottom w:val="nil"/>
                              <w:right w:val="single" w:sz="5" w:space="0" w:color="000000"/>
                            </w:tcBorders>
                          </w:tcPr>
                          <w:p w14:paraId="56251EA9" w14:textId="77777777" w:rsidR="000B0C38" w:rsidRDefault="000B0C38"/>
                        </w:tc>
                        <w:tc>
                          <w:tcPr>
                            <w:tcW w:w="87" w:type="dxa"/>
                            <w:tcBorders>
                              <w:top w:val="single" w:sz="5" w:space="0" w:color="000000"/>
                              <w:left w:val="single" w:sz="5" w:space="0" w:color="000000"/>
                              <w:bottom w:val="nil"/>
                              <w:right w:val="nil"/>
                            </w:tcBorders>
                          </w:tcPr>
                          <w:p w14:paraId="69160E5C" w14:textId="77777777" w:rsidR="000B0C38" w:rsidRDefault="000B0C38"/>
                        </w:tc>
                      </w:tr>
                    </w:tbl>
                    <w:p w14:paraId="2A401017" w14:textId="77777777" w:rsidR="000B0C38" w:rsidRDefault="000B0C38"/>
                  </w:txbxContent>
                </v:textbox>
                <w10:wrap anchorx="page"/>
              </v:shape>
            </w:pict>
          </mc:Fallback>
        </mc:AlternateContent>
      </w:r>
      <w:r>
        <w:rPr>
          <w:noProof/>
        </w:rPr>
        <mc:AlternateContent>
          <mc:Choice Requires="wps">
            <w:drawing>
              <wp:anchor distT="0" distB="0" distL="114300" distR="114300" simplePos="0" relativeHeight="503314218" behindDoc="1" locked="0" layoutInCell="1" allowOverlap="1" wp14:anchorId="08C3B6E1" wp14:editId="746DACBC">
                <wp:simplePos x="0" y="0"/>
                <wp:positionH relativeFrom="page">
                  <wp:posOffset>1526540</wp:posOffset>
                </wp:positionH>
                <wp:positionV relativeFrom="paragraph">
                  <wp:posOffset>-1261110</wp:posOffset>
                </wp:positionV>
                <wp:extent cx="444500" cy="2340610"/>
                <wp:effectExtent l="2540" t="0" r="635" b="2540"/>
                <wp:wrapNone/>
                <wp:docPr id="33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340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77B3" w14:textId="77777777" w:rsidR="000B0C38" w:rsidRDefault="000B0C38">
                            <w:pPr>
                              <w:spacing w:line="240" w:lineRule="exact"/>
                              <w:ind w:left="20"/>
                              <w:rPr>
                                <w:rFonts w:ascii="Arial" w:eastAsia="Arial" w:hAnsi="Arial" w:cs="Arial"/>
                                <w:sz w:val="23"/>
                                <w:szCs w:val="23"/>
                              </w:rPr>
                            </w:pPr>
                            <w:r>
                              <w:rPr>
                                <w:rFonts w:ascii="Arial" w:eastAsia="Arial" w:hAnsi="Arial" w:cs="Arial"/>
                                <w:sz w:val="23"/>
                                <w:szCs w:val="23"/>
                              </w:rPr>
                              <w:t>Observed warming (°C)</w:t>
                            </w:r>
                          </w:p>
                          <w:p w14:paraId="49BCD6C8" w14:textId="77777777" w:rsidR="000B0C38" w:rsidRDefault="000B0C38">
                            <w:pPr>
                              <w:spacing w:before="7" w:line="180" w:lineRule="exact"/>
                              <w:rPr>
                                <w:sz w:val="18"/>
                                <w:szCs w:val="18"/>
                              </w:rPr>
                            </w:pPr>
                          </w:p>
                          <w:p w14:paraId="6C889ECE" w14:textId="77777777" w:rsidR="000B0C38" w:rsidRDefault="000B0C38">
                            <w:pPr>
                              <w:ind w:left="2358" w:right="-31"/>
                              <w:rPr>
                                <w:rFonts w:ascii="Arial" w:eastAsia="Arial" w:hAnsi="Arial" w:cs="Arial"/>
                                <w:sz w:val="21"/>
                                <w:szCs w:val="21"/>
                              </w:rPr>
                            </w:pPr>
                            <w:r>
                              <w:rPr>
                                <w:rFonts w:ascii="Arial" w:eastAsia="Arial" w:hAnsi="Arial" w:cs="Arial"/>
                                <w:sz w:val="21"/>
                                <w:szCs w:val="21"/>
                              </w:rPr>
                              <w:t>Above-ground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C3B6E1" id="Text Box 325" o:spid="_x0000_s1049" type="#_x0000_t202" style="position:absolute;left:0;text-align:left;margin-left:120.2pt;margin-top:-99.3pt;width:35pt;height:184.3pt;z-index:-2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" filled="f" stroked="f">
                <v:textbox style="layout-flow:vertical;mso-layout-flow-alt:bottom-to-top" inset="0,0,0,0">
                  <w:txbxContent>
                    <w:p w14:paraId="43C077B3" w14:textId="77777777" w:rsidR="00F9389F" w:rsidRDefault="00F9389F">
                      <w:pPr>
                        <w:spacing w:line="240" w:lineRule="exact"/>
                        <w:ind w:left="20"/>
                        <w:rPr>
                          <w:rFonts w:ascii="Arial" w:eastAsia="Arial" w:hAnsi="Arial" w:cs="Arial"/>
                          <w:sz w:val="23"/>
                          <w:szCs w:val="23"/>
                        </w:rPr>
                      </w:pPr>
                      <w:r>
                        <w:rPr>
                          <w:rFonts w:ascii="Arial" w:eastAsia="Arial" w:hAnsi="Arial" w:cs="Arial"/>
                          <w:sz w:val="23"/>
                          <w:szCs w:val="23"/>
                        </w:rPr>
                        <w:t>Observed warming (°C)</w:t>
                      </w:r>
                    </w:p>
                    <w:p w14:paraId="49BCD6C8" w14:textId="77777777" w:rsidR="00F9389F" w:rsidRDefault="00F9389F">
                      <w:pPr>
                        <w:spacing w:before="7" w:line="180" w:lineRule="exact"/>
                        <w:rPr>
                          <w:sz w:val="18"/>
                          <w:szCs w:val="18"/>
                        </w:rPr>
                      </w:pPr>
                    </w:p>
                    <w:p w14:paraId="6C889ECE" w14:textId="77777777" w:rsidR="00F9389F" w:rsidRDefault="00F9389F">
                      <w:pPr>
                        <w:ind w:left="2358" w:right="-31"/>
                        <w:rPr>
                          <w:rFonts w:ascii="Arial" w:eastAsia="Arial" w:hAnsi="Arial" w:cs="Arial"/>
                          <w:sz w:val="21"/>
                          <w:szCs w:val="21"/>
                        </w:rPr>
                      </w:pPr>
                      <w:r>
                        <w:rPr>
                          <w:rFonts w:ascii="Arial" w:eastAsia="Arial" w:hAnsi="Arial" w:cs="Arial"/>
                          <w:sz w:val="21"/>
                          <w:szCs w:val="21"/>
                        </w:rPr>
                        <w:t>Above-ground</w:t>
                      </w:r>
                    </w:p>
                  </w:txbxContent>
                </v:textbox>
                <w10:wrap anchorx="page"/>
              </v:shape>
            </w:pict>
          </mc:Fallback>
        </mc:AlternateContent>
      </w:r>
      <w:r>
        <w:rPr>
          <w:noProof/>
        </w:rPr>
        <mc:AlternateContent>
          <mc:Choice Requires="wps">
            <w:drawing>
              <wp:anchor distT="0" distB="0" distL="114300" distR="114300" simplePos="0" relativeHeight="503314219" behindDoc="1" locked="0" layoutInCell="1" allowOverlap="1" wp14:anchorId="574B9773" wp14:editId="75B7F965">
                <wp:simplePos x="0" y="0"/>
                <wp:positionH relativeFrom="page">
                  <wp:posOffset>1813560</wp:posOffset>
                </wp:positionH>
                <wp:positionV relativeFrom="paragraph">
                  <wp:posOffset>1093470</wp:posOffset>
                </wp:positionV>
                <wp:extent cx="307340" cy="245745"/>
                <wp:effectExtent l="3810" t="1905" r="3175" b="0"/>
                <wp:wrapNone/>
                <wp:docPr id="330"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5C4C7" w14:textId="77777777" w:rsidR="000B0C38" w:rsidRDefault="000B0C38">
                            <w:pPr>
                              <w:spacing w:line="220" w:lineRule="exact"/>
                              <w:ind w:left="-16" w:right="-16"/>
                              <w:jc w:val="center"/>
                              <w:rPr>
                                <w:rFonts w:ascii="Arial" w:eastAsia="Arial" w:hAnsi="Arial" w:cs="Arial"/>
                                <w:sz w:val="21"/>
                                <w:szCs w:val="21"/>
                              </w:rPr>
                            </w:pPr>
                            <w:r>
                              <w:rPr>
                                <w:rFonts w:ascii="Arial" w:eastAsia="Arial" w:hAnsi="Arial" w:cs="Arial"/>
                                <w:w w:val="99"/>
                                <w:sz w:val="21"/>
                                <w:szCs w:val="21"/>
                              </w:rPr>
                              <w:t>Soil</w:t>
                            </w:r>
                          </w:p>
                          <w:p w14:paraId="285AFCAE" w14:textId="77777777" w:rsidR="000B0C38" w:rsidRDefault="000B0C38">
                            <w:pPr>
                              <w:spacing w:before="17"/>
                              <w:ind w:left="92" w:right="119"/>
                              <w:jc w:val="center"/>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4B9773" id="Text Box 324" o:spid="_x0000_s1050" type="#_x0000_t202" style="position:absolute;left:0;text-align:left;margin-left:142.8pt;margin-top:86.1pt;width:24.2pt;height:19.35pt;z-index:-22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" filled="f" stroked="f">
                <v:textbox style="layout-flow:vertical;mso-layout-flow-alt:bottom-to-top" inset="0,0,0,0">
                  <w:txbxContent>
                    <w:p w14:paraId="7005C4C7" w14:textId="77777777" w:rsidR="00F9389F" w:rsidRDefault="00F9389F">
                      <w:pPr>
                        <w:spacing w:line="220" w:lineRule="exact"/>
                        <w:ind w:left="-16" w:right="-16"/>
                        <w:jc w:val="center"/>
                        <w:rPr>
                          <w:rFonts w:ascii="Arial" w:eastAsia="Arial" w:hAnsi="Arial" w:cs="Arial"/>
                          <w:sz w:val="21"/>
                          <w:szCs w:val="21"/>
                        </w:rPr>
                      </w:pPr>
                      <w:r>
                        <w:rPr>
                          <w:rFonts w:ascii="Arial" w:eastAsia="Arial" w:hAnsi="Arial" w:cs="Arial"/>
                          <w:w w:val="99"/>
                          <w:sz w:val="21"/>
                          <w:szCs w:val="21"/>
                        </w:rPr>
                        <w:t>Soil</w:t>
                      </w:r>
                    </w:p>
                    <w:p w14:paraId="285AFCAE" w14:textId="77777777" w:rsidR="00F9389F" w:rsidRDefault="00F9389F">
                      <w:pPr>
                        <w:spacing w:before="17"/>
                        <w:ind w:left="92" w:right="119"/>
                        <w:jc w:val="center"/>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20" behindDoc="1" locked="0" layoutInCell="1" allowOverlap="1" wp14:anchorId="09FDFC16" wp14:editId="538F75C4">
                <wp:simplePos x="0" y="0"/>
                <wp:positionH relativeFrom="page">
                  <wp:posOffset>1974215</wp:posOffset>
                </wp:positionH>
                <wp:positionV relativeFrom="paragraph">
                  <wp:posOffset>1892935</wp:posOffset>
                </wp:positionV>
                <wp:extent cx="147320" cy="92710"/>
                <wp:effectExtent l="2540" t="1270" r="2540" b="1270"/>
                <wp:wrapNone/>
                <wp:docPr id="329"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139EA"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FDFC16" id="Text Box 323" o:spid="_x0000_s1051" type="#_x0000_t202" style="position:absolute;left:0;text-align:left;margin-left:155.45pt;margin-top:149.05pt;width:11.6pt;height:7.3pt;z-index:-2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" filled="f" stroked="f">
                <v:textbox style="layout-flow:vertical;mso-layout-flow-alt:bottom-to-top" inset="0,0,0,0">
                  <w:txbxContent>
                    <w:p w14:paraId="1ED139EA"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Pr>
          <w:noProof/>
        </w:rPr>
        <mc:AlternateContent>
          <mc:Choice Requires="wps">
            <w:drawing>
              <wp:anchor distT="0" distB="0" distL="114300" distR="114300" simplePos="0" relativeHeight="503314221" behindDoc="1" locked="0" layoutInCell="1" allowOverlap="1" wp14:anchorId="6FBC7B48" wp14:editId="7D7B7E27">
                <wp:simplePos x="0" y="0"/>
                <wp:positionH relativeFrom="page">
                  <wp:posOffset>1974215</wp:posOffset>
                </wp:positionH>
                <wp:positionV relativeFrom="paragraph">
                  <wp:posOffset>1654810</wp:posOffset>
                </wp:positionV>
                <wp:extent cx="147320" cy="92710"/>
                <wp:effectExtent l="2540" t="1270" r="2540" b="1270"/>
                <wp:wrapNone/>
                <wp:docPr id="328"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3800B"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BC7B48" id="Text Box 322" o:spid="_x0000_s1052" type="#_x0000_t202" style="position:absolute;left:0;text-align:left;margin-left:155.45pt;margin-top:130.3pt;width:11.6pt;height:7.3pt;z-index:-2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" filled="f" stroked="f">
                <v:textbox style="layout-flow:vertical;mso-layout-flow-alt:bottom-to-top" inset="0,0,0,0">
                  <w:txbxContent>
                    <w:p w14:paraId="4553800B"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22" behindDoc="1" locked="0" layoutInCell="1" allowOverlap="1" wp14:anchorId="2CD26834" wp14:editId="6FF526FA">
                <wp:simplePos x="0" y="0"/>
                <wp:positionH relativeFrom="page">
                  <wp:posOffset>1974215</wp:posOffset>
                </wp:positionH>
                <wp:positionV relativeFrom="paragraph">
                  <wp:posOffset>1416050</wp:posOffset>
                </wp:positionV>
                <wp:extent cx="147320" cy="92710"/>
                <wp:effectExtent l="2540" t="635" r="2540" b="1905"/>
                <wp:wrapNone/>
                <wp:docPr id="327"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A866A"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CD26834" id="Text Box 321" o:spid="_x0000_s1053" type="#_x0000_t202" style="position:absolute;left:0;text-align:left;margin-left:155.45pt;margin-top:111.5pt;width:11.6pt;height:7.3pt;z-index:-22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" filled="f" stroked="f">
                <v:textbox style="layout-flow:vertical;mso-layout-flow-alt:bottom-to-top" inset="0,0,0,0">
                  <w:txbxContent>
                    <w:p w14:paraId="2A5A866A"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23" behindDoc="1" locked="0" layoutInCell="1" allowOverlap="1" wp14:anchorId="1EF44DDD" wp14:editId="01569E60">
                <wp:simplePos x="0" y="0"/>
                <wp:positionH relativeFrom="page">
                  <wp:posOffset>1974215</wp:posOffset>
                </wp:positionH>
                <wp:positionV relativeFrom="paragraph">
                  <wp:posOffset>939800</wp:posOffset>
                </wp:positionV>
                <wp:extent cx="147320" cy="92710"/>
                <wp:effectExtent l="2540" t="635" r="2540" b="1905"/>
                <wp:wrapNone/>
                <wp:docPr id="326"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6AC8"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F44DDD" id="Text Box 320" o:spid="_x0000_s1054" type="#_x0000_t202" style="position:absolute;left:0;text-align:left;margin-left:155.45pt;margin-top:74pt;width:11.6pt;height:7.3pt;z-index:-2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" filled="f" stroked="f">
                <v:textbox style="layout-flow:vertical;mso-layout-flow-alt:bottom-to-top" inset="0,0,0,0">
                  <w:txbxContent>
                    <w:p w14:paraId="48626AC8"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24" behindDoc="1" locked="0" layoutInCell="1" allowOverlap="1" wp14:anchorId="1D5BC8E4" wp14:editId="7B25F1EA">
                <wp:simplePos x="0" y="0"/>
                <wp:positionH relativeFrom="page">
                  <wp:posOffset>1974215</wp:posOffset>
                </wp:positionH>
                <wp:positionV relativeFrom="paragraph">
                  <wp:posOffset>701675</wp:posOffset>
                </wp:positionV>
                <wp:extent cx="147320" cy="92710"/>
                <wp:effectExtent l="2540" t="635" r="2540" b="1905"/>
                <wp:wrapNone/>
                <wp:docPr id="325"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4F61F"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D5BC8E4" id="Text Box 319" o:spid="_x0000_s1055" type="#_x0000_t202" style="position:absolute;left:0;text-align:left;margin-left:155.45pt;margin-top:55.25pt;width:11.6pt;height:7.3pt;z-index:-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" filled="f" stroked="f">
                <v:textbox style="layout-flow:vertical;mso-layout-flow-alt:bottom-to-top" inset="0,0,0,0">
                  <w:txbxContent>
                    <w:p w14:paraId="6644F61F"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25" behindDoc="1" locked="0" layoutInCell="1" allowOverlap="1" wp14:anchorId="65368FBE" wp14:editId="11768394">
                <wp:simplePos x="0" y="0"/>
                <wp:positionH relativeFrom="page">
                  <wp:posOffset>1974215</wp:posOffset>
                </wp:positionH>
                <wp:positionV relativeFrom="paragraph">
                  <wp:posOffset>463550</wp:posOffset>
                </wp:positionV>
                <wp:extent cx="147320" cy="92710"/>
                <wp:effectExtent l="2540" t="635" r="2540" b="1905"/>
                <wp:wrapNone/>
                <wp:docPr id="324"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74AF7"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5368FBE" id="Text Box 318" o:spid="_x0000_s1056" type="#_x0000_t202" style="position:absolute;left:0;text-align:left;margin-left:155.45pt;margin-top:36.5pt;width:11.6pt;height:7.3pt;z-index:-2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" filled="f" stroked="f">
                <v:textbox style="layout-flow:vertical;mso-layout-flow-alt:bottom-to-top" inset="0,0,0,0">
                  <w:txbxContent>
                    <w:p w14:paraId="4A174AF7"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Pr>
          <w:noProof/>
        </w:rPr>
        <mc:AlternateContent>
          <mc:Choice Requires="wps">
            <w:drawing>
              <wp:anchor distT="0" distB="0" distL="114300" distR="114300" simplePos="0" relativeHeight="503314234" behindDoc="1" locked="0" layoutInCell="1" allowOverlap="1" wp14:anchorId="79355FB6" wp14:editId="1CBBCAB4">
                <wp:simplePos x="0" y="0"/>
                <wp:positionH relativeFrom="page">
                  <wp:posOffset>3995420</wp:posOffset>
                </wp:positionH>
                <wp:positionV relativeFrom="paragraph">
                  <wp:posOffset>1654810</wp:posOffset>
                </wp:positionV>
                <wp:extent cx="147320" cy="92710"/>
                <wp:effectExtent l="4445" t="1270" r="635" b="1270"/>
                <wp:wrapNone/>
                <wp:docPr id="323"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F2C78"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355FB6" id="Text Box 317" o:spid="_x0000_s1057" type="#_x0000_t202" style="position:absolute;left:0;text-align:left;margin-left:314.6pt;margin-top:130.3pt;width:11.6pt;height:7.3pt;z-index:-2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" filled="f" stroked="f">
                <v:textbox style="layout-flow:vertical;mso-layout-flow-alt:bottom-to-top" inset="0,0,0,0">
                  <w:txbxContent>
                    <w:p w14:paraId="74FF2C78"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1</w:t>
                      </w:r>
                    </w:p>
                  </w:txbxContent>
                </v:textbox>
                <w10:wrap anchorx="page"/>
              </v:shape>
            </w:pict>
          </mc:Fallback>
        </mc:AlternateContent>
      </w:r>
      <w:r>
        <w:rPr>
          <w:noProof/>
        </w:rPr>
        <mc:AlternateContent>
          <mc:Choice Requires="wps">
            <w:drawing>
              <wp:anchor distT="0" distB="0" distL="114300" distR="114300" simplePos="0" relativeHeight="503314235" behindDoc="1" locked="0" layoutInCell="1" allowOverlap="1" wp14:anchorId="0FA5B458" wp14:editId="1EE914AB">
                <wp:simplePos x="0" y="0"/>
                <wp:positionH relativeFrom="page">
                  <wp:posOffset>3995420</wp:posOffset>
                </wp:positionH>
                <wp:positionV relativeFrom="paragraph">
                  <wp:posOffset>1416050</wp:posOffset>
                </wp:positionV>
                <wp:extent cx="147320" cy="92710"/>
                <wp:effectExtent l="4445" t="635" r="635" b="1905"/>
                <wp:wrapNone/>
                <wp:docPr id="32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A595"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A5B458" id="Text Box 316" o:spid="_x0000_s1058" type="#_x0000_t202" style="position:absolute;left:0;text-align:left;margin-left:314.6pt;margin-top:111.5pt;width:11.6pt;height:7.3pt;z-index:-2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" filled="f" stroked="f">
                <v:textbox style="layout-flow:vertical;mso-layout-flow-alt:bottom-to-top" inset="0,0,0,0">
                  <w:txbxContent>
                    <w:p w14:paraId="21EEA595"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2</w:t>
                      </w:r>
                    </w:p>
                  </w:txbxContent>
                </v:textbox>
                <w10:wrap anchorx="page"/>
              </v:shape>
            </w:pict>
          </mc:Fallback>
        </mc:AlternateContent>
      </w:r>
      <w:r>
        <w:rPr>
          <w:noProof/>
        </w:rPr>
        <mc:AlternateContent>
          <mc:Choice Requires="wps">
            <w:drawing>
              <wp:anchor distT="0" distB="0" distL="114300" distR="114300" simplePos="0" relativeHeight="503314236" behindDoc="1" locked="0" layoutInCell="1" allowOverlap="1" wp14:anchorId="630444BF" wp14:editId="2ACDD598">
                <wp:simplePos x="0" y="0"/>
                <wp:positionH relativeFrom="page">
                  <wp:posOffset>3995420</wp:posOffset>
                </wp:positionH>
                <wp:positionV relativeFrom="paragraph">
                  <wp:posOffset>1177925</wp:posOffset>
                </wp:positionV>
                <wp:extent cx="147320" cy="92710"/>
                <wp:effectExtent l="4445" t="635" r="635" b="1905"/>
                <wp:wrapNone/>
                <wp:docPr id="321"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371CE"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0444BF" id="Text Box 315" o:spid="_x0000_s1059" type="#_x0000_t202" style="position:absolute;left:0;text-align:left;margin-left:314.6pt;margin-top:92.75pt;width:11.6pt;height:7.3pt;z-index:-2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" filled="f" stroked="f">
                <v:textbox style="layout-flow:vertical;mso-layout-flow-alt:bottom-to-top" inset="0,0,0,0">
                  <w:txbxContent>
                    <w:p w14:paraId="1D7371CE"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3</w:t>
                      </w:r>
                    </w:p>
                  </w:txbxContent>
                </v:textbox>
                <w10:wrap anchorx="page"/>
              </v:shape>
            </w:pict>
          </mc:Fallback>
        </mc:AlternateContent>
      </w:r>
      <w:r>
        <w:rPr>
          <w:noProof/>
        </w:rPr>
        <mc:AlternateContent>
          <mc:Choice Requires="wps">
            <w:drawing>
              <wp:anchor distT="0" distB="0" distL="114300" distR="114300" simplePos="0" relativeHeight="503314237" behindDoc="1" locked="0" layoutInCell="1" allowOverlap="1" wp14:anchorId="35CE36BE" wp14:editId="6BB0E354">
                <wp:simplePos x="0" y="0"/>
                <wp:positionH relativeFrom="page">
                  <wp:posOffset>3995420</wp:posOffset>
                </wp:positionH>
                <wp:positionV relativeFrom="paragraph">
                  <wp:posOffset>939800</wp:posOffset>
                </wp:positionV>
                <wp:extent cx="147320" cy="92710"/>
                <wp:effectExtent l="4445" t="635" r="635" b="1905"/>
                <wp:wrapNone/>
                <wp:docPr id="32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BD4E"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CE36BE" id="Text Box 314" o:spid="_x0000_s1060" type="#_x0000_t202" style="position:absolute;left:0;text-align:left;margin-left:314.6pt;margin-top:74pt;width:11.6pt;height:7.3pt;z-index:-2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" filled="f" stroked="f">
                <v:textbox style="layout-flow:vertical;mso-layout-flow-alt:bottom-to-top" inset="0,0,0,0">
                  <w:txbxContent>
                    <w:p w14:paraId="1C6FBD4E"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4</w:t>
                      </w:r>
                    </w:p>
                  </w:txbxContent>
                </v:textbox>
                <w10:wrap anchorx="page"/>
              </v:shape>
            </w:pict>
          </mc:Fallback>
        </mc:AlternateContent>
      </w:r>
      <w:r>
        <w:rPr>
          <w:noProof/>
        </w:rPr>
        <mc:AlternateContent>
          <mc:Choice Requires="wps">
            <w:drawing>
              <wp:anchor distT="0" distB="0" distL="114300" distR="114300" simplePos="0" relativeHeight="503314238" behindDoc="1" locked="0" layoutInCell="1" allowOverlap="1" wp14:anchorId="4316EB51" wp14:editId="6FE12BF4">
                <wp:simplePos x="0" y="0"/>
                <wp:positionH relativeFrom="page">
                  <wp:posOffset>3995420</wp:posOffset>
                </wp:positionH>
                <wp:positionV relativeFrom="paragraph">
                  <wp:posOffset>701675</wp:posOffset>
                </wp:positionV>
                <wp:extent cx="147320" cy="92710"/>
                <wp:effectExtent l="4445" t="635" r="635" b="1905"/>
                <wp:wrapNone/>
                <wp:docPr id="319"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55833"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16EB51" id="Text Box 313" o:spid="_x0000_s1061" type="#_x0000_t202" style="position:absolute;left:0;text-align:left;margin-left:314.6pt;margin-top:55.25pt;width:11.6pt;height:7.3pt;z-index:-2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" filled="f" stroked="f">
                <v:textbox style="layout-flow:vertical;mso-layout-flow-alt:bottom-to-top" inset="0,0,0,0">
                  <w:txbxContent>
                    <w:p w14:paraId="67155833"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5</w:t>
                      </w:r>
                    </w:p>
                  </w:txbxContent>
                </v:textbox>
                <w10:wrap anchorx="page"/>
              </v:shape>
            </w:pict>
          </mc:Fallback>
        </mc:AlternateContent>
      </w:r>
      <w:r>
        <w:rPr>
          <w:noProof/>
        </w:rPr>
        <mc:AlternateContent>
          <mc:Choice Requires="wps">
            <w:drawing>
              <wp:anchor distT="0" distB="0" distL="114300" distR="114300" simplePos="0" relativeHeight="503314239" behindDoc="1" locked="0" layoutInCell="1" allowOverlap="1" wp14:anchorId="614E6987" wp14:editId="423B13F7">
                <wp:simplePos x="0" y="0"/>
                <wp:positionH relativeFrom="page">
                  <wp:posOffset>3995420</wp:posOffset>
                </wp:positionH>
                <wp:positionV relativeFrom="paragraph">
                  <wp:posOffset>463550</wp:posOffset>
                </wp:positionV>
                <wp:extent cx="147320" cy="92710"/>
                <wp:effectExtent l="4445" t="635" r="635" b="1905"/>
                <wp:wrapNone/>
                <wp:docPr id="318"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87D49"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4E6987" id="Text Box 312" o:spid="_x0000_s1062" type="#_x0000_t202" style="position:absolute;left:0;text-align:left;margin-left:314.6pt;margin-top:36.5pt;width:11.6pt;height:7.3pt;z-index:-2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" filled="f" stroked="f">
                <v:textbox style="layout-flow:vertical;mso-layout-flow-alt:bottom-to-top" inset="0,0,0,0">
                  <w:txbxContent>
                    <w:p w14:paraId="56B87D49"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6</w:t>
                      </w:r>
                    </w:p>
                  </w:txbxContent>
                </v:textbox>
                <w10:wrap anchorx="page"/>
              </v:shape>
            </w:pict>
          </mc:Fallback>
        </mc:AlternateContent>
      </w:r>
      <w:r w:rsidR="00F5753A">
        <w:rPr>
          <w:rFonts w:ascii="Arial" w:eastAsia="Arial" w:hAnsi="Arial" w:cs="Arial"/>
          <w:position w:val="-1"/>
          <w:sz w:val="19"/>
          <w:szCs w:val="19"/>
        </w:rPr>
        <w:t>0</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1</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2</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3</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4</w:t>
      </w:r>
      <w:r w:rsidR="00F9389F">
        <w:rPr>
          <w:rFonts w:ascii="Arial" w:eastAsia="Arial" w:hAnsi="Arial" w:cs="Arial"/>
          <w:position w:val="-1"/>
          <w:sz w:val="19"/>
          <w:szCs w:val="19"/>
        </w:rPr>
        <w:t xml:space="preserve">  </w:t>
      </w:r>
      <w:r w:rsidR="00F5753A">
        <w:rPr>
          <w:rFonts w:ascii="Arial" w:eastAsia="Arial" w:hAnsi="Arial" w:cs="Arial"/>
          <w:position w:val="-1"/>
          <w:sz w:val="19"/>
          <w:szCs w:val="19"/>
        </w:rPr>
        <w:t>5</w:t>
      </w:r>
      <w:r w:rsidR="00F9389F">
        <w:rPr>
          <w:rFonts w:ascii="Arial" w:eastAsia="Arial" w:hAnsi="Arial" w:cs="Arial"/>
          <w:position w:val="-1"/>
          <w:sz w:val="19"/>
          <w:szCs w:val="19"/>
        </w:rPr>
        <w:t xml:space="preserve">  </w:t>
      </w:r>
      <w:r w:rsidR="00F5753A">
        <w:rPr>
          <w:rFonts w:ascii="Arial" w:eastAsia="Arial" w:hAnsi="Arial" w:cs="Arial"/>
          <w:w w:val="101"/>
          <w:position w:val="-1"/>
          <w:sz w:val="19"/>
          <w:szCs w:val="19"/>
        </w:rPr>
        <w:t>6</w:t>
      </w:r>
    </w:p>
    <w:p w14:paraId="71A93513" w14:textId="77777777" w:rsidR="005B53EE" w:rsidRDefault="00F5753A" w:rsidP="00F9389F">
      <w:pPr>
        <w:spacing w:before="71" w:line="200" w:lineRule="exact"/>
        <w:rPr>
          <w:rFonts w:ascii="Arial" w:eastAsia="Arial" w:hAnsi="Arial" w:cs="Arial"/>
          <w:sz w:val="19"/>
          <w:szCs w:val="19"/>
        </w:rPr>
        <w:sectPr w:rsidR="005B53EE">
          <w:type w:val="continuous"/>
          <w:pgSz w:w="12240" w:h="15840"/>
          <w:pgMar w:top="1480" w:right="1300" w:bottom="280" w:left="1300" w:header="720" w:footer="720" w:gutter="0"/>
          <w:cols w:num="2" w:space="720" w:equalWidth="0">
            <w:col w:w="4543" w:space="890"/>
            <w:col w:w="4207"/>
          </w:cols>
        </w:sectPr>
      </w:pPr>
      <w:r>
        <w:br w:type="column"/>
      </w:r>
      <w:r>
        <w:rPr>
          <w:rFonts w:ascii="Arial" w:eastAsia="Arial" w:hAnsi="Arial" w:cs="Arial"/>
          <w:position w:val="-1"/>
          <w:sz w:val="19"/>
          <w:szCs w:val="19"/>
        </w:rPr>
        <w:lastRenderedPageBreak/>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0366147D" w14:textId="77777777" w:rsidR="005B53EE" w:rsidRDefault="005B53EE" w:rsidP="00F9389F">
      <w:pPr>
        <w:spacing w:line="200" w:lineRule="exact"/>
      </w:pPr>
    </w:p>
    <w:p w14:paraId="7E2CC4B7" w14:textId="77777777" w:rsidR="005B53EE" w:rsidRDefault="005B53EE" w:rsidP="00F9389F">
      <w:pPr>
        <w:spacing w:line="200" w:lineRule="exact"/>
      </w:pPr>
    </w:p>
    <w:p w14:paraId="1683A15C" w14:textId="77777777" w:rsidR="005B53EE" w:rsidRDefault="005B53EE" w:rsidP="00F9389F">
      <w:pPr>
        <w:spacing w:line="200" w:lineRule="exact"/>
      </w:pPr>
    </w:p>
    <w:p w14:paraId="52D20A15" w14:textId="77777777" w:rsidR="005B53EE" w:rsidRDefault="005B53EE" w:rsidP="00F9389F">
      <w:pPr>
        <w:spacing w:line="200" w:lineRule="exact"/>
      </w:pPr>
    </w:p>
    <w:p w14:paraId="5ED9A24A" w14:textId="77777777" w:rsidR="005B53EE" w:rsidRDefault="005B53EE" w:rsidP="00F9389F">
      <w:pPr>
        <w:spacing w:line="200" w:lineRule="exact"/>
      </w:pPr>
    </w:p>
    <w:p w14:paraId="5E33E8D7" w14:textId="77777777" w:rsidR="005B53EE" w:rsidRDefault="005B53EE" w:rsidP="00F9389F">
      <w:pPr>
        <w:spacing w:line="200" w:lineRule="exact"/>
      </w:pPr>
    </w:p>
    <w:p w14:paraId="087878E5" w14:textId="77777777" w:rsidR="005B53EE" w:rsidRDefault="005B53EE" w:rsidP="00F9389F">
      <w:pPr>
        <w:spacing w:line="200" w:lineRule="exact"/>
      </w:pPr>
    </w:p>
    <w:p w14:paraId="10C2952D" w14:textId="77777777" w:rsidR="005B53EE" w:rsidRDefault="005B53EE" w:rsidP="00F9389F">
      <w:pPr>
        <w:spacing w:line="200" w:lineRule="exact"/>
      </w:pPr>
    </w:p>
    <w:p w14:paraId="13E1AABB" w14:textId="77777777" w:rsidR="005B53EE" w:rsidRDefault="005B53EE" w:rsidP="00F9389F">
      <w:pPr>
        <w:spacing w:line="200" w:lineRule="exact"/>
      </w:pPr>
    </w:p>
    <w:p w14:paraId="535F7112" w14:textId="77777777" w:rsidR="005B53EE" w:rsidRDefault="005B53EE" w:rsidP="00F9389F">
      <w:pPr>
        <w:spacing w:before="5" w:line="260" w:lineRule="exact"/>
        <w:rPr>
          <w:sz w:val="26"/>
          <w:szCs w:val="26"/>
        </w:rPr>
      </w:pPr>
    </w:p>
    <w:p w14:paraId="0F818EAB" w14:textId="084FE58D" w:rsidR="005B53EE" w:rsidRDefault="00726C06" w:rsidP="00F9389F">
      <w:pPr>
        <w:spacing w:before="44"/>
        <w:ind w:right="1493"/>
        <w:rPr>
          <w:rFonts w:ascii="Arial" w:eastAsia="Arial" w:hAnsi="Arial" w:cs="Arial"/>
          <w:sz w:val="17"/>
          <w:szCs w:val="17"/>
        </w:rPr>
      </w:pPr>
      <w:r>
        <w:rPr>
          <w:noProof/>
        </w:rPr>
        <mc:AlternateContent>
          <mc:Choice Requires="wpg">
            <w:drawing>
              <wp:anchor distT="0" distB="0" distL="114300" distR="114300" simplePos="0" relativeHeight="503314214" behindDoc="1" locked="0" layoutInCell="1" allowOverlap="1" wp14:anchorId="1833377D" wp14:editId="15A8D068">
                <wp:simplePos x="0" y="0"/>
                <wp:positionH relativeFrom="page">
                  <wp:posOffset>4249420</wp:posOffset>
                </wp:positionH>
                <wp:positionV relativeFrom="paragraph">
                  <wp:posOffset>-1042670</wp:posOffset>
                </wp:positionV>
                <wp:extent cx="1506855" cy="1550670"/>
                <wp:effectExtent l="0" t="1044575" r="5378450" b="0"/>
                <wp:wrapNone/>
                <wp:docPr id="29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6855" cy="1550670"/>
                          <a:chOff x="6693" y="-1643"/>
                          <a:chExt cx="2374" cy="2443"/>
                        </a:xfrm>
                      </wpg:grpSpPr>
                      <wps:wsp>
                        <wps:cNvPr id="295" name="Freeform 311"/>
                        <wps:cNvSpPr>
                          <a:spLocks/>
                        </wps:cNvSpPr>
                        <wps:spPr bwMode="auto">
                          <a:xfrm>
                            <a:off x="7467" y="-305"/>
                            <a:ext cx="97" cy="84"/>
                          </a:xfrm>
                          <a:custGeom>
                            <a:avLst/>
                            <a:gdLst>
                              <a:gd name="T0" fmla="+- 0 7515 7467"/>
                              <a:gd name="T1" fmla="*/ T0 w 97"/>
                              <a:gd name="T2" fmla="+- 0 -305 -305"/>
                              <a:gd name="T3" fmla="*/ -305 h 84"/>
                              <a:gd name="T4" fmla="+- 0 7467 7467"/>
                              <a:gd name="T5" fmla="*/ T4 w 97"/>
                              <a:gd name="T6" fmla="+- 0 -221 -305"/>
                              <a:gd name="T7" fmla="*/ -221 h 84"/>
                              <a:gd name="T8" fmla="+- 0 7564 7467"/>
                              <a:gd name="T9" fmla="*/ T8 w 97"/>
                              <a:gd name="T10" fmla="+- 0 -221 -305"/>
                              <a:gd name="T11" fmla="*/ -221 h 84"/>
                              <a:gd name="T12" fmla="+- 0 7515 7467"/>
                              <a:gd name="T13" fmla="*/ T12 w 97"/>
                              <a:gd name="T14" fmla="+- 0 -305 -305"/>
                              <a:gd name="T15" fmla="*/ -305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10"/>
                        <wps:cNvSpPr>
                          <a:spLocks/>
                        </wps:cNvSpPr>
                        <wps:spPr bwMode="auto">
                          <a:xfrm>
                            <a:off x="7467" y="-305"/>
                            <a:ext cx="97" cy="84"/>
                          </a:xfrm>
                          <a:custGeom>
                            <a:avLst/>
                            <a:gdLst>
                              <a:gd name="T0" fmla="+- 0 7515 7467"/>
                              <a:gd name="T1" fmla="*/ T0 w 97"/>
                              <a:gd name="T2" fmla="+- 0 -305 -305"/>
                              <a:gd name="T3" fmla="*/ -305 h 84"/>
                              <a:gd name="T4" fmla="+- 0 7564 7467"/>
                              <a:gd name="T5" fmla="*/ T4 w 97"/>
                              <a:gd name="T6" fmla="+- 0 -221 -305"/>
                              <a:gd name="T7" fmla="*/ -221 h 84"/>
                              <a:gd name="T8" fmla="+- 0 7467 7467"/>
                              <a:gd name="T9" fmla="*/ T8 w 97"/>
                              <a:gd name="T10" fmla="+- 0 -221 -305"/>
                              <a:gd name="T11" fmla="*/ -221 h 84"/>
                              <a:gd name="T12" fmla="+- 0 7515 7467"/>
                              <a:gd name="T13" fmla="*/ T12 w 97"/>
                              <a:gd name="T14" fmla="+- 0 -305 -305"/>
                              <a:gd name="T15" fmla="*/ -305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309"/>
                        <wps:cNvSpPr>
                          <a:spLocks/>
                        </wps:cNvSpPr>
                        <wps:spPr bwMode="auto">
                          <a:xfrm>
                            <a:off x="7467" y="-183"/>
                            <a:ext cx="97" cy="84"/>
                          </a:xfrm>
                          <a:custGeom>
                            <a:avLst/>
                            <a:gdLst>
                              <a:gd name="T0" fmla="+- 0 7515 7467"/>
                              <a:gd name="T1" fmla="*/ T0 w 97"/>
                              <a:gd name="T2" fmla="+- 0 -183 -183"/>
                              <a:gd name="T3" fmla="*/ -183 h 84"/>
                              <a:gd name="T4" fmla="+- 0 7467 7467"/>
                              <a:gd name="T5" fmla="*/ T4 w 97"/>
                              <a:gd name="T6" fmla="+- 0 -98 -183"/>
                              <a:gd name="T7" fmla="*/ -98 h 84"/>
                              <a:gd name="T8" fmla="+- 0 7564 7467"/>
                              <a:gd name="T9" fmla="*/ T8 w 97"/>
                              <a:gd name="T10" fmla="+- 0 -98 -183"/>
                              <a:gd name="T11" fmla="*/ -98 h 84"/>
                              <a:gd name="T12" fmla="+- 0 7515 7467"/>
                              <a:gd name="T13" fmla="*/ T12 w 97"/>
                              <a:gd name="T14" fmla="+- 0 -183 -183"/>
                              <a:gd name="T15" fmla="*/ -183 h 84"/>
                            </a:gdLst>
                            <a:ahLst/>
                            <a:cxnLst>
                              <a:cxn ang="0">
                                <a:pos x="T1" y="T3"/>
                              </a:cxn>
                              <a:cxn ang="0">
                                <a:pos x="T5" y="T7"/>
                              </a:cxn>
                              <a:cxn ang="0">
                                <a:pos x="T9" y="T11"/>
                              </a:cxn>
                              <a:cxn ang="0">
                                <a:pos x="T13" y="T15"/>
                              </a:cxn>
                            </a:cxnLst>
                            <a:rect l="0" t="0" r="r" b="b"/>
                            <a:pathLst>
                              <a:path w="97" h="84">
                                <a:moveTo>
                                  <a:pt x="48" y="0"/>
                                </a:moveTo>
                                <a:lnTo>
                                  <a:pt x="0" y="85"/>
                                </a:lnTo>
                                <a:lnTo>
                                  <a:pt x="97" y="85"/>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308"/>
                        <wps:cNvSpPr>
                          <a:spLocks/>
                        </wps:cNvSpPr>
                        <wps:spPr bwMode="auto">
                          <a:xfrm>
                            <a:off x="7467" y="-183"/>
                            <a:ext cx="97" cy="84"/>
                          </a:xfrm>
                          <a:custGeom>
                            <a:avLst/>
                            <a:gdLst>
                              <a:gd name="T0" fmla="+- 0 7515 7467"/>
                              <a:gd name="T1" fmla="*/ T0 w 97"/>
                              <a:gd name="T2" fmla="+- 0 -183 -183"/>
                              <a:gd name="T3" fmla="*/ -183 h 84"/>
                              <a:gd name="T4" fmla="+- 0 7564 7467"/>
                              <a:gd name="T5" fmla="*/ T4 w 97"/>
                              <a:gd name="T6" fmla="+- 0 -98 -183"/>
                              <a:gd name="T7" fmla="*/ -98 h 84"/>
                              <a:gd name="T8" fmla="+- 0 7467 7467"/>
                              <a:gd name="T9" fmla="*/ T8 w 97"/>
                              <a:gd name="T10" fmla="+- 0 -98 -183"/>
                              <a:gd name="T11" fmla="*/ -98 h 84"/>
                              <a:gd name="T12" fmla="+- 0 7515 7467"/>
                              <a:gd name="T13" fmla="*/ T12 w 97"/>
                              <a:gd name="T14" fmla="+- 0 -183 -183"/>
                              <a:gd name="T15" fmla="*/ -183 h 84"/>
                            </a:gdLst>
                            <a:ahLst/>
                            <a:cxnLst>
                              <a:cxn ang="0">
                                <a:pos x="T1" y="T3"/>
                              </a:cxn>
                              <a:cxn ang="0">
                                <a:pos x="T5" y="T7"/>
                              </a:cxn>
                              <a:cxn ang="0">
                                <a:pos x="T9" y="T11"/>
                              </a:cxn>
                              <a:cxn ang="0">
                                <a:pos x="T13" y="T15"/>
                              </a:cxn>
                            </a:cxnLst>
                            <a:rect l="0" t="0" r="r" b="b"/>
                            <a:pathLst>
                              <a:path w="97" h="84">
                                <a:moveTo>
                                  <a:pt x="48" y="0"/>
                                </a:moveTo>
                                <a:lnTo>
                                  <a:pt x="97" y="85"/>
                                </a:lnTo>
                                <a:lnTo>
                                  <a:pt x="0" y="85"/>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307"/>
                        <wps:cNvSpPr>
                          <a:spLocks/>
                        </wps:cNvSpPr>
                        <wps:spPr bwMode="auto">
                          <a:xfrm>
                            <a:off x="7467" y="-160"/>
                            <a:ext cx="97" cy="84"/>
                          </a:xfrm>
                          <a:custGeom>
                            <a:avLst/>
                            <a:gdLst>
                              <a:gd name="T0" fmla="+- 0 7515 7467"/>
                              <a:gd name="T1" fmla="*/ T0 w 97"/>
                              <a:gd name="T2" fmla="+- 0 -160 -160"/>
                              <a:gd name="T3" fmla="*/ -160 h 84"/>
                              <a:gd name="T4" fmla="+- 0 7467 7467"/>
                              <a:gd name="T5" fmla="*/ T4 w 97"/>
                              <a:gd name="T6" fmla="+- 0 -76 -160"/>
                              <a:gd name="T7" fmla="*/ -76 h 84"/>
                              <a:gd name="T8" fmla="+- 0 7564 7467"/>
                              <a:gd name="T9" fmla="*/ T8 w 97"/>
                              <a:gd name="T10" fmla="+- 0 -76 -160"/>
                              <a:gd name="T11" fmla="*/ -76 h 84"/>
                              <a:gd name="T12" fmla="+- 0 7515 7467"/>
                              <a:gd name="T13" fmla="*/ T12 w 97"/>
                              <a:gd name="T14" fmla="+- 0 -160 -160"/>
                              <a:gd name="T15" fmla="*/ -160 h 84"/>
                            </a:gdLst>
                            <a:ahLst/>
                            <a:cxnLst>
                              <a:cxn ang="0">
                                <a:pos x="T1" y="T3"/>
                              </a:cxn>
                              <a:cxn ang="0">
                                <a:pos x="T5" y="T7"/>
                              </a:cxn>
                              <a:cxn ang="0">
                                <a:pos x="T9" y="T11"/>
                              </a:cxn>
                              <a:cxn ang="0">
                                <a:pos x="T13" y="T15"/>
                              </a:cxn>
                            </a:cxnLst>
                            <a:rect l="0" t="0" r="r" b="b"/>
                            <a:pathLst>
                              <a:path w="97" h="84">
                                <a:moveTo>
                                  <a:pt x="48" y="0"/>
                                </a:moveTo>
                                <a:lnTo>
                                  <a:pt x="0" y="84"/>
                                </a:lnTo>
                                <a:lnTo>
                                  <a:pt x="97" y="8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6"/>
                        <wps:cNvSpPr>
                          <a:spLocks/>
                        </wps:cNvSpPr>
                        <wps:spPr bwMode="auto">
                          <a:xfrm>
                            <a:off x="7467" y="-160"/>
                            <a:ext cx="97" cy="84"/>
                          </a:xfrm>
                          <a:custGeom>
                            <a:avLst/>
                            <a:gdLst>
                              <a:gd name="T0" fmla="+- 0 7515 7467"/>
                              <a:gd name="T1" fmla="*/ T0 w 97"/>
                              <a:gd name="T2" fmla="+- 0 -160 -160"/>
                              <a:gd name="T3" fmla="*/ -160 h 84"/>
                              <a:gd name="T4" fmla="+- 0 7564 7467"/>
                              <a:gd name="T5" fmla="*/ T4 w 97"/>
                              <a:gd name="T6" fmla="+- 0 -76 -160"/>
                              <a:gd name="T7" fmla="*/ -76 h 84"/>
                              <a:gd name="T8" fmla="+- 0 7467 7467"/>
                              <a:gd name="T9" fmla="*/ T8 w 97"/>
                              <a:gd name="T10" fmla="+- 0 -76 -160"/>
                              <a:gd name="T11" fmla="*/ -76 h 84"/>
                              <a:gd name="T12" fmla="+- 0 7515 7467"/>
                              <a:gd name="T13" fmla="*/ T12 w 97"/>
                              <a:gd name="T14" fmla="+- 0 -160 -160"/>
                              <a:gd name="T15" fmla="*/ -160 h 84"/>
                            </a:gdLst>
                            <a:ahLst/>
                            <a:cxnLst>
                              <a:cxn ang="0">
                                <a:pos x="T1" y="T3"/>
                              </a:cxn>
                              <a:cxn ang="0">
                                <a:pos x="T5" y="T7"/>
                              </a:cxn>
                              <a:cxn ang="0">
                                <a:pos x="T9" y="T11"/>
                              </a:cxn>
                              <a:cxn ang="0">
                                <a:pos x="T13" y="T15"/>
                              </a:cxn>
                            </a:cxnLst>
                            <a:rect l="0" t="0" r="r" b="b"/>
                            <a:pathLst>
                              <a:path w="97" h="84">
                                <a:moveTo>
                                  <a:pt x="48" y="0"/>
                                </a:moveTo>
                                <a:lnTo>
                                  <a:pt x="97" y="84"/>
                                </a:lnTo>
                                <a:lnTo>
                                  <a:pt x="0" y="84"/>
                                </a:lnTo>
                                <a:lnTo>
                                  <a:pt x="48"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5"/>
                        <wps:cNvSpPr>
                          <a:spLocks/>
                        </wps:cNvSpPr>
                        <wps:spPr bwMode="auto">
                          <a:xfrm>
                            <a:off x="7115" y="429"/>
                            <a:ext cx="72" cy="72"/>
                          </a:xfrm>
                          <a:custGeom>
                            <a:avLst/>
                            <a:gdLst>
                              <a:gd name="T0" fmla="+- 0 7187 7115"/>
                              <a:gd name="T1" fmla="*/ T0 w 72"/>
                              <a:gd name="T2" fmla="+- 0 465 429"/>
                              <a:gd name="T3" fmla="*/ 465 h 72"/>
                              <a:gd name="T4" fmla="+- 0 7180 7115"/>
                              <a:gd name="T5" fmla="*/ T4 w 72"/>
                              <a:gd name="T6" fmla="+- 0 486 429"/>
                              <a:gd name="T7" fmla="*/ 486 h 72"/>
                              <a:gd name="T8" fmla="+- 0 7163 7115"/>
                              <a:gd name="T9" fmla="*/ T8 w 72"/>
                              <a:gd name="T10" fmla="+- 0 499 429"/>
                              <a:gd name="T11" fmla="*/ 499 h 72"/>
                              <a:gd name="T12" fmla="+- 0 7151 7115"/>
                              <a:gd name="T13" fmla="*/ T12 w 72"/>
                              <a:gd name="T14" fmla="+- 0 501 429"/>
                              <a:gd name="T15" fmla="*/ 501 h 72"/>
                              <a:gd name="T16" fmla="+- 0 7130 7115"/>
                              <a:gd name="T17" fmla="*/ T16 w 72"/>
                              <a:gd name="T18" fmla="+- 0 495 429"/>
                              <a:gd name="T19" fmla="*/ 495 h 72"/>
                              <a:gd name="T20" fmla="+- 0 7117 7115"/>
                              <a:gd name="T21" fmla="*/ T20 w 72"/>
                              <a:gd name="T22" fmla="+- 0 478 429"/>
                              <a:gd name="T23" fmla="*/ 478 h 72"/>
                              <a:gd name="T24" fmla="+- 0 7115 7115"/>
                              <a:gd name="T25" fmla="*/ T24 w 72"/>
                              <a:gd name="T26" fmla="+- 0 465 429"/>
                              <a:gd name="T27" fmla="*/ 465 h 72"/>
                              <a:gd name="T28" fmla="+- 0 7121 7115"/>
                              <a:gd name="T29" fmla="*/ T28 w 72"/>
                              <a:gd name="T30" fmla="+- 0 444 429"/>
                              <a:gd name="T31" fmla="*/ 444 h 72"/>
                              <a:gd name="T32" fmla="+- 0 7138 7115"/>
                              <a:gd name="T33" fmla="*/ T32 w 72"/>
                              <a:gd name="T34" fmla="+- 0 432 429"/>
                              <a:gd name="T35" fmla="*/ 432 h 72"/>
                              <a:gd name="T36" fmla="+- 0 7151 7115"/>
                              <a:gd name="T37" fmla="*/ T36 w 72"/>
                              <a:gd name="T38" fmla="+- 0 429 429"/>
                              <a:gd name="T39" fmla="*/ 429 h 72"/>
                              <a:gd name="T40" fmla="+- 0 7172 7115"/>
                              <a:gd name="T41" fmla="*/ T40 w 72"/>
                              <a:gd name="T42" fmla="+- 0 436 429"/>
                              <a:gd name="T43" fmla="*/ 436 h 72"/>
                              <a:gd name="T44" fmla="+- 0 7185 7115"/>
                              <a:gd name="T45" fmla="*/ T44 w 72"/>
                              <a:gd name="T46" fmla="+- 0 453 429"/>
                              <a:gd name="T47" fmla="*/ 453 h 72"/>
                              <a:gd name="T48" fmla="+- 0 7187 7115"/>
                              <a:gd name="T49" fmla="*/ T48 w 72"/>
                              <a:gd name="T50" fmla="+- 0 465 429"/>
                              <a:gd name="T51" fmla="*/ 4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5"/>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4"/>
                        <wps:cNvSpPr>
                          <a:spLocks/>
                        </wps:cNvSpPr>
                        <wps:spPr bwMode="auto">
                          <a:xfrm>
                            <a:off x="7115" y="331"/>
                            <a:ext cx="72" cy="72"/>
                          </a:xfrm>
                          <a:custGeom>
                            <a:avLst/>
                            <a:gdLst>
                              <a:gd name="T0" fmla="+- 0 7187 7115"/>
                              <a:gd name="T1" fmla="*/ T0 w 72"/>
                              <a:gd name="T2" fmla="+- 0 367 331"/>
                              <a:gd name="T3" fmla="*/ 367 h 72"/>
                              <a:gd name="T4" fmla="+- 0 7180 7115"/>
                              <a:gd name="T5" fmla="*/ T4 w 72"/>
                              <a:gd name="T6" fmla="+- 0 388 331"/>
                              <a:gd name="T7" fmla="*/ 388 h 72"/>
                              <a:gd name="T8" fmla="+- 0 7163 7115"/>
                              <a:gd name="T9" fmla="*/ T8 w 72"/>
                              <a:gd name="T10" fmla="+- 0 401 331"/>
                              <a:gd name="T11" fmla="*/ 401 h 72"/>
                              <a:gd name="T12" fmla="+- 0 7151 7115"/>
                              <a:gd name="T13" fmla="*/ T12 w 72"/>
                              <a:gd name="T14" fmla="+- 0 403 331"/>
                              <a:gd name="T15" fmla="*/ 403 h 72"/>
                              <a:gd name="T16" fmla="+- 0 7130 7115"/>
                              <a:gd name="T17" fmla="*/ T16 w 72"/>
                              <a:gd name="T18" fmla="+- 0 397 331"/>
                              <a:gd name="T19" fmla="*/ 397 h 72"/>
                              <a:gd name="T20" fmla="+- 0 7117 7115"/>
                              <a:gd name="T21" fmla="*/ T20 w 72"/>
                              <a:gd name="T22" fmla="+- 0 380 331"/>
                              <a:gd name="T23" fmla="*/ 380 h 72"/>
                              <a:gd name="T24" fmla="+- 0 7115 7115"/>
                              <a:gd name="T25" fmla="*/ T24 w 72"/>
                              <a:gd name="T26" fmla="+- 0 367 331"/>
                              <a:gd name="T27" fmla="*/ 367 h 72"/>
                              <a:gd name="T28" fmla="+- 0 7121 7115"/>
                              <a:gd name="T29" fmla="*/ T28 w 72"/>
                              <a:gd name="T30" fmla="+- 0 347 331"/>
                              <a:gd name="T31" fmla="*/ 347 h 72"/>
                              <a:gd name="T32" fmla="+- 0 7138 7115"/>
                              <a:gd name="T33" fmla="*/ T32 w 72"/>
                              <a:gd name="T34" fmla="+- 0 334 331"/>
                              <a:gd name="T35" fmla="*/ 334 h 72"/>
                              <a:gd name="T36" fmla="+- 0 7151 7115"/>
                              <a:gd name="T37" fmla="*/ T36 w 72"/>
                              <a:gd name="T38" fmla="+- 0 331 331"/>
                              <a:gd name="T39" fmla="*/ 331 h 72"/>
                              <a:gd name="T40" fmla="+- 0 7172 7115"/>
                              <a:gd name="T41" fmla="*/ T40 w 72"/>
                              <a:gd name="T42" fmla="+- 0 338 331"/>
                              <a:gd name="T43" fmla="*/ 338 h 72"/>
                              <a:gd name="T44" fmla="+- 0 7185 7115"/>
                              <a:gd name="T45" fmla="*/ T44 w 72"/>
                              <a:gd name="T46" fmla="+- 0 355 331"/>
                              <a:gd name="T47" fmla="*/ 355 h 72"/>
                              <a:gd name="T48" fmla="+- 0 7187 7115"/>
                              <a:gd name="T49" fmla="*/ T48 w 72"/>
                              <a:gd name="T50" fmla="+- 0 367 331"/>
                              <a:gd name="T51" fmla="*/ 367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6" y="16"/>
                                </a:lnTo>
                                <a:lnTo>
                                  <a:pt x="23"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3"/>
                        <wps:cNvSpPr>
                          <a:spLocks/>
                        </wps:cNvSpPr>
                        <wps:spPr bwMode="auto">
                          <a:xfrm>
                            <a:off x="7115" y="382"/>
                            <a:ext cx="72" cy="72"/>
                          </a:xfrm>
                          <a:custGeom>
                            <a:avLst/>
                            <a:gdLst>
                              <a:gd name="T0" fmla="+- 0 7187 7115"/>
                              <a:gd name="T1" fmla="*/ T0 w 72"/>
                              <a:gd name="T2" fmla="+- 0 418 382"/>
                              <a:gd name="T3" fmla="*/ 418 h 72"/>
                              <a:gd name="T4" fmla="+- 0 7180 7115"/>
                              <a:gd name="T5" fmla="*/ T4 w 72"/>
                              <a:gd name="T6" fmla="+- 0 439 382"/>
                              <a:gd name="T7" fmla="*/ 439 h 72"/>
                              <a:gd name="T8" fmla="+- 0 7163 7115"/>
                              <a:gd name="T9" fmla="*/ T8 w 72"/>
                              <a:gd name="T10" fmla="+- 0 452 382"/>
                              <a:gd name="T11" fmla="*/ 452 h 72"/>
                              <a:gd name="T12" fmla="+- 0 7151 7115"/>
                              <a:gd name="T13" fmla="*/ T12 w 72"/>
                              <a:gd name="T14" fmla="+- 0 454 382"/>
                              <a:gd name="T15" fmla="*/ 454 h 72"/>
                              <a:gd name="T16" fmla="+- 0 7130 7115"/>
                              <a:gd name="T17" fmla="*/ T16 w 72"/>
                              <a:gd name="T18" fmla="+- 0 447 382"/>
                              <a:gd name="T19" fmla="*/ 447 h 72"/>
                              <a:gd name="T20" fmla="+- 0 7117 7115"/>
                              <a:gd name="T21" fmla="*/ T20 w 72"/>
                              <a:gd name="T22" fmla="+- 0 430 382"/>
                              <a:gd name="T23" fmla="*/ 430 h 72"/>
                              <a:gd name="T24" fmla="+- 0 7115 7115"/>
                              <a:gd name="T25" fmla="*/ T24 w 72"/>
                              <a:gd name="T26" fmla="+- 0 418 382"/>
                              <a:gd name="T27" fmla="*/ 418 h 72"/>
                              <a:gd name="T28" fmla="+- 0 7121 7115"/>
                              <a:gd name="T29" fmla="*/ T28 w 72"/>
                              <a:gd name="T30" fmla="+- 0 397 382"/>
                              <a:gd name="T31" fmla="*/ 397 h 72"/>
                              <a:gd name="T32" fmla="+- 0 7138 7115"/>
                              <a:gd name="T33" fmla="*/ T32 w 72"/>
                              <a:gd name="T34" fmla="+- 0 384 382"/>
                              <a:gd name="T35" fmla="*/ 384 h 72"/>
                              <a:gd name="T36" fmla="+- 0 7151 7115"/>
                              <a:gd name="T37" fmla="*/ T36 w 72"/>
                              <a:gd name="T38" fmla="+- 0 382 382"/>
                              <a:gd name="T39" fmla="*/ 382 h 72"/>
                              <a:gd name="T40" fmla="+- 0 7172 7115"/>
                              <a:gd name="T41" fmla="*/ T40 w 72"/>
                              <a:gd name="T42" fmla="+- 0 388 382"/>
                              <a:gd name="T43" fmla="*/ 388 h 72"/>
                              <a:gd name="T44" fmla="+- 0 7185 7115"/>
                              <a:gd name="T45" fmla="*/ T44 w 72"/>
                              <a:gd name="T46" fmla="+- 0 406 382"/>
                              <a:gd name="T47" fmla="*/ 406 h 72"/>
                              <a:gd name="T48" fmla="+- 0 7187 7115"/>
                              <a:gd name="T49" fmla="*/ T48 w 72"/>
                              <a:gd name="T50" fmla="+- 0 418 382"/>
                              <a:gd name="T51" fmla="*/ 4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6" y="15"/>
                                </a:lnTo>
                                <a:lnTo>
                                  <a:pt x="23"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2"/>
                        <wps:cNvSpPr>
                          <a:spLocks/>
                        </wps:cNvSpPr>
                        <wps:spPr bwMode="auto">
                          <a:xfrm>
                            <a:off x="7734" y="-84"/>
                            <a:ext cx="72" cy="72"/>
                          </a:xfrm>
                          <a:custGeom>
                            <a:avLst/>
                            <a:gdLst>
                              <a:gd name="T0" fmla="+- 0 7806 7734"/>
                              <a:gd name="T1" fmla="*/ T0 w 72"/>
                              <a:gd name="T2" fmla="+- 0 -48 -84"/>
                              <a:gd name="T3" fmla="*/ -48 h 72"/>
                              <a:gd name="T4" fmla="+- 0 7800 7734"/>
                              <a:gd name="T5" fmla="*/ T4 w 72"/>
                              <a:gd name="T6" fmla="+- 0 -27 -84"/>
                              <a:gd name="T7" fmla="*/ -27 h 72"/>
                              <a:gd name="T8" fmla="+- 0 7782 7734"/>
                              <a:gd name="T9" fmla="*/ T8 w 72"/>
                              <a:gd name="T10" fmla="+- 0 -14 -84"/>
                              <a:gd name="T11" fmla="*/ -14 h 72"/>
                              <a:gd name="T12" fmla="+- 0 7770 7734"/>
                              <a:gd name="T13" fmla="*/ T12 w 72"/>
                              <a:gd name="T14" fmla="+- 0 -11 -84"/>
                              <a:gd name="T15" fmla="*/ -11 h 72"/>
                              <a:gd name="T16" fmla="+- 0 7749 7734"/>
                              <a:gd name="T17" fmla="*/ T16 w 72"/>
                              <a:gd name="T18" fmla="+- 0 -18 -84"/>
                              <a:gd name="T19" fmla="*/ -18 h 72"/>
                              <a:gd name="T20" fmla="+- 0 7736 7734"/>
                              <a:gd name="T21" fmla="*/ T20 w 72"/>
                              <a:gd name="T22" fmla="+- 0 -35 -84"/>
                              <a:gd name="T23" fmla="*/ -35 h 72"/>
                              <a:gd name="T24" fmla="+- 0 7734 7734"/>
                              <a:gd name="T25" fmla="*/ T24 w 72"/>
                              <a:gd name="T26" fmla="+- 0 -48 -84"/>
                              <a:gd name="T27" fmla="*/ -48 h 72"/>
                              <a:gd name="T28" fmla="+- 0 7741 7734"/>
                              <a:gd name="T29" fmla="*/ T28 w 72"/>
                              <a:gd name="T30" fmla="+- 0 -68 -84"/>
                              <a:gd name="T31" fmla="*/ -68 h 72"/>
                              <a:gd name="T32" fmla="+- 0 7758 7734"/>
                              <a:gd name="T33" fmla="*/ T32 w 72"/>
                              <a:gd name="T34" fmla="+- 0 -81 -84"/>
                              <a:gd name="T35" fmla="*/ -81 h 72"/>
                              <a:gd name="T36" fmla="+- 0 7770 7734"/>
                              <a:gd name="T37" fmla="*/ T36 w 72"/>
                              <a:gd name="T38" fmla="+- 0 -84 -84"/>
                              <a:gd name="T39" fmla="*/ -84 h 72"/>
                              <a:gd name="T40" fmla="+- 0 7791 7734"/>
                              <a:gd name="T41" fmla="*/ T40 w 72"/>
                              <a:gd name="T42" fmla="+- 0 -77 -84"/>
                              <a:gd name="T43" fmla="*/ -77 h 72"/>
                              <a:gd name="T44" fmla="+- 0 7804 7734"/>
                              <a:gd name="T45" fmla="*/ T44 w 72"/>
                              <a:gd name="T46" fmla="+- 0 -60 -84"/>
                              <a:gd name="T47" fmla="*/ -60 h 72"/>
                              <a:gd name="T48" fmla="+- 0 7806 7734"/>
                              <a:gd name="T49" fmla="*/ T48 w 72"/>
                              <a:gd name="T50" fmla="+- 0 -48 -84"/>
                              <a:gd name="T51" fmla="*/ -4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3"/>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1"/>
                        <wps:cNvSpPr>
                          <a:spLocks/>
                        </wps:cNvSpPr>
                        <wps:spPr bwMode="auto">
                          <a:xfrm>
                            <a:off x="7734" y="-500"/>
                            <a:ext cx="72" cy="72"/>
                          </a:xfrm>
                          <a:custGeom>
                            <a:avLst/>
                            <a:gdLst>
                              <a:gd name="T0" fmla="+- 0 7806 7734"/>
                              <a:gd name="T1" fmla="*/ T0 w 72"/>
                              <a:gd name="T2" fmla="+- 0 -464 -500"/>
                              <a:gd name="T3" fmla="*/ -464 h 72"/>
                              <a:gd name="T4" fmla="+- 0 7800 7734"/>
                              <a:gd name="T5" fmla="*/ T4 w 72"/>
                              <a:gd name="T6" fmla="+- 0 -443 -500"/>
                              <a:gd name="T7" fmla="*/ -443 h 72"/>
                              <a:gd name="T8" fmla="+- 0 7782 7734"/>
                              <a:gd name="T9" fmla="*/ T8 w 72"/>
                              <a:gd name="T10" fmla="+- 0 -430 -500"/>
                              <a:gd name="T11" fmla="*/ -430 h 72"/>
                              <a:gd name="T12" fmla="+- 0 7770 7734"/>
                              <a:gd name="T13" fmla="*/ T12 w 72"/>
                              <a:gd name="T14" fmla="+- 0 -428 -500"/>
                              <a:gd name="T15" fmla="*/ -428 h 72"/>
                              <a:gd name="T16" fmla="+- 0 7749 7734"/>
                              <a:gd name="T17" fmla="*/ T16 w 72"/>
                              <a:gd name="T18" fmla="+- 0 -435 -500"/>
                              <a:gd name="T19" fmla="*/ -435 h 72"/>
                              <a:gd name="T20" fmla="+- 0 7736 7734"/>
                              <a:gd name="T21" fmla="*/ T20 w 72"/>
                              <a:gd name="T22" fmla="+- 0 -452 -500"/>
                              <a:gd name="T23" fmla="*/ -452 h 72"/>
                              <a:gd name="T24" fmla="+- 0 7734 7734"/>
                              <a:gd name="T25" fmla="*/ T24 w 72"/>
                              <a:gd name="T26" fmla="+- 0 -464 -500"/>
                              <a:gd name="T27" fmla="*/ -464 h 72"/>
                              <a:gd name="T28" fmla="+- 0 7741 7734"/>
                              <a:gd name="T29" fmla="*/ T28 w 72"/>
                              <a:gd name="T30" fmla="+- 0 -485 -500"/>
                              <a:gd name="T31" fmla="*/ -485 h 72"/>
                              <a:gd name="T32" fmla="+- 0 7758 7734"/>
                              <a:gd name="T33" fmla="*/ T32 w 72"/>
                              <a:gd name="T34" fmla="+- 0 -498 -500"/>
                              <a:gd name="T35" fmla="*/ -498 h 72"/>
                              <a:gd name="T36" fmla="+- 0 7770 7734"/>
                              <a:gd name="T37" fmla="*/ T36 w 72"/>
                              <a:gd name="T38" fmla="+- 0 -500 -500"/>
                              <a:gd name="T39" fmla="*/ -500 h 72"/>
                              <a:gd name="T40" fmla="+- 0 7791 7734"/>
                              <a:gd name="T41" fmla="*/ T40 w 72"/>
                              <a:gd name="T42" fmla="+- 0 -493 -500"/>
                              <a:gd name="T43" fmla="*/ -493 h 72"/>
                              <a:gd name="T44" fmla="+- 0 7804 7734"/>
                              <a:gd name="T45" fmla="*/ T44 w 72"/>
                              <a:gd name="T46" fmla="+- 0 -476 -500"/>
                              <a:gd name="T47" fmla="*/ -476 h 72"/>
                              <a:gd name="T48" fmla="+- 0 7806 7734"/>
                              <a:gd name="T49" fmla="*/ T48 w 72"/>
                              <a:gd name="T50" fmla="+- 0 -464 -500"/>
                              <a:gd name="T51" fmla="*/ -4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0"/>
                        <wps:cNvSpPr>
                          <a:spLocks/>
                        </wps:cNvSpPr>
                        <wps:spPr bwMode="auto">
                          <a:xfrm>
                            <a:off x="7734" y="-478"/>
                            <a:ext cx="72" cy="72"/>
                          </a:xfrm>
                          <a:custGeom>
                            <a:avLst/>
                            <a:gdLst>
                              <a:gd name="T0" fmla="+- 0 7806 7734"/>
                              <a:gd name="T1" fmla="*/ T0 w 72"/>
                              <a:gd name="T2" fmla="+- 0 -442 -478"/>
                              <a:gd name="T3" fmla="*/ -442 h 72"/>
                              <a:gd name="T4" fmla="+- 0 7800 7734"/>
                              <a:gd name="T5" fmla="*/ T4 w 72"/>
                              <a:gd name="T6" fmla="+- 0 -422 -478"/>
                              <a:gd name="T7" fmla="*/ -422 h 72"/>
                              <a:gd name="T8" fmla="+- 0 7782 7734"/>
                              <a:gd name="T9" fmla="*/ T8 w 72"/>
                              <a:gd name="T10" fmla="+- 0 -409 -478"/>
                              <a:gd name="T11" fmla="*/ -409 h 72"/>
                              <a:gd name="T12" fmla="+- 0 7770 7734"/>
                              <a:gd name="T13" fmla="*/ T12 w 72"/>
                              <a:gd name="T14" fmla="+- 0 -406 -478"/>
                              <a:gd name="T15" fmla="*/ -406 h 72"/>
                              <a:gd name="T16" fmla="+- 0 7749 7734"/>
                              <a:gd name="T17" fmla="*/ T16 w 72"/>
                              <a:gd name="T18" fmla="+- 0 -413 -478"/>
                              <a:gd name="T19" fmla="*/ -413 h 72"/>
                              <a:gd name="T20" fmla="+- 0 7736 7734"/>
                              <a:gd name="T21" fmla="*/ T20 w 72"/>
                              <a:gd name="T22" fmla="+- 0 -430 -478"/>
                              <a:gd name="T23" fmla="*/ -430 h 72"/>
                              <a:gd name="T24" fmla="+- 0 7734 7734"/>
                              <a:gd name="T25" fmla="*/ T24 w 72"/>
                              <a:gd name="T26" fmla="+- 0 -442 -478"/>
                              <a:gd name="T27" fmla="*/ -442 h 72"/>
                              <a:gd name="T28" fmla="+- 0 7741 7734"/>
                              <a:gd name="T29" fmla="*/ T28 w 72"/>
                              <a:gd name="T30" fmla="+- 0 -463 -478"/>
                              <a:gd name="T31" fmla="*/ -463 h 72"/>
                              <a:gd name="T32" fmla="+- 0 7758 7734"/>
                              <a:gd name="T33" fmla="*/ T32 w 72"/>
                              <a:gd name="T34" fmla="+- 0 -476 -478"/>
                              <a:gd name="T35" fmla="*/ -476 h 72"/>
                              <a:gd name="T36" fmla="+- 0 7770 7734"/>
                              <a:gd name="T37" fmla="*/ T36 w 72"/>
                              <a:gd name="T38" fmla="+- 0 -478 -478"/>
                              <a:gd name="T39" fmla="*/ -478 h 72"/>
                              <a:gd name="T40" fmla="+- 0 7791 7734"/>
                              <a:gd name="T41" fmla="*/ T40 w 72"/>
                              <a:gd name="T42" fmla="+- 0 -472 -478"/>
                              <a:gd name="T43" fmla="*/ -472 h 72"/>
                              <a:gd name="T44" fmla="+- 0 7804 7734"/>
                              <a:gd name="T45" fmla="*/ T44 w 72"/>
                              <a:gd name="T46" fmla="+- 0 -455 -478"/>
                              <a:gd name="T47" fmla="*/ -455 h 72"/>
                              <a:gd name="T48" fmla="+- 0 7806 7734"/>
                              <a:gd name="T49" fmla="*/ T48 w 72"/>
                              <a:gd name="T50" fmla="+- 0 -442 -478"/>
                              <a:gd name="T51" fmla="*/ -4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6"/>
                                </a:lnTo>
                                <a:lnTo>
                                  <a:pt x="48" y="69"/>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99"/>
                        <wps:cNvSpPr>
                          <a:spLocks/>
                        </wps:cNvSpPr>
                        <wps:spPr bwMode="auto">
                          <a:xfrm>
                            <a:off x="7734" y="-638"/>
                            <a:ext cx="72" cy="72"/>
                          </a:xfrm>
                          <a:custGeom>
                            <a:avLst/>
                            <a:gdLst>
                              <a:gd name="T0" fmla="+- 0 7806 7734"/>
                              <a:gd name="T1" fmla="*/ T0 w 72"/>
                              <a:gd name="T2" fmla="+- 0 -602 -638"/>
                              <a:gd name="T3" fmla="*/ -602 h 72"/>
                              <a:gd name="T4" fmla="+- 0 7800 7734"/>
                              <a:gd name="T5" fmla="*/ T4 w 72"/>
                              <a:gd name="T6" fmla="+- 0 -581 -638"/>
                              <a:gd name="T7" fmla="*/ -581 h 72"/>
                              <a:gd name="T8" fmla="+- 0 7782 7734"/>
                              <a:gd name="T9" fmla="*/ T8 w 72"/>
                              <a:gd name="T10" fmla="+- 0 -569 -638"/>
                              <a:gd name="T11" fmla="*/ -569 h 72"/>
                              <a:gd name="T12" fmla="+- 0 7770 7734"/>
                              <a:gd name="T13" fmla="*/ T12 w 72"/>
                              <a:gd name="T14" fmla="+- 0 -566 -638"/>
                              <a:gd name="T15" fmla="*/ -566 h 72"/>
                              <a:gd name="T16" fmla="+- 0 7749 7734"/>
                              <a:gd name="T17" fmla="*/ T16 w 72"/>
                              <a:gd name="T18" fmla="+- 0 -573 -638"/>
                              <a:gd name="T19" fmla="*/ -573 h 72"/>
                              <a:gd name="T20" fmla="+- 0 7736 7734"/>
                              <a:gd name="T21" fmla="*/ T20 w 72"/>
                              <a:gd name="T22" fmla="+- 0 -590 -638"/>
                              <a:gd name="T23" fmla="*/ -590 h 72"/>
                              <a:gd name="T24" fmla="+- 0 7734 7734"/>
                              <a:gd name="T25" fmla="*/ T24 w 72"/>
                              <a:gd name="T26" fmla="+- 0 -602 -638"/>
                              <a:gd name="T27" fmla="*/ -602 h 72"/>
                              <a:gd name="T28" fmla="+- 0 7741 7734"/>
                              <a:gd name="T29" fmla="*/ T28 w 72"/>
                              <a:gd name="T30" fmla="+- 0 -623 -638"/>
                              <a:gd name="T31" fmla="*/ -623 h 72"/>
                              <a:gd name="T32" fmla="+- 0 7758 7734"/>
                              <a:gd name="T33" fmla="*/ T32 w 72"/>
                              <a:gd name="T34" fmla="+- 0 -636 -638"/>
                              <a:gd name="T35" fmla="*/ -636 h 72"/>
                              <a:gd name="T36" fmla="+- 0 7770 7734"/>
                              <a:gd name="T37" fmla="*/ T36 w 72"/>
                              <a:gd name="T38" fmla="+- 0 -638 -638"/>
                              <a:gd name="T39" fmla="*/ -638 h 72"/>
                              <a:gd name="T40" fmla="+- 0 7791 7734"/>
                              <a:gd name="T41" fmla="*/ T40 w 72"/>
                              <a:gd name="T42" fmla="+- 0 -632 -638"/>
                              <a:gd name="T43" fmla="*/ -632 h 72"/>
                              <a:gd name="T44" fmla="+- 0 7804 7734"/>
                              <a:gd name="T45" fmla="*/ T44 w 72"/>
                              <a:gd name="T46" fmla="+- 0 -615 -638"/>
                              <a:gd name="T47" fmla="*/ -615 h 72"/>
                              <a:gd name="T48" fmla="+- 0 7806 7734"/>
                              <a:gd name="T49" fmla="*/ T48 w 72"/>
                              <a:gd name="T50" fmla="+- 0 -602 -638"/>
                              <a:gd name="T51" fmla="*/ -60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6" y="57"/>
                                </a:lnTo>
                                <a:lnTo>
                                  <a:pt x="48" y="69"/>
                                </a:lnTo>
                                <a:lnTo>
                                  <a:pt x="36" y="72"/>
                                </a:lnTo>
                                <a:lnTo>
                                  <a:pt x="15" y="65"/>
                                </a:lnTo>
                                <a:lnTo>
                                  <a:pt x="2" y="48"/>
                                </a:lnTo>
                                <a:lnTo>
                                  <a:pt x="0" y="36"/>
                                </a:lnTo>
                                <a:lnTo>
                                  <a:pt x="7" y="15"/>
                                </a:lnTo>
                                <a:lnTo>
                                  <a:pt x="24" y="2"/>
                                </a:lnTo>
                                <a:lnTo>
                                  <a:pt x="36" y="0"/>
                                </a:lnTo>
                                <a:lnTo>
                                  <a:pt x="57" y="6"/>
                                </a:lnTo>
                                <a:lnTo>
                                  <a:pt x="70" y="23"/>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98"/>
                        <wps:cNvSpPr>
                          <a:spLocks/>
                        </wps:cNvSpPr>
                        <wps:spPr bwMode="auto">
                          <a:xfrm>
                            <a:off x="8208" y="-54"/>
                            <a:ext cx="72" cy="72"/>
                          </a:xfrm>
                          <a:custGeom>
                            <a:avLst/>
                            <a:gdLst>
                              <a:gd name="T0" fmla="+- 0 8280 8208"/>
                              <a:gd name="T1" fmla="*/ T0 w 72"/>
                              <a:gd name="T2" fmla="+- 0 -18 -54"/>
                              <a:gd name="T3" fmla="*/ -18 h 72"/>
                              <a:gd name="T4" fmla="+- 0 8273 8208"/>
                              <a:gd name="T5" fmla="*/ T4 w 72"/>
                              <a:gd name="T6" fmla="+- 0 3 -54"/>
                              <a:gd name="T7" fmla="*/ 3 h 72"/>
                              <a:gd name="T8" fmla="+- 0 8256 8208"/>
                              <a:gd name="T9" fmla="*/ T8 w 72"/>
                              <a:gd name="T10" fmla="+- 0 16 -54"/>
                              <a:gd name="T11" fmla="*/ 16 h 72"/>
                              <a:gd name="T12" fmla="+- 0 8244 8208"/>
                              <a:gd name="T13" fmla="*/ T12 w 72"/>
                              <a:gd name="T14" fmla="+- 0 18 -54"/>
                              <a:gd name="T15" fmla="*/ 18 h 72"/>
                              <a:gd name="T16" fmla="+- 0 8223 8208"/>
                              <a:gd name="T17" fmla="*/ T16 w 72"/>
                              <a:gd name="T18" fmla="+- 0 11 -54"/>
                              <a:gd name="T19" fmla="*/ 11 h 72"/>
                              <a:gd name="T20" fmla="+- 0 8210 8208"/>
                              <a:gd name="T21" fmla="*/ T20 w 72"/>
                              <a:gd name="T22" fmla="+- 0 -6 -54"/>
                              <a:gd name="T23" fmla="*/ -6 h 72"/>
                              <a:gd name="T24" fmla="+- 0 8208 8208"/>
                              <a:gd name="T25" fmla="*/ T24 w 72"/>
                              <a:gd name="T26" fmla="+- 0 -18 -54"/>
                              <a:gd name="T27" fmla="*/ -18 h 72"/>
                              <a:gd name="T28" fmla="+- 0 8215 8208"/>
                              <a:gd name="T29" fmla="*/ T28 w 72"/>
                              <a:gd name="T30" fmla="+- 0 -39 -54"/>
                              <a:gd name="T31" fmla="*/ -39 h 72"/>
                              <a:gd name="T32" fmla="+- 0 8232 8208"/>
                              <a:gd name="T33" fmla="*/ T32 w 72"/>
                              <a:gd name="T34" fmla="+- 0 -52 -54"/>
                              <a:gd name="T35" fmla="*/ -52 h 72"/>
                              <a:gd name="T36" fmla="+- 0 8244 8208"/>
                              <a:gd name="T37" fmla="*/ T36 w 72"/>
                              <a:gd name="T38" fmla="+- 0 -54 -54"/>
                              <a:gd name="T39" fmla="*/ -54 h 72"/>
                              <a:gd name="T40" fmla="+- 0 8265 8208"/>
                              <a:gd name="T41" fmla="*/ T40 w 72"/>
                              <a:gd name="T42" fmla="+- 0 -47 -54"/>
                              <a:gd name="T43" fmla="*/ -47 h 72"/>
                              <a:gd name="T44" fmla="+- 0 8278 8208"/>
                              <a:gd name="T45" fmla="*/ T44 w 72"/>
                              <a:gd name="T46" fmla="+- 0 -30 -54"/>
                              <a:gd name="T47" fmla="*/ -30 h 72"/>
                              <a:gd name="T48" fmla="+- 0 8280 8208"/>
                              <a:gd name="T49" fmla="*/ T48 w 72"/>
                              <a:gd name="T50" fmla="+- 0 -18 -54"/>
                              <a:gd name="T51" fmla="*/ -1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97"/>
                        <wps:cNvSpPr>
                          <a:spLocks/>
                        </wps:cNvSpPr>
                        <wps:spPr bwMode="auto">
                          <a:xfrm>
                            <a:off x="8208" y="-830"/>
                            <a:ext cx="72" cy="72"/>
                          </a:xfrm>
                          <a:custGeom>
                            <a:avLst/>
                            <a:gdLst>
                              <a:gd name="T0" fmla="+- 0 8280 8208"/>
                              <a:gd name="T1" fmla="*/ T0 w 72"/>
                              <a:gd name="T2" fmla="+- 0 -794 -830"/>
                              <a:gd name="T3" fmla="*/ -794 h 72"/>
                              <a:gd name="T4" fmla="+- 0 8273 8208"/>
                              <a:gd name="T5" fmla="*/ T4 w 72"/>
                              <a:gd name="T6" fmla="+- 0 -773 -830"/>
                              <a:gd name="T7" fmla="*/ -773 h 72"/>
                              <a:gd name="T8" fmla="+- 0 8256 8208"/>
                              <a:gd name="T9" fmla="*/ T8 w 72"/>
                              <a:gd name="T10" fmla="+- 0 -760 -830"/>
                              <a:gd name="T11" fmla="*/ -760 h 72"/>
                              <a:gd name="T12" fmla="+- 0 8244 8208"/>
                              <a:gd name="T13" fmla="*/ T12 w 72"/>
                              <a:gd name="T14" fmla="+- 0 -758 -830"/>
                              <a:gd name="T15" fmla="*/ -758 h 72"/>
                              <a:gd name="T16" fmla="+- 0 8223 8208"/>
                              <a:gd name="T17" fmla="*/ T16 w 72"/>
                              <a:gd name="T18" fmla="+- 0 -765 -830"/>
                              <a:gd name="T19" fmla="*/ -765 h 72"/>
                              <a:gd name="T20" fmla="+- 0 8210 8208"/>
                              <a:gd name="T21" fmla="*/ T20 w 72"/>
                              <a:gd name="T22" fmla="+- 0 -782 -830"/>
                              <a:gd name="T23" fmla="*/ -782 h 72"/>
                              <a:gd name="T24" fmla="+- 0 8208 8208"/>
                              <a:gd name="T25" fmla="*/ T24 w 72"/>
                              <a:gd name="T26" fmla="+- 0 -794 -830"/>
                              <a:gd name="T27" fmla="*/ -794 h 72"/>
                              <a:gd name="T28" fmla="+- 0 8215 8208"/>
                              <a:gd name="T29" fmla="*/ T28 w 72"/>
                              <a:gd name="T30" fmla="+- 0 -815 -830"/>
                              <a:gd name="T31" fmla="*/ -815 h 72"/>
                              <a:gd name="T32" fmla="+- 0 8232 8208"/>
                              <a:gd name="T33" fmla="*/ T32 w 72"/>
                              <a:gd name="T34" fmla="+- 0 -828 -830"/>
                              <a:gd name="T35" fmla="*/ -828 h 72"/>
                              <a:gd name="T36" fmla="+- 0 8244 8208"/>
                              <a:gd name="T37" fmla="*/ T36 w 72"/>
                              <a:gd name="T38" fmla="+- 0 -830 -830"/>
                              <a:gd name="T39" fmla="*/ -830 h 72"/>
                              <a:gd name="T40" fmla="+- 0 8265 8208"/>
                              <a:gd name="T41" fmla="*/ T40 w 72"/>
                              <a:gd name="T42" fmla="+- 0 -823 -830"/>
                              <a:gd name="T43" fmla="*/ -823 h 72"/>
                              <a:gd name="T44" fmla="+- 0 8278 8208"/>
                              <a:gd name="T45" fmla="*/ T44 w 72"/>
                              <a:gd name="T46" fmla="+- 0 -806 -830"/>
                              <a:gd name="T47" fmla="*/ -806 h 72"/>
                              <a:gd name="T48" fmla="+- 0 8280 8208"/>
                              <a:gd name="T49" fmla="*/ T48 w 72"/>
                              <a:gd name="T50" fmla="+- 0 -794 -830"/>
                              <a:gd name="T51" fmla="*/ -79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296"/>
                        <wps:cNvSpPr>
                          <a:spLocks/>
                        </wps:cNvSpPr>
                        <wps:spPr bwMode="auto">
                          <a:xfrm>
                            <a:off x="8208" y="-709"/>
                            <a:ext cx="72" cy="72"/>
                          </a:xfrm>
                          <a:custGeom>
                            <a:avLst/>
                            <a:gdLst>
                              <a:gd name="T0" fmla="+- 0 8280 8208"/>
                              <a:gd name="T1" fmla="*/ T0 w 72"/>
                              <a:gd name="T2" fmla="+- 0 -673 -709"/>
                              <a:gd name="T3" fmla="*/ -673 h 72"/>
                              <a:gd name="T4" fmla="+- 0 8273 8208"/>
                              <a:gd name="T5" fmla="*/ T4 w 72"/>
                              <a:gd name="T6" fmla="+- 0 -652 -709"/>
                              <a:gd name="T7" fmla="*/ -652 h 72"/>
                              <a:gd name="T8" fmla="+- 0 8256 8208"/>
                              <a:gd name="T9" fmla="*/ T8 w 72"/>
                              <a:gd name="T10" fmla="+- 0 -639 -709"/>
                              <a:gd name="T11" fmla="*/ -639 h 72"/>
                              <a:gd name="T12" fmla="+- 0 8244 8208"/>
                              <a:gd name="T13" fmla="*/ T12 w 72"/>
                              <a:gd name="T14" fmla="+- 0 -637 -709"/>
                              <a:gd name="T15" fmla="*/ -637 h 72"/>
                              <a:gd name="T16" fmla="+- 0 8223 8208"/>
                              <a:gd name="T17" fmla="*/ T16 w 72"/>
                              <a:gd name="T18" fmla="+- 0 -644 -709"/>
                              <a:gd name="T19" fmla="*/ -644 h 72"/>
                              <a:gd name="T20" fmla="+- 0 8210 8208"/>
                              <a:gd name="T21" fmla="*/ T20 w 72"/>
                              <a:gd name="T22" fmla="+- 0 -661 -709"/>
                              <a:gd name="T23" fmla="*/ -661 h 72"/>
                              <a:gd name="T24" fmla="+- 0 8208 8208"/>
                              <a:gd name="T25" fmla="*/ T24 w 72"/>
                              <a:gd name="T26" fmla="+- 0 -673 -709"/>
                              <a:gd name="T27" fmla="*/ -673 h 72"/>
                              <a:gd name="T28" fmla="+- 0 8215 8208"/>
                              <a:gd name="T29" fmla="*/ T28 w 72"/>
                              <a:gd name="T30" fmla="+- 0 -694 -709"/>
                              <a:gd name="T31" fmla="*/ -694 h 72"/>
                              <a:gd name="T32" fmla="+- 0 8232 8208"/>
                              <a:gd name="T33" fmla="*/ T32 w 72"/>
                              <a:gd name="T34" fmla="+- 0 -707 -709"/>
                              <a:gd name="T35" fmla="*/ -707 h 72"/>
                              <a:gd name="T36" fmla="+- 0 8244 8208"/>
                              <a:gd name="T37" fmla="*/ T36 w 72"/>
                              <a:gd name="T38" fmla="+- 0 -709 -709"/>
                              <a:gd name="T39" fmla="*/ -709 h 72"/>
                              <a:gd name="T40" fmla="+- 0 8265 8208"/>
                              <a:gd name="T41" fmla="*/ T40 w 72"/>
                              <a:gd name="T42" fmla="+- 0 -703 -709"/>
                              <a:gd name="T43" fmla="*/ -703 h 72"/>
                              <a:gd name="T44" fmla="+- 0 8278 8208"/>
                              <a:gd name="T45" fmla="*/ T44 w 72"/>
                              <a:gd name="T46" fmla="+- 0 -685 -709"/>
                              <a:gd name="T47" fmla="*/ -685 h 72"/>
                              <a:gd name="T48" fmla="+- 0 8280 8208"/>
                              <a:gd name="T49" fmla="*/ T48 w 72"/>
                              <a:gd name="T50" fmla="+- 0 -673 -709"/>
                              <a:gd name="T51" fmla="*/ -67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5"/>
                                </a:lnTo>
                                <a:lnTo>
                                  <a:pt x="2" y="48"/>
                                </a:lnTo>
                                <a:lnTo>
                                  <a:pt x="0" y="36"/>
                                </a:lnTo>
                                <a:lnTo>
                                  <a:pt x="7" y="15"/>
                                </a:lnTo>
                                <a:lnTo>
                                  <a:pt x="24" y="2"/>
                                </a:lnTo>
                                <a:lnTo>
                                  <a:pt x="36" y="0"/>
                                </a:lnTo>
                                <a:lnTo>
                                  <a:pt x="57" y="6"/>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95"/>
                        <wps:cNvSpPr>
                          <a:spLocks/>
                        </wps:cNvSpPr>
                        <wps:spPr bwMode="auto">
                          <a:xfrm>
                            <a:off x="8208" y="-945"/>
                            <a:ext cx="72" cy="72"/>
                          </a:xfrm>
                          <a:custGeom>
                            <a:avLst/>
                            <a:gdLst>
                              <a:gd name="T0" fmla="+- 0 8280 8208"/>
                              <a:gd name="T1" fmla="*/ T0 w 72"/>
                              <a:gd name="T2" fmla="+- 0 -909 -945"/>
                              <a:gd name="T3" fmla="*/ -909 h 72"/>
                              <a:gd name="T4" fmla="+- 0 8273 8208"/>
                              <a:gd name="T5" fmla="*/ T4 w 72"/>
                              <a:gd name="T6" fmla="+- 0 -888 -945"/>
                              <a:gd name="T7" fmla="*/ -888 h 72"/>
                              <a:gd name="T8" fmla="+- 0 8256 8208"/>
                              <a:gd name="T9" fmla="*/ T8 w 72"/>
                              <a:gd name="T10" fmla="+- 0 -875 -945"/>
                              <a:gd name="T11" fmla="*/ -875 h 72"/>
                              <a:gd name="T12" fmla="+- 0 8244 8208"/>
                              <a:gd name="T13" fmla="*/ T12 w 72"/>
                              <a:gd name="T14" fmla="+- 0 -873 -945"/>
                              <a:gd name="T15" fmla="*/ -873 h 72"/>
                              <a:gd name="T16" fmla="+- 0 8223 8208"/>
                              <a:gd name="T17" fmla="*/ T16 w 72"/>
                              <a:gd name="T18" fmla="+- 0 -879 -945"/>
                              <a:gd name="T19" fmla="*/ -879 h 72"/>
                              <a:gd name="T20" fmla="+- 0 8210 8208"/>
                              <a:gd name="T21" fmla="*/ T20 w 72"/>
                              <a:gd name="T22" fmla="+- 0 -896 -945"/>
                              <a:gd name="T23" fmla="*/ -896 h 72"/>
                              <a:gd name="T24" fmla="+- 0 8208 8208"/>
                              <a:gd name="T25" fmla="*/ T24 w 72"/>
                              <a:gd name="T26" fmla="+- 0 -909 -945"/>
                              <a:gd name="T27" fmla="*/ -909 h 72"/>
                              <a:gd name="T28" fmla="+- 0 8215 8208"/>
                              <a:gd name="T29" fmla="*/ T28 w 72"/>
                              <a:gd name="T30" fmla="+- 0 -929 -945"/>
                              <a:gd name="T31" fmla="*/ -929 h 72"/>
                              <a:gd name="T32" fmla="+- 0 8232 8208"/>
                              <a:gd name="T33" fmla="*/ T32 w 72"/>
                              <a:gd name="T34" fmla="+- 0 -942 -945"/>
                              <a:gd name="T35" fmla="*/ -942 h 72"/>
                              <a:gd name="T36" fmla="+- 0 8244 8208"/>
                              <a:gd name="T37" fmla="*/ T36 w 72"/>
                              <a:gd name="T38" fmla="+- 0 -945 -945"/>
                              <a:gd name="T39" fmla="*/ -945 h 72"/>
                              <a:gd name="T40" fmla="+- 0 8265 8208"/>
                              <a:gd name="T41" fmla="*/ T40 w 72"/>
                              <a:gd name="T42" fmla="+- 0 -938 -945"/>
                              <a:gd name="T43" fmla="*/ -938 h 72"/>
                              <a:gd name="T44" fmla="+- 0 8278 8208"/>
                              <a:gd name="T45" fmla="*/ T44 w 72"/>
                              <a:gd name="T46" fmla="+- 0 -921 -945"/>
                              <a:gd name="T47" fmla="*/ -921 h 72"/>
                              <a:gd name="T48" fmla="+- 0 8280 8208"/>
                              <a:gd name="T49" fmla="*/ T48 w 72"/>
                              <a:gd name="T50" fmla="+- 0 -909 -945"/>
                              <a:gd name="T51" fmla="*/ -909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2" y="36"/>
                                </a:moveTo>
                                <a:lnTo>
                                  <a:pt x="65" y="57"/>
                                </a:lnTo>
                                <a:lnTo>
                                  <a:pt x="48" y="70"/>
                                </a:lnTo>
                                <a:lnTo>
                                  <a:pt x="36" y="72"/>
                                </a:lnTo>
                                <a:lnTo>
                                  <a:pt x="15" y="66"/>
                                </a:lnTo>
                                <a:lnTo>
                                  <a:pt x="2" y="49"/>
                                </a:lnTo>
                                <a:lnTo>
                                  <a:pt x="0" y="36"/>
                                </a:lnTo>
                                <a:lnTo>
                                  <a:pt x="7" y="16"/>
                                </a:lnTo>
                                <a:lnTo>
                                  <a:pt x="24" y="3"/>
                                </a:lnTo>
                                <a:lnTo>
                                  <a:pt x="36" y="0"/>
                                </a:lnTo>
                                <a:lnTo>
                                  <a:pt x="57" y="7"/>
                                </a:lnTo>
                                <a:lnTo>
                                  <a:pt x="70" y="24"/>
                                </a:lnTo>
                                <a:lnTo>
                                  <a:pt x="72"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294"/>
                        <wps:cNvSpPr>
                          <a:spLocks noEditPoints="1"/>
                        </wps:cNvSpPr>
                        <wps:spPr bwMode="auto">
                          <a:xfrm>
                            <a:off x="13398" y="-3274"/>
                            <a:ext cx="2361" cy="2431"/>
                          </a:xfrm>
                          <a:custGeom>
                            <a:avLst/>
                            <a:gdLst>
                              <a:gd name="T0" fmla="+- 0 9060 6699"/>
                              <a:gd name="T1" fmla="*/ T0 w 2361"/>
                              <a:gd name="T2" fmla="+- 0 -1637 -1637"/>
                              <a:gd name="T3" fmla="*/ -1637 h 2431"/>
                              <a:gd name="T4" fmla="+- 0 6699 6699"/>
                              <a:gd name="T5" fmla="*/ T4 w 2361"/>
                              <a:gd name="T6" fmla="+- 0 794 -1637"/>
                              <a:gd name="T7" fmla="*/ 794 h 2431"/>
                            </a:gdLst>
                            <a:ahLst/>
                            <a:cxnLst>
                              <a:cxn ang="0">
                                <a:pos x="T1" y="T3"/>
                              </a:cxn>
                              <a:cxn ang="0">
                                <a:pos x="T5" y="T7"/>
                              </a:cxn>
                            </a:cxnLst>
                            <a:rect l="0" t="0" r="r" b="b"/>
                            <a:pathLst>
                              <a:path w="2361" h="2431">
                                <a:moveTo>
                                  <a:pt x="2361" y="0"/>
                                </a:moveTo>
                                <a:lnTo>
                                  <a:pt x="0" y="2431"/>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93"/>
                        <wps:cNvSpPr>
                          <a:spLocks noEditPoints="1"/>
                        </wps:cNvSpPr>
                        <wps:spPr bwMode="auto">
                          <a:xfrm>
                            <a:off x="13398" y="-3274"/>
                            <a:ext cx="2361" cy="2431"/>
                          </a:xfrm>
                          <a:custGeom>
                            <a:avLst/>
                            <a:gdLst>
                              <a:gd name="T0" fmla="+- 0 6699 6699"/>
                              <a:gd name="T1" fmla="*/ T0 w 2361"/>
                              <a:gd name="T2" fmla="+- 0 794 -1637"/>
                              <a:gd name="T3" fmla="*/ 794 h 2431"/>
                              <a:gd name="T4" fmla="+- 0 9060 6699"/>
                              <a:gd name="T5" fmla="*/ T4 w 2361"/>
                              <a:gd name="T6" fmla="+- 0 -1637 -1637"/>
                              <a:gd name="T7" fmla="*/ -1637 h 2431"/>
                            </a:gdLst>
                            <a:ahLst/>
                            <a:cxnLst>
                              <a:cxn ang="0">
                                <a:pos x="T1" y="T3"/>
                              </a:cxn>
                              <a:cxn ang="0">
                                <a:pos x="T5" y="T7"/>
                              </a:cxn>
                            </a:cxnLst>
                            <a:rect l="0" t="0" r="r" b="b"/>
                            <a:pathLst>
                              <a:path w="2361" h="2431">
                                <a:moveTo>
                                  <a:pt x="0" y="2431"/>
                                </a:moveTo>
                                <a:lnTo>
                                  <a:pt x="2361" y="0"/>
                                </a:lnTo>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292"/>
                        <wps:cNvSpPr>
                          <a:spLocks/>
                        </wps:cNvSpPr>
                        <wps:spPr bwMode="auto">
                          <a:xfrm>
                            <a:off x="8716" y="110"/>
                            <a:ext cx="72" cy="72"/>
                          </a:xfrm>
                          <a:custGeom>
                            <a:avLst/>
                            <a:gdLst>
                              <a:gd name="T0" fmla="+- 0 8789 8716"/>
                              <a:gd name="T1" fmla="*/ T0 w 72"/>
                              <a:gd name="T2" fmla="+- 0 146 110"/>
                              <a:gd name="T3" fmla="*/ 146 h 72"/>
                              <a:gd name="T4" fmla="+- 0 8782 8716"/>
                              <a:gd name="T5" fmla="*/ T4 w 72"/>
                              <a:gd name="T6" fmla="+- 0 167 110"/>
                              <a:gd name="T7" fmla="*/ 167 h 72"/>
                              <a:gd name="T8" fmla="+- 0 8765 8716"/>
                              <a:gd name="T9" fmla="*/ T8 w 72"/>
                              <a:gd name="T10" fmla="+- 0 180 110"/>
                              <a:gd name="T11" fmla="*/ 180 h 72"/>
                              <a:gd name="T12" fmla="+- 0 8753 8716"/>
                              <a:gd name="T13" fmla="*/ T12 w 72"/>
                              <a:gd name="T14" fmla="+- 0 182 110"/>
                              <a:gd name="T15" fmla="*/ 182 h 72"/>
                              <a:gd name="T16" fmla="+- 0 8732 8716"/>
                              <a:gd name="T17" fmla="*/ T16 w 72"/>
                              <a:gd name="T18" fmla="+- 0 175 110"/>
                              <a:gd name="T19" fmla="*/ 175 h 72"/>
                              <a:gd name="T20" fmla="+- 0 8719 8716"/>
                              <a:gd name="T21" fmla="*/ T20 w 72"/>
                              <a:gd name="T22" fmla="+- 0 158 110"/>
                              <a:gd name="T23" fmla="*/ 158 h 72"/>
                              <a:gd name="T24" fmla="+- 0 8716 8716"/>
                              <a:gd name="T25" fmla="*/ T24 w 72"/>
                              <a:gd name="T26" fmla="+- 0 146 110"/>
                              <a:gd name="T27" fmla="*/ 146 h 72"/>
                              <a:gd name="T28" fmla="+- 0 8723 8716"/>
                              <a:gd name="T29" fmla="*/ T28 w 72"/>
                              <a:gd name="T30" fmla="+- 0 125 110"/>
                              <a:gd name="T31" fmla="*/ 125 h 72"/>
                              <a:gd name="T32" fmla="+- 0 8740 8716"/>
                              <a:gd name="T33" fmla="*/ T32 w 72"/>
                              <a:gd name="T34" fmla="+- 0 112 110"/>
                              <a:gd name="T35" fmla="*/ 112 h 72"/>
                              <a:gd name="T36" fmla="+- 0 8753 8716"/>
                              <a:gd name="T37" fmla="*/ T36 w 72"/>
                              <a:gd name="T38" fmla="+- 0 110 110"/>
                              <a:gd name="T39" fmla="*/ 110 h 72"/>
                              <a:gd name="T40" fmla="+- 0 8773 8716"/>
                              <a:gd name="T41" fmla="*/ T40 w 72"/>
                              <a:gd name="T42" fmla="+- 0 117 110"/>
                              <a:gd name="T43" fmla="*/ 117 h 72"/>
                              <a:gd name="T44" fmla="+- 0 8786 8716"/>
                              <a:gd name="T45" fmla="*/ T44 w 72"/>
                              <a:gd name="T46" fmla="+- 0 134 110"/>
                              <a:gd name="T47" fmla="*/ 134 h 72"/>
                              <a:gd name="T48" fmla="+- 0 8789 8716"/>
                              <a:gd name="T49" fmla="*/ T48 w 72"/>
                              <a:gd name="T50" fmla="+- 0 146 110"/>
                              <a:gd name="T51" fmla="*/ 14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2" h="72">
                                <a:moveTo>
                                  <a:pt x="73" y="36"/>
                                </a:moveTo>
                                <a:lnTo>
                                  <a:pt x="66" y="57"/>
                                </a:lnTo>
                                <a:lnTo>
                                  <a:pt x="49" y="70"/>
                                </a:lnTo>
                                <a:lnTo>
                                  <a:pt x="37" y="72"/>
                                </a:lnTo>
                                <a:lnTo>
                                  <a:pt x="16" y="65"/>
                                </a:lnTo>
                                <a:lnTo>
                                  <a:pt x="3" y="48"/>
                                </a:lnTo>
                                <a:lnTo>
                                  <a:pt x="0" y="36"/>
                                </a:lnTo>
                                <a:lnTo>
                                  <a:pt x="7" y="15"/>
                                </a:lnTo>
                                <a:lnTo>
                                  <a:pt x="24" y="2"/>
                                </a:lnTo>
                                <a:lnTo>
                                  <a:pt x="37" y="0"/>
                                </a:lnTo>
                                <a:lnTo>
                                  <a:pt x="57" y="7"/>
                                </a:lnTo>
                                <a:lnTo>
                                  <a:pt x="70" y="24"/>
                                </a:lnTo>
                                <a:lnTo>
                                  <a:pt x="73" y="36"/>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91"/>
                        <wps:cNvSpPr>
                          <a:spLocks noEditPoints="1"/>
                        </wps:cNvSpPr>
                        <wps:spPr bwMode="auto">
                          <a:xfrm>
                            <a:off x="17442" y="676"/>
                            <a:ext cx="63" cy="0"/>
                          </a:xfrm>
                          <a:custGeom>
                            <a:avLst/>
                            <a:gdLst>
                              <a:gd name="T0" fmla="+- 0 8721 8721"/>
                              <a:gd name="T1" fmla="*/ T0 w 64"/>
                              <a:gd name="T2" fmla="+- 0 8785 8721"/>
                              <a:gd name="T3" fmla="*/ T2 w 64"/>
                            </a:gdLst>
                            <a:ahLst/>
                            <a:cxnLst>
                              <a:cxn ang="0">
                                <a:pos x="T1" y="0"/>
                              </a:cxn>
                              <a:cxn ang="0">
                                <a:pos x="T3" y="0"/>
                              </a:cxn>
                            </a:cxnLst>
                            <a:rect l="0" t="0" r="r" b="b"/>
                            <a:pathLst>
                              <a:path w="64">
                                <a:moveTo>
                                  <a:pt x="0" y="0"/>
                                </a:moveTo>
                                <a:lnTo>
                                  <a:pt x="64" y="0"/>
                                </a:lnTo>
                              </a:path>
                            </a:pathLst>
                          </a:custGeom>
                          <a:noFill/>
                          <a:ln w="418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290"/>
                        <wps:cNvSpPr>
                          <a:spLocks/>
                        </wps:cNvSpPr>
                        <wps:spPr bwMode="auto">
                          <a:xfrm>
                            <a:off x="8704" y="474"/>
                            <a:ext cx="97" cy="84"/>
                          </a:xfrm>
                          <a:custGeom>
                            <a:avLst/>
                            <a:gdLst>
                              <a:gd name="T0" fmla="+- 0 8753 8704"/>
                              <a:gd name="T1" fmla="*/ T0 w 97"/>
                              <a:gd name="T2" fmla="+- 0 474 474"/>
                              <a:gd name="T3" fmla="*/ 474 h 84"/>
                              <a:gd name="T4" fmla="+- 0 8704 8704"/>
                              <a:gd name="T5" fmla="*/ T4 w 97"/>
                              <a:gd name="T6" fmla="+- 0 558 474"/>
                              <a:gd name="T7" fmla="*/ 558 h 84"/>
                              <a:gd name="T8" fmla="+- 0 8801 8704"/>
                              <a:gd name="T9" fmla="*/ T8 w 97"/>
                              <a:gd name="T10" fmla="+- 0 558 474"/>
                              <a:gd name="T11" fmla="*/ 558 h 84"/>
                              <a:gd name="T12" fmla="+- 0 8753 8704"/>
                              <a:gd name="T13" fmla="*/ T12 w 97"/>
                              <a:gd name="T14" fmla="+- 0 474 474"/>
                              <a:gd name="T15" fmla="*/ 474 h 84"/>
                            </a:gdLst>
                            <a:ahLst/>
                            <a:cxnLst>
                              <a:cxn ang="0">
                                <a:pos x="T1" y="T3"/>
                              </a:cxn>
                              <a:cxn ang="0">
                                <a:pos x="T5" y="T7"/>
                              </a:cxn>
                              <a:cxn ang="0">
                                <a:pos x="T9" y="T11"/>
                              </a:cxn>
                              <a:cxn ang="0">
                                <a:pos x="T13" y="T15"/>
                              </a:cxn>
                            </a:cxnLst>
                            <a:rect l="0" t="0" r="r" b="b"/>
                            <a:pathLst>
                              <a:path w="97" h="84">
                                <a:moveTo>
                                  <a:pt x="49" y="0"/>
                                </a:moveTo>
                                <a:lnTo>
                                  <a:pt x="0" y="84"/>
                                </a:lnTo>
                                <a:lnTo>
                                  <a:pt x="97" y="84"/>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289"/>
                        <wps:cNvSpPr>
                          <a:spLocks/>
                        </wps:cNvSpPr>
                        <wps:spPr bwMode="auto">
                          <a:xfrm>
                            <a:off x="8704" y="474"/>
                            <a:ext cx="97" cy="84"/>
                          </a:xfrm>
                          <a:custGeom>
                            <a:avLst/>
                            <a:gdLst>
                              <a:gd name="T0" fmla="+- 0 8753 8704"/>
                              <a:gd name="T1" fmla="*/ T0 w 97"/>
                              <a:gd name="T2" fmla="+- 0 474 474"/>
                              <a:gd name="T3" fmla="*/ 474 h 84"/>
                              <a:gd name="T4" fmla="+- 0 8801 8704"/>
                              <a:gd name="T5" fmla="*/ T4 w 97"/>
                              <a:gd name="T6" fmla="+- 0 558 474"/>
                              <a:gd name="T7" fmla="*/ 558 h 84"/>
                              <a:gd name="T8" fmla="+- 0 8704 8704"/>
                              <a:gd name="T9" fmla="*/ T8 w 97"/>
                              <a:gd name="T10" fmla="+- 0 558 474"/>
                              <a:gd name="T11" fmla="*/ 558 h 84"/>
                              <a:gd name="T12" fmla="+- 0 8753 8704"/>
                              <a:gd name="T13" fmla="*/ T12 w 97"/>
                              <a:gd name="T14" fmla="+- 0 474 474"/>
                              <a:gd name="T15" fmla="*/ 474 h 84"/>
                            </a:gdLst>
                            <a:ahLst/>
                            <a:cxnLst>
                              <a:cxn ang="0">
                                <a:pos x="T1" y="T3"/>
                              </a:cxn>
                              <a:cxn ang="0">
                                <a:pos x="T5" y="T7"/>
                              </a:cxn>
                              <a:cxn ang="0">
                                <a:pos x="T9" y="T11"/>
                              </a:cxn>
                              <a:cxn ang="0">
                                <a:pos x="T13" y="T15"/>
                              </a:cxn>
                            </a:cxnLst>
                            <a:rect l="0" t="0" r="r" b="b"/>
                            <a:pathLst>
                              <a:path w="97" h="84">
                                <a:moveTo>
                                  <a:pt x="49" y="0"/>
                                </a:moveTo>
                                <a:lnTo>
                                  <a:pt x="97" y="84"/>
                                </a:lnTo>
                                <a:lnTo>
                                  <a:pt x="0" y="84"/>
                                </a:lnTo>
                                <a:lnTo>
                                  <a:pt x="49" y="0"/>
                                </a:lnTo>
                                <a:close/>
                              </a:path>
                            </a:pathLst>
                          </a:custGeom>
                          <a:noFill/>
                          <a:ln w="76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73676E" id="Group 288" o:spid="_x0000_s1026" style="position:absolute;margin-left:334.6pt;margin-top:-82.1pt;width:118.65pt;height:122.1pt;z-index:-2266;mso-position-horizontal-relative:page" coordorigin="6693,-1643" coordsize="2374,2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">
                <v:shape id="Freeform 311" o:spid="_x0000_s1027" style="position:absolute;left:7467;top:-3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7XMUA&#10;AADcAAAADwAAAGRycy9kb3ducmV2LnhtbESPUWvCQBCE3wv9D8cWfNOLitKmnqKCoEVoa0Xo25Jb&#10;c8HcXshdYvrvPUHo4zA73+zMFp0tRUu1LxwrGA4SEMSZ0wXnCo4/m/4rCB+QNZaOScEfeVjMn59m&#10;mGp35W9qDyEXEcI+RQUmhCqV0meGLPqBq4ijd3a1xRBlnUtd4zXCbSlHSTKVFguODQYrWhvKLofG&#10;xjc+6etjzN1vljTtsNo1q9N5b5TqvXTLdxCBuvB//EhvtYLR2w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7tcxQAAANwAAAAPAAAAAAAAAAAAAAAAAJgCAABkcnMv&#10;ZG93bnJldi54bWxQSwUGAAAAAAQABAD1AAAAigMAAAAA&#10;" path="m48,l,84r97,l48,xe" fillcolor="black" stroked="f">
                  <v:path arrowok="t" o:connecttype="custom" o:connectlocs="48,-305;0,-221;97,-221;48,-305" o:connectangles="0,0,0,0"/>
                </v:shape>
                <v:shape id="Freeform 310" o:spid="_x0000_s1028" style="position:absolute;left:7467;top:-305;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EvsYA&#10;AADcAAAADwAAAGRycy9kb3ducmV2LnhtbESPQWvCQBSE70L/w/IKvelGD0FTN8G2FEqJB2MPPT6y&#10;z2xo9m3IbmPaX+8KgsdhZr5htsVkOzHS4FvHCpaLBARx7XTLjYKv4/t8DcIHZI2dY1LwRx6K/GG2&#10;xUy7Mx9orEIjIoR9hgpMCH0mpa8NWfQL1xNH7+QGiyHKoZF6wHOE206ukiSVFluOCwZ7ejVU/1S/&#10;VsFx/8/y5XuXfpb6rVy2/Vib8qTU0+O0ewYRaAr38K39oRWsNilcz8Qj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hEvsYAAADcAAAADwAAAAAAAAAAAAAAAACYAgAAZHJz&#10;L2Rvd25yZXYueG1sUEsFBgAAAAAEAAQA9QAAAIsDAAAAAA==&#10;" path="m48,l97,84,,84,48,xe" filled="f" strokeweight=".21267mm">
                  <v:path arrowok="t" o:connecttype="custom" o:connectlocs="48,-305;97,-221;0,-221;48,-305" o:connectangles="0,0,0,0"/>
                </v:shape>
                <v:shape id="Freeform 309" o:spid="_x0000_s1029" style="position:absolute;left:7467;top:-18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AsMUA&#10;AADcAAAADwAAAGRycy9kb3ducmV2LnhtbESPUWvCQBCE3wv9D8cWfNOLCtqmnqKCoEVoa0Xo25Jb&#10;c8HcXshdYvrvPUHo4zA73+zMFp0tRUu1LxwrGA4SEMSZ0wXnCo4/m/4rCB+QNZaOScEfeVjMn59m&#10;mGp35W9qDyEXEcI+RQUmhCqV0meGLPqBq4ijd3a1xRBlnUtd4zXCbSlHSTKRFguODQYrWhvKLofG&#10;xjc+6etjzN1vljTtsNo1q9N5b5TqvXTLdxCBuvB//EhvtYLR2xTuYyI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3YCwxQAAANwAAAAPAAAAAAAAAAAAAAAAAJgCAABkcnMv&#10;ZG93bnJldi54bWxQSwUGAAAAAAQABAD1AAAAigMAAAAA&#10;" path="m48,l,85r97,l48,xe" fillcolor="black" stroked="f">
                  <v:path arrowok="t" o:connecttype="custom" o:connectlocs="48,-183;0,-98;97,-98;48,-183" o:connectangles="0,0,0,0"/>
                </v:shape>
                <v:shape id="Freeform 308" o:spid="_x0000_s1030" style="position:absolute;left:7467;top:-183;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1V8EA&#10;AADcAAAADwAAAGRycy9kb3ducmV2LnhtbERPy4rCMBTdD/gP4QruxlQX4lSj+EAQqYtRFy4vzbUp&#10;NjelibXO108WgsvDec+Xna1ES40vHSsYDRMQxLnTJRcKLufd9xSED8gaK8ek4EUelove1xxT7Z78&#10;S+0pFCKGsE9RgQmhTqX0uSGLfuhq4sjdXGMxRNgUUjf4jOG2kuMkmUiLJccGgzVtDOX308MqOB//&#10;WK6vq8kh09tsVNZtbrKbUoN+t5qBCNSFj/jt3msF45+4Np6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bdVfBAAAA3AAAAA8AAAAAAAAAAAAAAAAAmAIAAGRycy9kb3du&#10;cmV2LnhtbFBLBQYAAAAABAAEAPUAAACGAwAAAAA=&#10;" path="m48,l97,85,,85,48,xe" filled="f" strokeweight=".21267mm">
                  <v:path arrowok="t" o:connecttype="custom" o:connectlocs="48,-183;97,-98;0,-98;48,-183" o:connectangles="0,0,0,0"/>
                </v:shape>
                <v:shape id="Freeform 307" o:spid="_x0000_s1031" style="position:absolute;left:7467;top:-16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6xWcYA&#10;AADcAAAADwAAAGRycy9kb3ducmV2LnhtbESPUWvCQBCE34X+h2MLfdOLFopGL9IKQlsEW1uEvi25&#10;TS40txdylxj/vScIPg6z883Oaj3YWvTU+sqxgukkAUGcO11xqeD3Zzueg/ABWWPtmBScycM6exit&#10;MNXuxN/UH0IpIoR9igpMCE0qpc8NWfQT1xBHr3CtxRBlW0rd4inCbS1nSfIiLVYcGww2tDGU/x86&#10;G9/Y09fnMw9/edL10+ajezsWO6PU0+PwugQRaAj341v6XSuYLRZwHRMJ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6xWcYAAADcAAAADwAAAAAAAAAAAAAAAACYAgAAZHJz&#10;L2Rvd25yZXYueG1sUEsFBgAAAAAEAAQA9QAAAIsDAAAAAA==&#10;" path="m48,l,84r97,l48,xe" fillcolor="black" stroked="f">
                  <v:path arrowok="t" o:connecttype="custom" o:connectlocs="48,-160;0,-76;97,-76;48,-160" o:connectangles="0,0,0,0"/>
                </v:shape>
                <v:shape id="Freeform 306" o:spid="_x0000_s1032" style="position:absolute;left:7467;top:-160;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jS8IA&#10;AADcAAAADwAAAGRycy9kb3ducmV2LnhtbERPz2vCMBS+D/wfwhN2W9NOkFGNUh0DGfUwu8OOj+bZ&#10;FJuX0mS1219vDoLHj+/3ejvZTow0+NaxgixJQRDXTrfcKPiuPl7eQPiArLFzTAr+yMN2M3taY67d&#10;lb9oPIVGxBD2OSowIfS5lL42ZNEnrieO3NkNFkOEQyP1gNcYbjv5mqZLabHl2GCwp72h+nL6tQqq&#10;4z/L3U+x/Cz1e5m1/Vib8qzU83wqViACTeEhvrsPWsEijfPjmXg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uNLwgAAANwAAAAPAAAAAAAAAAAAAAAAAJgCAABkcnMvZG93&#10;bnJldi54bWxQSwUGAAAAAAQABAD1AAAAhwMAAAAA&#10;" path="m48,l97,84,,84,48,xe" filled="f" strokeweight=".21267mm">
                  <v:path arrowok="t" o:connecttype="custom" o:connectlocs="48,-160;97,-76;0,-76;48,-160" o:connectangles="0,0,0,0"/>
                </v:shape>
                <v:shape id="Freeform 305" o:spid="_x0000_s1033" style="position:absolute;left:7115;top:42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yksQA&#10;AADcAAAADwAAAGRycy9kb3ducmV2LnhtbESPS2sCMRSF9wX/Q7iCm6IZbREZjSLCSLsp9YHry+Q6&#10;GZzcDEl0pv31TaHQ5eE8Ps5q09tGPMiH2rGC6SQDQVw6XXOl4HwqxgsQISJrbByTgi8KsFkPnlaY&#10;a9fxgR7HWIk0wiFHBSbGNpcylIYsholriZN3dd5iTNJXUnvs0rht5CzL5tJizYlgsKWdofJ2vNvE&#10;NXTu/KcrXtv3550svi8fl3Kv1GjYb5cgIvXxP/zXftMKXrIp/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V8pLEAAAA3AAAAA8AAAAAAAAAAAAAAAAAmAIAAGRycy9k&#10;b3ducmV2LnhtbFBLBQYAAAAABAAEAPUAAACJAwAAAAA=&#10;" path="m72,36l65,57,48,70,36,72,15,66,2,49,,36,6,15,23,3,36,,57,7,70,24r2,12xe" filled="f" strokeweight=".21267mm">
                  <v:path arrowok="t" o:connecttype="custom" o:connectlocs="72,465;65,486;48,499;36,501;15,495;2,478;0,465;6,444;23,432;36,429;57,436;70,453;72,465" o:connectangles="0,0,0,0,0,0,0,0,0,0,0,0,0"/>
                </v:shape>
                <v:shape id="Freeform 304" o:spid="_x0000_s1034" style="position:absolute;left:7115;top:331;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s5cQA&#10;AADcAAAADwAAAGRycy9kb3ducmV2LnhtbESPS2sCMRSF9wX/Q7iCm6KZ2iIyGkWEEbsp9YHry+Q6&#10;GZzcDEnqjP31TaHQ5eE8Ps5y3dtG3MmH2rGCl0kGgrh0uuZKwflUjOcgQkTW2DgmBQ8KsF4NnpaY&#10;a9fxge7HWIk0wiFHBSbGNpcylIYsholriZN3dd5iTNJXUnvs0rht5DTLZtJizYlgsKWtofJ2/LKJ&#10;a+jc+U9XvLXvz1tZfF8+LuVOqdGw3yxAROrjf/ivvdcKXrM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HbOXEAAAA3AAAAA8AAAAAAAAAAAAAAAAAmAIAAGRycy9k&#10;b3ducmV2LnhtbFBLBQYAAAAABAAEAPUAAACJAwAAAAA=&#10;" path="m72,36l65,57,48,70,36,72,15,66,2,49,,36,6,16,23,3,36,,57,7,70,24r2,12xe" filled="f" strokeweight=".21267mm">
                  <v:path arrowok="t" o:connecttype="custom" o:connectlocs="72,367;65,388;48,401;36,403;15,397;2,380;0,367;6,347;23,334;36,331;57,338;70,355;72,367" o:connectangles="0,0,0,0,0,0,0,0,0,0,0,0,0"/>
                </v:shape>
                <v:shape id="Freeform 303" o:spid="_x0000_s1035" style="position:absolute;left:7115;top:382;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JfsQA&#10;AADcAAAADwAAAGRycy9kb3ducmV2LnhtbESPS2sCMRSF9wX/Q7hCN0Uz1SIyGkWEkXZT6gPXl8l1&#10;Mji5GZLUGf31TaHQ5eE8Ps5y3dtG3MiH2rGC13EGgrh0uuZKwelYjOYgQkTW2DgmBXcKsF4NnpaY&#10;a9fxnm6HWIk0wiFHBSbGNpcylIYshrFriZN3cd5iTNJXUnvs0rht5CTLZtJizYlgsKWtofJ6+LaJ&#10;a+jU+S9XvLUfL1tZPM6f53Kn1POw3yxAROrjf/iv/a4VTLM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yX7EAAAA3AAAAA8AAAAAAAAAAAAAAAAAmAIAAGRycy9k&#10;b3ducmV2LnhtbFBLBQYAAAAABAAEAPUAAACJAwAAAAA=&#10;" path="m72,36l65,57,48,70,36,72,15,65,2,48,,36,6,15,23,2,36,,57,6,70,24r2,12xe" filled="f" strokeweight=".21267mm">
                  <v:path arrowok="t" o:connecttype="custom" o:connectlocs="72,418;65,439;48,452;36,454;15,447;2,430;0,418;6,397;23,384;36,382;57,388;70,406;72,418" o:connectangles="0,0,0,0,0,0,0,0,0,0,0,0,0"/>
                </v:shape>
                <v:shape id="Freeform 302" o:spid="_x0000_s1036" style="position:absolute;left:7734;top:-8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RCsQA&#10;AADcAAAADwAAAGRycy9kb3ducmV2LnhtbESPS2sCMRSF9wX/Q7hCN0UztSIyGkWEkXZT6gPXl8l1&#10;Mji5GZLUGf31TaHQ5eE8Ps5y3dtG3MiH2rGC13EGgrh0uuZKwelYjOYgQkTW2DgmBXcKsF4NnpaY&#10;a9fxnm6HWIk0wiFHBSbGNpcylIYshrFriZN3cd5iTNJXUnvs0rht5CTLZtJizYlgsKWtofJ6+LaJ&#10;a+jU+S9XTNuPl60sHufPc7lT6nnYbxYgIvXxP/zXftcK3rIp/J5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iUQrEAAAA3AAAAA8AAAAAAAAAAAAAAAAAmAIAAGRycy9k&#10;b3ducmV2LnhtbFBLBQYAAAAABAAEAPUAAACJAwAAAAA=&#10;" path="m72,36l66,57,48,70,36,73,15,66,2,49,,36,7,16,24,3,36,,57,7,70,24r2,12xe" filled="f" strokeweight=".21267mm">
                  <v:path arrowok="t" o:connecttype="custom" o:connectlocs="72,-48;66,-27;48,-14;36,-11;15,-18;2,-35;0,-48;7,-68;24,-81;36,-84;57,-77;70,-60;72,-48" o:connectangles="0,0,0,0,0,0,0,0,0,0,0,0,0"/>
                </v:shape>
                <v:shape id="Freeform 301" o:spid="_x0000_s1037" style="position:absolute;left:7734;top:-50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70kcQA&#10;AADcAAAADwAAAGRycy9kb3ducmV2LnhtbESPS2sCMRSF9wX/Q7iCm6KZ2ioyGkWEKe2m+ML1ZXKd&#10;DE5uhiR1pv31TaHQ5eE8Ps5q09tG3MmH2rGCp0kGgrh0uuZKwflUjBcgQkTW2DgmBV8UYLMePKww&#10;167jA92PsRJphEOOCkyMbS5lKA1ZDBPXEifv6rzFmKSvpPbYpXHbyGmWzaXFmhPBYEs7Q+Xt+GkT&#10;19C583tXvLTvjztZfF8+LuWrUqNhv12CiNTH//Bf+00reM5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u9JHEAAAA3AAAAA8AAAAAAAAAAAAAAAAAmAIAAGRycy9k&#10;b3ducmV2LnhtbFBLBQYAAAAABAAEAPUAAACJAwAAAAA=&#10;" path="m72,36l66,57,48,70,36,72,15,65,2,48,,36,7,15,24,2,36,,57,7,70,24r2,12xe" filled="f" strokeweight=".21267mm">
                  <v:path arrowok="t" o:connecttype="custom" o:connectlocs="72,-464;66,-443;48,-430;36,-428;15,-435;2,-452;0,-464;7,-485;24,-498;36,-500;57,-493;70,-476;72,-464" o:connectangles="0,0,0,0,0,0,0,0,0,0,0,0,0"/>
                </v:shape>
                <v:shape id="Freeform 300" o:spid="_x0000_s1038" style="position:absolute;left:7734;top:-47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q5sQA&#10;AADcAAAADwAAAGRycy9kb3ducmV2LnhtbESPS2sCMRSF9wX/Q7hCN0UztUVkNIoII+2m1AeuL5Pr&#10;ZHByMySpM/rrm0LB5eE8Ps5i1dtGXMmH2rGC13EGgrh0uuZKwfFQjGYgQkTW2DgmBTcKsFoOnhaY&#10;a9fxjq77WIk0wiFHBSbGNpcylIYshrFriZN3dt5iTNJXUnvs0rht5CTLptJizYlgsKWNofKy/7GJ&#10;a+jY+W9XvLefLxtZ3E9fp3Kr1POwX89BROrjI/zf/tAK3rI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8aubEAAAA3AAAAA8AAAAAAAAAAAAAAAAAmAIAAGRycy9k&#10;b3ducmV2LnhtbFBLBQYAAAAABAAEAPUAAACJAwAAAAA=&#10;" path="m72,36l66,56,48,69,36,72,15,65,2,48,,36,7,15,24,2,36,,57,6,70,23r2,13xe" filled="f" strokeweight=".21267mm">
                  <v:path arrowok="t" o:connecttype="custom" o:connectlocs="72,-442;66,-422;48,-409;36,-406;15,-413;2,-430;0,-442;7,-463;24,-476;36,-478;57,-472;70,-455;72,-442" o:connectangles="0,0,0,0,0,0,0,0,0,0,0,0,0"/>
                </v:shape>
                <v:shape id="Freeform 299" o:spid="_x0000_s1039" style="position:absolute;left:7734;top:-638;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PfcQA&#10;AADcAAAADwAAAGRycy9kb3ducmV2LnhtbESPS2sCMRSF9wX/Q7iCm6KZ2qIyGkWEKe2m+ML1ZXKd&#10;DE5uhiR1pv31TaHQ5eE8Ps5q09tG3MmH2rGCp0kGgrh0uuZKwflUjBcgQkTW2DgmBV8UYLMePKww&#10;167jA92PsRJphEOOCkyMbS5lKA1ZDBPXEifv6rzFmKSvpPbYpXHbyGmWzaTFmhPBYEs7Q+Xt+GkT&#10;19C583tXvLTvjztZfF8+LuWrUqNhv12CiNTH//Bf+00reM7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z33EAAAA3AAAAA8AAAAAAAAAAAAAAAAAmAIAAGRycy9k&#10;b3ducmV2LnhtbFBLBQYAAAAABAAEAPUAAACJAwAAAAA=&#10;" path="m72,36l66,57,48,69,36,72,15,65,2,48,,36,7,15,24,2,36,,57,6,70,23r2,13xe" filled="f" strokeweight=".21267mm">
                  <v:path arrowok="t" o:connecttype="custom" o:connectlocs="72,-602;66,-581;48,-569;36,-566;15,-573;2,-590;0,-602;7,-623;24,-636;36,-638;57,-632;70,-615;72,-602" o:connectangles="0,0,0,0,0,0,0,0,0,0,0,0,0"/>
                </v:shape>
                <v:shape id="Freeform 298" o:spid="_x0000_s1040" style="position:absolute;left:8208;top:-54;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bD8IA&#10;AADcAAAADwAAAGRycy9kb3ducmV2LnhtbERPTUsDMRC9C/6HMEIvYrNVEVmbFims1IvYWnoeNuNm&#10;cTNZkrS77a93DoUeH+97vhx9p44UUxvYwGxagCKug225MbD7qR5eQaWMbLELTAZOlGC5uL2ZY2nD&#10;wBs6bnOjJIRTiQZczn2pdaodeUzT0BML9xuixywwNtpGHCTcd/qxKF60x5alwWFPK0f13/bgpdfR&#10;bojfoXruP+9Xujrvv/b1hzGTu/H9DVSmMV/FF/faGngqZK2ckSO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1sPwgAAANwAAAAPAAAAAAAAAAAAAAAAAJgCAABkcnMvZG93&#10;bnJldi54bWxQSwUGAAAAAAQABAD1AAAAhwMAAAAA&#10;" path="m72,36l65,57,48,70,36,72,15,65,2,48,,36,7,15,24,2,36,,57,7,70,24r2,12xe" filled="f" strokeweight=".21267mm">
                  <v:path arrowok="t" o:connecttype="custom" o:connectlocs="72,-18;65,3;48,16;36,18;15,11;2,-6;0,-18;7,-39;24,-52;36,-54;57,-47;70,-30;72,-18" o:connectangles="0,0,0,0,0,0,0,0,0,0,0,0,0"/>
                </v:shape>
                <v:shape id="Freeform 297" o:spid="_x0000_s1041" style="position:absolute;left:8208;top:-83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lMQA&#10;AADcAAAADwAAAGRycy9kb3ducmV2LnhtbESPS2sCMRSF9wX/Q7iCm6KZ2iI6GkWEKe2m+ML1ZXKd&#10;DE5uhiR1pv31TaHQ5eE8Ps5q09tG3MmH2rGCp0kGgrh0uuZKwflUjOcgQkTW2DgmBV8UYLMePKww&#10;167jA92PsRJphEOOCkyMbS5lKA1ZDBPXEifv6rzFmKSvpPbYpXHbyGmWzaTFmhPBYEs7Q+Xt+GkT&#10;19C583tXvLTvjztZfF8+LuWrUqNhv12CiNTH//Bf+00reM4W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j/pTEAAAA3AAAAA8AAAAAAAAAAAAAAAAAmAIAAGRycy9k&#10;b3ducmV2LnhtbFBLBQYAAAAABAAEAPUAAACJAwAAAAA=&#10;" path="m72,36l65,57,48,70,36,72,15,65,2,48,,36,7,15,24,2,36,,57,7,70,24r2,12xe" filled="f" strokeweight=".21267mm">
                  <v:path arrowok="t" o:connecttype="custom" o:connectlocs="72,-794;65,-773;48,-760;36,-758;15,-765;2,-782;0,-794;7,-815;24,-828;36,-830;57,-823;70,-806;72,-794" o:connectangles="0,0,0,0,0,0,0,0,0,0,0,0,0"/>
                </v:shape>
                <v:shape id="Freeform 296" o:spid="_x0000_s1042" style="position:absolute;left:8208;top:-709;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B1MIA&#10;AADcAAAADwAAAGRycy9kb3ducmV2LnhtbERPTUsDMRC9C/6HMEIv0marUmTbtEhhpV7E1tLzsJlu&#10;lm4mSxK7q7/eOQgeH+97tRl9p64UUxvYwHxWgCKug225MXD8rKbPoFJGttgFJgPflGCzvr1ZYWnD&#10;wHu6HnKjJIRTiQZczn2pdaodeUyz0BMLdw7RYxYYG20jDhLuO/1QFAvtsWVpcNjT1lF9OXx56XV0&#10;HOJHqJ76t/utrn5O76f61ZjJ3fiyBJVpzP/iP/fOGnicy3w5I0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QMHUwgAAANwAAAAPAAAAAAAAAAAAAAAAAJgCAABkcnMvZG93&#10;bnJldi54bWxQSwUGAAAAAAQABAD1AAAAhwMAAAAA&#10;" path="m72,36l65,57,48,70,36,72,15,65,2,48,,36,7,15,24,2,36,,57,6,70,24r2,12xe" filled="f" strokeweight=".21267mm">
                  <v:path arrowok="t" o:connecttype="custom" o:connectlocs="72,-673;65,-652;48,-639;36,-637;15,-644;2,-661;0,-673;7,-694;24,-707;36,-709;57,-703;70,-685;72,-673" o:connectangles="0,0,0,0,0,0,0,0,0,0,0,0,0"/>
                </v:shape>
                <v:shape id="Freeform 295" o:spid="_x0000_s1043" style="position:absolute;left:8208;top:-945;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kT8QA&#10;AADcAAAADwAAAGRycy9kb3ducmV2LnhtbESPXWvCMBSG74X9h3AG3shM60RGZ5QhVNzNmB94fWjO&#10;mrLmpCTR1v36ZTDw8uX9eHiX68G24ko+NI4V5NMMBHHldMO1gtOxfHoBESKyxtYxKbhRgPXqYbTE&#10;Qrue93Q9xFqkEQ4FKjAxdoWUoTJkMUxdR5y8L+ctxiR9LbXHPo3bVs6ybCEtNpwIBjvaGKq+Dxeb&#10;uIZOvf905bx7n2xk+XP+OFdbpcaPw9sriEhDvIf/2zut4DnP4e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ZE/EAAAA3AAAAA8AAAAAAAAAAAAAAAAAmAIAAGRycy9k&#10;b3ducmV2LnhtbFBLBQYAAAAABAAEAPUAAACJAwAAAAA=&#10;" path="m72,36l65,57,48,70,36,72,15,66,2,49,,36,7,16,24,3,36,,57,7,70,24r2,12xe" filled="f" strokeweight=".21267mm">
                  <v:path arrowok="t" o:connecttype="custom" o:connectlocs="72,-909;65,-888;48,-875;36,-873;15,-879;2,-896;0,-909;7,-929;24,-942;36,-945;57,-938;70,-921;72,-909" o:connectangles="0,0,0,0,0,0,0,0,0,0,0,0,0"/>
                </v:shape>
                <v:shape id="Freeform 294" o:spid="_x0000_s1044" style="position:absolute;left:13398;top:-3274;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bSHMMA&#10;AADcAAAADwAAAGRycy9kb3ducmV2LnhtbESPQWsCMRSE7wX/Q3iCt5p1BZGtUURpKfXk2vb82Dw3&#10;YTcvyybV7b83guBxmJlvmNVmcK24UB+sZwWzaQaCuPLacq3g+/T+ugQRIrLG1jMp+KcAm/XoZYWF&#10;9lc+0qWMtUgQDgUqMDF2hZShMuQwTH1HnLyz7x3GJPta6h6vCe5amWfZQjq0nBYMdrQzVDXln1OQ&#10;Z/bnq/yVB2/qfWk/lk0Xjo1Sk/GwfQMRaYjP8KP9qRXMZzncz6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bSHMMAAADcAAAADwAAAAAAAAAAAAAAAACYAgAAZHJzL2Rv&#10;d25yZXYueG1sUEsFBgAAAAAEAAQA9QAAAIgDAAAAAA==&#10;" path="m2361,l,2431e" filled="f" strokeweight=".21267mm">
                  <v:path arrowok="t" o:connecttype="custom" o:connectlocs="2361,-1637;0,794" o:connectangles="0,0"/>
                  <o:lock v:ext="edit" verticies="t"/>
                </v:shape>
                <v:shape id="Freeform 293" o:spid="_x0000_s1045" style="position:absolute;left:13398;top:-3274;width:2361;height:2431;visibility:visible;mso-wrap-style:square;v-text-anchor:top" coordsize="2361,2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3h8MA&#10;AADcAAAADwAAAGRycy9kb3ducmV2LnhtbESPQWvCQBSE7wX/w/KE3uomCkWiaxBFKe3JtHp+ZJ/Z&#10;Jdm3Ibtq+u+7hUKPw8x8w6zL0XXiTkOwnhXkswwEce215UbB1+fhZQkiRGSNnWdS8E0Bys3kaY2F&#10;9g8+0b2KjUgQDgUqMDH2hZShNuQwzHxPnLyrHxzGJIdG6gEfCe46Oc+yV+nQclow2NPOUN1WN6dg&#10;ntnze3WRH940+8oel20fTq1Sz9NxuwIRaYz/4b/2m1awyB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p3h8MAAADcAAAADwAAAAAAAAAAAAAAAACYAgAAZHJzL2Rv&#10;d25yZXYueG1sUEsFBgAAAAAEAAQA9QAAAIgDAAAAAA==&#10;" path="m,2431l2361,e" filled="f" strokeweight=".21267mm">
                  <v:path arrowok="t" o:connecttype="custom" o:connectlocs="0,794;2361,-1637" o:connectangles="0,0"/>
                  <o:lock v:ext="edit" verticies="t"/>
                </v:shape>
                <v:shape id="Freeform 292" o:spid="_x0000_s1046" style="position:absolute;left:8716;top:110;width:72;height:72;visibility:visible;mso-wrap-style:square;v-text-anchor:top" coordsize="7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H18QA&#10;AADcAAAADwAAAGRycy9kb3ducmV2LnhtbESPS2sCMRSF9wX/Q7iCG9GMD4qMRinCiG6KVXF9mdxO&#10;hk5uhiR1pv31TaHQ5eE8Ps5m19tGPMiH2rGC2TQDQVw6XXOl4HYtJisQISJrbByTgi8KsNsOnjaY&#10;a9fxGz0usRJphEOOCkyMbS5lKA1ZDFPXEifv3XmLMUlfSe2xS+O2kfMse5YWa04Egy3tDZUfl0+b&#10;uIZunT+7YtmexntZfN9f7+VBqdGwf1mDiNTH//Bf+6gVLGZL+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7x9fEAAAA3AAAAA8AAAAAAAAAAAAAAAAAmAIAAGRycy9k&#10;b3ducmV2LnhtbFBLBQYAAAAABAAEAPUAAACJAwAAAAA=&#10;" path="m73,36l66,57,49,70,37,72,16,65,3,48,,36,7,15,24,2,37,,57,7,70,24r3,12xe" filled="f" strokeweight=".21267mm">
                  <v:path arrowok="t" o:connecttype="custom" o:connectlocs="73,146;66,167;49,180;37,182;16,175;3,158;0,146;7,125;24,112;37,110;57,117;70,134;73,146" o:connectangles="0,0,0,0,0,0,0,0,0,0,0,0,0"/>
                </v:shape>
                <v:shape id="Freeform 291" o:spid="_x0000_s1047" style="position:absolute;left:17442;top:676;width:63;height:0;visibility:visible;mso-wrap-style:square;v-text-anchor:top" coordsize="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BbUMcA&#10;AADcAAAADwAAAGRycy9kb3ducmV2LnhtbESPQWsCMRSE70L/Q3iF3jS7LRW7GqWIhUIPVevF22Pz&#10;urvs5iVNsrrtr28EweMwM98wi9VgOnEiHxrLCvJJBoK4tLrhSsHh6208AxEissbOMin4pQCr5d1o&#10;gYW2Z97RaR8rkSAcClRQx+gKKUNZk8EwsY44ed/WG4xJ+kpqj+cEN518zLKpNNhwWqjR0bqmst33&#10;RsFP3vcz744vH23z5w7rz82wbTdKPdwPr3MQkYZ4C1/b71rBU/4MlzPpC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gW1DHAAAA3AAAAA8AAAAAAAAAAAAAAAAAmAIAAGRy&#10;cy9kb3ducmV2LnhtbFBLBQYAAAAABAAEAPUAAACMAwAAAAA=&#10;" path="m,l64,e" filled="f" strokeweight="1.162mm">
                  <v:path arrowok="t" o:connecttype="custom" o:connectlocs="0,0;63,0" o:connectangles="0,0"/>
                  <o:lock v:ext="edit" verticies="t"/>
                </v:shape>
                <v:shape id="Freeform 290" o:spid="_x0000_s1048" style="position:absolute;left:8704;top:4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p7MUA&#10;AADcAAAADwAAAGRycy9kb3ducmV2LnhtbESPUWvCQBCE34X+h2MLvuklCiKpZ2gLgkpBa0uhb0tu&#10;kwvN7YXcJab/3isUfBxm55udTT7aRgzU+dqxgnSegCAunK65UvD5sZutQfiArLFxTAp+yUO+fZhs&#10;MNPuyu80XEIlIoR9hgpMCG0mpS8MWfRz1xJHr3SdxRBlV0nd4TXCbSMXSbKSFmuODQZbejVU/Fx6&#10;G9840fm45PG7SPohbQ/9y1f5ZpSaPo7PTyACjeF+/J/eawXLdAV/YyIB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ynsxQAAANwAAAAPAAAAAAAAAAAAAAAAAJgCAABkcnMv&#10;ZG93bnJldi54bWxQSwUGAAAAAAQABAD1AAAAigMAAAAA&#10;" path="m49,l,84r97,l49,xe" fillcolor="black" stroked="f">
                  <v:path arrowok="t" o:connecttype="custom" o:connectlocs="49,474;0,558;97,558;49,474" o:connectangles="0,0,0,0"/>
                </v:shape>
                <v:shape id="Freeform 289" o:spid="_x0000_s1049" style="position:absolute;left:8704;top:474;width:97;height:84;visibility:visible;mso-wrap-style:square;v-text-anchor:top" coordsize="9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t4sUA&#10;AADcAAAADwAAAGRycy9kb3ducmV2LnhtbESPT2vCQBTE74V+h+UVvNVNFGxJXcU/CCLpoerB4yP7&#10;zIZm34bsGqOf3hUKPQ4z8xtmOu9tLTpqfeVYQTpMQBAXTldcKjgeNu+fIHxA1lg7JgU38jCfvb5M&#10;MdPuyj/U7UMpIoR9hgpMCE0mpS8MWfRD1xBH7+xaiyHKtpS6xWuE21qOkmQiLVYcFww2tDJU/O4v&#10;VsHh+85yeVpMdrle52nVdIXJz0oN3vrFF4hAffgP/7W3WsE4/YD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u3ixQAAANwAAAAPAAAAAAAAAAAAAAAAAJgCAABkcnMv&#10;ZG93bnJldi54bWxQSwUGAAAAAAQABAD1AAAAigMAAAAA&#10;" path="m49,l97,84,,84,49,xe" filled="f" strokeweight=".21267mm">
                  <v:path arrowok="t" o:connecttype="custom" o:connectlocs="49,474;97,558;0,558;49,474" o:connectangles="0,0,0,0"/>
                </v:shape>
                <w10:wrap anchorx="page"/>
              </v:group>
            </w:pict>
          </mc:Fallback>
        </mc:AlternateContent>
      </w:r>
      <w:r>
        <w:rPr>
          <w:noProof/>
        </w:rPr>
        <mc:AlternateContent>
          <mc:Choice Requires="wps">
            <w:drawing>
              <wp:anchor distT="0" distB="0" distL="114300" distR="114300" simplePos="0" relativeHeight="503314217" behindDoc="1" locked="0" layoutInCell="1" allowOverlap="1" wp14:anchorId="7FE468E9" wp14:editId="6365E15D">
                <wp:simplePos x="0" y="0"/>
                <wp:positionH relativeFrom="page">
                  <wp:posOffset>4192270</wp:posOffset>
                </wp:positionH>
                <wp:positionV relativeFrom="paragraph">
                  <wp:posOffset>-1042670</wp:posOffset>
                </wp:positionV>
                <wp:extent cx="1560195" cy="1608455"/>
                <wp:effectExtent l="1270" t="0" r="635" b="4445"/>
                <wp:wrapNone/>
                <wp:docPr id="29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195" cy="160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52D3B70D" w14:textId="77777777">
                              <w:trPr>
                                <w:trHeight w:hRule="exact" w:val="375"/>
                              </w:trPr>
                              <w:tc>
                                <w:tcPr>
                                  <w:tcW w:w="96" w:type="dxa"/>
                                  <w:tcBorders>
                                    <w:top w:val="single" w:sz="5" w:space="0" w:color="000000"/>
                                    <w:left w:val="nil"/>
                                    <w:bottom w:val="single" w:sz="5" w:space="0" w:color="000000"/>
                                    <w:right w:val="single" w:sz="5" w:space="0" w:color="000000"/>
                                  </w:tcBorders>
                                </w:tcPr>
                                <w:p w14:paraId="0848A8D3"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68149F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8FE919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924556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ED1A7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01C72F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E722D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D5563F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FE9439E" w14:textId="77777777" w:rsidR="000B0C38" w:rsidRDefault="000B0C38"/>
                              </w:tc>
                            </w:tr>
                            <w:tr w:rsidR="000B0C38" w14:paraId="42701694" w14:textId="77777777">
                              <w:trPr>
                                <w:trHeight w:hRule="exact" w:val="375"/>
                              </w:trPr>
                              <w:tc>
                                <w:tcPr>
                                  <w:tcW w:w="96" w:type="dxa"/>
                                  <w:tcBorders>
                                    <w:top w:val="single" w:sz="5" w:space="0" w:color="000000"/>
                                    <w:left w:val="nil"/>
                                    <w:bottom w:val="single" w:sz="5" w:space="0" w:color="000000"/>
                                    <w:right w:val="single" w:sz="5" w:space="0" w:color="000000"/>
                                  </w:tcBorders>
                                </w:tcPr>
                                <w:p w14:paraId="1F223F7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FE9BEF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54F60B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13F4B9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443AF4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3A825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4AC44D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FD9600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1465678" w14:textId="77777777" w:rsidR="000B0C38" w:rsidRDefault="000B0C38"/>
                              </w:tc>
                            </w:tr>
                            <w:tr w:rsidR="000B0C38" w14:paraId="1B2EA75D" w14:textId="77777777">
                              <w:trPr>
                                <w:trHeight w:hRule="exact" w:val="375"/>
                              </w:trPr>
                              <w:tc>
                                <w:tcPr>
                                  <w:tcW w:w="96" w:type="dxa"/>
                                  <w:tcBorders>
                                    <w:top w:val="single" w:sz="5" w:space="0" w:color="000000"/>
                                    <w:left w:val="nil"/>
                                    <w:bottom w:val="single" w:sz="5" w:space="0" w:color="000000"/>
                                    <w:right w:val="single" w:sz="5" w:space="0" w:color="000000"/>
                                  </w:tcBorders>
                                </w:tcPr>
                                <w:p w14:paraId="611F159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08B217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48E7D4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9692AD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29C7C7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85F308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6D5827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7FBA7FC"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C685FC4" w14:textId="77777777" w:rsidR="000B0C38" w:rsidRDefault="000B0C38"/>
                              </w:tc>
                            </w:tr>
                            <w:tr w:rsidR="000B0C38" w14:paraId="1F78E6A8" w14:textId="77777777">
                              <w:trPr>
                                <w:trHeight w:hRule="exact" w:val="375"/>
                              </w:trPr>
                              <w:tc>
                                <w:tcPr>
                                  <w:tcW w:w="96" w:type="dxa"/>
                                  <w:tcBorders>
                                    <w:top w:val="single" w:sz="5" w:space="0" w:color="000000"/>
                                    <w:left w:val="nil"/>
                                    <w:bottom w:val="single" w:sz="5" w:space="0" w:color="000000"/>
                                    <w:right w:val="single" w:sz="5" w:space="0" w:color="000000"/>
                                  </w:tcBorders>
                                </w:tcPr>
                                <w:p w14:paraId="67D7675C"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DA526B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CA07D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89C0E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5F1FD0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F842AB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C66908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5C38F2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A573AD6" w14:textId="77777777" w:rsidR="000B0C38" w:rsidRDefault="000B0C38"/>
                              </w:tc>
                            </w:tr>
                            <w:tr w:rsidR="000B0C38" w14:paraId="0F656EE3" w14:textId="77777777">
                              <w:trPr>
                                <w:trHeight w:hRule="exact" w:val="375"/>
                              </w:trPr>
                              <w:tc>
                                <w:tcPr>
                                  <w:tcW w:w="96" w:type="dxa"/>
                                  <w:tcBorders>
                                    <w:top w:val="single" w:sz="5" w:space="0" w:color="000000"/>
                                    <w:left w:val="nil"/>
                                    <w:bottom w:val="single" w:sz="5" w:space="0" w:color="000000"/>
                                    <w:right w:val="single" w:sz="5" w:space="0" w:color="000000"/>
                                  </w:tcBorders>
                                </w:tcPr>
                                <w:p w14:paraId="7C35765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0B155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63DB98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03B94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EE8947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B947CB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A821A8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C408BF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346D4FB" w14:textId="77777777" w:rsidR="000B0C38" w:rsidRDefault="000B0C38"/>
                              </w:tc>
                            </w:tr>
                            <w:tr w:rsidR="000B0C38" w14:paraId="712CA5A2" w14:textId="77777777">
                              <w:trPr>
                                <w:trHeight w:hRule="exact" w:val="375"/>
                              </w:trPr>
                              <w:tc>
                                <w:tcPr>
                                  <w:tcW w:w="96" w:type="dxa"/>
                                  <w:tcBorders>
                                    <w:top w:val="single" w:sz="5" w:space="0" w:color="000000"/>
                                    <w:left w:val="nil"/>
                                    <w:bottom w:val="single" w:sz="5" w:space="0" w:color="000000"/>
                                    <w:right w:val="single" w:sz="5" w:space="0" w:color="000000"/>
                                  </w:tcBorders>
                                </w:tcPr>
                                <w:p w14:paraId="415BBBCD"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740904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2EC91E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8A4DE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80AAA7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C3A3D9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59CA0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CA9732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BB245CD" w14:textId="77777777" w:rsidR="000B0C38" w:rsidRDefault="000B0C38"/>
                              </w:tc>
                            </w:tr>
                            <w:tr w:rsidR="000B0C38" w14:paraId="260BE3A4" w14:textId="77777777">
                              <w:trPr>
                                <w:trHeight w:hRule="exact" w:val="90"/>
                              </w:trPr>
                              <w:tc>
                                <w:tcPr>
                                  <w:tcW w:w="96" w:type="dxa"/>
                                  <w:tcBorders>
                                    <w:top w:val="single" w:sz="5" w:space="0" w:color="000000"/>
                                    <w:left w:val="nil"/>
                                    <w:bottom w:val="nil"/>
                                    <w:right w:val="single" w:sz="5" w:space="0" w:color="000000"/>
                                  </w:tcBorders>
                                </w:tcPr>
                                <w:p w14:paraId="58DB21B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9A9A95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CD3825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3B515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3AC506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94173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04B767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A0D8DA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4FF0266" w14:textId="77777777" w:rsidR="000B0C38" w:rsidRDefault="000B0C38"/>
                              </w:tc>
                            </w:tr>
                            <w:tr w:rsidR="000B0C38" w14:paraId="5D338E50" w14:textId="77777777">
                              <w:trPr>
                                <w:trHeight w:hRule="exact" w:val="96"/>
                              </w:trPr>
                              <w:tc>
                                <w:tcPr>
                                  <w:tcW w:w="96" w:type="dxa"/>
                                  <w:tcBorders>
                                    <w:top w:val="nil"/>
                                    <w:left w:val="nil"/>
                                    <w:bottom w:val="nil"/>
                                    <w:right w:val="nil"/>
                                  </w:tcBorders>
                                </w:tcPr>
                                <w:p w14:paraId="3128C33A" w14:textId="77777777" w:rsidR="000B0C38" w:rsidRDefault="000B0C38"/>
                              </w:tc>
                              <w:tc>
                                <w:tcPr>
                                  <w:tcW w:w="87" w:type="dxa"/>
                                  <w:tcBorders>
                                    <w:top w:val="single" w:sz="5" w:space="0" w:color="000000"/>
                                    <w:left w:val="nil"/>
                                    <w:bottom w:val="nil"/>
                                    <w:right w:val="single" w:sz="5" w:space="0" w:color="000000"/>
                                  </w:tcBorders>
                                </w:tcPr>
                                <w:p w14:paraId="03D647D7" w14:textId="77777777" w:rsidR="000B0C38" w:rsidRDefault="000B0C38"/>
                              </w:tc>
                              <w:tc>
                                <w:tcPr>
                                  <w:tcW w:w="364" w:type="dxa"/>
                                  <w:tcBorders>
                                    <w:top w:val="single" w:sz="5" w:space="0" w:color="000000"/>
                                    <w:left w:val="single" w:sz="5" w:space="0" w:color="000000"/>
                                    <w:bottom w:val="nil"/>
                                    <w:right w:val="single" w:sz="5" w:space="0" w:color="000000"/>
                                  </w:tcBorders>
                                </w:tcPr>
                                <w:p w14:paraId="4E8EA652" w14:textId="77777777" w:rsidR="000B0C38" w:rsidRDefault="000B0C38"/>
                              </w:tc>
                              <w:tc>
                                <w:tcPr>
                                  <w:tcW w:w="364" w:type="dxa"/>
                                  <w:tcBorders>
                                    <w:top w:val="single" w:sz="5" w:space="0" w:color="000000"/>
                                    <w:left w:val="single" w:sz="5" w:space="0" w:color="000000"/>
                                    <w:bottom w:val="nil"/>
                                    <w:right w:val="single" w:sz="5" w:space="0" w:color="000000"/>
                                  </w:tcBorders>
                                </w:tcPr>
                                <w:p w14:paraId="518F7FDD" w14:textId="77777777" w:rsidR="000B0C38" w:rsidRDefault="000B0C38"/>
                              </w:tc>
                              <w:tc>
                                <w:tcPr>
                                  <w:tcW w:w="364" w:type="dxa"/>
                                  <w:tcBorders>
                                    <w:top w:val="single" w:sz="5" w:space="0" w:color="000000"/>
                                    <w:left w:val="single" w:sz="5" w:space="0" w:color="000000"/>
                                    <w:bottom w:val="nil"/>
                                    <w:right w:val="single" w:sz="5" w:space="0" w:color="000000"/>
                                  </w:tcBorders>
                                </w:tcPr>
                                <w:p w14:paraId="09292698" w14:textId="77777777" w:rsidR="000B0C38" w:rsidRDefault="000B0C38"/>
                              </w:tc>
                              <w:tc>
                                <w:tcPr>
                                  <w:tcW w:w="364" w:type="dxa"/>
                                  <w:tcBorders>
                                    <w:top w:val="single" w:sz="5" w:space="0" w:color="000000"/>
                                    <w:left w:val="single" w:sz="5" w:space="0" w:color="000000"/>
                                    <w:bottom w:val="nil"/>
                                    <w:right w:val="single" w:sz="5" w:space="0" w:color="000000"/>
                                  </w:tcBorders>
                                </w:tcPr>
                                <w:p w14:paraId="0ABA3883" w14:textId="77777777" w:rsidR="000B0C38" w:rsidRDefault="000B0C38"/>
                              </w:tc>
                              <w:tc>
                                <w:tcPr>
                                  <w:tcW w:w="364" w:type="dxa"/>
                                  <w:tcBorders>
                                    <w:top w:val="single" w:sz="5" w:space="0" w:color="000000"/>
                                    <w:left w:val="single" w:sz="5" w:space="0" w:color="000000"/>
                                    <w:bottom w:val="nil"/>
                                    <w:right w:val="single" w:sz="5" w:space="0" w:color="000000"/>
                                  </w:tcBorders>
                                </w:tcPr>
                                <w:p w14:paraId="2516C246" w14:textId="77777777" w:rsidR="000B0C38" w:rsidRDefault="000B0C38"/>
                              </w:tc>
                              <w:tc>
                                <w:tcPr>
                                  <w:tcW w:w="364" w:type="dxa"/>
                                  <w:tcBorders>
                                    <w:top w:val="single" w:sz="5" w:space="0" w:color="000000"/>
                                    <w:left w:val="single" w:sz="5" w:space="0" w:color="000000"/>
                                    <w:bottom w:val="nil"/>
                                    <w:right w:val="single" w:sz="5" w:space="0" w:color="000000"/>
                                  </w:tcBorders>
                                </w:tcPr>
                                <w:p w14:paraId="7527B23F" w14:textId="77777777" w:rsidR="000B0C38" w:rsidRDefault="000B0C38"/>
                              </w:tc>
                              <w:tc>
                                <w:tcPr>
                                  <w:tcW w:w="87" w:type="dxa"/>
                                  <w:tcBorders>
                                    <w:top w:val="single" w:sz="5" w:space="0" w:color="000000"/>
                                    <w:left w:val="single" w:sz="5" w:space="0" w:color="000000"/>
                                    <w:bottom w:val="nil"/>
                                    <w:right w:val="nil"/>
                                  </w:tcBorders>
                                </w:tcPr>
                                <w:p w14:paraId="0EEE0B48" w14:textId="77777777" w:rsidR="000B0C38" w:rsidRDefault="000B0C38"/>
                              </w:tc>
                            </w:tr>
                          </w:tbl>
                          <w:p w14:paraId="1DE78601" w14:textId="77777777" w:rsidR="000B0C38" w:rsidRDefault="000B0C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063" type="#_x0000_t202" style="position:absolute;margin-left:330.1pt;margin-top:-82.05pt;width:122.85pt;height:126.65pt;z-index:-2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6"/>
                        <w:gridCol w:w="87"/>
                        <w:gridCol w:w="364"/>
                        <w:gridCol w:w="364"/>
                        <w:gridCol w:w="364"/>
                        <w:gridCol w:w="364"/>
                        <w:gridCol w:w="364"/>
                        <w:gridCol w:w="364"/>
                        <w:gridCol w:w="87"/>
                      </w:tblGrid>
                      <w:tr w:rsidR="000B0C38" w14:paraId="52D3B70D" w14:textId="77777777">
                        <w:trPr>
                          <w:trHeight w:hRule="exact" w:val="375"/>
                        </w:trPr>
                        <w:tc>
                          <w:tcPr>
                            <w:tcW w:w="96" w:type="dxa"/>
                            <w:tcBorders>
                              <w:top w:val="single" w:sz="5" w:space="0" w:color="000000"/>
                              <w:left w:val="nil"/>
                              <w:bottom w:val="single" w:sz="5" w:space="0" w:color="000000"/>
                              <w:right w:val="single" w:sz="5" w:space="0" w:color="000000"/>
                            </w:tcBorders>
                          </w:tcPr>
                          <w:p w14:paraId="0848A8D3"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68149F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8FE9199"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924556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ED1A7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01C72F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E722D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D5563F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FE9439E" w14:textId="77777777" w:rsidR="000B0C38" w:rsidRDefault="000B0C38"/>
                        </w:tc>
                      </w:tr>
                      <w:tr w:rsidR="000B0C38" w14:paraId="42701694" w14:textId="77777777">
                        <w:trPr>
                          <w:trHeight w:hRule="exact" w:val="375"/>
                        </w:trPr>
                        <w:tc>
                          <w:tcPr>
                            <w:tcW w:w="96" w:type="dxa"/>
                            <w:tcBorders>
                              <w:top w:val="single" w:sz="5" w:space="0" w:color="000000"/>
                              <w:left w:val="nil"/>
                              <w:bottom w:val="single" w:sz="5" w:space="0" w:color="000000"/>
                              <w:right w:val="single" w:sz="5" w:space="0" w:color="000000"/>
                            </w:tcBorders>
                          </w:tcPr>
                          <w:p w14:paraId="1F223F7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FE9BEF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54F60B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13F4B9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443AF4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3A8254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4AC44D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FD9600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1465678" w14:textId="77777777" w:rsidR="000B0C38" w:rsidRDefault="000B0C38"/>
                        </w:tc>
                      </w:tr>
                      <w:tr w:rsidR="000B0C38" w14:paraId="1B2EA75D" w14:textId="77777777">
                        <w:trPr>
                          <w:trHeight w:hRule="exact" w:val="375"/>
                        </w:trPr>
                        <w:tc>
                          <w:tcPr>
                            <w:tcW w:w="96" w:type="dxa"/>
                            <w:tcBorders>
                              <w:top w:val="single" w:sz="5" w:space="0" w:color="000000"/>
                              <w:left w:val="nil"/>
                              <w:bottom w:val="single" w:sz="5" w:space="0" w:color="000000"/>
                              <w:right w:val="single" w:sz="5" w:space="0" w:color="000000"/>
                            </w:tcBorders>
                          </w:tcPr>
                          <w:p w14:paraId="611F159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08B217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48E7D4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9692AD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29C7C73"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85F3086"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6D5827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7FBA7FC"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0C685FC4" w14:textId="77777777" w:rsidR="000B0C38" w:rsidRDefault="000B0C38"/>
                        </w:tc>
                      </w:tr>
                      <w:tr w:rsidR="000B0C38" w14:paraId="1F78E6A8" w14:textId="77777777">
                        <w:trPr>
                          <w:trHeight w:hRule="exact" w:val="375"/>
                        </w:trPr>
                        <w:tc>
                          <w:tcPr>
                            <w:tcW w:w="96" w:type="dxa"/>
                            <w:tcBorders>
                              <w:top w:val="single" w:sz="5" w:space="0" w:color="000000"/>
                              <w:left w:val="nil"/>
                              <w:bottom w:val="single" w:sz="5" w:space="0" w:color="000000"/>
                              <w:right w:val="single" w:sz="5" w:space="0" w:color="000000"/>
                            </w:tcBorders>
                          </w:tcPr>
                          <w:p w14:paraId="67D7675C"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DA526B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3CA07DA"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89C0ED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5F1FD0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F842AB1"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5C66908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5C38F24"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1A573AD6" w14:textId="77777777" w:rsidR="000B0C38" w:rsidRDefault="000B0C38"/>
                        </w:tc>
                      </w:tr>
                      <w:tr w:rsidR="000B0C38" w14:paraId="0F656EE3" w14:textId="77777777">
                        <w:trPr>
                          <w:trHeight w:hRule="exact" w:val="375"/>
                        </w:trPr>
                        <w:tc>
                          <w:tcPr>
                            <w:tcW w:w="96" w:type="dxa"/>
                            <w:tcBorders>
                              <w:top w:val="single" w:sz="5" w:space="0" w:color="000000"/>
                              <w:left w:val="nil"/>
                              <w:bottom w:val="single" w:sz="5" w:space="0" w:color="000000"/>
                              <w:right w:val="single" w:sz="5" w:space="0" w:color="000000"/>
                            </w:tcBorders>
                          </w:tcPr>
                          <w:p w14:paraId="7C35765F"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A0B155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63DB98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903B94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EE8947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6B947CBC"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3A821A8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C408BFB"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4346D4FB" w14:textId="77777777" w:rsidR="000B0C38" w:rsidRDefault="000B0C38"/>
                        </w:tc>
                      </w:tr>
                      <w:tr w:rsidR="000B0C38" w14:paraId="712CA5A2" w14:textId="77777777">
                        <w:trPr>
                          <w:trHeight w:hRule="exact" w:val="375"/>
                        </w:trPr>
                        <w:tc>
                          <w:tcPr>
                            <w:tcW w:w="96" w:type="dxa"/>
                            <w:tcBorders>
                              <w:top w:val="single" w:sz="5" w:space="0" w:color="000000"/>
                              <w:left w:val="nil"/>
                              <w:bottom w:val="single" w:sz="5" w:space="0" w:color="000000"/>
                              <w:right w:val="single" w:sz="5" w:space="0" w:color="000000"/>
                            </w:tcBorders>
                          </w:tcPr>
                          <w:p w14:paraId="415BBBCD"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7740904B"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2EC91E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8A4DEF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80AAA75"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C3A3D9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7159CA0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1CA9732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2BB245CD" w14:textId="77777777" w:rsidR="000B0C38" w:rsidRDefault="000B0C38"/>
                        </w:tc>
                      </w:tr>
                      <w:tr w:rsidR="000B0C38" w14:paraId="260BE3A4" w14:textId="77777777">
                        <w:trPr>
                          <w:trHeight w:hRule="exact" w:val="90"/>
                        </w:trPr>
                        <w:tc>
                          <w:tcPr>
                            <w:tcW w:w="96" w:type="dxa"/>
                            <w:tcBorders>
                              <w:top w:val="single" w:sz="5" w:space="0" w:color="000000"/>
                              <w:left w:val="nil"/>
                              <w:bottom w:val="nil"/>
                              <w:right w:val="single" w:sz="5" w:space="0" w:color="000000"/>
                            </w:tcBorders>
                          </w:tcPr>
                          <w:p w14:paraId="58DB21B9"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9A9A95F"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CD38252"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93B5157"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3AC5060"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04941738"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404B767E" w14:textId="77777777" w:rsidR="000B0C38" w:rsidRDefault="000B0C38"/>
                        </w:tc>
                        <w:tc>
                          <w:tcPr>
                            <w:tcW w:w="364" w:type="dxa"/>
                            <w:tcBorders>
                              <w:top w:val="single" w:sz="6" w:space="0" w:color="auto"/>
                              <w:left w:val="single" w:sz="6" w:space="0" w:color="auto"/>
                              <w:bottom w:val="single" w:sz="6" w:space="0" w:color="auto"/>
                              <w:right w:val="single" w:sz="6" w:space="0" w:color="auto"/>
                            </w:tcBorders>
                          </w:tcPr>
                          <w:p w14:paraId="2A0D8DA0" w14:textId="77777777" w:rsidR="000B0C38" w:rsidRDefault="000B0C38"/>
                        </w:tc>
                        <w:tc>
                          <w:tcPr>
                            <w:tcW w:w="87" w:type="dxa"/>
                            <w:tcBorders>
                              <w:top w:val="single" w:sz="6" w:space="0" w:color="auto"/>
                              <w:left w:val="single" w:sz="6" w:space="0" w:color="auto"/>
                              <w:bottom w:val="single" w:sz="6" w:space="0" w:color="auto"/>
                              <w:right w:val="single" w:sz="6" w:space="0" w:color="auto"/>
                            </w:tcBorders>
                          </w:tcPr>
                          <w:p w14:paraId="64FF0266" w14:textId="77777777" w:rsidR="000B0C38" w:rsidRDefault="000B0C38"/>
                        </w:tc>
                      </w:tr>
                      <w:tr w:rsidR="000B0C38" w14:paraId="5D338E50" w14:textId="77777777">
                        <w:trPr>
                          <w:trHeight w:hRule="exact" w:val="96"/>
                        </w:trPr>
                        <w:tc>
                          <w:tcPr>
                            <w:tcW w:w="96" w:type="dxa"/>
                            <w:tcBorders>
                              <w:top w:val="nil"/>
                              <w:left w:val="nil"/>
                              <w:bottom w:val="nil"/>
                              <w:right w:val="nil"/>
                            </w:tcBorders>
                          </w:tcPr>
                          <w:p w14:paraId="3128C33A" w14:textId="77777777" w:rsidR="000B0C38" w:rsidRDefault="000B0C38"/>
                        </w:tc>
                        <w:tc>
                          <w:tcPr>
                            <w:tcW w:w="87" w:type="dxa"/>
                            <w:tcBorders>
                              <w:top w:val="single" w:sz="5" w:space="0" w:color="000000"/>
                              <w:left w:val="nil"/>
                              <w:bottom w:val="nil"/>
                              <w:right w:val="single" w:sz="5" w:space="0" w:color="000000"/>
                            </w:tcBorders>
                          </w:tcPr>
                          <w:p w14:paraId="03D647D7" w14:textId="77777777" w:rsidR="000B0C38" w:rsidRDefault="000B0C38"/>
                        </w:tc>
                        <w:tc>
                          <w:tcPr>
                            <w:tcW w:w="364" w:type="dxa"/>
                            <w:tcBorders>
                              <w:top w:val="single" w:sz="5" w:space="0" w:color="000000"/>
                              <w:left w:val="single" w:sz="5" w:space="0" w:color="000000"/>
                              <w:bottom w:val="nil"/>
                              <w:right w:val="single" w:sz="5" w:space="0" w:color="000000"/>
                            </w:tcBorders>
                          </w:tcPr>
                          <w:p w14:paraId="4E8EA652" w14:textId="77777777" w:rsidR="000B0C38" w:rsidRDefault="000B0C38"/>
                        </w:tc>
                        <w:tc>
                          <w:tcPr>
                            <w:tcW w:w="364" w:type="dxa"/>
                            <w:tcBorders>
                              <w:top w:val="single" w:sz="5" w:space="0" w:color="000000"/>
                              <w:left w:val="single" w:sz="5" w:space="0" w:color="000000"/>
                              <w:bottom w:val="nil"/>
                              <w:right w:val="single" w:sz="5" w:space="0" w:color="000000"/>
                            </w:tcBorders>
                          </w:tcPr>
                          <w:p w14:paraId="518F7FDD" w14:textId="77777777" w:rsidR="000B0C38" w:rsidRDefault="000B0C38"/>
                        </w:tc>
                        <w:tc>
                          <w:tcPr>
                            <w:tcW w:w="364" w:type="dxa"/>
                            <w:tcBorders>
                              <w:top w:val="single" w:sz="5" w:space="0" w:color="000000"/>
                              <w:left w:val="single" w:sz="5" w:space="0" w:color="000000"/>
                              <w:bottom w:val="nil"/>
                              <w:right w:val="single" w:sz="5" w:space="0" w:color="000000"/>
                            </w:tcBorders>
                          </w:tcPr>
                          <w:p w14:paraId="09292698" w14:textId="77777777" w:rsidR="000B0C38" w:rsidRDefault="000B0C38"/>
                        </w:tc>
                        <w:tc>
                          <w:tcPr>
                            <w:tcW w:w="364" w:type="dxa"/>
                            <w:tcBorders>
                              <w:top w:val="single" w:sz="5" w:space="0" w:color="000000"/>
                              <w:left w:val="single" w:sz="5" w:space="0" w:color="000000"/>
                              <w:bottom w:val="nil"/>
                              <w:right w:val="single" w:sz="5" w:space="0" w:color="000000"/>
                            </w:tcBorders>
                          </w:tcPr>
                          <w:p w14:paraId="0ABA3883" w14:textId="77777777" w:rsidR="000B0C38" w:rsidRDefault="000B0C38"/>
                        </w:tc>
                        <w:tc>
                          <w:tcPr>
                            <w:tcW w:w="364" w:type="dxa"/>
                            <w:tcBorders>
                              <w:top w:val="single" w:sz="5" w:space="0" w:color="000000"/>
                              <w:left w:val="single" w:sz="5" w:space="0" w:color="000000"/>
                              <w:bottom w:val="nil"/>
                              <w:right w:val="single" w:sz="5" w:space="0" w:color="000000"/>
                            </w:tcBorders>
                          </w:tcPr>
                          <w:p w14:paraId="2516C246" w14:textId="77777777" w:rsidR="000B0C38" w:rsidRDefault="000B0C38"/>
                        </w:tc>
                        <w:tc>
                          <w:tcPr>
                            <w:tcW w:w="364" w:type="dxa"/>
                            <w:tcBorders>
                              <w:top w:val="single" w:sz="5" w:space="0" w:color="000000"/>
                              <w:left w:val="single" w:sz="5" w:space="0" w:color="000000"/>
                              <w:bottom w:val="nil"/>
                              <w:right w:val="single" w:sz="5" w:space="0" w:color="000000"/>
                            </w:tcBorders>
                          </w:tcPr>
                          <w:p w14:paraId="7527B23F" w14:textId="77777777" w:rsidR="000B0C38" w:rsidRDefault="000B0C38"/>
                        </w:tc>
                        <w:tc>
                          <w:tcPr>
                            <w:tcW w:w="87" w:type="dxa"/>
                            <w:tcBorders>
                              <w:top w:val="single" w:sz="5" w:space="0" w:color="000000"/>
                              <w:left w:val="single" w:sz="5" w:space="0" w:color="000000"/>
                              <w:bottom w:val="nil"/>
                              <w:right w:val="nil"/>
                            </w:tcBorders>
                          </w:tcPr>
                          <w:p w14:paraId="0EEE0B48" w14:textId="77777777" w:rsidR="000B0C38" w:rsidRDefault="000B0C38"/>
                        </w:tc>
                      </w:tr>
                    </w:tbl>
                    <w:p w14:paraId="1DE78601" w14:textId="77777777" w:rsidR="000B0C38" w:rsidRDefault="000B0C38"/>
                  </w:txbxContent>
                </v:textbox>
                <w10:wrap anchorx="page"/>
              </v:shape>
            </w:pict>
          </mc:Fallback>
        </mc:AlternateContent>
      </w:r>
      <w:r w:rsidR="00F5753A">
        <w:rPr>
          <w:rFonts w:ascii="Arial" w:eastAsia="Arial" w:hAnsi="Arial" w:cs="Arial"/>
          <w:w w:val="104"/>
          <w:sz w:val="17"/>
          <w:szCs w:val="17"/>
        </w:rPr>
        <w:t>EXP01</w:t>
      </w:r>
    </w:p>
    <w:p w14:paraId="784AE267" w14:textId="77777777" w:rsidR="005B53EE" w:rsidRDefault="00F5753A" w:rsidP="00F9389F">
      <w:pPr>
        <w:spacing w:line="180" w:lineRule="exact"/>
        <w:ind w:right="1493"/>
        <w:rPr>
          <w:rFonts w:ascii="Arial" w:eastAsia="Arial" w:hAnsi="Arial" w:cs="Arial"/>
          <w:sz w:val="17"/>
          <w:szCs w:val="17"/>
        </w:rPr>
      </w:pPr>
      <w:r>
        <w:rPr>
          <w:rFonts w:ascii="Arial" w:eastAsia="Arial" w:hAnsi="Arial" w:cs="Arial"/>
          <w:w w:val="104"/>
          <w:sz w:val="17"/>
          <w:szCs w:val="17"/>
        </w:rPr>
        <w:t>EXP08</w:t>
      </w:r>
    </w:p>
    <w:p w14:paraId="6BDC70AB" w14:textId="753960A4" w:rsidR="005B53EE" w:rsidRDefault="00726C06" w:rsidP="00F9389F">
      <w:pPr>
        <w:spacing w:line="180" w:lineRule="exact"/>
        <w:ind w:right="1493"/>
        <w:rPr>
          <w:rFonts w:ascii="Arial" w:eastAsia="Arial" w:hAnsi="Arial" w:cs="Arial"/>
          <w:sz w:val="17"/>
          <w:szCs w:val="17"/>
        </w:rPr>
      </w:pPr>
      <w:r>
        <w:rPr>
          <w:noProof/>
        </w:rPr>
        <mc:AlternateContent>
          <mc:Choice Requires="wps">
            <w:drawing>
              <wp:anchor distT="0" distB="0" distL="114300" distR="114300" simplePos="0" relativeHeight="503314233" behindDoc="1" locked="0" layoutInCell="1" allowOverlap="1" wp14:anchorId="78999CD1" wp14:editId="4122F5B8">
                <wp:simplePos x="0" y="0"/>
                <wp:positionH relativeFrom="page">
                  <wp:posOffset>3995420</wp:posOffset>
                </wp:positionH>
                <wp:positionV relativeFrom="paragraph">
                  <wp:posOffset>126365</wp:posOffset>
                </wp:positionV>
                <wp:extent cx="147320" cy="92710"/>
                <wp:effectExtent l="4445" t="3175" r="635" b="0"/>
                <wp:wrapNone/>
                <wp:docPr id="292"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2A9E" w14:textId="77777777" w:rsidR="000B0C38" w:rsidRDefault="000B0C38">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999CD1" id="Text Box 286" o:spid="_x0000_s1064" type="#_x0000_t202" style="position:absolute;margin-left:314.6pt;margin-top:9.95pt;width:11.6pt;height:7.3pt;z-index:-2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" filled="f" stroked="f">
                <v:textbox style="layout-flow:vertical;mso-layout-flow-alt:bottom-to-top" inset="0,0,0,0">
                  <w:txbxContent>
                    <w:p w14:paraId="3D6D2A9E" w14:textId="77777777" w:rsidR="00F9389F" w:rsidRDefault="00F9389F">
                      <w:pPr>
                        <w:spacing w:line="200" w:lineRule="exact"/>
                        <w:ind w:left="20" w:right="-29"/>
                        <w:rPr>
                          <w:rFonts w:ascii="Arial" w:eastAsia="Arial" w:hAnsi="Arial" w:cs="Arial"/>
                          <w:sz w:val="19"/>
                          <w:szCs w:val="19"/>
                        </w:rPr>
                      </w:pPr>
                      <w:r>
                        <w:rPr>
                          <w:rFonts w:ascii="Arial" w:eastAsia="Arial" w:hAnsi="Arial" w:cs="Arial"/>
                          <w:w w:val="101"/>
                          <w:sz w:val="19"/>
                          <w:szCs w:val="19"/>
                        </w:rPr>
                        <w:t>0</w:t>
                      </w:r>
                    </w:p>
                  </w:txbxContent>
                </v:textbox>
                <w10:wrap anchorx="page"/>
              </v:shape>
            </w:pict>
          </mc:Fallback>
        </mc:AlternateContent>
      </w:r>
      <w:r w:rsidR="00F5753A">
        <w:rPr>
          <w:rFonts w:ascii="Arial" w:eastAsia="Arial" w:hAnsi="Arial" w:cs="Arial"/>
          <w:w w:val="104"/>
          <w:sz w:val="17"/>
          <w:szCs w:val="17"/>
        </w:rPr>
        <w:t>EXP09</w:t>
      </w:r>
    </w:p>
    <w:p w14:paraId="02DB35A7" w14:textId="77777777" w:rsidR="005B53EE" w:rsidRDefault="005B53EE" w:rsidP="00F9389F">
      <w:pPr>
        <w:spacing w:before="3" w:line="100" w:lineRule="exact"/>
        <w:rPr>
          <w:sz w:val="10"/>
          <w:szCs w:val="10"/>
        </w:rPr>
      </w:pPr>
    </w:p>
    <w:p w14:paraId="2EA5FFF1"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315883D7" w14:textId="77777777" w:rsidR="005B53EE" w:rsidRDefault="00F5753A" w:rsidP="00F9389F">
      <w:pPr>
        <w:spacing w:before="37" w:line="200" w:lineRule="exact"/>
        <w:ind w:left="2249" w:right="-49"/>
        <w:rPr>
          <w:rFonts w:ascii="Arial" w:eastAsia="Arial" w:hAnsi="Arial" w:cs="Arial"/>
          <w:sz w:val="19"/>
          <w:szCs w:val="19"/>
        </w:rPr>
      </w:pPr>
      <w:r>
        <w:rPr>
          <w:rFonts w:ascii="Arial" w:eastAsia="Arial" w:hAnsi="Arial" w:cs="Arial"/>
          <w:position w:val="-1"/>
          <w:sz w:val="19"/>
          <w:szCs w:val="19"/>
        </w:rPr>
        <w:lastRenderedPageBreak/>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2BC69DEE" w14:textId="77777777" w:rsidR="005B53EE" w:rsidRDefault="00F5753A" w:rsidP="00F9389F">
      <w:pPr>
        <w:spacing w:before="37" w:line="200" w:lineRule="exact"/>
        <w:rPr>
          <w:rFonts w:ascii="Arial" w:eastAsia="Arial" w:hAnsi="Arial" w:cs="Arial"/>
          <w:sz w:val="19"/>
          <w:szCs w:val="19"/>
        </w:rPr>
        <w:sectPr w:rsidR="005B53EE">
          <w:type w:val="continuous"/>
          <w:pgSz w:w="12240" w:h="15840"/>
          <w:pgMar w:top="1480" w:right="1300" w:bottom="280" w:left="1300" w:header="720" w:footer="720" w:gutter="0"/>
          <w:cols w:num="2" w:space="720" w:equalWidth="0">
            <w:col w:w="4543" w:space="890"/>
            <w:col w:w="4207"/>
          </w:cols>
        </w:sectPr>
      </w:pPr>
      <w:r>
        <w:br w:type="column"/>
      </w:r>
      <w:r>
        <w:rPr>
          <w:rFonts w:ascii="Arial" w:eastAsia="Arial" w:hAnsi="Arial" w:cs="Arial"/>
          <w:position w:val="-1"/>
          <w:sz w:val="19"/>
          <w:szCs w:val="19"/>
        </w:rPr>
        <w:lastRenderedPageBreak/>
        <w:t>0</w:t>
      </w:r>
      <w:r w:rsidR="00F9389F">
        <w:rPr>
          <w:rFonts w:ascii="Arial" w:eastAsia="Arial" w:hAnsi="Arial" w:cs="Arial"/>
          <w:position w:val="-1"/>
          <w:sz w:val="19"/>
          <w:szCs w:val="19"/>
        </w:rPr>
        <w:t xml:space="preserve">  </w:t>
      </w:r>
      <w:r>
        <w:rPr>
          <w:rFonts w:ascii="Arial" w:eastAsia="Arial" w:hAnsi="Arial" w:cs="Arial"/>
          <w:position w:val="-1"/>
          <w:sz w:val="19"/>
          <w:szCs w:val="19"/>
        </w:rPr>
        <w:t>1</w:t>
      </w:r>
      <w:r w:rsidR="00F9389F">
        <w:rPr>
          <w:rFonts w:ascii="Arial" w:eastAsia="Arial" w:hAnsi="Arial" w:cs="Arial"/>
          <w:position w:val="-1"/>
          <w:sz w:val="19"/>
          <w:szCs w:val="19"/>
        </w:rPr>
        <w:t xml:space="preserve">  </w:t>
      </w:r>
      <w:r>
        <w:rPr>
          <w:rFonts w:ascii="Arial" w:eastAsia="Arial" w:hAnsi="Arial" w:cs="Arial"/>
          <w:position w:val="-1"/>
          <w:sz w:val="19"/>
          <w:szCs w:val="19"/>
        </w:rPr>
        <w:t>2</w:t>
      </w:r>
      <w:r w:rsidR="00F9389F">
        <w:rPr>
          <w:rFonts w:ascii="Arial" w:eastAsia="Arial" w:hAnsi="Arial" w:cs="Arial"/>
          <w:position w:val="-1"/>
          <w:sz w:val="19"/>
          <w:szCs w:val="19"/>
        </w:rPr>
        <w:t xml:space="preserve">  </w:t>
      </w:r>
      <w:r>
        <w:rPr>
          <w:rFonts w:ascii="Arial" w:eastAsia="Arial" w:hAnsi="Arial" w:cs="Arial"/>
          <w:position w:val="-1"/>
          <w:sz w:val="19"/>
          <w:szCs w:val="19"/>
        </w:rPr>
        <w:t>3</w:t>
      </w:r>
      <w:r w:rsidR="00F9389F">
        <w:rPr>
          <w:rFonts w:ascii="Arial" w:eastAsia="Arial" w:hAnsi="Arial" w:cs="Arial"/>
          <w:position w:val="-1"/>
          <w:sz w:val="19"/>
          <w:szCs w:val="19"/>
        </w:rPr>
        <w:t xml:space="preserve">  </w:t>
      </w:r>
      <w:r>
        <w:rPr>
          <w:rFonts w:ascii="Arial" w:eastAsia="Arial" w:hAnsi="Arial" w:cs="Arial"/>
          <w:position w:val="-1"/>
          <w:sz w:val="19"/>
          <w:szCs w:val="19"/>
        </w:rPr>
        <w:t>4</w:t>
      </w:r>
      <w:r w:rsidR="00F9389F">
        <w:rPr>
          <w:rFonts w:ascii="Arial" w:eastAsia="Arial" w:hAnsi="Arial" w:cs="Arial"/>
          <w:position w:val="-1"/>
          <w:sz w:val="19"/>
          <w:szCs w:val="19"/>
        </w:rPr>
        <w:t xml:space="preserve">  </w:t>
      </w:r>
      <w:r>
        <w:rPr>
          <w:rFonts w:ascii="Arial" w:eastAsia="Arial" w:hAnsi="Arial" w:cs="Arial"/>
          <w:position w:val="-1"/>
          <w:sz w:val="19"/>
          <w:szCs w:val="19"/>
        </w:rPr>
        <w:t>5</w:t>
      </w:r>
      <w:r w:rsidR="00F9389F">
        <w:rPr>
          <w:rFonts w:ascii="Arial" w:eastAsia="Arial" w:hAnsi="Arial" w:cs="Arial"/>
          <w:position w:val="-1"/>
          <w:sz w:val="19"/>
          <w:szCs w:val="19"/>
        </w:rPr>
        <w:t xml:space="preserve">  </w:t>
      </w:r>
      <w:r>
        <w:rPr>
          <w:rFonts w:ascii="Arial" w:eastAsia="Arial" w:hAnsi="Arial" w:cs="Arial"/>
          <w:w w:val="101"/>
          <w:position w:val="-1"/>
          <w:sz w:val="19"/>
          <w:szCs w:val="19"/>
        </w:rPr>
        <w:t>6</w:t>
      </w:r>
    </w:p>
    <w:p w14:paraId="7DA59098" w14:textId="77777777" w:rsidR="005B53EE" w:rsidRDefault="005B53EE" w:rsidP="00F9389F">
      <w:pPr>
        <w:spacing w:before="2" w:line="120" w:lineRule="exact"/>
        <w:rPr>
          <w:sz w:val="13"/>
          <w:szCs w:val="13"/>
        </w:rPr>
      </w:pPr>
    </w:p>
    <w:p w14:paraId="53A90EF4" w14:textId="77777777" w:rsidR="005B53EE" w:rsidRDefault="00F5753A" w:rsidP="00F9389F">
      <w:pPr>
        <w:ind w:left="2569"/>
        <w:rPr>
          <w:rFonts w:ascii="Arial" w:eastAsia="Arial" w:hAnsi="Arial" w:cs="Arial"/>
          <w:sz w:val="23"/>
          <w:szCs w:val="23"/>
        </w:rPr>
      </w:pPr>
      <w:r>
        <w:rPr>
          <w:rFonts w:ascii="Arial" w:eastAsia="Arial" w:hAnsi="Arial" w:cs="Arial"/>
          <w:sz w:val="19"/>
          <w:szCs w:val="19"/>
        </w:rPr>
        <w:t>Target</w:t>
      </w:r>
      <w:r>
        <w:rPr>
          <w:rFonts w:ascii="Arial" w:eastAsia="Arial" w:hAnsi="Arial" w:cs="Arial"/>
          <w:spacing w:val="6"/>
          <w:sz w:val="19"/>
          <w:szCs w:val="19"/>
        </w:rPr>
        <w:t xml:space="preserve"> </w:t>
      </w:r>
      <w:proofErr w:type="spellStart"/>
      <w:r>
        <w:rPr>
          <w:rFonts w:ascii="Arial" w:eastAsia="Arial" w:hAnsi="Arial" w:cs="Arial"/>
          <w:sz w:val="19"/>
          <w:szCs w:val="19"/>
        </w:rPr>
        <w:t>warmin</w:t>
      </w:r>
      <w:r>
        <w:rPr>
          <w:rFonts w:ascii="Arial" w:eastAsia="Arial" w:hAnsi="Arial" w:cs="Arial"/>
          <w:spacing w:val="7"/>
          <w:sz w:val="19"/>
          <w:szCs w:val="19"/>
        </w:rPr>
        <w:t>g</w:t>
      </w:r>
      <w:r>
        <w:rPr>
          <w:rFonts w:ascii="Arial" w:eastAsia="Arial" w:hAnsi="Arial" w:cs="Arial"/>
          <w:spacing w:val="-95"/>
          <w:sz w:val="23"/>
          <w:szCs w:val="23"/>
        </w:rPr>
        <w:t>T</w:t>
      </w:r>
      <w:proofErr w:type="spellEnd"/>
      <w:r>
        <w:rPr>
          <w:rFonts w:ascii="Arial" w:eastAsia="Arial" w:hAnsi="Arial" w:cs="Arial"/>
          <w:sz w:val="19"/>
          <w:szCs w:val="19"/>
        </w:rPr>
        <w:t>(</w:t>
      </w:r>
      <w:proofErr w:type="spellStart"/>
      <w:r>
        <w:rPr>
          <w:rFonts w:ascii="Arial" w:eastAsia="Arial" w:hAnsi="Arial" w:cs="Arial"/>
          <w:spacing w:val="-108"/>
          <w:sz w:val="19"/>
          <w:szCs w:val="19"/>
        </w:rPr>
        <w:t>C</w:t>
      </w:r>
      <w:r>
        <w:rPr>
          <w:rFonts w:ascii="Arial" w:eastAsia="Arial" w:hAnsi="Arial" w:cs="Arial"/>
          <w:spacing w:val="-21"/>
          <w:sz w:val="23"/>
          <w:szCs w:val="23"/>
        </w:rPr>
        <w:t>a</w:t>
      </w:r>
      <w:proofErr w:type="spellEnd"/>
      <w:r>
        <w:rPr>
          <w:rFonts w:ascii="Arial" w:eastAsia="Arial" w:hAnsi="Arial" w:cs="Arial"/>
          <w:spacing w:val="-43"/>
          <w:sz w:val="19"/>
          <w:szCs w:val="19"/>
        </w:rPr>
        <w:t>)</w:t>
      </w:r>
      <w:proofErr w:type="spellStart"/>
      <w:r>
        <w:rPr>
          <w:rFonts w:ascii="Arial" w:eastAsia="Arial" w:hAnsi="Arial" w:cs="Arial"/>
          <w:sz w:val="23"/>
          <w:szCs w:val="23"/>
        </w:rPr>
        <w:t>rget</w:t>
      </w:r>
      <w:proofErr w:type="spellEnd"/>
      <w:r>
        <w:rPr>
          <w:rFonts w:ascii="Arial" w:eastAsia="Arial" w:hAnsi="Arial" w:cs="Arial"/>
          <w:spacing w:val="10"/>
          <w:sz w:val="23"/>
          <w:szCs w:val="23"/>
        </w:rPr>
        <w:t xml:space="preserve"> </w:t>
      </w:r>
      <w:r>
        <w:rPr>
          <w:rFonts w:ascii="Arial" w:eastAsia="Arial" w:hAnsi="Arial" w:cs="Arial"/>
          <w:sz w:val="23"/>
          <w:szCs w:val="23"/>
        </w:rPr>
        <w:t>warming (°C)</w:t>
      </w:r>
    </w:p>
    <w:p w14:paraId="17AF8AAC" w14:textId="77777777" w:rsidR="005B53EE" w:rsidRDefault="005B53EE" w:rsidP="00F9389F">
      <w:pPr>
        <w:spacing w:before="6" w:line="180" w:lineRule="exact"/>
        <w:rPr>
          <w:sz w:val="19"/>
          <w:szCs w:val="19"/>
        </w:rPr>
      </w:pPr>
    </w:p>
    <w:p w14:paraId="4467AEC4" w14:textId="77777777" w:rsidR="005B53EE" w:rsidRDefault="005B53EE" w:rsidP="00F9389F">
      <w:pPr>
        <w:spacing w:line="200" w:lineRule="exact"/>
      </w:pPr>
    </w:p>
    <w:p w14:paraId="58A87D94" w14:textId="77777777" w:rsidR="005B53EE" w:rsidRDefault="005B53EE" w:rsidP="00F9389F">
      <w:pPr>
        <w:spacing w:line="200" w:lineRule="exact"/>
      </w:pPr>
    </w:p>
    <w:p w14:paraId="52E67194" w14:textId="77777777" w:rsidR="005B53EE" w:rsidRDefault="00F5753A" w:rsidP="00F9389F">
      <w:pPr>
        <w:spacing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t>Figure</w:t>
      </w:r>
      <w:r w:rsidR="00F9389F">
        <w:rPr>
          <w:sz w:val="18"/>
          <w:szCs w:val="18"/>
        </w:rPr>
        <w:t xml:space="preserve"> </w:t>
      </w:r>
      <w:r>
        <w:rPr>
          <w:sz w:val="18"/>
          <w:szCs w:val="18"/>
        </w:rPr>
        <w:t>4:</w:t>
      </w:r>
      <w:r w:rsidR="00F9389F">
        <w:rPr>
          <w:sz w:val="18"/>
          <w:szCs w:val="18"/>
        </w:rPr>
        <w:t xml:space="preserve"> </w:t>
      </w:r>
      <w:r>
        <w:rPr>
          <w:sz w:val="18"/>
          <w:szCs w:val="18"/>
        </w:rPr>
        <w:t>The</w:t>
      </w:r>
      <w:r w:rsidR="00F9389F">
        <w:rPr>
          <w:sz w:val="18"/>
          <w:szCs w:val="18"/>
        </w:rPr>
        <w:t xml:space="preserve"> </w:t>
      </w:r>
      <w:r>
        <w:rPr>
          <w:w w:val="115"/>
          <w:sz w:val="18"/>
          <w:szCs w:val="18"/>
        </w:rPr>
        <w:t>a</w:t>
      </w:r>
      <w:r>
        <w:rPr>
          <w:w w:val="106"/>
          <w:sz w:val="18"/>
          <w:szCs w:val="18"/>
        </w:rPr>
        <w:t>mo</w:t>
      </w:r>
      <w:r>
        <w:rPr>
          <w:w w:val="113"/>
          <w:sz w:val="18"/>
          <w:szCs w:val="18"/>
        </w:rPr>
        <w:t>u</w:t>
      </w:r>
      <w:r>
        <w:rPr>
          <w:spacing w:val="-5"/>
          <w:w w:val="113"/>
          <w:sz w:val="18"/>
          <w:szCs w:val="18"/>
        </w:rPr>
        <w:t>n</w:t>
      </w:r>
      <w:r>
        <w:rPr>
          <w:w w:val="143"/>
          <w:sz w:val="18"/>
          <w:szCs w:val="18"/>
        </w:rPr>
        <w:t>t</w:t>
      </w:r>
      <w:r>
        <w:rPr>
          <w:spacing w:val="14"/>
          <w:w w:val="143"/>
          <w:sz w:val="18"/>
          <w:szCs w:val="18"/>
        </w:rPr>
        <w:t xml:space="preserve"> </w:t>
      </w:r>
      <w:r>
        <w:rPr>
          <w:sz w:val="18"/>
          <w:szCs w:val="18"/>
        </w:rPr>
        <w:t>of</w:t>
      </w:r>
      <w:r>
        <w:rPr>
          <w:spacing w:val="12"/>
          <w:sz w:val="18"/>
          <w:szCs w:val="18"/>
        </w:rPr>
        <w:t xml:space="preserve"> </w:t>
      </w:r>
      <w:r>
        <w:rPr>
          <w:sz w:val="18"/>
          <w:szCs w:val="18"/>
        </w:rPr>
        <w:t>obser</w:t>
      </w:r>
      <w:r>
        <w:rPr>
          <w:spacing w:val="-5"/>
          <w:sz w:val="18"/>
          <w:szCs w:val="18"/>
        </w:rPr>
        <w:t>v</w:t>
      </w:r>
      <w:r>
        <w:rPr>
          <w:sz w:val="18"/>
          <w:szCs w:val="18"/>
        </w:rPr>
        <w:t>ed</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(i.e.</w:t>
      </w:r>
      <w:r w:rsidR="00F9389F">
        <w:rPr>
          <w:sz w:val="18"/>
          <w:szCs w:val="18"/>
        </w:rPr>
        <w:t xml:space="preserve"> </w:t>
      </w:r>
      <w:r>
        <w:rPr>
          <w:w w:val="115"/>
          <w:sz w:val="18"/>
          <w:szCs w:val="18"/>
        </w:rPr>
        <w:t>the</w:t>
      </w:r>
      <w:r>
        <w:rPr>
          <w:spacing w:val="10"/>
          <w:w w:val="115"/>
          <w:sz w:val="18"/>
          <w:szCs w:val="18"/>
        </w:rPr>
        <w:t xml:space="preserve"> </w:t>
      </w:r>
      <w:r>
        <w:rPr>
          <w:sz w:val="18"/>
          <w:szCs w:val="18"/>
        </w:rPr>
        <w:t>difference</w:t>
      </w:r>
      <w:r w:rsidR="00F9389F">
        <w:rPr>
          <w:sz w:val="18"/>
          <w:szCs w:val="18"/>
        </w:rPr>
        <w:t xml:space="preserve"> </w:t>
      </w:r>
      <w:r>
        <w:rPr>
          <w:spacing w:val="5"/>
          <w:w w:val="113"/>
          <w:sz w:val="18"/>
          <w:szCs w:val="18"/>
        </w:rPr>
        <w:t>b</w:t>
      </w:r>
      <w:r>
        <w:rPr>
          <w:w w:val="102"/>
          <w:sz w:val="18"/>
          <w:szCs w:val="18"/>
        </w:rPr>
        <w:t>e</w:t>
      </w:r>
      <w:r>
        <w:rPr>
          <w:spacing w:val="-5"/>
          <w:w w:val="143"/>
          <w:sz w:val="18"/>
          <w:szCs w:val="18"/>
        </w:rPr>
        <w:t>t</w:t>
      </w:r>
      <w:r>
        <w:rPr>
          <w:spacing w:val="-5"/>
          <w:w w:val="102"/>
          <w:sz w:val="18"/>
          <w:szCs w:val="18"/>
        </w:rPr>
        <w:t>w</w:t>
      </w:r>
      <w:r>
        <w:rPr>
          <w:w w:val="106"/>
          <w:sz w:val="18"/>
          <w:szCs w:val="18"/>
        </w:rPr>
        <w:t>een</w:t>
      </w:r>
      <w:r>
        <w:rPr>
          <w:spacing w:val="15"/>
          <w:w w:val="106"/>
          <w:sz w:val="18"/>
          <w:szCs w:val="18"/>
        </w:rPr>
        <w:t xml:space="preserve"> </w:t>
      </w:r>
      <w:r>
        <w:rPr>
          <w:w w:val="117"/>
          <w:sz w:val="18"/>
          <w:szCs w:val="18"/>
        </w:rPr>
        <w:t>treatme</w:t>
      </w:r>
      <w:r>
        <w:rPr>
          <w:spacing w:val="-6"/>
          <w:w w:val="117"/>
          <w:sz w:val="18"/>
          <w:szCs w:val="18"/>
        </w:rPr>
        <w:t>n</w:t>
      </w:r>
      <w:r>
        <w:rPr>
          <w:w w:val="117"/>
          <w:sz w:val="18"/>
          <w:szCs w:val="18"/>
        </w:rPr>
        <w:t>t</w:t>
      </w:r>
      <w:r>
        <w:rPr>
          <w:spacing w:val="8"/>
          <w:w w:val="117"/>
          <w:sz w:val="18"/>
          <w:szCs w:val="18"/>
        </w:rPr>
        <w:t xml:space="preserve"> </w:t>
      </w:r>
      <w:r>
        <w:rPr>
          <w:sz w:val="18"/>
          <w:szCs w:val="18"/>
        </w:rPr>
        <w:t>and</w:t>
      </w:r>
      <w:r w:rsidR="00F9389F">
        <w:rPr>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5"/>
          <w:w w:val="102"/>
          <w:sz w:val="18"/>
          <w:szCs w:val="18"/>
        </w:rPr>
        <w:t xml:space="preserve"> </w:t>
      </w:r>
      <w:r>
        <w:rPr>
          <w:w w:val="113"/>
          <w:sz w:val="18"/>
          <w:szCs w:val="18"/>
        </w:rPr>
        <w:t>p</w:t>
      </w:r>
      <w:r>
        <w:rPr>
          <w:w w:val="102"/>
          <w:sz w:val="18"/>
          <w:szCs w:val="18"/>
        </w:rPr>
        <w:t>l</w:t>
      </w:r>
      <w:r>
        <w:rPr>
          <w:w w:val="116"/>
          <w:sz w:val="18"/>
          <w:szCs w:val="18"/>
        </w:rPr>
        <w:t>ot</w:t>
      </w:r>
      <w:r>
        <w:rPr>
          <w:w w:val="103"/>
          <w:sz w:val="18"/>
          <w:szCs w:val="18"/>
        </w:rPr>
        <w:t>s</w:t>
      </w:r>
      <w:r>
        <w:rPr>
          <w:w w:val="113"/>
          <w:sz w:val="18"/>
          <w:szCs w:val="18"/>
        </w:rPr>
        <w:t xml:space="preserve">, </w:t>
      </w:r>
      <w:r>
        <w:rPr>
          <w:sz w:val="18"/>
          <w:szCs w:val="18"/>
        </w:rPr>
        <w:t>within</w:t>
      </w:r>
      <w:r w:rsidR="00F9389F">
        <w:rPr>
          <w:sz w:val="18"/>
          <w:szCs w:val="18"/>
        </w:rPr>
        <w:t xml:space="preserve"> </w:t>
      </w:r>
      <w:r>
        <w:rPr>
          <w:sz w:val="18"/>
          <w:szCs w:val="18"/>
        </w:rPr>
        <w:t>ea</w:t>
      </w:r>
      <w:r>
        <w:rPr>
          <w:spacing w:val="-5"/>
          <w:sz w:val="18"/>
          <w:szCs w:val="18"/>
        </w:rPr>
        <w:t>c</w:t>
      </w:r>
      <w:r>
        <w:rPr>
          <w:sz w:val="18"/>
          <w:szCs w:val="18"/>
        </w:rPr>
        <w:t>h</w:t>
      </w:r>
      <w:r>
        <w:rPr>
          <w:spacing w:val="42"/>
          <w:sz w:val="18"/>
          <w:szCs w:val="18"/>
        </w:rPr>
        <w:t xml:space="preserve"> </w:t>
      </w:r>
      <w:r>
        <w:rPr>
          <w:sz w:val="18"/>
          <w:szCs w:val="18"/>
        </w:rPr>
        <w:t>bl</w:t>
      </w:r>
      <w:r>
        <w:rPr>
          <w:spacing w:val="5"/>
          <w:sz w:val="18"/>
          <w:szCs w:val="18"/>
        </w:rPr>
        <w:t>o</w:t>
      </w:r>
      <w:r>
        <w:rPr>
          <w:spacing w:val="-5"/>
          <w:sz w:val="18"/>
          <w:szCs w:val="18"/>
        </w:rPr>
        <w:t>c</w:t>
      </w:r>
      <w:r>
        <w:rPr>
          <w:sz w:val="18"/>
          <w:szCs w:val="18"/>
        </w:rPr>
        <w:t>k)</w:t>
      </w:r>
      <w:r w:rsidR="00F9389F">
        <w:rPr>
          <w:sz w:val="18"/>
          <w:szCs w:val="18"/>
        </w:rPr>
        <w:t xml:space="preserve"> </w:t>
      </w:r>
      <w:r>
        <w:rPr>
          <w:spacing w:val="-10"/>
          <w:sz w:val="18"/>
          <w:szCs w:val="18"/>
        </w:rPr>
        <w:t>v</w:t>
      </w:r>
      <w:r>
        <w:rPr>
          <w:sz w:val="18"/>
          <w:szCs w:val="18"/>
        </w:rPr>
        <w:t>aries</w:t>
      </w:r>
      <w:r w:rsidR="00F9389F">
        <w:rPr>
          <w:sz w:val="18"/>
          <w:szCs w:val="18"/>
        </w:rPr>
        <w:t xml:space="preserve"> </w:t>
      </w:r>
      <w:r>
        <w:rPr>
          <w:sz w:val="18"/>
          <w:szCs w:val="18"/>
        </w:rPr>
        <w:t>among</w:t>
      </w:r>
      <w:r w:rsidR="00F9389F">
        <w:rPr>
          <w:sz w:val="18"/>
          <w:szCs w:val="18"/>
        </w:rPr>
        <w:t xml:space="preserve"> </w:t>
      </w:r>
      <w:r>
        <w:rPr>
          <w:sz w:val="18"/>
          <w:szCs w:val="18"/>
        </w:rPr>
        <w:t>bl</w:t>
      </w:r>
      <w:r>
        <w:rPr>
          <w:spacing w:val="5"/>
          <w:sz w:val="18"/>
          <w:szCs w:val="18"/>
        </w:rPr>
        <w:t>o</w:t>
      </w:r>
      <w:r>
        <w:rPr>
          <w:spacing w:val="-5"/>
          <w:sz w:val="18"/>
          <w:szCs w:val="18"/>
        </w:rPr>
        <w:t>c</w:t>
      </w:r>
      <w:r>
        <w:rPr>
          <w:sz w:val="18"/>
          <w:szCs w:val="18"/>
        </w:rPr>
        <w:t>ks</w:t>
      </w:r>
      <w:r>
        <w:rPr>
          <w:spacing w:val="40"/>
          <w:sz w:val="18"/>
          <w:szCs w:val="18"/>
        </w:rPr>
        <w:t xml:space="preserve"> </w:t>
      </w:r>
      <w:r>
        <w:rPr>
          <w:sz w:val="18"/>
          <w:szCs w:val="18"/>
        </w:rPr>
        <w:t>(left</w:t>
      </w:r>
      <w:r w:rsidR="00F9389F">
        <w:rPr>
          <w:sz w:val="18"/>
          <w:szCs w:val="18"/>
        </w:rPr>
        <w:t xml:space="preserve"> </w:t>
      </w:r>
      <w:r>
        <w:rPr>
          <w:w w:val="110"/>
          <w:sz w:val="18"/>
          <w:szCs w:val="18"/>
        </w:rPr>
        <w:t>panels),</w:t>
      </w:r>
      <w:r>
        <w:rPr>
          <w:spacing w:val="10"/>
          <w:w w:val="110"/>
          <w:sz w:val="18"/>
          <w:szCs w:val="18"/>
        </w:rPr>
        <w:t xml:space="preserve"> </w:t>
      </w:r>
      <w:r>
        <w:rPr>
          <w:sz w:val="18"/>
          <w:szCs w:val="18"/>
        </w:rPr>
        <w:t>as</w:t>
      </w:r>
      <w:r>
        <w:rPr>
          <w:spacing w:val="28"/>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9"/>
          <w:sz w:val="18"/>
          <w:szCs w:val="18"/>
        </w:rPr>
        <w:t xml:space="preserve"> </w:t>
      </w:r>
      <w:r>
        <w:rPr>
          <w:sz w:val="18"/>
          <w:szCs w:val="18"/>
        </w:rPr>
        <w:t>among</w:t>
      </w:r>
      <w:r w:rsidR="00F9389F">
        <w:rPr>
          <w:sz w:val="18"/>
          <w:szCs w:val="18"/>
        </w:rPr>
        <w:t xml:space="preserve"> </w:t>
      </w:r>
      <w:r>
        <w:rPr>
          <w:spacing w:val="-5"/>
          <w:sz w:val="18"/>
          <w:szCs w:val="18"/>
        </w:rPr>
        <w:t>y</w:t>
      </w:r>
      <w:r>
        <w:rPr>
          <w:sz w:val="18"/>
          <w:szCs w:val="18"/>
        </w:rPr>
        <w:t>ears</w:t>
      </w:r>
      <w:r w:rsidR="00F9389F">
        <w:rPr>
          <w:sz w:val="18"/>
          <w:szCs w:val="18"/>
        </w:rPr>
        <w:t xml:space="preserve"> </w:t>
      </w:r>
      <w:r>
        <w:rPr>
          <w:w w:val="115"/>
          <w:sz w:val="18"/>
          <w:szCs w:val="18"/>
        </w:rPr>
        <w:t>(rig</w:t>
      </w:r>
      <w:r>
        <w:rPr>
          <w:spacing w:val="-6"/>
          <w:w w:val="115"/>
          <w:sz w:val="18"/>
          <w:szCs w:val="18"/>
        </w:rPr>
        <w:t>h</w:t>
      </w:r>
      <w:r>
        <w:rPr>
          <w:w w:val="115"/>
          <w:sz w:val="18"/>
          <w:szCs w:val="18"/>
        </w:rPr>
        <w:t>t</w:t>
      </w:r>
      <w:r>
        <w:rPr>
          <w:spacing w:val="8"/>
          <w:w w:val="115"/>
          <w:sz w:val="18"/>
          <w:szCs w:val="18"/>
        </w:rPr>
        <w:t xml:space="preserve"> </w:t>
      </w:r>
      <w:r>
        <w:rPr>
          <w:w w:val="115"/>
          <w:sz w:val="18"/>
          <w:szCs w:val="18"/>
        </w:rPr>
        <w:t>panels).</w:t>
      </w:r>
      <w:r>
        <w:rPr>
          <w:spacing w:val="1"/>
          <w:w w:val="115"/>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w w:val="102"/>
          <w:sz w:val="18"/>
          <w:szCs w:val="18"/>
        </w:rPr>
        <w:t>li</w:t>
      </w:r>
      <w:r>
        <w:rPr>
          <w:w w:val="113"/>
          <w:sz w:val="18"/>
          <w:szCs w:val="18"/>
        </w:rPr>
        <w:t>n</w:t>
      </w:r>
      <w:r>
        <w:rPr>
          <w:w w:val="102"/>
          <w:sz w:val="18"/>
          <w:szCs w:val="18"/>
        </w:rPr>
        <w:t xml:space="preserve">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7"/>
          <w:sz w:val="18"/>
          <w:szCs w:val="18"/>
        </w:rPr>
        <w:t xml:space="preserve"> </w:t>
      </w:r>
      <w:r>
        <w:rPr>
          <w:sz w:val="18"/>
          <w:szCs w:val="18"/>
        </w:rPr>
        <w:t>a</w:t>
      </w:r>
      <w:r>
        <w:rPr>
          <w:spacing w:val="30"/>
          <w:sz w:val="18"/>
          <w:szCs w:val="18"/>
        </w:rPr>
        <w:t xml:space="preserve"> </w:t>
      </w:r>
      <w:r>
        <w:rPr>
          <w:sz w:val="18"/>
          <w:szCs w:val="18"/>
        </w:rPr>
        <w:t>1</w:t>
      </w:r>
      <w:r>
        <w:rPr>
          <w:spacing w:val="19"/>
          <w:sz w:val="18"/>
          <w:szCs w:val="18"/>
        </w:rPr>
        <w:t xml:space="preserve"> </w:t>
      </w:r>
      <w:r>
        <w:rPr>
          <w:sz w:val="18"/>
          <w:szCs w:val="18"/>
        </w:rPr>
        <w:t>to</w:t>
      </w:r>
      <w:r>
        <w:rPr>
          <w:spacing w:val="40"/>
          <w:sz w:val="18"/>
          <w:szCs w:val="18"/>
        </w:rPr>
        <w:t xml:space="preserve"> </w:t>
      </w:r>
      <w:r>
        <w:rPr>
          <w:sz w:val="18"/>
          <w:szCs w:val="18"/>
        </w:rPr>
        <w:t>1</w:t>
      </w:r>
      <w:r>
        <w:rPr>
          <w:spacing w:val="20"/>
          <w:sz w:val="18"/>
          <w:szCs w:val="18"/>
        </w:rPr>
        <w:t xml:space="preserve"> </w:t>
      </w:r>
      <w:r>
        <w:rPr>
          <w:w w:val="117"/>
          <w:sz w:val="18"/>
          <w:szCs w:val="18"/>
        </w:rPr>
        <w:t>ra</w:t>
      </w:r>
      <w:r>
        <w:rPr>
          <w:w w:val="143"/>
          <w:sz w:val="18"/>
          <w:szCs w:val="18"/>
        </w:rPr>
        <w:t>t</w:t>
      </w:r>
      <w:r>
        <w:rPr>
          <w:w w:val="102"/>
          <w:sz w:val="18"/>
          <w:szCs w:val="18"/>
        </w:rPr>
        <w:t>io</w:t>
      </w:r>
      <w:r>
        <w:rPr>
          <w:spacing w:val="17"/>
          <w:sz w:val="18"/>
          <w:szCs w:val="18"/>
        </w:rPr>
        <w:t xml:space="preserve"> </w:t>
      </w:r>
      <w:r>
        <w:rPr>
          <w:sz w:val="18"/>
          <w:szCs w:val="18"/>
        </w:rPr>
        <w:t>(i.e.</w:t>
      </w:r>
      <w:r w:rsidR="00F9389F">
        <w:rPr>
          <w:sz w:val="18"/>
          <w:szCs w:val="18"/>
        </w:rPr>
        <w:t xml:space="preserve"> </w:t>
      </w:r>
      <w:r>
        <w:rPr>
          <w:sz w:val="18"/>
          <w:szCs w:val="18"/>
        </w:rPr>
        <w:t>when</w:t>
      </w:r>
      <w:r>
        <w:rPr>
          <w:spacing w:val="44"/>
          <w:sz w:val="18"/>
          <w:szCs w:val="18"/>
        </w:rPr>
        <w:t xml:space="preserve"> </w:t>
      </w:r>
      <w:r>
        <w:rPr>
          <w:sz w:val="18"/>
          <w:szCs w:val="18"/>
        </w:rPr>
        <w:t>obser</w:t>
      </w:r>
      <w:r>
        <w:rPr>
          <w:spacing w:val="-5"/>
          <w:sz w:val="18"/>
          <w:szCs w:val="18"/>
        </w:rPr>
        <w:t>v</w:t>
      </w:r>
      <w:r>
        <w:rPr>
          <w:sz w:val="18"/>
          <w:szCs w:val="18"/>
        </w:rPr>
        <w:t>ed</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is</w:t>
      </w:r>
      <w:r>
        <w:rPr>
          <w:spacing w:val="20"/>
          <w:sz w:val="18"/>
          <w:szCs w:val="18"/>
        </w:rPr>
        <w:t xml:space="preserve"> </w:t>
      </w:r>
      <w:r>
        <w:rPr>
          <w:w w:val="108"/>
          <w:sz w:val="18"/>
          <w:szCs w:val="18"/>
        </w:rPr>
        <w:t>exa</w:t>
      </w:r>
      <w:r>
        <w:rPr>
          <w:w w:val="102"/>
          <w:sz w:val="18"/>
          <w:szCs w:val="18"/>
        </w:rPr>
        <w:t>c</w:t>
      </w:r>
      <w:r>
        <w:rPr>
          <w:w w:val="143"/>
          <w:sz w:val="18"/>
          <w:szCs w:val="18"/>
        </w:rPr>
        <w:t>t</w:t>
      </w:r>
      <w:r>
        <w:rPr>
          <w:w w:val="106"/>
          <w:sz w:val="18"/>
          <w:szCs w:val="18"/>
        </w:rPr>
        <w:t>ly</w:t>
      </w:r>
      <w:r>
        <w:rPr>
          <w:spacing w:val="18"/>
          <w:sz w:val="18"/>
          <w:szCs w:val="18"/>
        </w:rPr>
        <w:t xml:space="preserve"> </w:t>
      </w:r>
      <w:r>
        <w:rPr>
          <w:sz w:val="18"/>
          <w:szCs w:val="18"/>
        </w:rPr>
        <w:t>equal</w:t>
      </w:r>
      <w:r w:rsidR="00F9389F">
        <w:rPr>
          <w:sz w:val="18"/>
          <w:szCs w:val="18"/>
        </w:rPr>
        <w:t xml:space="preserve"> </w:t>
      </w:r>
      <w:r>
        <w:rPr>
          <w:sz w:val="18"/>
          <w:szCs w:val="18"/>
        </w:rPr>
        <w:t>to</w:t>
      </w:r>
      <w:r>
        <w:rPr>
          <w:spacing w:val="40"/>
          <w:sz w:val="18"/>
          <w:szCs w:val="18"/>
        </w:rPr>
        <w:t xml:space="preserve"> </w:t>
      </w:r>
      <w:r>
        <w:rPr>
          <w:w w:val="115"/>
          <w:sz w:val="18"/>
          <w:szCs w:val="18"/>
        </w:rPr>
        <w:t>target</w:t>
      </w:r>
      <w:r>
        <w:rPr>
          <w:spacing w:val="21"/>
          <w:w w:val="115"/>
          <w:sz w:val="18"/>
          <w:szCs w:val="18"/>
        </w:rPr>
        <w:t xml:space="preserve"> </w:t>
      </w:r>
      <w:r>
        <w:rPr>
          <w:spacing w:val="-6"/>
          <w:w w:val="115"/>
          <w:sz w:val="18"/>
          <w:szCs w:val="18"/>
        </w:rPr>
        <w:t>w</w:t>
      </w:r>
      <w:r>
        <w:rPr>
          <w:w w:val="115"/>
          <w:sz w:val="18"/>
          <w:szCs w:val="18"/>
        </w:rPr>
        <w:t>arming).</w:t>
      </w:r>
      <w:r>
        <w:rPr>
          <w:spacing w:val="-7"/>
          <w:w w:val="115"/>
          <w:sz w:val="18"/>
          <w:szCs w:val="18"/>
        </w:rPr>
        <w:t xml:space="preserve"> </w:t>
      </w:r>
      <w:r>
        <w:rPr>
          <w:sz w:val="18"/>
          <w:szCs w:val="18"/>
        </w:rPr>
        <w:t>See</w:t>
      </w:r>
      <w:r>
        <w:rPr>
          <w:spacing w:val="22"/>
          <w:sz w:val="18"/>
          <w:szCs w:val="18"/>
        </w:rPr>
        <w:t xml:space="preserve"> </w:t>
      </w:r>
      <w:r>
        <w:rPr>
          <w:spacing w:val="-15"/>
          <w:w w:val="121"/>
          <w:sz w:val="18"/>
          <w:szCs w:val="18"/>
        </w:rPr>
        <w:t>T</w:t>
      </w:r>
      <w:r>
        <w:rPr>
          <w:w w:val="115"/>
          <w:sz w:val="18"/>
          <w:szCs w:val="18"/>
        </w:rPr>
        <w:t>a</w:t>
      </w:r>
      <w:r>
        <w:rPr>
          <w:w w:val="113"/>
          <w:sz w:val="18"/>
          <w:szCs w:val="18"/>
        </w:rPr>
        <w:t>b</w:t>
      </w:r>
      <w:r>
        <w:rPr>
          <w:w w:val="102"/>
          <w:sz w:val="18"/>
          <w:szCs w:val="18"/>
        </w:rPr>
        <w:t>l</w:t>
      </w:r>
      <w:r>
        <w:rPr>
          <w:w w:val="103"/>
          <w:sz w:val="18"/>
          <w:szCs w:val="18"/>
        </w:rPr>
        <w:t xml:space="preserve">es </w:t>
      </w:r>
      <w:r>
        <w:rPr>
          <w:sz w:val="18"/>
          <w:szCs w:val="18"/>
        </w:rPr>
        <w:t>XS</w:t>
      </w:r>
      <w:r>
        <w:rPr>
          <w:spacing w:val="26"/>
          <w:sz w:val="18"/>
          <w:szCs w:val="18"/>
        </w:rPr>
        <w:t xml:space="preserve"> </w:t>
      </w:r>
      <w:r>
        <w:rPr>
          <w:sz w:val="18"/>
          <w:szCs w:val="18"/>
        </w:rPr>
        <w:t>and</w:t>
      </w:r>
      <w:r w:rsidR="00F9389F">
        <w:rPr>
          <w:sz w:val="18"/>
          <w:szCs w:val="18"/>
        </w:rPr>
        <w:t xml:space="preserve"> </w:t>
      </w:r>
      <w:r>
        <w:rPr>
          <w:sz w:val="18"/>
          <w:szCs w:val="18"/>
        </w:rPr>
        <w:t>XS</w:t>
      </w:r>
      <w:r>
        <w:rPr>
          <w:spacing w:val="25"/>
          <w:sz w:val="18"/>
          <w:szCs w:val="18"/>
        </w:rPr>
        <w:t xml:space="preserve"> </w:t>
      </w:r>
      <w:r>
        <w:rPr>
          <w:sz w:val="18"/>
          <w:szCs w:val="18"/>
        </w:rPr>
        <w:t>for</w:t>
      </w:r>
      <w:r>
        <w:rPr>
          <w:spacing w:val="2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16"/>
          <w:sz w:val="18"/>
          <w:szCs w:val="18"/>
        </w:rPr>
        <w:t xml:space="preserve"> </w:t>
      </w:r>
      <w:r>
        <w:rPr>
          <w:w w:val="113"/>
          <w:sz w:val="18"/>
          <w:szCs w:val="18"/>
        </w:rPr>
        <w:t>d</w:t>
      </w:r>
      <w:r>
        <w:rPr>
          <w:w w:val="93"/>
          <w:sz w:val="18"/>
          <w:szCs w:val="18"/>
        </w:rPr>
        <w:t>iff</w:t>
      </w:r>
      <w:r>
        <w:rPr>
          <w:w w:val="109"/>
          <w:sz w:val="18"/>
          <w:szCs w:val="18"/>
        </w:rPr>
        <w:t>eren</w:t>
      </w:r>
      <w:r>
        <w:rPr>
          <w:w w:val="102"/>
          <w:sz w:val="18"/>
          <w:szCs w:val="18"/>
        </w:rPr>
        <w:t>c</w:t>
      </w:r>
      <w:r>
        <w:rPr>
          <w:w w:val="105"/>
          <w:sz w:val="18"/>
          <w:szCs w:val="18"/>
        </w:rPr>
        <w:t>es.</w:t>
      </w:r>
    </w:p>
    <w:p w14:paraId="6DA01A4C" w14:textId="77777777" w:rsidR="005B53EE" w:rsidRDefault="005B53EE" w:rsidP="00F9389F">
      <w:pPr>
        <w:spacing w:line="200" w:lineRule="exact"/>
      </w:pPr>
    </w:p>
    <w:p w14:paraId="321DC627" w14:textId="77777777" w:rsidR="005B53EE" w:rsidRDefault="005B53EE" w:rsidP="00F9389F">
      <w:pPr>
        <w:spacing w:line="200" w:lineRule="exact"/>
      </w:pPr>
    </w:p>
    <w:p w14:paraId="3B47996A" w14:textId="77777777" w:rsidR="005B53EE" w:rsidRDefault="005B53EE" w:rsidP="00F9389F">
      <w:pPr>
        <w:spacing w:line="200" w:lineRule="exact"/>
      </w:pPr>
    </w:p>
    <w:p w14:paraId="44D549C7" w14:textId="77777777" w:rsidR="005B53EE" w:rsidRDefault="005B53EE" w:rsidP="00F9389F">
      <w:pPr>
        <w:spacing w:before="10" w:line="240" w:lineRule="exact"/>
        <w:rPr>
          <w:sz w:val="24"/>
          <w:szCs w:val="24"/>
        </w:rPr>
        <w:sectPr w:rsidR="005B53EE">
          <w:pgSz w:w="12240" w:h="15840"/>
          <w:pgMar w:top="620" w:right="1300" w:bottom="280" w:left="1300" w:header="429" w:footer="1426" w:gutter="0"/>
          <w:cols w:space="720"/>
        </w:sectPr>
      </w:pPr>
    </w:p>
    <w:p w14:paraId="457C4211" w14:textId="1D340447" w:rsidR="005B53EE" w:rsidRDefault="00726C06" w:rsidP="00F9389F">
      <w:pPr>
        <w:spacing w:before="46"/>
        <w:ind w:left="2687"/>
        <w:rPr>
          <w:rFonts w:ascii="Arial" w:eastAsia="Arial" w:hAnsi="Arial" w:cs="Arial"/>
          <w:sz w:val="15"/>
          <w:szCs w:val="15"/>
        </w:rPr>
      </w:pPr>
      <w:r>
        <w:rPr>
          <w:noProof/>
        </w:rPr>
        <w:lastRenderedPageBreak/>
        <mc:AlternateContent>
          <mc:Choice Requires="wpg">
            <w:drawing>
              <wp:anchor distT="0" distB="0" distL="114300" distR="114300" simplePos="0" relativeHeight="503314249" behindDoc="1" locked="0" layoutInCell="1" allowOverlap="1" wp14:anchorId="3821E69A" wp14:editId="7A1BF286">
                <wp:simplePos x="0" y="0"/>
                <wp:positionH relativeFrom="page">
                  <wp:posOffset>2266950</wp:posOffset>
                </wp:positionH>
                <wp:positionV relativeFrom="paragraph">
                  <wp:posOffset>491490</wp:posOffset>
                </wp:positionV>
                <wp:extent cx="66675" cy="105410"/>
                <wp:effectExtent l="9525" t="14605" r="2266950" b="527685"/>
                <wp:wrapNone/>
                <wp:docPr id="287"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05410"/>
                          <a:chOff x="3571" y="775"/>
                          <a:chExt cx="106" cy="167"/>
                        </a:xfrm>
                      </wpg:grpSpPr>
                      <wps:wsp>
                        <wps:cNvPr id="288" name="Freeform 285"/>
                        <wps:cNvSpPr>
                          <a:spLocks noEditPoints="1"/>
                        </wps:cNvSpPr>
                        <wps:spPr bwMode="auto">
                          <a:xfrm>
                            <a:off x="7196" y="1744"/>
                            <a:ext cx="51" cy="0"/>
                          </a:xfrm>
                          <a:custGeom>
                            <a:avLst/>
                            <a:gdLst>
                              <a:gd name="T0" fmla="+- 0 3598 3598"/>
                              <a:gd name="T1" fmla="*/ T0 w 52"/>
                              <a:gd name="T2" fmla="+- 0 3650 359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4"/>
                        <wps:cNvSpPr>
                          <a:spLocks/>
                        </wps:cNvSpPr>
                        <wps:spPr bwMode="auto">
                          <a:xfrm>
                            <a:off x="3587" y="860"/>
                            <a:ext cx="73" cy="73"/>
                          </a:xfrm>
                          <a:custGeom>
                            <a:avLst/>
                            <a:gdLst>
                              <a:gd name="T0" fmla="+- 0 3623 3587"/>
                              <a:gd name="T1" fmla="*/ T0 w 73"/>
                              <a:gd name="T2" fmla="+- 0 933 860"/>
                              <a:gd name="T3" fmla="*/ 933 h 73"/>
                              <a:gd name="T4" fmla="+- 0 3660 3587"/>
                              <a:gd name="T5" fmla="*/ T4 w 73"/>
                              <a:gd name="T6" fmla="+- 0 897 860"/>
                              <a:gd name="T7" fmla="*/ 897 h 73"/>
                              <a:gd name="T8" fmla="+- 0 3623 3587"/>
                              <a:gd name="T9" fmla="*/ T8 w 73"/>
                              <a:gd name="T10" fmla="+- 0 860 860"/>
                              <a:gd name="T11" fmla="*/ 860 h 73"/>
                              <a:gd name="T12" fmla="+- 0 3587 3587"/>
                              <a:gd name="T13" fmla="*/ T12 w 73"/>
                              <a:gd name="T14" fmla="+- 0 897 860"/>
                              <a:gd name="T15" fmla="*/ 897 h 73"/>
                              <a:gd name="T16" fmla="+- 0 3623 3587"/>
                              <a:gd name="T17" fmla="*/ T16 w 73"/>
                              <a:gd name="T18" fmla="+- 0 933 860"/>
                              <a:gd name="T19" fmla="*/ 933 h 73"/>
                            </a:gdLst>
                            <a:ahLst/>
                            <a:cxnLst>
                              <a:cxn ang="0">
                                <a:pos x="T1" y="T3"/>
                              </a:cxn>
                              <a:cxn ang="0">
                                <a:pos x="T5" y="T7"/>
                              </a:cxn>
                              <a:cxn ang="0">
                                <a:pos x="T9" y="T11"/>
                              </a:cxn>
                              <a:cxn ang="0">
                                <a:pos x="T13" y="T15"/>
                              </a:cxn>
                              <a:cxn ang="0">
                                <a:pos x="T17" y="T19"/>
                              </a:cxn>
                            </a:cxnLst>
                            <a:rect l="0" t="0" r="r" b="b"/>
                            <a:pathLst>
                              <a:path w="73" h="73">
                                <a:moveTo>
                                  <a:pt x="36" y="73"/>
                                </a:moveTo>
                                <a:lnTo>
                                  <a:pt x="73" y="37"/>
                                </a:lnTo>
                                <a:lnTo>
                                  <a:pt x="36" y="0"/>
                                </a:lnTo>
                                <a:lnTo>
                                  <a:pt x="0" y="37"/>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3"/>
                        <wps:cNvSpPr>
                          <a:spLocks/>
                        </wps:cNvSpPr>
                        <wps:spPr bwMode="auto">
                          <a:xfrm>
                            <a:off x="3584" y="780"/>
                            <a:ext cx="79" cy="68"/>
                          </a:xfrm>
                          <a:custGeom>
                            <a:avLst/>
                            <a:gdLst>
                              <a:gd name="T0" fmla="+- 0 3623 3584"/>
                              <a:gd name="T1" fmla="*/ T0 w 79"/>
                              <a:gd name="T2" fmla="+- 0 780 780"/>
                              <a:gd name="T3" fmla="*/ 780 h 68"/>
                              <a:gd name="T4" fmla="+- 0 3663 3584"/>
                              <a:gd name="T5" fmla="*/ T4 w 79"/>
                              <a:gd name="T6" fmla="+- 0 848 780"/>
                              <a:gd name="T7" fmla="*/ 848 h 68"/>
                              <a:gd name="T8" fmla="+- 0 3584 3584"/>
                              <a:gd name="T9" fmla="*/ T8 w 79"/>
                              <a:gd name="T10" fmla="+- 0 848 780"/>
                              <a:gd name="T11" fmla="*/ 848 h 68"/>
                              <a:gd name="T12" fmla="+- 0 3623 3584"/>
                              <a:gd name="T13" fmla="*/ T12 w 79"/>
                              <a:gd name="T14" fmla="+- 0 780 780"/>
                              <a:gd name="T15" fmla="*/ 780 h 68"/>
                            </a:gdLst>
                            <a:ahLst/>
                            <a:cxnLst>
                              <a:cxn ang="0">
                                <a:pos x="T1" y="T3"/>
                              </a:cxn>
                              <a:cxn ang="0">
                                <a:pos x="T5" y="T7"/>
                              </a:cxn>
                              <a:cxn ang="0">
                                <a:pos x="T9" y="T11"/>
                              </a:cxn>
                              <a:cxn ang="0">
                                <a:pos x="T13" y="T15"/>
                              </a:cxn>
                            </a:cxnLst>
                            <a:rect l="0" t="0" r="r" b="b"/>
                            <a:pathLst>
                              <a:path w="79" h="68">
                                <a:moveTo>
                                  <a:pt x="39" y="0"/>
                                </a:moveTo>
                                <a:lnTo>
                                  <a:pt x="79" y="68"/>
                                </a:lnTo>
                                <a:lnTo>
                                  <a:pt x="0" y="68"/>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82"/>
                        <wps:cNvSpPr>
                          <a:spLocks noEditPoints="1"/>
                        </wps:cNvSpPr>
                        <wps:spPr bwMode="auto">
                          <a:xfrm>
                            <a:off x="7246" y="1568"/>
                            <a:ext cx="0" cy="148"/>
                          </a:xfrm>
                          <a:custGeom>
                            <a:avLst/>
                            <a:gdLst>
                              <a:gd name="T0" fmla="+- 0 932 784"/>
                              <a:gd name="T1" fmla="*/ 932 h 148"/>
                              <a:gd name="T2" fmla="+- 0 784 784"/>
                              <a:gd name="T3" fmla="*/ 784 h 148"/>
                            </a:gdLst>
                            <a:ahLst/>
                            <a:cxnLst>
                              <a:cxn ang="0">
                                <a:pos x="0" y="T1"/>
                              </a:cxn>
                              <a:cxn ang="0">
                                <a:pos x="0" y="T3"/>
                              </a:cxn>
                            </a:cxnLst>
                            <a:rect l="0" t="0" r="r" b="b"/>
                            <a:pathLst>
                              <a:path h="148">
                                <a:moveTo>
                                  <a:pt x="0" y="148"/>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3172F1" id="Group 281" o:spid="_x0000_s1026" style="position:absolute;margin-left:178.5pt;margin-top:38.7pt;width:5.25pt;height:8.3pt;z-index:-2231;mso-position-horizontal-relative:page" coordorigin="3571,775" coordsize="10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">
                <v:shape id="Freeform 285" o:spid="_x0000_s1027" style="position:absolute;left:7196;top:1744;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V8IA&#10;AADcAAAADwAAAGRycy9kb3ducmV2LnhtbERPy2rCQBTdF/yH4Qrd1YkGSowZRW2lFgrF1/6SuXlo&#10;5k6aGTX+fWdR6PJw3tmiN424UedqywrGowgEcW51zaWC42HzkoBwHlljY5kUPMjBYj54yjDV9s47&#10;uu19KUIIuxQVVN63qZQur8igG9mWOHCF7Qz6ALtS6g7vIdw0chJFr9JgzaGhwpbWFeWX/dUoWCer&#10;tzh236ef+GNa1C4+fH69n5V6HvbLGQhPvf8X/7m3WsEkCWvDmXA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P9XwgAAANwAAAAPAAAAAAAAAAAAAAAAAJgCAABkcnMvZG93&#10;bnJldi54bWxQSwUGAAAAAAQABAD1AAAAhwMAAAAA&#10;" path="m,l52,e" filled="f" strokecolor="#add7e6" strokeweight=".9505mm">
                  <v:path arrowok="t" o:connecttype="custom" o:connectlocs="0,0;51,0" o:connectangles="0,0"/>
                  <o:lock v:ext="edit" verticies="t"/>
                </v:shape>
                <v:shape id="Freeform 284" o:spid="_x0000_s1028" style="position:absolute;left:3587;top:86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yksQA&#10;AADcAAAADwAAAGRycy9kb3ducmV2LnhtbESPT4vCMBTE78J+h/AW9qapIv7pGmURFlzwYtXD3h7N&#10;syk2L7WJtX57Iwgeh5n5DbNYdbYSLTW+dKxgOEhAEOdOl1woOOx/+zMQPiBrrByTgjt5WC0/egtM&#10;tbvxjtosFCJC2KeowIRQp1L63JBFP3A1cfROrrEYomwKqRu8Rbit5ChJJtJiyXHBYE1rQ/k5u1oF&#10;vPnfDluZzdeF+ZuayfFyyMYXpb4+u59vEIG68A6/2hutYDSbw/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tMpLEAAAA3AAAAA8AAAAAAAAAAAAAAAAAmAIAAGRycy9k&#10;b3ducmV2LnhtbFBLBQYAAAAABAAEAPUAAACJAwAAAAA=&#10;" path="m36,73l73,37,36,,,37,36,73xe" filled="f" strokecolor="#add7e6" strokeweight=".17281mm">
                  <v:path arrowok="t" o:connecttype="custom" o:connectlocs="36,933;73,897;36,860;0,897;36,933" o:connectangles="0,0,0,0,0"/>
                </v:shape>
                <v:shape id="Freeform 283" o:spid="_x0000_s1029" style="position:absolute;left:3584;top:780;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kI1L8A&#10;AADcAAAADwAAAGRycy9kb3ducmV2LnhtbERPTYvCMBC9C/sfwix403RdEO0aRVaEPWoU8Tg0s22w&#10;mZQm2uqvNwfB4+N9L1a9q8WN2mA9K/gaZyCIC28slwqOh+1oBiJEZIO1Z1JwpwCr5cdggbnxHe/p&#10;pmMpUgiHHBVUMTa5lKGoyGEY+4Y4cf++dRgTbEtpWuxSuKvlJMum0qHl1FBhQ78VFRd9dQrmj5nd&#10;nLTWjcls547fvtxdz0oNP/v1D4hIfXyLX+4/o2AyT/P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OQjUvwAAANwAAAAPAAAAAAAAAAAAAAAAAJgCAABkcnMvZG93bnJl&#10;di54bWxQSwUGAAAAAAQABAD1AAAAhAMAAAAA&#10;" path="m39,l79,68,,68,39,xe" filled="f" strokecolor="#ffa07a" strokeweight=".17281mm">
                  <v:path arrowok="t" o:connecttype="custom" o:connectlocs="39,780;79,848;0,848;39,780" o:connectangles="0,0,0,0"/>
                </v:shape>
                <v:shape id="Freeform 282" o:spid="_x0000_s1030" style="position:absolute;left:7246;top:1568;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zF8YA&#10;AADcAAAADwAAAGRycy9kb3ducmV2LnhtbESPQWvCQBSE74L/YXlCL0U3BqkaXcW2FCyIpWnx/Mg+&#10;k2D2bdjdavTXdwsFj8PMfMMs151pxJmcry0rGI8SEMSF1TWXCr6/3oYzED4ga2wsk4IreViv+r0l&#10;Ztpe+JPOeShFhLDPUEEVQptJ6YuKDPqRbYmjd7TOYIjSlVI7vES4aWSaJE/SYM1xocKWXioqTvmP&#10;UcDzFCfp7v32OnncNPuPZ9cdblOlHgbdZgEiUBfu4f/2VitI52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YzF8YAAADcAAAADwAAAAAAAAAAAAAAAACYAgAAZHJz&#10;L2Rvd25yZXYueG1sUEsFBgAAAAAEAAQA9QAAAIsDAAAAAA==&#10;" path="m,148l,e" filled="f" strokeweight=".33178mm">
                  <v:path arrowok="t" o:connecttype="custom" o:connectlocs="0,932;0,784" o:connectangles="0,0"/>
                  <o:lock v:ext="edit" verticies="t"/>
                </v:shape>
                <w10:wrap anchorx="page"/>
              </v:group>
            </w:pict>
          </mc:Fallback>
        </mc:AlternateContent>
      </w:r>
      <w:r>
        <w:rPr>
          <w:noProof/>
        </w:rPr>
        <mc:AlternateContent>
          <mc:Choice Requires="wpg">
            <w:drawing>
              <wp:anchor distT="0" distB="0" distL="114300" distR="114300" simplePos="0" relativeHeight="503314251" behindDoc="1" locked="0" layoutInCell="1" allowOverlap="1" wp14:anchorId="07987259" wp14:editId="28D1F754">
                <wp:simplePos x="0" y="0"/>
                <wp:positionH relativeFrom="page">
                  <wp:posOffset>2578100</wp:posOffset>
                </wp:positionH>
                <wp:positionV relativeFrom="paragraph">
                  <wp:posOffset>459740</wp:posOffset>
                </wp:positionV>
                <wp:extent cx="66675" cy="163195"/>
                <wp:effectExtent l="6350" t="11430" r="2574925" b="492125"/>
                <wp:wrapNone/>
                <wp:docPr id="282"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63195"/>
                          <a:chOff x="4061" y="725"/>
                          <a:chExt cx="106" cy="257"/>
                        </a:xfrm>
                      </wpg:grpSpPr>
                      <wps:wsp>
                        <wps:cNvPr id="283" name="Freeform 280"/>
                        <wps:cNvSpPr>
                          <a:spLocks noEditPoints="1"/>
                        </wps:cNvSpPr>
                        <wps:spPr bwMode="auto">
                          <a:xfrm>
                            <a:off x="8176" y="1600"/>
                            <a:ext cx="51" cy="0"/>
                          </a:xfrm>
                          <a:custGeom>
                            <a:avLst/>
                            <a:gdLst>
                              <a:gd name="T0" fmla="+- 0 4088 4088"/>
                              <a:gd name="T1" fmla="*/ T0 w 52"/>
                              <a:gd name="T2" fmla="+- 0 4140 408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79"/>
                        <wps:cNvSpPr>
                          <a:spLocks/>
                        </wps:cNvSpPr>
                        <wps:spPr bwMode="auto">
                          <a:xfrm>
                            <a:off x="4077" y="730"/>
                            <a:ext cx="73" cy="73"/>
                          </a:xfrm>
                          <a:custGeom>
                            <a:avLst/>
                            <a:gdLst>
                              <a:gd name="T0" fmla="+- 0 4114 4077"/>
                              <a:gd name="T1" fmla="*/ T0 w 73"/>
                              <a:gd name="T2" fmla="+- 0 803 730"/>
                              <a:gd name="T3" fmla="*/ 803 h 73"/>
                              <a:gd name="T4" fmla="+- 0 4150 4077"/>
                              <a:gd name="T5" fmla="*/ T4 w 73"/>
                              <a:gd name="T6" fmla="+- 0 766 730"/>
                              <a:gd name="T7" fmla="*/ 766 h 73"/>
                              <a:gd name="T8" fmla="+- 0 4114 4077"/>
                              <a:gd name="T9" fmla="*/ T8 w 73"/>
                              <a:gd name="T10" fmla="+- 0 730 730"/>
                              <a:gd name="T11" fmla="*/ 730 h 73"/>
                              <a:gd name="T12" fmla="+- 0 4077 4077"/>
                              <a:gd name="T13" fmla="*/ T12 w 73"/>
                              <a:gd name="T14" fmla="+- 0 766 730"/>
                              <a:gd name="T15" fmla="*/ 766 h 73"/>
                              <a:gd name="T16" fmla="+- 0 4114 4077"/>
                              <a:gd name="T17" fmla="*/ T16 w 73"/>
                              <a:gd name="T18" fmla="+- 0 803 730"/>
                              <a:gd name="T19" fmla="*/ 803 h 73"/>
                            </a:gdLst>
                            <a:ahLst/>
                            <a:cxnLst>
                              <a:cxn ang="0">
                                <a:pos x="T1" y="T3"/>
                              </a:cxn>
                              <a:cxn ang="0">
                                <a:pos x="T5" y="T7"/>
                              </a:cxn>
                              <a:cxn ang="0">
                                <a:pos x="T9" y="T11"/>
                              </a:cxn>
                              <a:cxn ang="0">
                                <a:pos x="T13" y="T15"/>
                              </a:cxn>
                              <a:cxn ang="0">
                                <a:pos x="T17" y="T19"/>
                              </a:cxn>
                            </a:cxnLst>
                            <a:rect l="0" t="0" r="r" b="b"/>
                            <a:pathLst>
                              <a:path w="73" h="73">
                                <a:moveTo>
                                  <a:pt x="37" y="73"/>
                                </a:moveTo>
                                <a:lnTo>
                                  <a:pt x="73" y="36"/>
                                </a:lnTo>
                                <a:lnTo>
                                  <a:pt x="37" y="0"/>
                                </a:lnTo>
                                <a:lnTo>
                                  <a:pt x="0" y="36"/>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78"/>
                        <wps:cNvSpPr>
                          <a:spLocks/>
                        </wps:cNvSpPr>
                        <wps:spPr bwMode="auto">
                          <a:xfrm>
                            <a:off x="4074" y="909"/>
                            <a:ext cx="79" cy="68"/>
                          </a:xfrm>
                          <a:custGeom>
                            <a:avLst/>
                            <a:gdLst>
                              <a:gd name="T0" fmla="+- 0 4114 4074"/>
                              <a:gd name="T1" fmla="*/ T0 w 79"/>
                              <a:gd name="T2" fmla="+- 0 909 909"/>
                              <a:gd name="T3" fmla="*/ 909 h 68"/>
                              <a:gd name="T4" fmla="+- 0 4153 4074"/>
                              <a:gd name="T5" fmla="*/ T4 w 79"/>
                              <a:gd name="T6" fmla="+- 0 977 909"/>
                              <a:gd name="T7" fmla="*/ 977 h 68"/>
                              <a:gd name="T8" fmla="+- 0 4074 4074"/>
                              <a:gd name="T9" fmla="*/ T8 w 79"/>
                              <a:gd name="T10" fmla="+- 0 977 909"/>
                              <a:gd name="T11" fmla="*/ 977 h 68"/>
                              <a:gd name="T12" fmla="+- 0 4114 4074"/>
                              <a:gd name="T13" fmla="*/ T12 w 79"/>
                              <a:gd name="T14" fmla="+- 0 909 909"/>
                              <a:gd name="T15" fmla="*/ 909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77"/>
                        <wps:cNvSpPr>
                          <a:spLocks noEditPoints="1"/>
                        </wps:cNvSpPr>
                        <wps:spPr bwMode="auto">
                          <a:xfrm>
                            <a:off x="8228" y="1572"/>
                            <a:ext cx="0" cy="161"/>
                          </a:xfrm>
                          <a:custGeom>
                            <a:avLst/>
                            <a:gdLst>
                              <a:gd name="T0" fmla="+- 0 947 786"/>
                              <a:gd name="T1" fmla="*/ 947 h 161"/>
                              <a:gd name="T2" fmla="+- 0 786 786"/>
                              <a:gd name="T3" fmla="*/ 786 h 161"/>
                            </a:gdLst>
                            <a:ahLst/>
                            <a:cxnLst>
                              <a:cxn ang="0">
                                <a:pos x="0" y="T1"/>
                              </a:cxn>
                              <a:cxn ang="0">
                                <a:pos x="0" y="T3"/>
                              </a:cxn>
                            </a:cxnLst>
                            <a:rect l="0" t="0" r="r" b="b"/>
                            <a:pathLst>
                              <a:path h="161">
                                <a:moveTo>
                                  <a:pt x="0" y="161"/>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8B0A11" id="Group 276" o:spid="_x0000_s1026" style="position:absolute;margin-left:203pt;margin-top:36.2pt;width:5.25pt;height:12.85pt;z-index:-2229;mso-position-horizontal-relative:page" coordorigin="4061,725" coordsize="10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">
                <v:shape id="Freeform 280" o:spid="_x0000_s1027" style="position:absolute;left:8176;top:1600;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tJsYA&#10;AADcAAAADwAAAGRycy9kb3ducmV2LnhtbESP3WrCQBSE7wt9h+UUelc3dUFidBX/Si0IUq33h+wx&#10;ic2ejdmtxrd3C4VeDjPzDTOedrYWF2p95VjDay8BQZw7U3Gh4Wv/9pKC8AHZYO2YNNzIw3Ty+DDG&#10;zLgrf9JlFwoRIewz1FCG0GRS+rwki77nGuLoHV1rMUTZFtK0eI1wW8t+kgykxYrjQokNLUrKv3c/&#10;VsMinS+V8tvDWb0Pj5VX+4/N6qT181M3G4EI1IX/8F97bTT0UwW/Z+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RtJsYAAADcAAAADwAAAAAAAAAAAAAAAACYAgAAZHJz&#10;L2Rvd25yZXYueG1sUEsFBgAAAAAEAAQA9QAAAIsDAAAAAA==&#10;" path="m,l52,e" filled="f" strokecolor="#add7e6" strokeweight=".9505mm">
                  <v:path arrowok="t" o:connecttype="custom" o:connectlocs="0,0;51,0" o:connectangles="0,0"/>
                  <o:lock v:ext="edit" verticies="t"/>
                </v:shape>
                <v:shape id="Freeform 279" o:spid="_x0000_s1028" style="position:absolute;left:4077;top:73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DMUA&#10;AADcAAAADwAAAGRycy9kb3ducmV2LnhtbESPQWvCQBSE74X+h+UVeqsbQ7AaXUMRCil4MbUHb4/s&#10;MxuafRuz25j++64g9DjMzDfMpphsJ0YafOtYwXyWgCCunW65UXD8fH9ZgvABWWPnmBT8kodi+/iw&#10;wVy7Kx9orEIjIoR9jgpMCH0upa8NWfQz1xNH7+wGiyHKoZF6wGuE206mSbKQFluOCwZ72hmqv6sf&#10;q4DL034+ymq1a8zHq1l8XY5VdlHq+Wl6W4MINIX/8L1dagXpMoP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J0MxQAAANwAAAAPAAAAAAAAAAAAAAAAAJgCAABkcnMv&#10;ZG93bnJldi54bWxQSwUGAAAAAAQABAD1AAAAigMAAAAA&#10;" path="m37,73l73,36,37,,,36,37,73xe" filled="f" strokecolor="#add7e6" strokeweight=".17281mm">
                  <v:path arrowok="t" o:connecttype="custom" o:connectlocs="37,803;73,766;37,730;0,766;37,803" o:connectangles="0,0,0,0,0"/>
                </v:shape>
                <v:shape id="Freeform 278" o:spid="_x0000_s1029" style="position:absolute;left:4074;top:90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c9kcQA&#10;AADcAAAADwAAAGRycy9kb3ducmV2LnhtbESPQWvCQBSE7wX/w/KE3upGi5KmriIthR7rGkqPj+wz&#10;Wcy+DdnVpP31XUHwOMzMN8x6O7pWXKgP1rOC+SwDQVx5Y7lWUB4+nnIQISIbbD2Tgl8KsN1MHtZY&#10;GD/wni461iJBOBSooImxK6QMVUMOw8x3xMk7+t5hTLKvpelxSHDXykWWraRDy2mhwY7eGqpO+uwU&#10;vPzl9v1ba92ZzA6ufPb11/lHqcfpuHsFEWmM9/Ct/WkULPIlXM+k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XPZHEAAAA3AAAAA8AAAAAAAAAAAAAAAAAmAIAAGRycy9k&#10;b3ducmV2LnhtbFBLBQYAAAAABAAEAPUAAACJAwAAAAA=&#10;" path="m40,l79,68,,68,40,xe" filled="f" strokecolor="#ffa07a" strokeweight=".17281mm">
                  <v:path arrowok="t" o:connecttype="custom" o:connectlocs="40,909;79,977;0,977;40,909" o:connectangles="0,0,0,0"/>
                </v:shape>
                <v:shape id="Freeform 277" o:spid="_x0000_s1030" style="position:absolute;left:8228;top:1572;width:0;height:161;visibility:visible;mso-wrap-style:square;v-text-anchor:top" coordsize="0,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MycUA&#10;AADcAAAADwAAAGRycy9kb3ducmV2LnhtbESPQWvCQBSE74L/YXlCL1I35hAkdRUtiO2xWqrHR/aZ&#10;BLNv0901pv31riB4HGbmG2a+7E0jOnK+tqxgOklAEBdW11wq+N5vXmcgfEDW2FgmBX/kYbkYDuaY&#10;a3vlL+p2oRQRwj5HBVUIbS6lLyoy6Ce2JY7eyTqDIUpXSu3wGuGmkWmSZNJgzXGhwpbeKyrOu4tR&#10;sD5mx8OPS3H82f2f/ao9jH/DVqmXUb96AxGoD8/wo/2hFaSzD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EzJxQAAANwAAAAPAAAAAAAAAAAAAAAAAJgCAABkcnMv&#10;ZG93bnJldi54bWxQSwUGAAAAAAQABAD1AAAAigMAAAAA&#10;" path="m,161l,e" filled="f" strokeweight=".33178mm">
                  <v:path arrowok="t" o:connecttype="custom" o:connectlocs="0,947;0,786" o:connectangles="0,0"/>
                  <o:lock v:ext="edit" verticies="t"/>
                </v:shape>
                <w10:wrap anchorx="page"/>
              </v:group>
            </w:pict>
          </mc:Fallback>
        </mc:AlternateContent>
      </w:r>
      <w:r>
        <w:rPr>
          <w:noProof/>
        </w:rPr>
        <mc:AlternateContent>
          <mc:Choice Requires="wpg">
            <w:drawing>
              <wp:anchor distT="0" distB="0" distL="114300" distR="114300" simplePos="0" relativeHeight="503314252" behindDoc="1" locked="0" layoutInCell="1" allowOverlap="1" wp14:anchorId="7E676FFC" wp14:editId="3538F8A2">
                <wp:simplePos x="0" y="0"/>
                <wp:positionH relativeFrom="page">
                  <wp:posOffset>2733675</wp:posOffset>
                </wp:positionH>
                <wp:positionV relativeFrom="paragraph">
                  <wp:posOffset>484505</wp:posOffset>
                </wp:positionV>
                <wp:extent cx="66675" cy="137160"/>
                <wp:effectExtent l="9525" t="17145" r="2733675" b="512445"/>
                <wp:wrapNone/>
                <wp:docPr id="277"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37160"/>
                          <a:chOff x="4306" y="764"/>
                          <a:chExt cx="106" cy="216"/>
                        </a:xfrm>
                      </wpg:grpSpPr>
                      <wps:wsp>
                        <wps:cNvPr id="278" name="Freeform 275"/>
                        <wps:cNvSpPr>
                          <a:spLocks noEditPoints="1"/>
                        </wps:cNvSpPr>
                        <wps:spPr bwMode="auto">
                          <a:xfrm>
                            <a:off x="8666" y="1646"/>
                            <a:ext cx="52" cy="0"/>
                          </a:xfrm>
                          <a:custGeom>
                            <a:avLst/>
                            <a:gdLst>
                              <a:gd name="T0" fmla="+- 0 4333 4333"/>
                              <a:gd name="T1" fmla="*/ T0 w 52"/>
                              <a:gd name="T2" fmla="+- 0 4385 433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4"/>
                        <wps:cNvSpPr>
                          <a:spLocks/>
                        </wps:cNvSpPr>
                        <wps:spPr bwMode="auto">
                          <a:xfrm>
                            <a:off x="4322" y="768"/>
                            <a:ext cx="73" cy="73"/>
                          </a:xfrm>
                          <a:custGeom>
                            <a:avLst/>
                            <a:gdLst>
                              <a:gd name="T0" fmla="+- 0 4359 4322"/>
                              <a:gd name="T1" fmla="*/ T0 w 73"/>
                              <a:gd name="T2" fmla="+- 0 842 768"/>
                              <a:gd name="T3" fmla="*/ 842 h 73"/>
                              <a:gd name="T4" fmla="+- 0 4395 4322"/>
                              <a:gd name="T5" fmla="*/ T4 w 73"/>
                              <a:gd name="T6" fmla="+- 0 805 768"/>
                              <a:gd name="T7" fmla="*/ 805 h 73"/>
                              <a:gd name="T8" fmla="+- 0 4359 4322"/>
                              <a:gd name="T9" fmla="*/ T8 w 73"/>
                              <a:gd name="T10" fmla="+- 0 768 768"/>
                              <a:gd name="T11" fmla="*/ 768 h 73"/>
                              <a:gd name="T12" fmla="+- 0 4322 4322"/>
                              <a:gd name="T13" fmla="*/ T12 w 73"/>
                              <a:gd name="T14" fmla="+- 0 805 768"/>
                              <a:gd name="T15" fmla="*/ 805 h 73"/>
                              <a:gd name="T16" fmla="+- 0 4359 4322"/>
                              <a:gd name="T17" fmla="*/ T16 w 73"/>
                              <a:gd name="T18" fmla="+- 0 842 768"/>
                              <a:gd name="T19" fmla="*/ 842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3"/>
                        <wps:cNvSpPr>
                          <a:spLocks/>
                        </wps:cNvSpPr>
                        <wps:spPr bwMode="auto">
                          <a:xfrm>
                            <a:off x="4319" y="907"/>
                            <a:ext cx="79" cy="68"/>
                          </a:xfrm>
                          <a:custGeom>
                            <a:avLst/>
                            <a:gdLst>
                              <a:gd name="T0" fmla="+- 0 4359 4319"/>
                              <a:gd name="T1" fmla="*/ T0 w 79"/>
                              <a:gd name="T2" fmla="+- 0 907 907"/>
                              <a:gd name="T3" fmla="*/ 907 h 68"/>
                              <a:gd name="T4" fmla="+- 0 4398 4319"/>
                              <a:gd name="T5" fmla="*/ T4 w 79"/>
                              <a:gd name="T6" fmla="+- 0 975 907"/>
                              <a:gd name="T7" fmla="*/ 975 h 68"/>
                              <a:gd name="T8" fmla="+- 0 4319 4319"/>
                              <a:gd name="T9" fmla="*/ T8 w 79"/>
                              <a:gd name="T10" fmla="+- 0 975 907"/>
                              <a:gd name="T11" fmla="*/ 975 h 68"/>
                              <a:gd name="T12" fmla="+- 0 4359 4319"/>
                              <a:gd name="T13" fmla="*/ T12 w 79"/>
                              <a:gd name="T14" fmla="+- 0 907 907"/>
                              <a:gd name="T15" fmla="*/ 907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72"/>
                        <wps:cNvSpPr>
                          <a:spLocks noEditPoints="1"/>
                        </wps:cNvSpPr>
                        <wps:spPr bwMode="auto">
                          <a:xfrm>
                            <a:off x="8718" y="1644"/>
                            <a:ext cx="0" cy="122"/>
                          </a:xfrm>
                          <a:custGeom>
                            <a:avLst/>
                            <a:gdLst>
                              <a:gd name="T0" fmla="+- 0 944 822"/>
                              <a:gd name="T1" fmla="*/ 944 h 122"/>
                              <a:gd name="T2" fmla="+- 0 822 822"/>
                              <a:gd name="T3" fmla="*/ 822 h 122"/>
                            </a:gdLst>
                            <a:ahLst/>
                            <a:cxnLst>
                              <a:cxn ang="0">
                                <a:pos x="0" y="T1"/>
                              </a:cxn>
                              <a:cxn ang="0">
                                <a:pos x="0" y="T3"/>
                              </a:cxn>
                            </a:cxnLst>
                            <a:rect l="0" t="0" r="r" b="b"/>
                            <a:pathLst>
                              <a:path h="122">
                                <a:moveTo>
                                  <a:pt x="0" y="122"/>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CE48233" id="Group 271" o:spid="_x0000_s1026" style="position:absolute;margin-left:215.25pt;margin-top:38.15pt;width:5.25pt;height:10.8pt;z-index:-2228;mso-position-horizontal-relative:page" coordorigin="4306,764" coordsize="10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">
                <v:shape id="Freeform 275" o:spid="_x0000_s1027" style="position:absolute;left:8666;top:164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PcMIA&#10;AADcAAAADwAAAGRycy9kb3ducmV2LnhtbERPy2rCQBTdC/7DcAV3OtGAtamj+KhUQRC13V8y1ySa&#10;uRMzU41/31kUXB7OezJrTCnuVLvCsoJBPwJBnFpdcKbg+7TujUE4j6yxtEwKnuRgNm23Jpho++AD&#10;3Y8+EyGEXYIKcu+rREqX5mTQ9W1FHLizrQ36AOtM6hofIdyUchhFI2mw4NCQY0XLnNLr8dcoWI4X&#10;qzh2+59b/PV+Llx82u4+L0p1O838A4Snxr/E/+6NVjB8C2v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1Y9wwgAAANwAAAAPAAAAAAAAAAAAAAAAAJgCAABkcnMvZG93&#10;bnJldi54bWxQSwUGAAAAAAQABAD1AAAAhwMAAAAA&#10;" path="m,l52,e" filled="f" strokecolor="#add7e6" strokeweight=".9505mm">
                  <v:path arrowok="t" o:connecttype="custom" o:connectlocs="0,0;52,0" o:connectangles="0,0"/>
                  <o:lock v:ext="edit" verticies="t"/>
                </v:shape>
                <v:shape id="Freeform 274" o:spid="_x0000_s1028" style="position:absolute;left:4322;top:76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CtcUA&#10;AADcAAAADwAAAGRycy9kb3ducmV2LnhtbESPQWvCQBSE7wX/w/IK3pqNIklNXUWEgoVeTOPB2yP7&#10;mg3Nvo3ZbUz/fVco9DjMzDfMZjfZTow0+NaxgkWSgiCunW65UVB9vD49g/ABWWPnmBT8kIfddvaw&#10;wUK7G59oLEMjIoR9gQpMCH0hpa8NWfSJ64mj9+kGiyHKoZF6wFuE204u0zSTFluOCwZ7Ohiqv8pv&#10;q4CPl/fFKMv1oTFvucnO16pcXZWaP077FxCBpvAf/msftYJlvob7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K1xQAAANwAAAAPAAAAAAAAAAAAAAAAAJgCAABkcnMv&#10;ZG93bnJldi54bWxQSwUGAAAAAAQABAD1AAAAigMAAAAA&#10;" path="m37,74l73,37,37,,,37,37,74xe" filled="f" strokecolor="#add7e6" strokeweight=".17281mm">
                  <v:path arrowok="t" o:connecttype="custom" o:connectlocs="37,842;73,805;37,768;0,805;37,842" o:connectangles="0,0,0,0,0"/>
                </v:shape>
                <v:shape id="Freeform 273" o:spid="_x0000_s1029" style="position:absolute;left:4319;top:907;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eCcEA&#10;AADcAAAADwAAAGRycy9kb3ducmV2LnhtbERPz2vCMBS+C/sfwht403QORldNi2wMdnRZkR0fzbMN&#10;Ni+libb61y+HwY4f3+9dNbteXGkM1rOCp3UGgrjxxnKroP7+WOUgQkQ22HsmBTcKUJUPix0Wxk/8&#10;RVcdW5FCOBSooItxKKQMTUcOw9oPxIk7+dFhTHBspRlxSuGul5sse5EOLaeGDgd666g564tT8HrP&#10;7ftRaz2YzE6ufvbt4fKj1PJx3m9BRJrjv/jP/WkUbPI0P51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gngnBAAAA3AAAAA8AAAAAAAAAAAAAAAAAmAIAAGRycy9kb3du&#10;cmV2LnhtbFBLBQYAAAAABAAEAPUAAACGAwAAAAA=&#10;" path="m40,l79,68,,68,40,xe" filled="f" strokecolor="#ffa07a" strokeweight=".17281mm">
                  <v:path arrowok="t" o:connecttype="custom" o:connectlocs="40,907;79,975;0,975;40,907" o:connectangles="0,0,0,0"/>
                </v:shape>
                <v:shape id="Freeform 272" o:spid="_x0000_s1030" style="position:absolute;left:8718;top:1644;width:0;height:122;visibility:visible;mso-wrap-style:square;v-text-anchor:top" coordsize="0,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NbMYA&#10;AADcAAAADwAAAGRycy9kb3ducmV2LnhtbESPzWvCQBTE74X+D8sreBHdmFKV6Cr9oFB78uvi7ZF9&#10;ZoPZt2l2NfG/dwWhx2FmfsPMl52txIUaXzpWMBomIIhzp0suFOx334MpCB+QNVaOScGVPCwXz09z&#10;zLRreUOXbShEhLDPUIEJoc6k9Lkhi37oauLoHV1jMUTZFFI32Ea4rWSaJGNpseS4YLCmT0P5aXu2&#10;Ct6ur/g77k8+2vUxTSd/5lD1v1ZK9V669xmIQF34Dz/aP1pBOh3B/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FNbMYAAADcAAAADwAAAAAAAAAAAAAAAACYAgAAZHJz&#10;L2Rvd25yZXYueG1sUEsFBgAAAAAEAAQA9QAAAIsDAAAAAA==&#10;" path="m,122l,e" filled="f" strokeweight=".33178mm">
                  <v:path arrowok="t" o:connecttype="custom" o:connectlocs="0,944;0,822" o:connectangles="0,0"/>
                  <o:lock v:ext="edit" verticies="t"/>
                </v:shape>
                <w10:wrap anchorx="page"/>
              </v:group>
            </w:pict>
          </mc:Fallback>
        </mc:AlternateContent>
      </w:r>
      <w:r>
        <w:rPr>
          <w:noProof/>
        </w:rPr>
        <mc:AlternateContent>
          <mc:Choice Requires="wpg">
            <w:drawing>
              <wp:anchor distT="0" distB="0" distL="114300" distR="114300" simplePos="0" relativeHeight="503314253" behindDoc="1" locked="0" layoutInCell="1" allowOverlap="1" wp14:anchorId="61400477" wp14:editId="6D63E2E9">
                <wp:simplePos x="0" y="0"/>
                <wp:positionH relativeFrom="page">
                  <wp:posOffset>2889250</wp:posOffset>
                </wp:positionH>
                <wp:positionV relativeFrom="paragraph">
                  <wp:posOffset>350520</wp:posOffset>
                </wp:positionV>
                <wp:extent cx="66675" cy="217805"/>
                <wp:effectExtent l="12700" t="0" r="2882900" b="356235"/>
                <wp:wrapNone/>
                <wp:docPr id="272"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17805"/>
                          <a:chOff x="4551" y="552"/>
                          <a:chExt cx="106" cy="344"/>
                        </a:xfrm>
                      </wpg:grpSpPr>
                      <wps:wsp>
                        <wps:cNvPr id="273" name="Freeform 270"/>
                        <wps:cNvSpPr>
                          <a:spLocks noEditPoints="1"/>
                        </wps:cNvSpPr>
                        <wps:spPr bwMode="auto">
                          <a:xfrm>
                            <a:off x="9156" y="1330"/>
                            <a:ext cx="52" cy="0"/>
                          </a:xfrm>
                          <a:custGeom>
                            <a:avLst/>
                            <a:gdLst>
                              <a:gd name="T0" fmla="+- 0 4578 4578"/>
                              <a:gd name="T1" fmla="*/ T0 w 52"/>
                              <a:gd name="T2" fmla="+- 0 4630 457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69"/>
                        <wps:cNvSpPr>
                          <a:spLocks/>
                        </wps:cNvSpPr>
                        <wps:spPr bwMode="auto">
                          <a:xfrm>
                            <a:off x="4567" y="645"/>
                            <a:ext cx="73" cy="73"/>
                          </a:xfrm>
                          <a:custGeom>
                            <a:avLst/>
                            <a:gdLst>
                              <a:gd name="T0" fmla="+- 0 4604 4567"/>
                              <a:gd name="T1" fmla="*/ T0 w 73"/>
                              <a:gd name="T2" fmla="+- 0 719 645"/>
                              <a:gd name="T3" fmla="*/ 719 h 73"/>
                              <a:gd name="T4" fmla="+- 0 4640 4567"/>
                              <a:gd name="T5" fmla="*/ T4 w 73"/>
                              <a:gd name="T6" fmla="+- 0 682 645"/>
                              <a:gd name="T7" fmla="*/ 682 h 73"/>
                              <a:gd name="T8" fmla="+- 0 4604 4567"/>
                              <a:gd name="T9" fmla="*/ T8 w 73"/>
                              <a:gd name="T10" fmla="+- 0 645 645"/>
                              <a:gd name="T11" fmla="*/ 645 h 73"/>
                              <a:gd name="T12" fmla="+- 0 4567 4567"/>
                              <a:gd name="T13" fmla="*/ T12 w 73"/>
                              <a:gd name="T14" fmla="+- 0 682 645"/>
                              <a:gd name="T15" fmla="*/ 682 h 73"/>
                              <a:gd name="T16" fmla="+- 0 4604 4567"/>
                              <a:gd name="T17" fmla="*/ T16 w 73"/>
                              <a:gd name="T18" fmla="+- 0 719 645"/>
                              <a:gd name="T19" fmla="*/ 719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68"/>
                        <wps:cNvSpPr>
                          <a:spLocks/>
                        </wps:cNvSpPr>
                        <wps:spPr bwMode="auto">
                          <a:xfrm>
                            <a:off x="4564" y="738"/>
                            <a:ext cx="79" cy="68"/>
                          </a:xfrm>
                          <a:custGeom>
                            <a:avLst/>
                            <a:gdLst>
                              <a:gd name="T0" fmla="+- 0 4604 4564"/>
                              <a:gd name="T1" fmla="*/ T0 w 79"/>
                              <a:gd name="T2" fmla="+- 0 738 738"/>
                              <a:gd name="T3" fmla="*/ 738 h 68"/>
                              <a:gd name="T4" fmla="+- 0 4643 4564"/>
                              <a:gd name="T5" fmla="*/ T4 w 79"/>
                              <a:gd name="T6" fmla="+- 0 806 738"/>
                              <a:gd name="T7" fmla="*/ 806 h 68"/>
                              <a:gd name="T8" fmla="+- 0 4564 4564"/>
                              <a:gd name="T9" fmla="*/ T8 w 79"/>
                              <a:gd name="T10" fmla="+- 0 806 738"/>
                              <a:gd name="T11" fmla="*/ 806 h 68"/>
                              <a:gd name="T12" fmla="+- 0 4604 4564"/>
                              <a:gd name="T13" fmla="*/ T12 w 79"/>
                              <a:gd name="T14" fmla="+- 0 738 738"/>
                              <a:gd name="T15" fmla="*/ 73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67"/>
                        <wps:cNvSpPr>
                          <a:spLocks noEditPoints="1"/>
                        </wps:cNvSpPr>
                        <wps:spPr bwMode="auto">
                          <a:xfrm>
                            <a:off x="9208" y="1124"/>
                            <a:ext cx="0" cy="325"/>
                          </a:xfrm>
                          <a:custGeom>
                            <a:avLst/>
                            <a:gdLst>
                              <a:gd name="T0" fmla="+- 0 887 562"/>
                              <a:gd name="T1" fmla="*/ 887 h 325"/>
                              <a:gd name="T2" fmla="+- 0 562 562"/>
                              <a:gd name="T3" fmla="*/ 562 h 325"/>
                            </a:gdLst>
                            <a:ahLst/>
                            <a:cxnLst>
                              <a:cxn ang="0">
                                <a:pos x="0" y="T1"/>
                              </a:cxn>
                              <a:cxn ang="0">
                                <a:pos x="0" y="T3"/>
                              </a:cxn>
                            </a:cxnLst>
                            <a:rect l="0" t="0" r="r" b="b"/>
                            <a:pathLst>
                              <a:path h="325">
                                <a:moveTo>
                                  <a:pt x="0" y="325"/>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F3E194" id="Group 266" o:spid="_x0000_s1026" style="position:absolute;margin-left:227.5pt;margin-top:27.6pt;width:5.25pt;height:17.15pt;z-index:-2227;mso-position-horizontal-relative:page" coordorigin="4551,552" coordsize="10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">
                <v:shape id="Freeform 270" o:spid="_x0000_s1027" style="position:absolute;left:9156;top:1330;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dAcYA&#10;AADcAAAADwAAAGRycy9kb3ducmV2LnhtbESP3WoCMRSE7wu+QziCdzVbA9ZujdL6Qy0IUm3vD5vj&#10;7urmZN1E3b69EQq9HGbmG2Y8bW0lLtT40rGGp34CgjhzpuRcw/du+TgC4QOywcoxafglD9NJ52GM&#10;qXFX/qLLNuQiQtinqKEIoU6l9FlBFn3f1cTR27vGYoiyyaVp8BrhtpKDJBlKiyXHhQJrmhWUHbdn&#10;q2E2ep8r5Tc/J/Xxsi+92n2uFwete9327RVEoDb8h//aK6Nh8Kzg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EdAcYAAADcAAAADwAAAAAAAAAAAAAAAACYAgAAZHJz&#10;L2Rvd25yZXYueG1sUEsFBgAAAAAEAAQA9QAAAIsDAAAAAA==&#10;" path="m,l52,e" filled="f" strokecolor="#add7e6" strokeweight=".9505mm">
                  <v:path arrowok="t" o:connecttype="custom" o:connectlocs="0,0;52,0" o:connectangles="0,0"/>
                  <o:lock v:ext="edit" verticies="t"/>
                </v:shape>
                <v:shape id="Freeform 269" o:spid="_x0000_s1028" style="position:absolute;left:4567;top:645;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tK8UA&#10;AADcAAAADwAAAGRycy9kb3ducmV2LnhtbESPQWvCQBSE7wX/w/KE3pqNItqmriKCYKGXpvHg7ZF9&#10;7gazb2N2G9N/3y0Uehxm5htmvR1dKwbqQ+NZwSzLQRDXXjdsFFSfh6dnECEia2w9k4JvCrDdTB7W&#10;WGh/5w8aymhEgnAoUIGNsSukDLUlhyHzHXHyLr53GJPsjdQ93hPctXKe50vpsOG0YLGjvaX6Wn45&#10;BXw8v88GWb7sjX1b2eXpVpWLm1KP03H3CiLSGP/Df+2jVjBfLe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0rxQAAANwAAAAPAAAAAAAAAAAAAAAAAJgCAABkcnMv&#10;ZG93bnJldi54bWxQSwUGAAAAAAQABAD1AAAAigMAAAAA&#10;" path="m37,74l73,37,37,,,37,37,74xe" filled="f" strokecolor="#add7e6" strokeweight=".17281mm">
                  <v:path arrowok="t" o:connecttype="custom" o:connectlocs="37,719;73,682;37,645;0,682;37,719" o:connectangles="0,0,0,0,0"/>
                </v:shape>
                <v:shape id="Freeform 268" o:spid="_x0000_s1029" style="position:absolute;left:4564;top:73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JNtsQA&#10;AADcAAAADwAAAGRycy9kb3ducmV2LnhtbESPQWsCMRSE74L/ITzBm2arVO3WKKIIPdZUpMfH5nU3&#10;dPOybKK7+uubQqHHYWa+Ydbb3tXiRm2wnhU8TTMQxIU3lksF54/jZAUiRGSDtWdScKcA281wsMbc&#10;+I5PdNOxFAnCIUcFVYxNLmUoKnIYpr4hTt6Xbx3GJNtSmha7BHe1nGXZQjq0nBYqbGhfUfGtr07B&#10;y2NlDxetdWMy27nz3Jfv10+lxqN+9woiUh//w3/tN6NgtnyG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TbbEAAAA3AAAAA8AAAAAAAAAAAAAAAAAmAIAAGRycy9k&#10;b3ducmV2LnhtbFBLBQYAAAAABAAEAPUAAACJAwAAAAA=&#10;" path="m40,l79,68,,68,40,xe" filled="f" strokecolor="#ffa07a" strokeweight=".17281mm">
                  <v:path arrowok="t" o:connecttype="custom" o:connectlocs="40,738;79,806;0,806;40,738" o:connectangles="0,0,0,0"/>
                </v:shape>
                <v:shape id="Freeform 267" o:spid="_x0000_s1030" style="position:absolute;left:9208;top:1124;width:0;height:325;visibility:visible;mso-wrap-style:square;v-text-anchor:top" coordsize="0,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Y8MA&#10;AADcAAAADwAAAGRycy9kb3ducmV2LnhtbESPS2vCQBSF9wX/w3CF7urELGyNToIIorRQqA/cXjLX&#10;JJq5EzKjSf59p1BweTiPj7PMelOLB7WusqxgOolAEOdWV1woOB42bx8gnEfWWFsmBQM5yNLRyxIT&#10;bTv+ocfeFyKMsEtQQel9k0jp8pIMuoltiIN3sa1BH2RbSN1iF8ZNLeMomkmDFQdCiQ2tS8pv+7tR&#10;8GmvNenTdj58Nd/VWcaBpK1Sr+N+tQDhqffP8H97pxXE7zP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vY8MAAADcAAAADwAAAAAAAAAAAAAAAACYAgAAZHJzL2Rv&#10;d25yZXYueG1sUEsFBgAAAAAEAAQA9QAAAIgDAAAAAA==&#10;" path="m,325l,e" filled="f" strokeweight=".33178mm">
                  <v:path arrowok="t" o:connecttype="custom" o:connectlocs="0,887;0,562" o:connectangles="0,0"/>
                  <o:lock v:ext="edit" verticies="t"/>
                </v:shape>
                <w10:wrap anchorx="page"/>
              </v:group>
            </w:pict>
          </mc:Fallback>
        </mc:AlternateContent>
      </w:r>
      <w:r>
        <w:rPr>
          <w:noProof/>
        </w:rPr>
        <mc:AlternateContent>
          <mc:Choice Requires="wpg">
            <w:drawing>
              <wp:anchor distT="0" distB="0" distL="114300" distR="114300" simplePos="0" relativeHeight="503314254" behindDoc="1" locked="0" layoutInCell="1" allowOverlap="1" wp14:anchorId="6FF8350D" wp14:editId="4E6006D0">
                <wp:simplePos x="0" y="0"/>
                <wp:positionH relativeFrom="page">
                  <wp:posOffset>3044825</wp:posOffset>
                </wp:positionH>
                <wp:positionV relativeFrom="paragraph">
                  <wp:posOffset>363220</wp:posOffset>
                </wp:positionV>
                <wp:extent cx="66675" cy="273685"/>
                <wp:effectExtent l="6350" t="10160" r="3041650" b="392430"/>
                <wp:wrapNone/>
                <wp:docPr id="267"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73685"/>
                          <a:chOff x="4796" y="572"/>
                          <a:chExt cx="106" cy="432"/>
                        </a:xfrm>
                      </wpg:grpSpPr>
                      <wps:wsp>
                        <wps:cNvPr id="268" name="Freeform 265"/>
                        <wps:cNvSpPr>
                          <a:spLocks noEditPoints="1"/>
                        </wps:cNvSpPr>
                        <wps:spPr bwMode="auto">
                          <a:xfrm>
                            <a:off x="9646" y="1286"/>
                            <a:ext cx="52" cy="0"/>
                          </a:xfrm>
                          <a:custGeom>
                            <a:avLst/>
                            <a:gdLst>
                              <a:gd name="T0" fmla="+- 0 4823 4823"/>
                              <a:gd name="T1" fmla="*/ T0 w 52"/>
                              <a:gd name="T2" fmla="+- 0 4875 482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4"/>
                        <wps:cNvSpPr>
                          <a:spLocks/>
                        </wps:cNvSpPr>
                        <wps:spPr bwMode="auto">
                          <a:xfrm>
                            <a:off x="4812" y="577"/>
                            <a:ext cx="73" cy="73"/>
                          </a:xfrm>
                          <a:custGeom>
                            <a:avLst/>
                            <a:gdLst>
                              <a:gd name="T0" fmla="+- 0 4849 4812"/>
                              <a:gd name="T1" fmla="*/ T0 w 73"/>
                              <a:gd name="T2" fmla="+- 0 651 577"/>
                              <a:gd name="T3" fmla="*/ 651 h 73"/>
                              <a:gd name="T4" fmla="+- 0 4885 4812"/>
                              <a:gd name="T5" fmla="*/ T4 w 73"/>
                              <a:gd name="T6" fmla="+- 0 614 577"/>
                              <a:gd name="T7" fmla="*/ 614 h 73"/>
                              <a:gd name="T8" fmla="+- 0 4849 4812"/>
                              <a:gd name="T9" fmla="*/ T8 w 73"/>
                              <a:gd name="T10" fmla="+- 0 577 577"/>
                              <a:gd name="T11" fmla="*/ 577 h 73"/>
                              <a:gd name="T12" fmla="+- 0 4812 4812"/>
                              <a:gd name="T13" fmla="*/ T12 w 73"/>
                              <a:gd name="T14" fmla="+- 0 614 577"/>
                              <a:gd name="T15" fmla="*/ 614 h 73"/>
                              <a:gd name="T16" fmla="+- 0 4849 4812"/>
                              <a:gd name="T17" fmla="*/ T16 w 73"/>
                              <a:gd name="T18" fmla="+- 0 651 577"/>
                              <a:gd name="T19" fmla="*/ 651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3"/>
                        <wps:cNvSpPr>
                          <a:spLocks/>
                        </wps:cNvSpPr>
                        <wps:spPr bwMode="auto">
                          <a:xfrm>
                            <a:off x="4809" y="931"/>
                            <a:ext cx="79" cy="68"/>
                          </a:xfrm>
                          <a:custGeom>
                            <a:avLst/>
                            <a:gdLst>
                              <a:gd name="T0" fmla="+- 0 4849 4809"/>
                              <a:gd name="T1" fmla="*/ T0 w 79"/>
                              <a:gd name="T2" fmla="+- 0 931 931"/>
                              <a:gd name="T3" fmla="*/ 931 h 68"/>
                              <a:gd name="T4" fmla="+- 0 4888 4809"/>
                              <a:gd name="T5" fmla="*/ T4 w 79"/>
                              <a:gd name="T6" fmla="+- 0 999 931"/>
                              <a:gd name="T7" fmla="*/ 999 h 68"/>
                              <a:gd name="T8" fmla="+- 0 4809 4809"/>
                              <a:gd name="T9" fmla="*/ T8 w 79"/>
                              <a:gd name="T10" fmla="+- 0 999 931"/>
                              <a:gd name="T11" fmla="*/ 999 h 68"/>
                              <a:gd name="T12" fmla="+- 0 4849 4809"/>
                              <a:gd name="T13" fmla="*/ T12 w 79"/>
                              <a:gd name="T14" fmla="+- 0 931 931"/>
                              <a:gd name="T15" fmla="*/ 931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62"/>
                        <wps:cNvSpPr>
                          <a:spLocks noEditPoints="1"/>
                        </wps:cNvSpPr>
                        <wps:spPr bwMode="auto">
                          <a:xfrm>
                            <a:off x="9698" y="1236"/>
                            <a:ext cx="0" cy="363"/>
                          </a:xfrm>
                          <a:custGeom>
                            <a:avLst/>
                            <a:gdLst>
                              <a:gd name="T0" fmla="+- 0 982 618"/>
                              <a:gd name="T1" fmla="*/ 982 h 364"/>
                              <a:gd name="T2" fmla="+- 0 618 618"/>
                              <a:gd name="T3" fmla="*/ 618 h 364"/>
                            </a:gdLst>
                            <a:ahLst/>
                            <a:cxnLst>
                              <a:cxn ang="0">
                                <a:pos x="0" y="T1"/>
                              </a:cxn>
                              <a:cxn ang="0">
                                <a:pos x="0" y="T3"/>
                              </a:cxn>
                            </a:cxnLst>
                            <a:rect l="0" t="0" r="r" b="b"/>
                            <a:pathLst>
                              <a:path h="364">
                                <a:moveTo>
                                  <a:pt x="0" y="364"/>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260D3E" id="Group 261" o:spid="_x0000_s1026" style="position:absolute;margin-left:239.75pt;margin-top:28.6pt;width:5.25pt;height:21.55pt;z-index:-2226;mso-position-horizontal-relative:page" coordorigin="4796,572" coordsize="10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">
                <v:shape id="Freeform 265" o:spid="_x0000_s1027" style="position:absolute;left:9646;top:128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ZrcEA&#10;AADcAAAADwAAAGRycy9kb3ducmV2LnhtbERPy4rCMBTdC/5DuAPuNB0L4lSjjC90QBh87S/Nte3Y&#10;3NQmav37yUJweTjv8bQxpbhT7QrLCj57EQji1OqCMwXHw6o7BOE8ssbSMil4koPppN0aY6Ltg3d0&#10;3/tMhBB2CSrIva8SKV2ak0HXsxVx4M62NugDrDOpa3yEcFPKfhQNpMGCQ0OOFc1zSi/7m1EwH84W&#10;cex+T9d4/XUuXHz42S7/lOp8NN8jEJ4a/xa/3ButoD8Ia8OZcATk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MGa3BAAAA3AAAAA8AAAAAAAAAAAAAAAAAmAIAAGRycy9kb3du&#10;cmV2LnhtbFBLBQYAAAAABAAEAPUAAACGAwAAAAA=&#10;" path="m,l52,e" filled="f" strokecolor="#add7e6" strokeweight=".9505mm">
                  <v:path arrowok="t" o:connecttype="custom" o:connectlocs="0,0;52,0" o:connectangles="0,0"/>
                  <o:lock v:ext="edit" verticies="t"/>
                </v:shape>
                <v:shape id="Freeform 264" o:spid="_x0000_s1028" style="position:absolute;left:4812;top:577;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UaMQA&#10;AADcAAAADwAAAGRycy9kb3ducmV2LnhtbESPQWvCQBSE7wX/w/IEb3WjlFSjq4ggKPTSqAdvj+wz&#10;G8y+jdltjP/eLRR6HGbmG2a57m0tOmp95VjBZJyAIC6crrhUcDru3mcgfEDWWDsmBU/ysF4N3paY&#10;affgb+ryUIoIYZ+hAhNCk0npC0MW/dg1xNG7utZiiLItpW7xEeG2ltMkSaXFiuOCwYa2hopb/mMV&#10;8P7yNelkPt+W5vBp0vP9lH/clRoN+80CRKA+/If/2nutYJrO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1GjEAAAA3AAAAA8AAAAAAAAAAAAAAAAAmAIAAGRycy9k&#10;b3ducmV2LnhtbFBLBQYAAAAABAAEAPUAAACJAwAAAAA=&#10;" path="m37,74l73,37,37,,,37,37,74xe" filled="f" strokecolor="#add7e6" strokeweight=".17281mm">
                  <v:path arrowok="t" o:connecttype="custom" o:connectlocs="37,651;73,614;37,577;0,614;37,651" o:connectangles="0,0,0,0,0"/>
                </v:shape>
                <v:shape id="Freeform 263" o:spid="_x0000_s1029" style="position:absolute;left:4809;top:931;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uLsEA&#10;AADcAAAADwAAAGRycy9kb3ducmV2LnhtbERPz2vCMBS+D/Y/hDfwNtNV0NoZy9gYeHSZDI+P5q0N&#10;a15KE231rzeHgceP7/emmlwnzjQE61nByzwDQVx7Y7lRcPj+fC5AhIhssPNMCi4UoNo+PmywNH7k&#10;Lzrr2IgUwqFEBW2MfSllqFtyGOa+J07crx8cxgSHRpoBxxTuOpln2VI6tJwaWuzpvaX6T5+cgvW1&#10;sB8/WuveZHZ0h4Vv9qejUrOn6e0VRKQp3sX/7p1RkK/S/HQmHQG5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17i7BAAAA3AAAAA8AAAAAAAAAAAAAAAAAmAIAAGRycy9kb3du&#10;cmV2LnhtbFBLBQYAAAAABAAEAPUAAACGAwAAAAA=&#10;" path="m40,l79,68,,68,40,xe" filled="f" strokecolor="#ffa07a" strokeweight=".17281mm">
                  <v:path arrowok="t" o:connecttype="custom" o:connectlocs="40,931;79,999;0,999;40,931" o:connectangles="0,0,0,0"/>
                </v:shape>
                <v:shape id="Freeform 262" o:spid="_x0000_s1030" style="position:absolute;left:9698;top:1236;width:0;height:363;visibility:visible;mso-wrap-style:square;v-text-anchor:top" coordsize="0,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IMcA&#10;AADcAAAADwAAAGRycy9kb3ducmV2LnhtbESP22rDMBBE3wv9B7GFvtVyTHPBtRxCQkouFNokH7C1&#10;traptTKW6jh/HwUCfRxm5gyTzQfTiJ46V1tWMIpiEMSF1TWXCk7H9csMhPPIGhvLpOBCDub540OG&#10;qbZn/qL+4EsRIOxSVFB536ZSuqIigy6yLXHwfmxn0AfZlVJ3eA5w08gkjifSYM1hocKWlhUVv4c/&#10;o2C3Shbldx9PP9/3+2M7/pist687pZ6fhsUbCE+D/w/f2xutIJmO4HYmHAGZ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F4CDHAAAA3AAAAA8AAAAAAAAAAAAAAAAAmAIAAGRy&#10;cy9kb3ducmV2LnhtbFBLBQYAAAAABAAEAPUAAACMAwAAAAA=&#10;" path="m,364l,e" filled="f" strokeweight=".33178mm">
                  <v:path arrowok="t" o:connecttype="custom" o:connectlocs="0,979;0,616" o:connectangles="0,0"/>
                  <o:lock v:ext="edit" verticies="t"/>
                </v:shape>
                <w10:wrap anchorx="page"/>
              </v:group>
            </w:pict>
          </mc:Fallback>
        </mc:AlternateContent>
      </w:r>
      <w:r>
        <w:rPr>
          <w:noProof/>
        </w:rPr>
        <mc:AlternateContent>
          <mc:Choice Requires="wpg">
            <w:drawing>
              <wp:anchor distT="0" distB="0" distL="114300" distR="114300" simplePos="0" relativeHeight="503314255" behindDoc="1" locked="0" layoutInCell="1" allowOverlap="1" wp14:anchorId="20181C2D" wp14:editId="00CD5F96">
                <wp:simplePos x="0" y="0"/>
                <wp:positionH relativeFrom="page">
                  <wp:posOffset>3200400</wp:posOffset>
                </wp:positionH>
                <wp:positionV relativeFrom="paragraph">
                  <wp:posOffset>341630</wp:posOffset>
                </wp:positionV>
                <wp:extent cx="66675" cy="220345"/>
                <wp:effectExtent l="9525" t="0" r="3190875" b="353060"/>
                <wp:wrapNone/>
                <wp:docPr id="262"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20345"/>
                          <a:chOff x="5041" y="539"/>
                          <a:chExt cx="106" cy="347"/>
                        </a:xfrm>
                      </wpg:grpSpPr>
                      <wps:wsp>
                        <wps:cNvPr id="263" name="Freeform 260"/>
                        <wps:cNvSpPr>
                          <a:spLocks noEditPoints="1"/>
                        </wps:cNvSpPr>
                        <wps:spPr bwMode="auto">
                          <a:xfrm>
                            <a:off x="10136" y="1266"/>
                            <a:ext cx="52" cy="0"/>
                          </a:xfrm>
                          <a:custGeom>
                            <a:avLst/>
                            <a:gdLst>
                              <a:gd name="T0" fmla="+- 0 5068 5068"/>
                              <a:gd name="T1" fmla="*/ T0 w 52"/>
                              <a:gd name="T2" fmla="+- 0 5120 506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9"/>
                        <wps:cNvSpPr>
                          <a:spLocks/>
                        </wps:cNvSpPr>
                        <wps:spPr bwMode="auto">
                          <a:xfrm>
                            <a:off x="5057" y="598"/>
                            <a:ext cx="73" cy="73"/>
                          </a:xfrm>
                          <a:custGeom>
                            <a:avLst/>
                            <a:gdLst>
                              <a:gd name="T0" fmla="+- 0 5094 5057"/>
                              <a:gd name="T1" fmla="*/ T0 w 73"/>
                              <a:gd name="T2" fmla="+- 0 671 598"/>
                              <a:gd name="T3" fmla="*/ 671 h 73"/>
                              <a:gd name="T4" fmla="+- 0 5130 5057"/>
                              <a:gd name="T5" fmla="*/ T4 w 73"/>
                              <a:gd name="T6" fmla="+- 0 634 598"/>
                              <a:gd name="T7" fmla="*/ 634 h 73"/>
                              <a:gd name="T8" fmla="+- 0 5094 5057"/>
                              <a:gd name="T9" fmla="*/ T8 w 73"/>
                              <a:gd name="T10" fmla="+- 0 598 598"/>
                              <a:gd name="T11" fmla="*/ 598 h 73"/>
                              <a:gd name="T12" fmla="+- 0 5057 5057"/>
                              <a:gd name="T13" fmla="*/ T12 w 73"/>
                              <a:gd name="T14" fmla="+- 0 634 598"/>
                              <a:gd name="T15" fmla="*/ 634 h 73"/>
                              <a:gd name="T16" fmla="+- 0 5094 5057"/>
                              <a:gd name="T17" fmla="*/ T16 w 73"/>
                              <a:gd name="T18" fmla="+- 0 671 598"/>
                              <a:gd name="T19" fmla="*/ 671 h 73"/>
                            </a:gdLst>
                            <a:ahLst/>
                            <a:cxnLst>
                              <a:cxn ang="0">
                                <a:pos x="T1" y="T3"/>
                              </a:cxn>
                              <a:cxn ang="0">
                                <a:pos x="T5" y="T7"/>
                              </a:cxn>
                              <a:cxn ang="0">
                                <a:pos x="T9" y="T11"/>
                              </a:cxn>
                              <a:cxn ang="0">
                                <a:pos x="T13" y="T15"/>
                              </a:cxn>
                              <a:cxn ang="0">
                                <a:pos x="T17" y="T19"/>
                              </a:cxn>
                            </a:cxnLst>
                            <a:rect l="0" t="0" r="r" b="b"/>
                            <a:pathLst>
                              <a:path w="73" h="73">
                                <a:moveTo>
                                  <a:pt x="37" y="73"/>
                                </a:moveTo>
                                <a:lnTo>
                                  <a:pt x="73" y="36"/>
                                </a:lnTo>
                                <a:lnTo>
                                  <a:pt x="37" y="0"/>
                                </a:lnTo>
                                <a:lnTo>
                                  <a:pt x="0" y="36"/>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8"/>
                        <wps:cNvSpPr>
                          <a:spLocks/>
                        </wps:cNvSpPr>
                        <wps:spPr bwMode="auto">
                          <a:xfrm>
                            <a:off x="5054" y="759"/>
                            <a:ext cx="79" cy="68"/>
                          </a:xfrm>
                          <a:custGeom>
                            <a:avLst/>
                            <a:gdLst>
                              <a:gd name="T0" fmla="+- 0 5094 5054"/>
                              <a:gd name="T1" fmla="*/ T0 w 79"/>
                              <a:gd name="T2" fmla="+- 0 759 759"/>
                              <a:gd name="T3" fmla="*/ 759 h 68"/>
                              <a:gd name="T4" fmla="+- 0 5133 5054"/>
                              <a:gd name="T5" fmla="*/ T4 w 79"/>
                              <a:gd name="T6" fmla="+- 0 827 759"/>
                              <a:gd name="T7" fmla="*/ 827 h 68"/>
                              <a:gd name="T8" fmla="+- 0 5054 5054"/>
                              <a:gd name="T9" fmla="*/ T8 w 79"/>
                              <a:gd name="T10" fmla="+- 0 827 759"/>
                              <a:gd name="T11" fmla="*/ 827 h 68"/>
                              <a:gd name="T12" fmla="+- 0 5094 5054"/>
                              <a:gd name="T13" fmla="*/ T12 w 79"/>
                              <a:gd name="T14" fmla="+- 0 759 759"/>
                              <a:gd name="T15" fmla="*/ 759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57"/>
                        <wps:cNvSpPr>
                          <a:spLocks noEditPoints="1"/>
                        </wps:cNvSpPr>
                        <wps:spPr bwMode="auto">
                          <a:xfrm>
                            <a:off x="10188" y="1096"/>
                            <a:ext cx="0" cy="328"/>
                          </a:xfrm>
                          <a:custGeom>
                            <a:avLst/>
                            <a:gdLst>
                              <a:gd name="T0" fmla="+- 0 876 548"/>
                              <a:gd name="T1" fmla="*/ 876 h 328"/>
                              <a:gd name="T2" fmla="+- 0 548 548"/>
                              <a:gd name="T3" fmla="*/ 548 h 328"/>
                            </a:gdLst>
                            <a:ahLst/>
                            <a:cxnLst>
                              <a:cxn ang="0">
                                <a:pos x="0" y="T1"/>
                              </a:cxn>
                              <a:cxn ang="0">
                                <a:pos x="0" y="T3"/>
                              </a:cxn>
                            </a:cxnLst>
                            <a:rect l="0" t="0" r="r" b="b"/>
                            <a:pathLst>
                              <a:path h="328">
                                <a:moveTo>
                                  <a:pt x="0" y="328"/>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461DA4" id="Group 256" o:spid="_x0000_s1026" style="position:absolute;margin-left:252pt;margin-top:26.9pt;width:5.25pt;height:17.35pt;z-index:-2225;mso-position-horizontal-relative:page" coordorigin="5041,539" coordsize="106,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">
                <v:shape id="Freeform 260" o:spid="_x0000_s1027" style="position:absolute;left:10136;top:126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L3MUA&#10;AADcAAAADwAAAGRycy9kb3ducmV2LnhtbESPQWsCMRSE70L/Q3iF3jRbA2K3Rqla0YIg1fb+2Dx3&#10;t25e1k3U9d+bguBxmJlvmNGktZU4U+NLxxpeewkI4syZknMNP7tFdwjCB2SDlWPScCUPk/FTZ4Sp&#10;cRf+pvM25CJC2KeooQihTqX0WUEWfc/VxNHbu8ZiiLLJpWnwEuG2kv0kGUiLJceFAmuaFZQdtier&#10;YTaczpXym9+jWr7tS692X+vPP61fntuPdxCB2vAI39sro6E/UPB/Jh4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IvcxQAAANwAAAAPAAAAAAAAAAAAAAAAAJgCAABkcnMv&#10;ZG93bnJldi54bWxQSwUGAAAAAAQABAD1AAAAigMAAAAA&#10;" path="m,l52,e" filled="f" strokecolor="#add7e6" strokeweight=".9505mm">
                  <v:path arrowok="t" o:connecttype="custom" o:connectlocs="0,0;52,0" o:connectangles="0,0"/>
                  <o:lock v:ext="edit" verticies="t"/>
                </v:shape>
                <v:shape id="Freeform 259" o:spid="_x0000_s1028" style="position:absolute;left:5057;top:59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79sQA&#10;AADcAAAADwAAAGRycy9kb3ducmV2LnhtbESPQWvCQBSE7wX/w/IEb3WjSKrRVUQoKPTSqAdvj+wz&#10;G8y+jdltjP/eLRR6HGbmG2a16W0tOmp95VjBZJyAIC6crrhUcDp+vs9B+ICssXZMCp7kYbMevK0w&#10;0+7B39TloRQRwj5DBSaEJpPSF4Ys+rFriKN3da3FEGVbSt3iI8JtLadJkkqLFccFgw3tDBW3/Mcq&#10;4P3la9LJfLErzeHDpOf7KZ/dlRoN++0SRKA+/If/2nutYJrO4P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ge/bEAAAA3AAAAA8AAAAAAAAAAAAAAAAAmAIAAGRycy9k&#10;b3ducmV2LnhtbFBLBQYAAAAABAAEAPUAAACJAwAAAAA=&#10;" path="m37,73l73,36,37,,,36,37,73xe" filled="f" strokecolor="#add7e6" strokeweight=".17281mm">
                  <v:path arrowok="t" o:connecttype="custom" o:connectlocs="37,671;73,634;37,598;0,634;37,671" o:connectangles="0,0,0,0,0"/>
                </v:shape>
                <v:shape id="Freeform 258" o:spid="_x0000_s1029" style="position:absolute;left:5054;top:75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a8MA&#10;AADcAAAADwAAAGRycy9kb3ducmV2LnhtbESPQWsCMRSE7wX/Q3hCbzWrRbFbo4il4FGjSI+Pzetu&#10;cPOybKK79tc3guBxmJlvmMWqd7W4UhusZwXjUQaCuPDGcqngePh+m4MIEdlg7ZkU3CjAajl4WWBu&#10;fMd7uupYigThkKOCKsYmlzIUFTkMI98QJ+/Xtw5jkm0pTYtdgrtaTrJsJh1aTgsVNrSpqDjri1Pw&#10;8Te3XyetdWMy27njuy93lx+lXof9+hNEpD4+w4/21iiYzK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vba8MAAADcAAAADwAAAAAAAAAAAAAAAACYAgAAZHJzL2Rv&#10;d25yZXYueG1sUEsFBgAAAAAEAAQA9QAAAIgDAAAAAA==&#10;" path="m40,l79,68,,68,40,xe" filled="f" strokecolor="#ffa07a" strokeweight=".17281mm">
                  <v:path arrowok="t" o:connecttype="custom" o:connectlocs="40,759;79,827;0,827;40,759" o:connectangles="0,0,0,0"/>
                </v:shape>
                <v:shape id="Freeform 257" o:spid="_x0000_s1030" style="position:absolute;left:10188;top:1096;width:0;height:328;visibility:visible;mso-wrap-style:square;v-text-anchor:top" coordsize="0,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fKsIA&#10;AADcAAAADwAAAGRycy9kb3ducmV2LnhtbESP0YrCMBRE3wX/IVzBN00VtyvVKFIQZJ+06wdcmmtb&#10;bG5KEm39+40g7OMwM2eY7X4wrXiS841lBYt5AoK4tLrhSsH19zhbg/ABWWNrmRS8yMN+Nx5tMdO2&#10;5ws9i1CJCGGfoYI6hC6T0pc1GfRz2xFH72adwRClq6R22Ee4aeUySVJpsOG4UGNHeU3lvXgYBXKR&#10;f63CcX3+uXwXLrnm55cueqWmk+GwARFoCP/hT/ukFSzTFN5n4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1J8qwgAAANwAAAAPAAAAAAAAAAAAAAAAAJgCAABkcnMvZG93&#10;bnJldi54bWxQSwUGAAAAAAQABAD1AAAAhwMAAAAA&#10;" path="m,328l,e" filled="f" strokeweight=".33178mm">
                  <v:path arrowok="t" o:connecttype="custom" o:connectlocs="0,876;0,548" o:connectangles="0,0"/>
                  <o:lock v:ext="edit" verticies="t"/>
                </v:shape>
                <w10:wrap anchorx="page"/>
              </v:group>
            </w:pict>
          </mc:Fallback>
        </mc:AlternateContent>
      </w:r>
      <w:r>
        <w:rPr>
          <w:noProof/>
        </w:rPr>
        <mc:AlternateContent>
          <mc:Choice Requires="wpg">
            <w:drawing>
              <wp:anchor distT="0" distB="0" distL="114300" distR="114300" simplePos="0" relativeHeight="503314256" behindDoc="1" locked="0" layoutInCell="1" allowOverlap="1" wp14:anchorId="57FDA5EA" wp14:editId="7483752F">
                <wp:simplePos x="0" y="0"/>
                <wp:positionH relativeFrom="page">
                  <wp:posOffset>3355975</wp:posOffset>
                </wp:positionH>
                <wp:positionV relativeFrom="paragraph">
                  <wp:posOffset>367030</wp:posOffset>
                </wp:positionV>
                <wp:extent cx="66675" cy="210820"/>
                <wp:effectExtent l="12700" t="13970" r="3349625" b="375285"/>
                <wp:wrapNone/>
                <wp:docPr id="257"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10820"/>
                          <a:chOff x="5286" y="579"/>
                          <a:chExt cx="106" cy="333"/>
                        </a:xfrm>
                      </wpg:grpSpPr>
                      <wps:wsp>
                        <wps:cNvPr id="258" name="Freeform 255"/>
                        <wps:cNvSpPr>
                          <a:spLocks noEditPoints="1"/>
                        </wps:cNvSpPr>
                        <wps:spPr bwMode="auto">
                          <a:xfrm>
                            <a:off x="10626" y="1250"/>
                            <a:ext cx="52" cy="0"/>
                          </a:xfrm>
                          <a:custGeom>
                            <a:avLst/>
                            <a:gdLst>
                              <a:gd name="T0" fmla="+- 0 5313 5313"/>
                              <a:gd name="T1" fmla="*/ T0 w 52"/>
                              <a:gd name="T2" fmla="+- 0 5365 531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4"/>
                        <wps:cNvSpPr>
                          <a:spLocks/>
                        </wps:cNvSpPr>
                        <wps:spPr bwMode="auto">
                          <a:xfrm>
                            <a:off x="5302" y="584"/>
                            <a:ext cx="73" cy="73"/>
                          </a:xfrm>
                          <a:custGeom>
                            <a:avLst/>
                            <a:gdLst>
                              <a:gd name="T0" fmla="+- 0 5339 5302"/>
                              <a:gd name="T1" fmla="*/ T0 w 73"/>
                              <a:gd name="T2" fmla="+- 0 657 584"/>
                              <a:gd name="T3" fmla="*/ 657 h 73"/>
                              <a:gd name="T4" fmla="+- 0 5375 5302"/>
                              <a:gd name="T5" fmla="*/ T4 w 73"/>
                              <a:gd name="T6" fmla="+- 0 621 584"/>
                              <a:gd name="T7" fmla="*/ 621 h 73"/>
                              <a:gd name="T8" fmla="+- 0 5339 5302"/>
                              <a:gd name="T9" fmla="*/ T8 w 73"/>
                              <a:gd name="T10" fmla="+- 0 584 584"/>
                              <a:gd name="T11" fmla="*/ 584 h 73"/>
                              <a:gd name="T12" fmla="+- 0 5302 5302"/>
                              <a:gd name="T13" fmla="*/ T12 w 73"/>
                              <a:gd name="T14" fmla="+- 0 621 584"/>
                              <a:gd name="T15" fmla="*/ 621 h 73"/>
                              <a:gd name="T16" fmla="+- 0 5339 5302"/>
                              <a:gd name="T17" fmla="*/ T16 w 73"/>
                              <a:gd name="T18" fmla="+- 0 657 584"/>
                              <a:gd name="T19" fmla="*/ 657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3"/>
                        <wps:cNvSpPr>
                          <a:spLocks/>
                        </wps:cNvSpPr>
                        <wps:spPr bwMode="auto">
                          <a:xfrm>
                            <a:off x="5299" y="828"/>
                            <a:ext cx="79" cy="68"/>
                          </a:xfrm>
                          <a:custGeom>
                            <a:avLst/>
                            <a:gdLst>
                              <a:gd name="T0" fmla="+- 0 5339 5299"/>
                              <a:gd name="T1" fmla="*/ T0 w 79"/>
                              <a:gd name="T2" fmla="+- 0 828 828"/>
                              <a:gd name="T3" fmla="*/ 828 h 68"/>
                              <a:gd name="T4" fmla="+- 0 5378 5299"/>
                              <a:gd name="T5" fmla="*/ T4 w 79"/>
                              <a:gd name="T6" fmla="+- 0 896 828"/>
                              <a:gd name="T7" fmla="*/ 896 h 68"/>
                              <a:gd name="T8" fmla="+- 0 5299 5299"/>
                              <a:gd name="T9" fmla="*/ T8 w 79"/>
                              <a:gd name="T10" fmla="+- 0 896 828"/>
                              <a:gd name="T11" fmla="*/ 896 h 68"/>
                              <a:gd name="T12" fmla="+- 0 5339 5299"/>
                              <a:gd name="T13" fmla="*/ T12 w 79"/>
                              <a:gd name="T14" fmla="+- 0 828 828"/>
                              <a:gd name="T15" fmla="*/ 82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52"/>
                        <wps:cNvSpPr>
                          <a:spLocks noEditPoints="1"/>
                        </wps:cNvSpPr>
                        <wps:spPr bwMode="auto">
                          <a:xfrm>
                            <a:off x="10678" y="1184"/>
                            <a:ext cx="0" cy="310"/>
                          </a:xfrm>
                          <a:custGeom>
                            <a:avLst/>
                            <a:gdLst>
                              <a:gd name="T0" fmla="+- 0 902 592"/>
                              <a:gd name="T1" fmla="*/ 902 h 310"/>
                              <a:gd name="T2" fmla="+- 0 592 592"/>
                              <a:gd name="T3" fmla="*/ 592 h 310"/>
                            </a:gdLst>
                            <a:ahLst/>
                            <a:cxnLst>
                              <a:cxn ang="0">
                                <a:pos x="0" y="T1"/>
                              </a:cxn>
                              <a:cxn ang="0">
                                <a:pos x="0" y="T3"/>
                              </a:cxn>
                            </a:cxnLst>
                            <a:rect l="0" t="0" r="r" b="b"/>
                            <a:pathLst>
                              <a:path h="310">
                                <a:moveTo>
                                  <a:pt x="0" y="310"/>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2A2501" id="Group 251" o:spid="_x0000_s1026" style="position:absolute;margin-left:264.25pt;margin-top:28.9pt;width:5.25pt;height:16.6pt;z-index:-2224;mso-position-horizontal-relative:page" coordorigin="5286,579" coordsize="10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">
                <v:shape id="Freeform 255" o:spid="_x0000_s1027" style="position:absolute;left:10626;top:1250;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TEMIA&#10;AADcAAAADwAAAGRycy9kb3ducmV2LnhtbERPy2rCQBTdC/7DcAV3OtFgsamj+KhUQRC13V8y1ySa&#10;uRMzU41/31kUXB7OezJrTCnuVLvCsoJBPwJBnFpdcKbg+7TujUE4j6yxtEwKnuRgNm23Jpho++AD&#10;3Y8+EyGEXYIKcu+rREqX5mTQ9W1FHLizrQ36AOtM6hofIdyUchhFb9JgwaEhx4qWOaXX469RsBwv&#10;VnHs9j+3+Ov9XLj4tN19XpTqdpr5BwhPjX+J/90brWA4Cmv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NMQwgAAANwAAAAPAAAAAAAAAAAAAAAAAJgCAABkcnMvZG93&#10;bnJldi54bWxQSwUGAAAAAAQABAD1AAAAhwMAAAAA&#10;" path="m,l52,e" filled="f" strokecolor="#add7e6" strokeweight=".9505mm">
                  <v:path arrowok="t" o:connecttype="custom" o:connectlocs="0,0;52,0" o:connectangles="0,0"/>
                  <o:lock v:ext="edit" verticies="t"/>
                </v:shape>
                <v:shape id="Freeform 254" o:spid="_x0000_s1028" style="position:absolute;left:5302;top:584;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e1cUA&#10;AADcAAAADwAAAGRycy9kb3ducmV2LnhtbESPQWvCQBSE74X+h+UVvNWNolajqxRBsODFND14e2Sf&#10;2dDs25hdY/rvXUHocZiZb5jVpre16Kj1lWMFo2ECgrhwuuJSQf69e5+D8AFZY+2YFPyRh8369WWF&#10;qXY3PlKXhVJECPsUFZgQmlRKXxiy6IeuIY7e2bUWQ5RtKXWLtwi3tRwnyUxarDguGGxoa6j4za5W&#10;Ae9Ph1Ens8W2NF8fZvZzybPJRanBW/+5BBGoD//hZ3uvFYynC3ic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R7VxQAAANwAAAAPAAAAAAAAAAAAAAAAAJgCAABkcnMv&#10;ZG93bnJldi54bWxQSwUGAAAAAAQABAD1AAAAigMAAAAA&#10;" path="m37,73l73,37,37,,,37,37,73xe" filled="f" strokecolor="#add7e6" strokeweight=".17281mm">
                  <v:path arrowok="t" o:connecttype="custom" o:connectlocs="37,657;73,621;37,584;0,621;37,657" o:connectangles="0,0,0,0,0"/>
                </v:shape>
                <v:shape id="Freeform 253" o:spid="_x0000_s1029" style="position:absolute;left:5299;top:82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488EA&#10;AADcAAAADwAAAGRycy9kb3ducmV2LnhtbERPyWrDMBC9F/IPYgK9NXJSMK4TJYSWQo+tGkqOgzWx&#10;RayRseQl+frqUOjx8fbdYXatGKkP1rOC9SoDQVx5Y7lWcPp+fypAhIhssPVMCm4U4LBfPOywNH7i&#10;Lxp1rEUK4VCigibGrpQyVA05DCvfESfu4nuHMcG+lqbHKYW7Vm6yLJcOLaeGBjt6bai66sEpeLkX&#10;9u1Ha92ZzE7u9Ozrz+Gs1ONyPm5BRJrjv/jP/WEUbPI0P51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ePPBAAAA3AAAAA8AAAAAAAAAAAAAAAAAmAIAAGRycy9kb3du&#10;cmV2LnhtbFBLBQYAAAAABAAEAPUAAACGAwAAAAA=&#10;" path="m40,l79,68,,68,40,xe" filled="f" strokecolor="#ffa07a" strokeweight=".17281mm">
                  <v:path arrowok="t" o:connecttype="custom" o:connectlocs="40,828;79,896;0,896;40,828" o:connectangles="0,0,0,0"/>
                </v:shape>
                <v:shape id="Freeform 252" o:spid="_x0000_s1030" style="position:absolute;left:10678;top:1184;width:0;height:310;visibility:visible;mso-wrap-style:square;v-text-anchor:top" coordsize="0,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40cMA&#10;AADcAAAADwAAAGRycy9kb3ducmV2LnhtbESPQWsCMRSE74L/ITyhN80qZdHVKCIVvInagsfH5rlZ&#10;3LwsSbpu++tNoeBxmJlvmNWmt43oyIfasYLpJANBXDpdc6Xg87Ifz0GEiKyxcUwKfijAZj0crLDQ&#10;7sEn6s6xEgnCoUAFJsa2kDKUhiyGiWuJk3dz3mJM0ldSe3wkuG3kLMtyabHmtGCwpZ2h8n7+tgq2&#10;Hd/y9/3C3L9OH/XxQodfb69KvY367RJEpD6+wv/tg1Ywy6fwdyYd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40cMAAADcAAAADwAAAAAAAAAAAAAAAACYAgAAZHJzL2Rv&#10;d25yZXYueG1sUEsFBgAAAAAEAAQA9QAAAIgDAAAAAA==&#10;" path="m,310l,e" filled="f" strokeweight=".33178mm">
                  <v:path arrowok="t" o:connecttype="custom" o:connectlocs="0,902;0,592" o:connectangles="0,0"/>
                  <o:lock v:ext="edit" verticies="t"/>
                </v:shape>
                <w10:wrap anchorx="page"/>
              </v:group>
            </w:pict>
          </mc:Fallback>
        </mc:AlternateContent>
      </w:r>
      <w:r>
        <w:rPr>
          <w:noProof/>
        </w:rPr>
        <mc:AlternateContent>
          <mc:Choice Requires="wpg">
            <w:drawing>
              <wp:anchor distT="0" distB="0" distL="114300" distR="114300" simplePos="0" relativeHeight="503314257" behindDoc="1" locked="0" layoutInCell="1" allowOverlap="1" wp14:anchorId="38D2EB5C" wp14:editId="770AED72">
                <wp:simplePos x="0" y="0"/>
                <wp:positionH relativeFrom="page">
                  <wp:posOffset>3511550</wp:posOffset>
                </wp:positionH>
                <wp:positionV relativeFrom="paragraph">
                  <wp:posOffset>335280</wp:posOffset>
                </wp:positionV>
                <wp:extent cx="66675" cy="231140"/>
                <wp:effectExtent l="6350" t="0" r="3498850" b="348615"/>
                <wp:wrapNone/>
                <wp:docPr id="253"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231140"/>
                          <a:chOff x="5531" y="529"/>
                          <a:chExt cx="106" cy="365"/>
                        </a:xfrm>
                      </wpg:grpSpPr>
                      <wps:wsp>
                        <wps:cNvPr id="254" name="Freeform 250"/>
                        <wps:cNvSpPr>
                          <a:spLocks noEditPoints="1"/>
                        </wps:cNvSpPr>
                        <wps:spPr bwMode="auto">
                          <a:xfrm>
                            <a:off x="11116" y="1332"/>
                            <a:ext cx="52" cy="0"/>
                          </a:xfrm>
                          <a:custGeom>
                            <a:avLst/>
                            <a:gdLst>
                              <a:gd name="T0" fmla="+- 0 5558 5558"/>
                              <a:gd name="T1" fmla="*/ T0 w 52"/>
                              <a:gd name="T2" fmla="+- 0 5610 5558"/>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9"/>
                        <wps:cNvSpPr>
                          <a:spLocks/>
                        </wps:cNvSpPr>
                        <wps:spPr bwMode="auto">
                          <a:xfrm>
                            <a:off x="5544" y="815"/>
                            <a:ext cx="79" cy="68"/>
                          </a:xfrm>
                          <a:custGeom>
                            <a:avLst/>
                            <a:gdLst>
                              <a:gd name="T0" fmla="+- 0 5584 5544"/>
                              <a:gd name="T1" fmla="*/ T0 w 79"/>
                              <a:gd name="T2" fmla="+- 0 815 815"/>
                              <a:gd name="T3" fmla="*/ 815 h 68"/>
                              <a:gd name="T4" fmla="+- 0 5623 5544"/>
                              <a:gd name="T5" fmla="*/ T4 w 79"/>
                              <a:gd name="T6" fmla="+- 0 883 815"/>
                              <a:gd name="T7" fmla="*/ 883 h 68"/>
                              <a:gd name="T8" fmla="+- 0 5544 5544"/>
                              <a:gd name="T9" fmla="*/ T8 w 79"/>
                              <a:gd name="T10" fmla="+- 0 883 815"/>
                              <a:gd name="T11" fmla="*/ 883 h 68"/>
                              <a:gd name="T12" fmla="+- 0 5584 5544"/>
                              <a:gd name="T13" fmla="*/ T12 w 79"/>
                              <a:gd name="T14" fmla="+- 0 815 815"/>
                              <a:gd name="T15" fmla="*/ 815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8"/>
                        <wps:cNvSpPr>
                          <a:spLocks noEditPoints="1"/>
                        </wps:cNvSpPr>
                        <wps:spPr bwMode="auto">
                          <a:xfrm>
                            <a:off x="11168" y="1076"/>
                            <a:ext cx="0" cy="346"/>
                          </a:xfrm>
                          <a:custGeom>
                            <a:avLst/>
                            <a:gdLst>
                              <a:gd name="T0" fmla="+- 0 884 538"/>
                              <a:gd name="T1" fmla="*/ 884 h 346"/>
                              <a:gd name="T2" fmla="+- 0 538 538"/>
                              <a:gd name="T3" fmla="*/ 538 h 346"/>
                            </a:gdLst>
                            <a:ahLst/>
                            <a:cxnLst>
                              <a:cxn ang="0">
                                <a:pos x="0" y="T1"/>
                              </a:cxn>
                              <a:cxn ang="0">
                                <a:pos x="0" y="T3"/>
                              </a:cxn>
                            </a:cxnLst>
                            <a:rect l="0" t="0" r="r" b="b"/>
                            <a:pathLst>
                              <a:path h="346">
                                <a:moveTo>
                                  <a:pt x="0" y="346"/>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D17D03" id="Group 247" o:spid="_x0000_s1026" style="position:absolute;margin-left:276.5pt;margin-top:26.4pt;width:5.25pt;height:18.2pt;z-index:-2223;mso-position-horizontal-relative:page" coordorigin="5531,529" coordsize="10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">
                <v:shape id="Freeform 250" o:spid="_x0000_s1027" style="position:absolute;left:11116;top:1332;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3ZFcYA&#10;AADcAAAADwAAAGRycy9kb3ducmV2LnhtbESPQWvCQBSE70L/w/IK3nRToyVNXUVtRQsFUdv7I/tM&#10;UrNv0+yq6b93BaHHYWa+YcbT1lTiTI0rLSt46kcgiDOrS84VfO2XvQSE88gaK8uk4I8cTCcPnTGm&#10;2l54S+edz0WAsEtRQeF9nUrpsoIMur6tiYN3sI1BH2STS93gJcBNJQdR9CwNlhwWCqxpUVB23J2M&#10;gkUyf4tjt/n+jVcvh9LF+4/P9x+luo/t7BWEp9b/h+/ttVYwGA3hdiYc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3ZFcYAAADcAAAADwAAAAAAAAAAAAAAAACYAgAAZHJz&#10;L2Rvd25yZXYueG1sUEsFBgAAAAAEAAQA9QAAAIsDAAAAAA==&#10;" path="m,l52,e" filled="f" strokecolor="#add7e6" strokeweight=".9505mm">
                  <v:path arrowok="t" o:connecttype="custom" o:connectlocs="0,0;52,0" o:connectangles="0,0"/>
                  <o:lock v:ext="edit" verticies="t"/>
                </v:shape>
                <v:shape id="Freeform 249" o:spid="_x0000_s1028" style="position:absolute;left:5544;top:815;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1sMA&#10;AADcAAAADwAAAGRycy9kb3ducmV2LnhtbESPQWsCMRSE7wX/Q3hCbzWrxWK3RhFLwaNGkR4fm9fd&#10;4OZl2UR39dcbQehxmJlvmPmyd7W4UBusZwXjUQaCuPDGcqngsP95m4EIEdlg7ZkUXCnAcjF4mWNu&#10;fMc7uuhYigThkKOCKsYmlzIUFTkMI98QJ+/Ptw5jkm0pTYtdgrtaTrLsQzq0nBYqbGhdUXHSZ6fg&#10;8zaz30etdWMy27nDuy+351+lXof96gtEpD7+h5/tjVEwmU7hcSYd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1sMAAADcAAAADwAAAAAAAAAAAAAAAACYAgAAZHJzL2Rv&#10;d25yZXYueG1sUEsFBgAAAAAEAAQA9QAAAIgDAAAAAA==&#10;" path="m40,l79,68,,68,40,xe" filled="f" strokecolor="#ffa07a" strokeweight=".17281mm">
                  <v:path arrowok="t" o:connecttype="custom" o:connectlocs="40,815;79,883;0,883;40,815" o:connectangles="0,0,0,0"/>
                </v:shape>
                <v:shape id="Freeform 248" o:spid="_x0000_s1029" style="position:absolute;left:11168;top:1076;width:0;height:346;visibility:visible;mso-wrap-style:square;v-text-anchor:top" coordsize="0,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t8QA&#10;AADcAAAADwAAAGRycy9kb3ducmV2LnhtbESPQWsCMRSE7wX/Q3iCF9GsAW1ZjdIq0h7rtmCPr5vn&#10;ZnHzsmyibv99UxB6HGbmG2a16V0jrtSF2rOG2TQDQVx6U3Ol4fNjP3kCESKywcYzafihAJv14GGF&#10;ufE3PtC1iJVIEA45arAxtrmUobTkMEx9S5y8k+8cxiS7SpoObwnuGqmybCEd1pwWLLa0tVSei4vT&#10;8PhezOn160Wd1dGpb7Y4bnao9WjYPy9BROrjf/jefjMa1H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4eLfEAAAA3AAAAA8AAAAAAAAAAAAAAAAAmAIAAGRycy9k&#10;b3ducmV2LnhtbFBLBQYAAAAABAAEAPUAAACJAwAAAAA=&#10;" path="m,346l,e" filled="f" strokeweight=".33178mm">
                  <v:path arrowok="t" o:connecttype="custom" o:connectlocs="0,884;0,538" o:connectangles="0,0"/>
                  <o:lock v:ext="edit" verticies="t"/>
                </v:shape>
                <w10:wrap anchorx="page"/>
              </v:group>
            </w:pict>
          </mc:Fallback>
        </mc:AlternateContent>
      </w:r>
      <w:r>
        <w:rPr>
          <w:noProof/>
        </w:rPr>
        <mc:AlternateContent>
          <mc:Choice Requires="wpg">
            <w:drawing>
              <wp:anchor distT="0" distB="0" distL="114300" distR="114300" simplePos="0" relativeHeight="503314259" behindDoc="1" locked="0" layoutInCell="1" allowOverlap="1" wp14:anchorId="0E9BEABD" wp14:editId="66E597C0">
                <wp:simplePos x="0" y="0"/>
                <wp:positionH relativeFrom="page">
                  <wp:posOffset>3522345</wp:posOffset>
                </wp:positionH>
                <wp:positionV relativeFrom="paragraph">
                  <wp:posOffset>241300</wp:posOffset>
                </wp:positionV>
                <wp:extent cx="46355" cy="46355"/>
                <wp:effectExtent l="17145" t="12065" r="12700" b="17780"/>
                <wp:wrapNone/>
                <wp:docPr id="251"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 cy="46355"/>
                          <a:chOff x="5547" y="380"/>
                          <a:chExt cx="73" cy="73"/>
                        </a:xfrm>
                      </wpg:grpSpPr>
                      <wps:wsp>
                        <wps:cNvPr id="252" name="Freeform 246"/>
                        <wps:cNvSpPr>
                          <a:spLocks/>
                        </wps:cNvSpPr>
                        <wps:spPr bwMode="auto">
                          <a:xfrm>
                            <a:off x="5547" y="380"/>
                            <a:ext cx="73" cy="73"/>
                          </a:xfrm>
                          <a:custGeom>
                            <a:avLst/>
                            <a:gdLst>
                              <a:gd name="T0" fmla="+- 0 5584 5547"/>
                              <a:gd name="T1" fmla="*/ T0 w 73"/>
                              <a:gd name="T2" fmla="+- 0 454 380"/>
                              <a:gd name="T3" fmla="*/ 454 h 73"/>
                              <a:gd name="T4" fmla="+- 0 5620 5547"/>
                              <a:gd name="T5" fmla="*/ T4 w 73"/>
                              <a:gd name="T6" fmla="+- 0 417 380"/>
                              <a:gd name="T7" fmla="*/ 417 h 73"/>
                              <a:gd name="T8" fmla="+- 0 5584 5547"/>
                              <a:gd name="T9" fmla="*/ T8 w 73"/>
                              <a:gd name="T10" fmla="+- 0 380 380"/>
                              <a:gd name="T11" fmla="*/ 380 h 73"/>
                              <a:gd name="T12" fmla="+- 0 5547 5547"/>
                              <a:gd name="T13" fmla="*/ T12 w 73"/>
                              <a:gd name="T14" fmla="+- 0 417 380"/>
                              <a:gd name="T15" fmla="*/ 417 h 73"/>
                              <a:gd name="T16" fmla="+- 0 5584 5547"/>
                              <a:gd name="T17" fmla="*/ T16 w 73"/>
                              <a:gd name="T18" fmla="+- 0 454 380"/>
                              <a:gd name="T19" fmla="*/ 454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E20B487" id="Group 245" o:spid="_x0000_s1026" style="position:absolute;margin-left:277.35pt;margin-top:19pt;width:3.65pt;height:3.65pt;z-index:-2221;mso-position-horizontal-relative:page" coordorigin="5547,380"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">
                <v:shape id="Freeform 246" o:spid="_x0000_s1027" style="position:absolute;left:5547;top:38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pMUA&#10;AADcAAAADwAAAGRycy9kb3ducmV2LnhtbESPT2vCQBTE7wW/w/IEb3VjsP6JriJCwUIvjXrw9sg+&#10;s8Hs25jdxvTbdwsFj8PM/IZZb3tbi45aXzlWMBknIIgLpysuFZyO768LED4ga6wdk4If8rDdDF7W&#10;mGn34C/q8lCKCGGfoQITQpNJ6QtDFv3YNcTRu7rWYoiyLaVu8RHhtpZpksykxYrjgsGG9oaKW/5t&#10;FfDh8jnpZL7cl+Zjbmbn+ymf3pUaDfvdCkSgPjzD/+2DVpC+pf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YykxQAAANwAAAAPAAAAAAAAAAAAAAAAAJgCAABkcnMv&#10;ZG93bnJldi54bWxQSwUGAAAAAAQABAD1AAAAigMAAAAA&#10;" path="m37,74l73,37,37,,,37,37,74xe" filled="f" strokecolor="#add7e6" strokeweight=".17281mm">
                  <v:path arrowok="t" o:connecttype="custom" o:connectlocs="37,454;73,417;37,380;0,417;37,454" o:connectangles="0,0,0,0,0"/>
                </v:shape>
                <w10:wrap anchorx="page"/>
              </v:group>
            </w:pict>
          </mc:Fallback>
        </mc:AlternateContent>
      </w:r>
      <w:r w:rsidR="00F5753A">
        <w:rPr>
          <w:rFonts w:ascii="Arial" w:eastAsia="Arial" w:hAnsi="Arial" w:cs="Arial"/>
          <w:b/>
          <w:sz w:val="15"/>
          <w:szCs w:val="15"/>
        </w:rPr>
        <w:t>Min</w:t>
      </w:r>
      <w:r w:rsidR="00F5753A">
        <w:rPr>
          <w:rFonts w:ascii="Arial" w:eastAsia="Arial" w:hAnsi="Arial" w:cs="Arial"/>
          <w:b/>
          <w:spacing w:val="12"/>
          <w:sz w:val="15"/>
          <w:szCs w:val="15"/>
        </w:rPr>
        <w:t xml:space="preserve"> </w:t>
      </w:r>
      <w:r w:rsidR="00F5753A">
        <w:rPr>
          <w:rFonts w:ascii="Arial" w:eastAsia="Arial" w:hAnsi="Arial" w:cs="Arial"/>
          <w:b/>
          <w:sz w:val="15"/>
          <w:szCs w:val="15"/>
        </w:rPr>
        <w:t>Air</w:t>
      </w:r>
      <w:r w:rsidR="00F5753A">
        <w:rPr>
          <w:rFonts w:ascii="Arial" w:eastAsia="Arial" w:hAnsi="Arial" w:cs="Arial"/>
          <w:b/>
          <w:spacing w:val="10"/>
          <w:sz w:val="15"/>
          <w:szCs w:val="15"/>
        </w:rPr>
        <w:t xml:space="preserve"> </w:t>
      </w:r>
      <w:r w:rsidR="00F5753A">
        <w:rPr>
          <w:rFonts w:ascii="Arial" w:eastAsia="Arial" w:hAnsi="Arial" w:cs="Arial"/>
          <w:b/>
          <w:w w:val="104"/>
          <w:sz w:val="15"/>
          <w:szCs w:val="15"/>
        </w:rPr>
        <w:t>Temp</w:t>
      </w:r>
    </w:p>
    <w:p w14:paraId="4AFF59CC" w14:textId="75C38B20" w:rsidR="005B53EE" w:rsidRDefault="00726C06" w:rsidP="00F9389F">
      <w:pPr>
        <w:spacing w:line="140" w:lineRule="exact"/>
        <w:ind w:left="1497"/>
        <w:rPr>
          <w:rFonts w:ascii="Arial" w:eastAsia="Arial" w:hAnsi="Arial" w:cs="Arial"/>
          <w:sz w:val="13"/>
          <w:szCs w:val="13"/>
        </w:rPr>
      </w:pPr>
      <w:r>
        <w:rPr>
          <w:noProof/>
        </w:rPr>
        <mc:AlternateContent>
          <mc:Choice Requires="wpg">
            <w:drawing>
              <wp:anchor distT="0" distB="0" distL="114300" distR="114300" simplePos="0" relativeHeight="503314250" behindDoc="1" locked="0" layoutInCell="1" allowOverlap="1" wp14:anchorId="0E88FEA0" wp14:editId="4F867F04">
                <wp:simplePos x="0" y="0"/>
                <wp:positionH relativeFrom="page">
                  <wp:posOffset>2422525</wp:posOffset>
                </wp:positionH>
                <wp:positionV relativeFrom="paragraph">
                  <wp:posOffset>334645</wp:posOffset>
                </wp:positionV>
                <wp:extent cx="66675" cy="114300"/>
                <wp:effectExtent l="12700" t="15240" r="2425700" b="346710"/>
                <wp:wrapNone/>
                <wp:docPr id="246"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14300"/>
                          <a:chOff x="3816" y="527"/>
                          <a:chExt cx="106" cy="180"/>
                        </a:xfrm>
                      </wpg:grpSpPr>
                      <wps:wsp>
                        <wps:cNvPr id="247" name="Freeform 244"/>
                        <wps:cNvSpPr>
                          <a:spLocks noEditPoints="1"/>
                        </wps:cNvSpPr>
                        <wps:spPr bwMode="auto">
                          <a:xfrm>
                            <a:off x="7686" y="1168"/>
                            <a:ext cx="51" cy="0"/>
                          </a:xfrm>
                          <a:custGeom>
                            <a:avLst/>
                            <a:gdLst>
                              <a:gd name="T0" fmla="+- 0 3843 3843"/>
                              <a:gd name="T1" fmla="*/ T0 w 52"/>
                              <a:gd name="T2" fmla="+- 0 3895 384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3"/>
                        <wps:cNvSpPr>
                          <a:spLocks/>
                        </wps:cNvSpPr>
                        <wps:spPr bwMode="auto">
                          <a:xfrm>
                            <a:off x="3832" y="532"/>
                            <a:ext cx="73" cy="73"/>
                          </a:xfrm>
                          <a:custGeom>
                            <a:avLst/>
                            <a:gdLst>
                              <a:gd name="T0" fmla="+- 0 3869 3832"/>
                              <a:gd name="T1" fmla="*/ T0 w 73"/>
                              <a:gd name="T2" fmla="+- 0 605 532"/>
                              <a:gd name="T3" fmla="*/ 605 h 73"/>
                              <a:gd name="T4" fmla="+- 0 3905 3832"/>
                              <a:gd name="T5" fmla="*/ T4 w 73"/>
                              <a:gd name="T6" fmla="+- 0 569 532"/>
                              <a:gd name="T7" fmla="*/ 569 h 73"/>
                              <a:gd name="T8" fmla="+- 0 3869 3832"/>
                              <a:gd name="T9" fmla="*/ T8 w 73"/>
                              <a:gd name="T10" fmla="+- 0 532 532"/>
                              <a:gd name="T11" fmla="*/ 532 h 73"/>
                              <a:gd name="T12" fmla="+- 0 3832 3832"/>
                              <a:gd name="T13" fmla="*/ T12 w 73"/>
                              <a:gd name="T14" fmla="+- 0 569 532"/>
                              <a:gd name="T15" fmla="*/ 569 h 73"/>
                              <a:gd name="T16" fmla="+- 0 3869 3832"/>
                              <a:gd name="T17" fmla="*/ T16 w 73"/>
                              <a:gd name="T18" fmla="+- 0 605 532"/>
                              <a:gd name="T19" fmla="*/ 605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2"/>
                        <wps:cNvSpPr>
                          <a:spLocks/>
                        </wps:cNvSpPr>
                        <wps:spPr bwMode="auto">
                          <a:xfrm>
                            <a:off x="3829" y="618"/>
                            <a:ext cx="79" cy="68"/>
                          </a:xfrm>
                          <a:custGeom>
                            <a:avLst/>
                            <a:gdLst>
                              <a:gd name="T0" fmla="+- 0 3869 3829"/>
                              <a:gd name="T1" fmla="*/ T0 w 79"/>
                              <a:gd name="T2" fmla="+- 0 618 618"/>
                              <a:gd name="T3" fmla="*/ 618 h 68"/>
                              <a:gd name="T4" fmla="+- 0 3908 3829"/>
                              <a:gd name="T5" fmla="*/ T4 w 79"/>
                              <a:gd name="T6" fmla="+- 0 686 618"/>
                              <a:gd name="T7" fmla="*/ 686 h 68"/>
                              <a:gd name="T8" fmla="+- 0 3829 3829"/>
                              <a:gd name="T9" fmla="*/ T8 w 79"/>
                              <a:gd name="T10" fmla="+- 0 686 618"/>
                              <a:gd name="T11" fmla="*/ 686 h 68"/>
                              <a:gd name="T12" fmla="+- 0 3869 3829"/>
                              <a:gd name="T13" fmla="*/ T12 w 79"/>
                              <a:gd name="T14" fmla="+- 0 618 618"/>
                              <a:gd name="T15" fmla="*/ 618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1"/>
                        <wps:cNvSpPr>
                          <a:spLocks noEditPoints="1"/>
                        </wps:cNvSpPr>
                        <wps:spPr bwMode="auto">
                          <a:xfrm>
                            <a:off x="7738" y="1084"/>
                            <a:ext cx="0" cy="156"/>
                          </a:xfrm>
                          <a:custGeom>
                            <a:avLst/>
                            <a:gdLst>
                              <a:gd name="T0" fmla="+- 0 698 542"/>
                              <a:gd name="T1" fmla="*/ 698 h 156"/>
                              <a:gd name="T2" fmla="+- 0 542 542"/>
                              <a:gd name="T3" fmla="*/ 542 h 156"/>
                            </a:gdLst>
                            <a:ahLst/>
                            <a:cxnLst>
                              <a:cxn ang="0">
                                <a:pos x="0" y="T1"/>
                              </a:cxn>
                              <a:cxn ang="0">
                                <a:pos x="0" y="T3"/>
                              </a:cxn>
                            </a:cxnLst>
                            <a:rect l="0" t="0" r="r" b="b"/>
                            <a:pathLst>
                              <a:path h="156">
                                <a:moveTo>
                                  <a:pt x="0" y="156"/>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731F27" id="Group 240" o:spid="_x0000_s1026" style="position:absolute;margin-left:190.75pt;margin-top:26.35pt;width:5.25pt;height:9pt;z-index:-2230;mso-position-horizontal-relative:page" coordorigin="3816,527" coordsize="10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">
                <v:shape id="Freeform 244" o:spid="_x0000_s1027" style="position:absolute;left:7686;top:1168;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Rv8YA&#10;AADcAAAADwAAAGRycy9kb3ducmV2LnhtbESPQWvCQBSE70L/w/IK3nRTIzZNXUVtRQsFUdv7I/tM&#10;UrNv0+yq6b93BaHHYWa+YcbT1lTiTI0rLSt46kcgiDOrS84VfO2XvQSE88gaK8uk4I8cTCcPnTGm&#10;2l54S+edz0WAsEtRQeF9nUrpsoIMur6tiYN3sI1BH2STS93gJcBNJQdRNJIGSw4LBda0KCg77k5G&#10;wSKZv8Wx23z/xquXQ+ni/cfn+49S3cd29grCU+v/w/f2WisYDJ/hdiYcAT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bRv8YAAADcAAAADwAAAAAAAAAAAAAAAACYAgAAZHJz&#10;L2Rvd25yZXYueG1sUEsFBgAAAAAEAAQA9QAAAIsDAAAAAA==&#10;" path="m,l52,e" filled="f" strokecolor="#add7e6" strokeweight=".9505mm">
                  <v:path arrowok="t" o:connecttype="custom" o:connectlocs="0,0;51,0" o:connectangles="0,0"/>
                  <o:lock v:ext="edit" verticies="t"/>
                </v:shape>
                <v:shape id="Freeform 243" o:spid="_x0000_s1028" style="position:absolute;left:3832;top:532;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gtk8EA&#10;AADcAAAADwAAAGRycy9kb3ducmV2LnhtbERPy4rCMBTdC/MP4Q7MTlNFfFSjDMKAghtrXbi7NHea&#10;Ms1NbTK1/r1ZCC4P573e9rYWHbW+cqxgPEpAEBdOV1wqyM8/wwUIH5A11o5JwYM8bDcfgzWm2t35&#10;RF0WShFD2KeowITQpFL6wpBFP3INceR+XWsxRNiWUrd4j+G2lpMkmUmLFccGgw3tDBV/2b9VwPvr&#10;cdzJbLkrzWFuZpdbnk1vSn199t8rEIH68Ba/3HutYDKNa+O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LZPBAAAA3AAAAA8AAAAAAAAAAAAAAAAAmAIAAGRycy9kb3du&#10;cmV2LnhtbFBLBQYAAAAABAAEAPUAAACGAwAAAAA=&#10;" path="m37,73l73,37,37,,,37,37,73xe" filled="f" strokecolor="#add7e6" strokeweight=".17281mm">
                  <v:path arrowok="t" o:connecttype="custom" o:connectlocs="37,605;73,569;37,532;0,569;37,605" o:connectangles="0,0,0,0,0"/>
                </v:shape>
                <v:shape id="Freeform 242" o:spid="_x0000_s1029" style="position:absolute;left:3829;top:618;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NDsQA&#10;AADcAAAADwAAAGRycy9kb3ducmV2LnhtbESPT2sCMRTE7wW/Q3iCt5r1D0W3RhFF8NhGkR4fm9fd&#10;0M3Lsonu6qdvhEKPw8z8hllteleLG7XBelYwGWcgiAtvLJcKzqfD6wJEiMgGa8+k4E4BNuvBywpz&#10;4zv+pJuOpUgQDjkqqGJscilDUZHDMPYNcfK+feswJtmW0rTYJbir5TTL3qRDy2mhwoZ2FRU/+uoU&#10;LB8Lu79orRuT2c6dZ778uH4pNRr223cQkfr4H/5rH42C6XwJz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jjQ7EAAAA3AAAAA8AAAAAAAAAAAAAAAAAmAIAAGRycy9k&#10;b3ducmV2LnhtbFBLBQYAAAAABAAEAPUAAACJAwAAAAA=&#10;" path="m40,l79,68,,68,40,xe" filled="f" strokecolor="#ffa07a" strokeweight=".17281mm">
                  <v:path arrowok="t" o:connecttype="custom" o:connectlocs="40,618;79,686;0,686;40,618" o:connectangles="0,0,0,0"/>
                </v:shape>
                <v:shape id="Freeform 241" o:spid="_x0000_s1030" style="position:absolute;left:7738;top:1084;width:0;height:156;visibility:visible;mso-wrap-style:square;v-text-anchor:top" coordsize="0,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bjL8A&#10;AADcAAAADwAAAGRycy9kb3ducmV2LnhtbERPy4rCMBTdD/gP4QpuBk2Vjkg1igiCoC587S/NtS02&#10;N6GJtv69WQizPJz3YtWZWryo8ZVlBeNRAoI4t7riQsH1sh3OQPiArLG2TAre5GG17P0sMNO25RO9&#10;zqEQMYR9hgrKEFwmpc9LMuhH1hFH7m4bgyHCppC6wTaGm1pOkmQqDVYcG0p0tCkpf5yfRoE5pG1a&#10;ONc9UvmrcXds97dqrdSg363nIAJ14V/8de+0gslfnB/Px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9duMvwAAANwAAAAPAAAAAAAAAAAAAAAAAJgCAABkcnMvZG93bnJl&#10;di54bWxQSwUGAAAAAAQABAD1AAAAhAMAAAAA&#10;" path="m,156l,e" filled="f" strokeweight=".33178mm">
                  <v:path arrowok="t" o:connecttype="custom" o:connectlocs="0,698;0,542" o:connectangles="0,0"/>
                  <o:lock v:ext="edit" verticies="t"/>
                </v:shape>
                <w10:wrap anchorx="page"/>
              </v:group>
            </w:pict>
          </mc:Fallback>
        </mc:AlternateContent>
      </w:r>
      <w:r>
        <w:rPr>
          <w:noProof/>
        </w:rPr>
        <mc:AlternateContent>
          <mc:Choice Requires="wps">
            <w:drawing>
              <wp:anchor distT="0" distB="0" distL="114300" distR="114300" simplePos="0" relativeHeight="503314267" behindDoc="1" locked="0" layoutInCell="1" allowOverlap="1" wp14:anchorId="389CE8D0" wp14:editId="72818BFA">
                <wp:simplePos x="0" y="0"/>
                <wp:positionH relativeFrom="page">
                  <wp:posOffset>1871345</wp:posOffset>
                </wp:positionH>
                <wp:positionV relativeFrom="paragraph">
                  <wp:posOffset>3810</wp:posOffset>
                </wp:positionV>
                <wp:extent cx="1898015" cy="1094740"/>
                <wp:effectExtent l="4445" t="0" r="2540" b="1905"/>
                <wp:wrapNone/>
                <wp:docPr id="245"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09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78"/>
                              <w:gridCol w:w="353"/>
                              <w:gridCol w:w="490"/>
                              <w:gridCol w:w="490"/>
                              <w:gridCol w:w="490"/>
                              <w:gridCol w:w="490"/>
                              <w:gridCol w:w="490"/>
                              <w:gridCol w:w="108"/>
                            </w:tblGrid>
                            <w:tr w:rsidR="000B0C38" w14:paraId="748707DA" w14:textId="77777777">
                              <w:trPr>
                                <w:trHeight w:hRule="exact" w:val="370"/>
                              </w:trPr>
                              <w:tc>
                                <w:tcPr>
                                  <w:tcW w:w="78" w:type="dxa"/>
                                  <w:tcBorders>
                                    <w:top w:val="nil"/>
                                    <w:left w:val="nil"/>
                                    <w:bottom w:val="nil"/>
                                    <w:right w:val="single" w:sz="4" w:space="0" w:color="000000"/>
                                  </w:tcBorders>
                                </w:tcPr>
                                <w:p w14:paraId="0BEEFCE8" w14:textId="77777777" w:rsidR="000B0C38" w:rsidRDefault="000B0C38"/>
                              </w:tc>
                              <w:tc>
                                <w:tcPr>
                                  <w:tcW w:w="353" w:type="dxa"/>
                                  <w:tcBorders>
                                    <w:top w:val="single" w:sz="6" w:space="0" w:color="auto"/>
                                    <w:left w:val="single" w:sz="6" w:space="0" w:color="auto"/>
                                    <w:bottom w:val="single" w:sz="6" w:space="0" w:color="auto"/>
                                    <w:right w:val="single" w:sz="6" w:space="0" w:color="auto"/>
                                  </w:tcBorders>
                                </w:tcPr>
                                <w:p w14:paraId="6A68F884"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5812CE8C"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48AAE98"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3758DFFA"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7953CBB"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347B3A3" w14:textId="77777777" w:rsidR="000B0C38" w:rsidRDefault="000B0C38"/>
                              </w:tc>
                              <w:tc>
                                <w:tcPr>
                                  <w:tcW w:w="108" w:type="dxa"/>
                                  <w:tcBorders>
                                    <w:top w:val="single" w:sz="6" w:space="0" w:color="auto"/>
                                    <w:left w:val="single" w:sz="6" w:space="0" w:color="auto"/>
                                    <w:bottom w:val="single" w:sz="6" w:space="0" w:color="auto"/>
                                    <w:right w:val="single" w:sz="6" w:space="0" w:color="auto"/>
                                  </w:tcBorders>
                                </w:tcPr>
                                <w:p w14:paraId="50C36F06" w14:textId="77777777" w:rsidR="000B0C38" w:rsidRDefault="000B0C38"/>
                              </w:tc>
                            </w:tr>
                            <w:tr w:rsidR="000B0C38" w14:paraId="090DC891" w14:textId="77777777">
                              <w:trPr>
                                <w:trHeight w:hRule="exact" w:val="392"/>
                              </w:trPr>
                              <w:tc>
                                <w:tcPr>
                                  <w:tcW w:w="78" w:type="dxa"/>
                                  <w:tcBorders>
                                    <w:top w:val="nil"/>
                                    <w:left w:val="nil"/>
                                    <w:bottom w:val="nil"/>
                                    <w:right w:val="single" w:sz="4" w:space="0" w:color="000000"/>
                                  </w:tcBorders>
                                </w:tcPr>
                                <w:p w14:paraId="7B452BC1" w14:textId="77777777" w:rsidR="000B0C38" w:rsidRDefault="000B0C38"/>
                              </w:tc>
                              <w:tc>
                                <w:tcPr>
                                  <w:tcW w:w="353" w:type="dxa"/>
                                  <w:tcBorders>
                                    <w:top w:val="nil"/>
                                    <w:left w:val="single" w:sz="4" w:space="0" w:color="000000"/>
                                    <w:bottom w:val="dashed" w:sz="4" w:space="0" w:color="000000"/>
                                    <w:right w:val="single" w:sz="8" w:space="0" w:color="000000"/>
                                  </w:tcBorders>
                                </w:tcPr>
                                <w:p w14:paraId="27AC8B2B" w14:textId="77777777" w:rsidR="000B0C38" w:rsidRDefault="000B0C38"/>
                              </w:tc>
                              <w:tc>
                                <w:tcPr>
                                  <w:tcW w:w="2558" w:type="dxa"/>
                                  <w:gridSpan w:val="6"/>
                                  <w:tcBorders>
                                    <w:top w:val="nil"/>
                                    <w:left w:val="single" w:sz="8" w:space="0" w:color="000000"/>
                                    <w:bottom w:val="dashed" w:sz="4" w:space="0" w:color="000000"/>
                                    <w:right w:val="nil"/>
                                  </w:tcBorders>
                                </w:tcPr>
                                <w:p w14:paraId="2163B46F" w14:textId="77777777" w:rsidR="000B0C38" w:rsidRDefault="000B0C38"/>
                              </w:tc>
                            </w:tr>
                            <w:tr w:rsidR="000B0C38" w14:paraId="7C35F57E" w14:textId="77777777">
                              <w:trPr>
                                <w:trHeight w:hRule="exact" w:val="381"/>
                              </w:trPr>
                              <w:tc>
                                <w:tcPr>
                                  <w:tcW w:w="78" w:type="dxa"/>
                                  <w:tcBorders>
                                    <w:top w:val="nil"/>
                                    <w:left w:val="nil"/>
                                    <w:bottom w:val="nil"/>
                                    <w:right w:val="single" w:sz="4" w:space="0" w:color="000000"/>
                                  </w:tcBorders>
                                </w:tcPr>
                                <w:p w14:paraId="70D405AA" w14:textId="77777777" w:rsidR="000B0C38" w:rsidRDefault="000B0C38"/>
                              </w:tc>
                              <w:tc>
                                <w:tcPr>
                                  <w:tcW w:w="2911" w:type="dxa"/>
                                  <w:gridSpan w:val="7"/>
                                  <w:vMerge w:val="restart"/>
                                  <w:tcBorders>
                                    <w:top w:val="dashed" w:sz="4" w:space="0" w:color="000000"/>
                                    <w:left w:val="single" w:sz="4" w:space="0" w:color="000000"/>
                                    <w:right w:val="nil"/>
                                  </w:tcBorders>
                                </w:tcPr>
                                <w:p w14:paraId="10EA444B" w14:textId="77777777" w:rsidR="000B0C38" w:rsidRDefault="000B0C38">
                                  <w:pPr>
                                    <w:spacing w:line="180" w:lineRule="exact"/>
                                    <w:rPr>
                                      <w:sz w:val="19"/>
                                      <w:szCs w:val="19"/>
                                    </w:rPr>
                                  </w:pPr>
                                </w:p>
                                <w:p w14:paraId="064ABCB4" w14:textId="77777777" w:rsidR="000B0C38" w:rsidRDefault="000B0C38">
                                  <w:pPr>
                                    <w:spacing w:line="250" w:lineRule="auto"/>
                                    <w:ind w:left="337" w:right="2192"/>
                                    <w:jc w:val="both"/>
                                    <w:rPr>
                                      <w:rFonts w:ascii="Arial" w:eastAsia="Arial" w:hAnsi="Arial" w:cs="Arial"/>
                                      <w:sz w:val="13"/>
                                      <w:szCs w:val="13"/>
                                    </w:rPr>
                                  </w:pPr>
                                  <w:r>
                                    <w:rPr>
                                      <w:rFonts w:ascii="Arial" w:eastAsia="Arial" w:hAnsi="Arial" w:cs="Arial"/>
                                      <w:sz w:val="13"/>
                                      <w:szCs w:val="13"/>
                                    </w:rPr>
                                    <w:t>exp03 exp04 exp07 exp10</w:t>
                                  </w:r>
                                </w:p>
                              </w:tc>
                            </w:tr>
                            <w:tr w:rsidR="000B0C38" w14:paraId="603B4EAE" w14:textId="77777777">
                              <w:trPr>
                                <w:trHeight w:hRule="exact" w:val="381"/>
                              </w:trPr>
                              <w:tc>
                                <w:tcPr>
                                  <w:tcW w:w="78" w:type="dxa"/>
                                  <w:tcBorders>
                                    <w:top w:val="nil"/>
                                    <w:left w:val="nil"/>
                                    <w:bottom w:val="nil"/>
                                    <w:right w:val="single" w:sz="4" w:space="0" w:color="000000"/>
                                  </w:tcBorders>
                                </w:tcPr>
                                <w:p w14:paraId="3D17D424" w14:textId="77777777" w:rsidR="000B0C38" w:rsidRDefault="000B0C38"/>
                              </w:tc>
                              <w:tc>
                                <w:tcPr>
                                  <w:tcW w:w="2911" w:type="dxa"/>
                                  <w:gridSpan w:val="7"/>
                                  <w:vMerge/>
                                  <w:tcBorders>
                                    <w:left w:val="single" w:sz="4" w:space="0" w:color="000000"/>
                                    <w:right w:val="nil"/>
                                  </w:tcBorders>
                                </w:tcPr>
                                <w:p w14:paraId="56323C2C" w14:textId="77777777" w:rsidR="000B0C38" w:rsidRDefault="000B0C38"/>
                              </w:tc>
                            </w:tr>
                            <w:tr w:rsidR="000B0C38" w14:paraId="3E9DC658" w14:textId="77777777">
                              <w:trPr>
                                <w:trHeight w:hRule="exact" w:val="61"/>
                              </w:trPr>
                              <w:tc>
                                <w:tcPr>
                                  <w:tcW w:w="78" w:type="dxa"/>
                                  <w:tcBorders>
                                    <w:top w:val="nil"/>
                                    <w:left w:val="nil"/>
                                    <w:bottom w:val="nil"/>
                                    <w:right w:val="single" w:sz="4" w:space="0" w:color="000000"/>
                                  </w:tcBorders>
                                </w:tcPr>
                                <w:p w14:paraId="5E465C39" w14:textId="77777777" w:rsidR="000B0C38" w:rsidRDefault="000B0C38"/>
                              </w:tc>
                              <w:tc>
                                <w:tcPr>
                                  <w:tcW w:w="2911" w:type="dxa"/>
                                  <w:gridSpan w:val="7"/>
                                  <w:vMerge/>
                                  <w:tcBorders>
                                    <w:left w:val="single" w:sz="4" w:space="0" w:color="000000"/>
                                    <w:bottom w:val="single" w:sz="4" w:space="0" w:color="000000"/>
                                    <w:right w:val="nil"/>
                                  </w:tcBorders>
                                </w:tcPr>
                                <w:p w14:paraId="4C4CEFF1" w14:textId="77777777" w:rsidR="000B0C38" w:rsidRDefault="000B0C38"/>
                              </w:tc>
                            </w:tr>
                            <w:tr w:rsidR="000B0C38" w14:paraId="224465D5" w14:textId="77777777">
                              <w:trPr>
                                <w:trHeight w:hRule="exact" w:val="78"/>
                              </w:trPr>
                              <w:tc>
                                <w:tcPr>
                                  <w:tcW w:w="78" w:type="dxa"/>
                                  <w:tcBorders>
                                    <w:top w:val="nil"/>
                                    <w:left w:val="nil"/>
                                    <w:bottom w:val="nil"/>
                                    <w:right w:val="nil"/>
                                  </w:tcBorders>
                                </w:tcPr>
                                <w:p w14:paraId="45CEF6FC" w14:textId="77777777" w:rsidR="000B0C38" w:rsidRDefault="000B0C38"/>
                              </w:tc>
                              <w:tc>
                                <w:tcPr>
                                  <w:tcW w:w="353" w:type="dxa"/>
                                  <w:tcBorders>
                                    <w:top w:val="single" w:sz="4" w:space="0" w:color="000000"/>
                                    <w:left w:val="nil"/>
                                    <w:bottom w:val="nil"/>
                                    <w:right w:val="single" w:sz="4" w:space="0" w:color="000000"/>
                                  </w:tcBorders>
                                </w:tcPr>
                                <w:p w14:paraId="2FE5F34C" w14:textId="77777777" w:rsidR="000B0C38" w:rsidRDefault="000B0C38"/>
                              </w:tc>
                              <w:tc>
                                <w:tcPr>
                                  <w:tcW w:w="490" w:type="dxa"/>
                                  <w:tcBorders>
                                    <w:top w:val="single" w:sz="4" w:space="0" w:color="000000"/>
                                    <w:left w:val="single" w:sz="4" w:space="0" w:color="000000"/>
                                    <w:bottom w:val="nil"/>
                                    <w:right w:val="single" w:sz="4" w:space="0" w:color="000000"/>
                                  </w:tcBorders>
                                </w:tcPr>
                                <w:p w14:paraId="23B3649B" w14:textId="77777777" w:rsidR="000B0C38" w:rsidRDefault="000B0C38"/>
                              </w:tc>
                              <w:tc>
                                <w:tcPr>
                                  <w:tcW w:w="490" w:type="dxa"/>
                                  <w:tcBorders>
                                    <w:top w:val="single" w:sz="4" w:space="0" w:color="000000"/>
                                    <w:left w:val="single" w:sz="4" w:space="0" w:color="000000"/>
                                    <w:bottom w:val="nil"/>
                                    <w:right w:val="single" w:sz="4" w:space="0" w:color="000000"/>
                                  </w:tcBorders>
                                </w:tcPr>
                                <w:p w14:paraId="3427586A" w14:textId="77777777" w:rsidR="000B0C38" w:rsidRDefault="000B0C38"/>
                              </w:tc>
                              <w:tc>
                                <w:tcPr>
                                  <w:tcW w:w="490" w:type="dxa"/>
                                  <w:tcBorders>
                                    <w:top w:val="single" w:sz="4" w:space="0" w:color="000000"/>
                                    <w:left w:val="single" w:sz="4" w:space="0" w:color="000000"/>
                                    <w:bottom w:val="nil"/>
                                    <w:right w:val="single" w:sz="4" w:space="0" w:color="000000"/>
                                  </w:tcBorders>
                                </w:tcPr>
                                <w:p w14:paraId="6477A6A2" w14:textId="77777777" w:rsidR="000B0C38" w:rsidRDefault="000B0C38"/>
                              </w:tc>
                              <w:tc>
                                <w:tcPr>
                                  <w:tcW w:w="490" w:type="dxa"/>
                                  <w:tcBorders>
                                    <w:top w:val="single" w:sz="4" w:space="0" w:color="000000"/>
                                    <w:left w:val="single" w:sz="4" w:space="0" w:color="000000"/>
                                    <w:bottom w:val="nil"/>
                                    <w:right w:val="single" w:sz="4" w:space="0" w:color="000000"/>
                                  </w:tcBorders>
                                </w:tcPr>
                                <w:p w14:paraId="5D4083AB" w14:textId="77777777" w:rsidR="000B0C38" w:rsidRDefault="000B0C38"/>
                              </w:tc>
                              <w:tc>
                                <w:tcPr>
                                  <w:tcW w:w="490" w:type="dxa"/>
                                  <w:tcBorders>
                                    <w:top w:val="single" w:sz="4" w:space="0" w:color="000000"/>
                                    <w:left w:val="single" w:sz="4" w:space="0" w:color="000000"/>
                                    <w:bottom w:val="nil"/>
                                    <w:right w:val="single" w:sz="4" w:space="0" w:color="000000"/>
                                  </w:tcBorders>
                                </w:tcPr>
                                <w:p w14:paraId="0F0829C4" w14:textId="77777777" w:rsidR="000B0C38" w:rsidRDefault="000B0C38"/>
                              </w:tc>
                              <w:tc>
                                <w:tcPr>
                                  <w:tcW w:w="108" w:type="dxa"/>
                                  <w:tcBorders>
                                    <w:top w:val="single" w:sz="4" w:space="0" w:color="000000"/>
                                    <w:left w:val="single" w:sz="4" w:space="0" w:color="000000"/>
                                    <w:bottom w:val="nil"/>
                                    <w:right w:val="nil"/>
                                  </w:tcBorders>
                                </w:tcPr>
                                <w:p w14:paraId="4736F43B" w14:textId="77777777" w:rsidR="000B0C38" w:rsidRDefault="000B0C38"/>
                              </w:tc>
                            </w:tr>
                          </w:tbl>
                          <w:p w14:paraId="35037386" w14:textId="77777777" w:rsidR="000B0C38" w:rsidRDefault="000B0C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65" type="#_x0000_t202" style="position:absolute;left:0;text-align:left;margin-left:147.35pt;margin-top:.3pt;width:149.45pt;height:86.2pt;z-index:-22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8"/>
                        <w:gridCol w:w="353"/>
                        <w:gridCol w:w="490"/>
                        <w:gridCol w:w="490"/>
                        <w:gridCol w:w="490"/>
                        <w:gridCol w:w="490"/>
                        <w:gridCol w:w="490"/>
                        <w:gridCol w:w="108"/>
                      </w:tblGrid>
                      <w:tr w:rsidR="000B0C38" w14:paraId="748707DA" w14:textId="77777777">
                        <w:trPr>
                          <w:trHeight w:hRule="exact" w:val="370"/>
                        </w:trPr>
                        <w:tc>
                          <w:tcPr>
                            <w:tcW w:w="78" w:type="dxa"/>
                            <w:tcBorders>
                              <w:top w:val="nil"/>
                              <w:left w:val="nil"/>
                              <w:bottom w:val="nil"/>
                              <w:right w:val="single" w:sz="4" w:space="0" w:color="000000"/>
                            </w:tcBorders>
                          </w:tcPr>
                          <w:p w14:paraId="0BEEFCE8" w14:textId="77777777" w:rsidR="000B0C38" w:rsidRDefault="000B0C38"/>
                        </w:tc>
                        <w:tc>
                          <w:tcPr>
                            <w:tcW w:w="353" w:type="dxa"/>
                            <w:tcBorders>
                              <w:top w:val="single" w:sz="6" w:space="0" w:color="auto"/>
                              <w:left w:val="single" w:sz="6" w:space="0" w:color="auto"/>
                              <w:bottom w:val="single" w:sz="6" w:space="0" w:color="auto"/>
                              <w:right w:val="single" w:sz="6" w:space="0" w:color="auto"/>
                            </w:tcBorders>
                          </w:tcPr>
                          <w:p w14:paraId="6A68F884"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5812CE8C"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48AAE98"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3758DFFA"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7953CBB" w14:textId="77777777" w:rsidR="000B0C38" w:rsidRDefault="000B0C38"/>
                        </w:tc>
                        <w:tc>
                          <w:tcPr>
                            <w:tcW w:w="490" w:type="dxa"/>
                            <w:tcBorders>
                              <w:top w:val="single" w:sz="6" w:space="0" w:color="auto"/>
                              <w:left w:val="single" w:sz="6" w:space="0" w:color="auto"/>
                              <w:bottom w:val="single" w:sz="6" w:space="0" w:color="auto"/>
                              <w:right w:val="single" w:sz="6" w:space="0" w:color="auto"/>
                            </w:tcBorders>
                          </w:tcPr>
                          <w:p w14:paraId="6347B3A3" w14:textId="77777777" w:rsidR="000B0C38" w:rsidRDefault="000B0C38"/>
                        </w:tc>
                        <w:tc>
                          <w:tcPr>
                            <w:tcW w:w="108" w:type="dxa"/>
                            <w:tcBorders>
                              <w:top w:val="single" w:sz="6" w:space="0" w:color="auto"/>
                              <w:left w:val="single" w:sz="6" w:space="0" w:color="auto"/>
                              <w:bottom w:val="single" w:sz="6" w:space="0" w:color="auto"/>
                              <w:right w:val="single" w:sz="6" w:space="0" w:color="auto"/>
                            </w:tcBorders>
                          </w:tcPr>
                          <w:p w14:paraId="50C36F06" w14:textId="77777777" w:rsidR="000B0C38" w:rsidRDefault="000B0C38"/>
                        </w:tc>
                      </w:tr>
                      <w:tr w:rsidR="000B0C38" w14:paraId="090DC891" w14:textId="77777777">
                        <w:trPr>
                          <w:trHeight w:hRule="exact" w:val="392"/>
                        </w:trPr>
                        <w:tc>
                          <w:tcPr>
                            <w:tcW w:w="78" w:type="dxa"/>
                            <w:tcBorders>
                              <w:top w:val="nil"/>
                              <w:left w:val="nil"/>
                              <w:bottom w:val="nil"/>
                              <w:right w:val="single" w:sz="4" w:space="0" w:color="000000"/>
                            </w:tcBorders>
                          </w:tcPr>
                          <w:p w14:paraId="7B452BC1" w14:textId="77777777" w:rsidR="000B0C38" w:rsidRDefault="000B0C38"/>
                        </w:tc>
                        <w:tc>
                          <w:tcPr>
                            <w:tcW w:w="353" w:type="dxa"/>
                            <w:tcBorders>
                              <w:top w:val="nil"/>
                              <w:left w:val="single" w:sz="4" w:space="0" w:color="000000"/>
                              <w:bottom w:val="dashed" w:sz="4" w:space="0" w:color="000000"/>
                              <w:right w:val="single" w:sz="8" w:space="0" w:color="000000"/>
                            </w:tcBorders>
                          </w:tcPr>
                          <w:p w14:paraId="27AC8B2B" w14:textId="77777777" w:rsidR="000B0C38" w:rsidRDefault="000B0C38"/>
                        </w:tc>
                        <w:tc>
                          <w:tcPr>
                            <w:tcW w:w="2558" w:type="dxa"/>
                            <w:gridSpan w:val="6"/>
                            <w:tcBorders>
                              <w:top w:val="nil"/>
                              <w:left w:val="single" w:sz="8" w:space="0" w:color="000000"/>
                              <w:bottom w:val="dashed" w:sz="4" w:space="0" w:color="000000"/>
                              <w:right w:val="nil"/>
                            </w:tcBorders>
                          </w:tcPr>
                          <w:p w14:paraId="2163B46F" w14:textId="77777777" w:rsidR="000B0C38" w:rsidRDefault="000B0C38"/>
                        </w:tc>
                      </w:tr>
                      <w:tr w:rsidR="000B0C38" w14:paraId="7C35F57E" w14:textId="77777777">
                        <w:trPr>
                          <w:trHeight w:hRule="exact" w:val="381"/>
                        </w:trPr>
                        <w:tc>
                          <w:tcPr>
                            <w:tcW w:w="78" w:type="dxa"/>
                            <w:tcBorders>
                              <w:top w:val="nil"/>
                              <w:left w:val="nil"/>
                              <w:bottom w:val="nil"/>
                              <w:right w:val="single" w:sz="4" w:space="0" w:color="000000"/>
                            </w:tcBorders>
                          </w:tcPr>
                          <w:p w14:paraId="70D405AA" w14:textId="77777777" w:rsidR="000B0C38" w:rsidRDefault="000B0C38"/>
                        </w:tc>
                        <w:tc>
                          <w:tcPr>
                            <w:tcW w:w="2911" w:type="dxa"/>
                            <w:gridSpan w:val="7"/>
                            <w:vMerge w:val="restart"/>
                            <w:tcBorders>
                              <w:top w:val="dashed" w:sz="4" w:space="0" w:color="000000"/>
                              <w:left w:val="single" w:sz="4" w:space="0" w:color="000000"/>
                              <w:right w:val="nil"/>
                            </w:tcBorders>
                          </w:tcPr>
                          <w:p w14:paraId="10EA444B" w14:textId="77777777" w:rsidR="000B0C38" w:rsidRDefault="000B0C38">
                            <w:pPr>
                              <w:spacing w:line="180" w:lineRule="exact"/>
                              <w:rPr>
                                <w:sz w:val="19"/>
                                <w:szCs w:val="19"/>
                              </w:rPr>
                            </w:pPr>
                          </w:p>
                          <w:p w14:paraId="064ABCB4" w14:textId="77777777" w:rsidR="000B0C38" w:rsidRDefault="000B0C38">
                            <w:pPr>
                              <w:spacing w:line="250" w:lineRule="auto"/>
                              <w:ind w:left="337" w:right="2192"/>
                              <w:jc w:val="both"/>
                              <w:rPr>
                                <w:rFonts w:ascii="Arial" w:eastAsia="Arial" w:hAnsi="Arial" w:cs="Arial"/>
                                <w:sz w:val="13"/>
                                <w:szCs w:val="13"/>
                              </w:rPr>
                            </w:pPr>
                            <w:r>
                              <w:rPr>
                                <w:rFonts w:ascii="Arial" w:eastAsia="Arial" w:hAnsi="Arial" w:cs="Arial"/>
                                <w:sz w:val="13"/>
                                <w:szCs w:val="13"/>
                              </w:rPr>
                              <w:t>exp03 exp04 exp07 exp10</w:t>
                            </w:r>
                          </w:p>
                        </w:tc>
                      </w:tr>
                      <w:tr w:rsidR="000B0C38" w14:paraId="603B4EAE" w14:textId="77777777">
                        <w:trPr>
                          <w:trHeight w:hRule="exact" w:val="381"/>
                        </w:trPr>
                        <w:tc>
                          <w:tcPr>
                            <w:tcW w:w="78" w:type="dxa"/>
                            <w:tcBorders>
                              <w:top w:val="nil"/>
                              <w:left w:val="nil"/>
                              <w:bottom w:val="nil"/>
                              <w:right w:val="single" w:sz="4" w:space="0" w:color="000000"/>
                            </w:tcBorders>
                          </w:tcPr>
                          <w:p w14:paraId="3D17D424" w14:textId="77777777" w:rsidR="000B0C38" w:rsidRDefault="000B0C38"/>
                        </w:tc>
                        <w:tc>
                          <w:tcPr>
                            <w:tcW w:w="2911" w:type="dxa"/>
                            <w:gridSpan w:val="7"/>
                            <w:vMerge/>
                            <w:tcBorders>
                              <w:left w:val="single" w:sz="4" w:space="0" w:color="000000"/>
                              <w:right w:val="nil"/>
                            </w:tcBorders>
                          </w:tcPr>
                          <w:p w14:paraId="56323C2C" w14:textId="77777777" w:rsidR="000B0C38" w:rsidRDefault="000B0C38"/>
                        </w:tc>
                      </w:tr>
                      <w:tr w:rsidR="000B0C38" w14:paraId="3E9DC658" w14:textId="77777777">
                        <w:trPr>
                          <w:trHeight w:hRule="exact" w:val="61"/>
                        </w:trPr>
                        <w:tc>
                          <w:tcPr>
                            <w:tcW w:w="78" w:type="dxa"/>
                            <w:tcBorders>
                              <w:top w:val="nil"/>
                              <w:left w:val="nil"/>
                              <w:bottom w:val="nil"/>
                              <w:right w:val="single" w:sz="4" w:space="0" w:color="000000"/>
                            </w:tcBorders>
                          </w:tcPr>
                          <w:p w14:paraId="5E465C39" w14:textId="77777777" w:rsidR="000B0C38" w:rsidRDefault="000B0C38"/>
                        </w:tc>
                        <w:tc>
                          <w:tcPr>
                            <w:tcW w:w="2911" w:type="dxa"/>
                            <w:gridSpan w:val="7"/>
                            <w:vMerge/>
                            <w:tcBorders>
                              <w:left w:val="single" w:sz="4" w:space="0" w:color="000000"/>
                              <w:bottom w:val="single" w:sz="4" w:space="0" w:color="000000"/>
                              <w:right w:val="nil"/>
                            </w:tcBorders>
                          </w:tcPr>
                          <w:p w14:paraId="4C4CEFF1" w14:textId="77777777" w:rsidR="000B0C38" w:rsidRDefault="000B0C38"/>
                        </w:tc>
                      </w:tr>
                      <w:tr w:rsidR="000B0C38" w14:paraId="224465D5" w14:textId="77777777">
                        <w:trPr>
                          <w:trHeight w:hRule="exact" w:val="78"/>
                        </w:trPr>
                        <w:tc>
                          <w:tcPr>
                            <w:tcW w:w="78" w:type="dxa"/>
                            <w:tcBorders>
                              <w:top w:val="nil"/>
                              <w:left w:val="nil"/>
                              <w:bottom w:val="nil"/>
                              <w:right w:val="nil"/>
                            </w:tcBorders>
                          </w:tcPr>
                          <w:p w14:paraId="45CEF6FC" w14:textId="77777777" w:rsidR="000B0C38" w:rsidRDefault="000B0C38"/>
                        </w:tc>
                        <w:tc>
                          <w:tcPr>
                            <w:tcW w:w="353" w:type="dxa"/>
                            <w:tcBorders>
                              <w:top w:val="single" w:sz="4" w:space="0" w:color="000000"/>
                              <w:left w:val="nil"/>
                              <w:bottom w:val="nil"/>
                              <w:right w:val="single" w:sz="4" w:space="0" w:color="000000"/>
                            </w:tcBorders>
                          </w:tcPr>
                          <w:p w14:paraId="2FE5F34C" w14:textId="77777777" w:rsidR="000B0C38" w:rsidRDefault="000B0C38"/>
                        </w:tc>
                        <w:tc>
                          <w:tcPr>
                            <w:tcW w:w="490" w:type="dxa"/>
                            <w:tcBorders>
                              <w:top w:val="single" w:sz="4" w:space="0" w:color="000000"/>
                              <w:left w:val="single" w:sz="4" w:space="0" w:color="000000"/>
                              <w:bottom w:val="nil"/>
                              <w:right w:val="single" w:sz="4" w:space="0" w:color="000000"/>
                            </w:tcBorders>
                          </w:tcPr>
                          <w:p w14:paraId="23B3649B" w14:textId="77777777" w:rsidR="000B0C38" w:rsidRDefault="000B0C38"/>
                        </w:tc>
                        <w:tc>
                          <w:tcPr>
                            <w:tcW w:w="490" w:type="dxa"/>
                            <w:tcBorders>
                              <w:top w:val="single" w:sz="4" w:space="0" w:color="000000"/>
                              <w:left w:val="single" w:sz="4" w:space="0" w:color="000000"/>
                              <w:bottom w:val="nil"/>
                              <w:right w:val="single" w:sz="4" w:space="0" w:color="000000"/>
                            </w:tcBorders>
                          </w:tcPr>
                          <w:p w14:paraId="3427586A" w14:textId="77777777" w:rsidR="000B0C38" w:rsidRDefault="000B0C38"/>
                        </w:tc>
                        <w:tc>
                          <w:tcPr>
                            <w:tcW w:w="490" w:type="dxa"/>
                            <w:tcBorders>
                              <w:top w:val="single" w:sz="4" w:space="0" w:color="000000"/>
                              <w:left w:val="single" w:sz="4" w:space="0" w:color="000000"/>
                              <w:bottom w:val="nil"/>
                              <w:right w:val="single" w:sz="4" w:space="0" w:color="000000"/>
                            </w:tcBorders>
                          </w:tcPr>
                          <w:p w14:paraId="6477A6A2" w14:textId="77777777" w:rsidR="000B0C38" w:rsidRDefault="000B0C38"/>
                        </w:tc>
                        <w:tc>
                          <w:tcPr>
                            <w:tcW w:w="490" w:type="dxa"/>
                            <w:tcBorders>
                              <w:top w:val="single" w:sz="4" w:space="0" w:color="000000"/>
                              <w:left w:val="single" w:sz="4" w:space="0" w:color="000000"/>
                              <w:bottom w:val="nil"/>
                              <w:right w:val="single" w:sz="4" w:space="0" w:color="000000"/>
                            </w:tcBorders>
                          </w:tcPr>
                          <w:p w14:paraId="5D4083AB" w14:textId="77777777" w:rsidR="000B0C38" w:rsidRDefault="000B0C38"/>
                        </w:tc>
                        <w:tc>
                          <w:tcPr>
                            <w:tcW w:w="490" w:type="dxa"/>
                            <w:tcBorders>
                              <w:top w:val="single" w:sz="4" w:space="0" w:color="000000"/>
                              <w:left w:val="single" w:sz="4" w:space="0" w:color="000000"/>
                              <w:bottom w:val="nil"/>
                              <w:right w:val="single" w:sz="4" w:space="0" w:color="000000"/>
                            </w:tcBorders>
                          </w:tcPr>
                          <w:p w14:paraId="0F0829C4" w14:textId="77777777" w:rsidR="000B0C38" w:rsidRDefault="000B0C38"/>
                        </w:tc>
                        <w:tc>
                          <w:tcPr>
                            <w:tcW w:w="108" w:type="dxa"/>
                            <w:tcBorders>
                              <w:top w:val="single" w:sz="4" w:space="0" w:color="000000"/>
                              <w:left w:val="single" w:sz="4" w:space="0" w:color="000000"/>
                              <w:bottom w:val="nil"/>
                              <w:right w:val="nil"/>
                            </w:tcBorders>
                          </w:tcPr>
                          <w:p w14:paraId="4736F43B" w14:textId="77777777" w:rsidR="000B0C38" w:rsidRDefault="000B0C38"/>
                        </w:tc>
                      </w:tr>
                    </w:tbl>
                    <w:p w14:paraId="35037386" w14:textId="77777777" w:rsidR="000B0C38" w:rsidRDefault="000B0C38"/>
                  </w:txbxContent>
                </v:textbox>
                <w10:wrap anchorx="page"/>
              </v:shape>
            </w:pict>
          </mc:Fallback>
        </mc:AlternateContent>
      </w:r>
      <w:r>
        <w:rPr>
          <w:noProof/>
        </w:rPr>
        <mc:AlternateContent>
          <mc:Choice Requires="wps">
            <w:drawing>
              <wp:anchor distT="0" distB="0" distL="114300" distR="114300" simplePos="0" relativeHeight="503314268" behindDoc="1" locked="0" layoutInCell="1" allowOverlap="1" wp14:anchorId="769C3F3D" wp14:editId="0EC4B8AE">
                <wp:simplePos x="0" y="0"/>
                <wp:positionH relativeFrom="page">
                  <wp:posOffset>1609725</wp:posOffset>
                </wp:positionH>
                <wp:positionV relativeFrom="paragraph">
                  <wp:posOffset>-27305</wp:posOffset>
                </wp:positionV>
                <wp:extent cx="124460" cy="2962910"/>
                <wp:effectExtent l="0" t="0" r="0" b="3175"/>
                <wp:wrapNone/>
                <wp:docPr id="244"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96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4D2C7" w14:textId="77777777" w:rsidR="000B0C38" w:rsidRDefault="000B0C38">
                            <w:pPr>
                              <w:spacing w:before="6"/>
                              <w:ind w:left="20" w:right="-24"/>
                              <w:rPr>
                                <w:rFonts w:ascii="Arial" w:eastAsia="Arial" w:hAnsi="Arial" w:cs="Arial"/>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9C3F3D" id="Text Box 238" o:spid="_x0000_s1066" type="#_x0000_t202" style="position:absolute;left:0;text-align:left;margin-left:126.75pt;margin-top:-2.15pt;width:9.8pt;height:233.3pt;z-index:-22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" filled="f" stroked="f">
                <v:textbox style="layout-flow:vertical;mso-layout-flow-alt:bottom-to-top" inset="0,0,0,0">
                  <w:txbxContent>
                    <w:p w14:paraId="4DB4D2C7" w14:textId="77777777" w:rsidR="00F9389F" w:rsidRDefault="00F9389F">
                      <w:pPr>
                        <w:spacing w:before="6"/>
                        <w:ind w:left="20" w:right="-24"/>
                        <w:rPr>
                          <w:rFonts w:ascii="Arial" w:eastAsia="Arial" w:hAnsi="Arial" w:cs="Arial"/>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v:textbox>
                <w10:wrap anchorx="page"/>
              </v:shape>
            </w:pict>
          </mc:Fallback>
        </mc:AlternateContent>
      </w:r>
      <w:r w:rsidR="00F5753A">
        <w:rPr>
          <w:rFonts w:ascii="Arial" w:eastAsia="Arial" w:hAnsi="Arial" w:cs="Arial"/>
          <w:sz w:val="13"/>
          <w:szCs w:val="13"/>
        </w:rPr>
        <w:t>2</w:t>
      </w:r>
    </w:p>
    <w:p w14:paraId="4124B5DC" w14:textId="77777777" w:rsidR="005B53EE" w:rsidRDefault="005B53EE" w:rsidP="00F9389F">
      <w:pPr>
        <w:spacing w:before="12" w:line="220" w:lineRule="exact"/>
        <w:rPr>
          <w:sz w:val="22"/>
          <w:szCs w:val="22"/>
        </w:rPr>
      </w:pPr>
    </w:p>
    <w:p w14:paraId="38618F17" w14:textId="5AE540CF" w:rsidR="005B53EE" w:rsidRDefault="00726C06" w:rsidP="00F9389F">
      <w:pPr>
        <w:ind w:left="1497"/>
        <w:rPr>
          <w:rFonts w:ascii="Arial" w:eastAsia="Arial" w:hAnsi="Arial" w:cs="Arial"/>
          <w:sz w:val="13"/>
          <w:szCs w:val="13"/>
        </w:rPr>
      </w:pPr>
      <w:r>
        <w:rPr>
          <w:noProof/>
        </w:rPr>
        <mc:AlternateContent>
          <mc:Choice Requires="wpg">
            <w:drawing>
              <wp:anchor distT="0" distB="0" distL="114300" distR="114300" simplePos="0" relativeHeight="503314247" behindDoc="1" locked="0" layoutInCell="1" allowOverlap="1" wp14:anchorId="6332F288" wp14:editId="161FBEBE">
                <wp:simplePos x="0" y="0"/>
                <wp:positionH relativeFrom="page">
                  <wp:posOffset>1955800</wp:posOffset>
                </wp:positionH>
                <wp:positionV relativeFrom="paragraph">
                  <wp:posOffset>66675</wp:posOffset>
                </wp:positionV>
                <wp:extent cx="66675" cy="151765"/>
                <wp:effectExtent l="12700" t="0" r="1958975" b="74295"/>
                <wp:wrapNone/>
                <wp:docPr id="239"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51765"/>
                          <a:chOff x="3081" y="106"/>
                          <a:chExt cx="106" cy="239"/>
                        </a:xfrm>
                      </wpg:grpSpPr>
                      <wps:wsp>
                        <wps:cNvPr id="240" name="Freeform 237"/>
                        <wps:cNvSpPr>
                          <a:spLocks noEditPoints="1"/>
                        </wps:cNvSpPr>
                        <wps:spPr bwMode="auto">
                          <a:xfrm>
                            <a:off x="6214" y="432"/>
                            <a:ext cx="52" cy="0"/>
                          </a:xfrm>
                          <a:custGeom>
                            <a:avLst/>
                            <a:gdLst>
                              <a:gd name="T0" fmla="+- 0 3107 3107"/>
                              <a:gd name="T1" fmla="*/ T0 w 52"/>
                              <a:gd name="T2" fmla="+- 0 3159 3107"/>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36"/>
                        <wps:cNvSpPr>
                          <a:spLocks/>
                        </wps:cNvSpPr>
                        <wps:spPr bwMode="auto">
                          <a:xfrm>
                            <a:off x="3097" y="173"/>
                            <a:ext cx="73" cy="73"/>
                          </a:xfrm>
                          <a:custGeom>
                            <a:avLst/>
                            <a:gdLst>
                              <a:gd name="T0" fmla="+- 0 3133 3097"/>
                              <a:gd name="T1" fmla="*/ T0 w 73"/>
                              <a:gd name="T2" fmla="+- 0 246 173"/>
                              <a:gd name="T3" fmla="*/ 246 h 73"/>
                              <a:gd name="T4" fmla="+- 0 3170 3097"/>
                              <a:gd name="T5" fmla="*/ T4 w 73"/>
                              <a:gd name="T6" fmla="+- 0 210 173"/>
                              <a:gd name="T7" fmla="*/ 210 h 73"/>
                              <a:gd name="T8" fmla="+- 0 3133 3097"/>
                              <a:gd name="T9" fmla="*/ T8 w 73"/>
                              <a:gd name="T10" fmla="+- 0 173 173"/>
                              <a:gd name="T11" fmla="*/ 173 h 73"/>
                              <a:gd name="T12" fmla="+- 0 3097 3097"/>
                              <a:gd name="T13" fmla="*/ T12 w 73"/>
                              <a:gd name="T14" fmla="+- 0 210 173"/>
                              <a:gd name="T15" fmla="*/ 210 h 73"/>
                              <a:gd name="T16" fmla="+- 0 3133 3097"/>
                              <a:gd name="T17" fmla="*/ T16 w 73"/>
                              <a:gd name="T18" fmla="+- 0 246 173"/>
                              <a:gd name="T19" fmla="*/ 246 h 73"/>
                            </a:gdLst>
                            <a:ahLst/>
                            <a:cxnLst>
                              <a:cxn ang="0">
                                <a:pos x="T1" y="T3"/>
                              </a:cxn>
                              <a:cxn ang="0">
                                <a:pos x="T5" y="T7"/>
                              </a:cxn>
                              <a:cxn ang="0">
                                <a:pos x="T9" y="T11"/>
                              </a:cxn>
                              <a:cxn ang="0">
                                <a:pos x="T13" y="T15"/>
                              </a:cxn>
                              <a:cxn ang="0">
                                <a:pos x="T17" y="T19"/>
                              </a:cxn>
                            </a:cxnLst>
                            <a:rect l="0" t="0" r="r" b="b"/>
                            <a:pathLst>
                              <a:path w="73" h="73">
                                <a:moveTo>
                                  <a:pt x="36" y="73"/>
                                </a:moveTo>
                                <a:lnTo>
                                  <a:pt x="73" y="37"/>
                                </a:lnTo>
                                <a:lnTo>
                                  <a:pt x="36" y="0"/>
                                </a:lnTo>
                                <a:lnTo>
                                  <a:pt x="0" y="37"/>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35"/>
                        <wps:cNvSpPr>
                          <a:spLocks/>
                        </wps:cNvSpPr>
                        <wps:spPr bwMode="auto">
                          <a:xfrm>
                            <a:off x="3094" y="193"/>
                            <a:ext cx="79" cy="68"/>
                          </a:xfrm>
                          <a:custGeom>
                            <a:avLst/>
                            <a:gdLst>
                              <a:gd name="T0" fmla="+- 0 3133 3094"/>
                              <a:gd name="T1" fmla="*/ T0 w 79"/>
                              <a:gd name="T2" fmla="+- 0 193 193"/>
                              <a:gd name="T3" fmla="*/ 193 h 68"/>
                              <a:gd name="T4" fmla="+- 0 3173 3094"/>
                              <a:gd name="T5" fmla="*/ T4 w 79"/>
                              <a:gd name="T6" fmla="+- 0 261 193"/>
                              <a:gd name="T7" fmla="*/ 261 h 68"/>
                              <a:gd name="T8" fmla="+- 0 3094 3094"/>
                              <a:gd name="T9" fmla="*/ T8 w 79"/>
                              <a:gd name="T10" fmla="+- 0 261 193"/>
                              <a:gd name="T11" fmla="*/ 261 h 68"/>
                              <a:gd name="T12" fmla="+- 0 3133 3094"/>
                              <a:gd name="T13" fmla="*/ T12 w 79"/>
                              <a:gd name="T14" fmla="+- 0 193 193"/>
                              <a:gd name="T15" fmla="*/ 193 h 68"/>
                            </a:gdLst>
                            <a:ahLst/>
                            <a:cxnLst>
                              <a:cxn ang="0">
                                <a:pos x="T1" y="T3"/>
                              </a:cxn>
                              <a:cxn ang="0">
                                <a:pos x="T5" y="T7"/>
                              </a:cxn>
                              <a:cxn ang="0">
                                <a:pos x="T9" y="T11"/>
                              </a:cxn>
                              <a:cxn ang="0">
                                <a:pos x="T13" y="T15"/>
                              </a:cxn>
                            </a:cxnLst>
                            <a:rect l="0" t="0" r="r" b="b"/>
                            <a:pathLst>
                              <a:path w="79" h="68">
                                <a:moveTo>
                                  <a:pt x="39" y="0"/>
                                </a:moveTo>
                                <a:lnTo>
                                  <a:pt x="79" y="68"/>
                                </a:lnTo>
                                <a:lnTo>
                                  <a:pt x="0" y="68"/>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34"/>
                        <wps:cNvSpPr>
                          <a:spLocks noEditPoints="1"/>
                        </wps:cNvSpPr>
                        <wps:spPr bwMode="auto">
                          <a:xfrm>
                            <a:off x="6266" y="230"/>
                            <a:ext cx="0" cy="220"/>
                          </a:xfrm>
                          <a:custGeom>
                            <a:avLst/>
                            <a:gdLst>
                              <a:gd name="T0" fmla="+- 0 335 115"/>
                              <a:gd name="T1" fmla="*/ 335 h 220"/>
                              <a:gd name="T2" fmla="+- 0 115 115"/>
                              <a:gd name="T3" fmla="*/ 115 h 220"/>
                            </a:gdLst>
                            <a:ahLst/>
                            <a:cxnLst>
                              <a:cxn ang="0">
                                <a:pos x="0" y="T1"/>
                              </a:cxn>
                              <a:cxn ang="0">
                                <a:pos x="0" y="T3"/>
                              </a:cxn>
                            </a:cxnLst>
                            <a:rect l="0" t="0" r="r" b="b"/>
                            <a:pathLst>
                              <a:path h="220">
                                <a:moveTo>
                                  <a:pt x="0" y="220"/>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109901D" id="Group 233" o:spid="_x0000_s1026" style="position:absolute;margin-left:154pt;margin-top:5.25pt;width:5.25pt;height:11.95pt;z-index:-2233;mso-position-horizontal-relative:page" coordorigin="3081,106" coordsize="10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">
                <v:shape id="Freeform 237" o:spid="_x0000_s1027" style="position:absolute;left:6214;top:432;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Jy8IA&#10;AADcAAAADwAAAGRycy9kb3ducmV2LnhtbERPy2rCQBTdC/7DcAV3OtFIsamj+KhUQRC13V8y1ySa&#10;uRMzU41/31kUXB7OezJrTCnuVLvCsoJBPwJBnFpdcKbg+7TujUE4j6yxtEwKnuRgNm23Jpho++AD&#10;3Y8+EyGEXYIKcu+rREqX5mTQ9W1FHLizrQ36AOtM6hofIdyUchhFb9JgwaEhx4qWOaXX469RsBwv&#10;VnHs9j+3+Ov9XLj4tN19XpTqdpr5BwhPjX+J/90brWA4CvPDmXAE5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0nLwgAAANwAAAAPAAAAAAAAAAAAAAAAAJgCAABkcnMvZG93&#10;bnJldi54bWxQSwUGAAAAAAQABAD1AAAAhwMAAAAA&#10;" path="m,l52,e" filled="f" strokecolor="#add7e6" strokeweight=".9505mm">
                  <v:path arrowok="t" o:connecttype="custom" o:connectlocs="0,0;52,0" o:connectangles="0,0"/>
                  <o:lock v:ext="edit" verticies="t"/>
                </v:shape>
                <v:shape id="Freeform 236" o:spid="_x0000_s1028" style="position:absolute;left:3097;top:173;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EDsQA&#10;AADcAAAADwAAAGRycy9kb3ducmV2LnhtbESPQWvCQBSE7wX/w/IEb3UTEavRVUQoKPTSqAdvj+wz&#10;G8y+jdltjP/eLRR6HGbmG2a16W0tOmp95VhBOk5AEBdOV1wqOB0/3+cgfEDWWDsmBU/ysFkP3laY&#10;affgb+ryUIoIYZ+hAhNCk0npC0MW/dg1xNG7utZiiLItpW7xEeG2lpMkmUmLFccFgw3tDBW3/Mcq&#10;4P3lK+1kvtiV5vBhZuf7KZ/elRoN++0SRKA+/If/2nutYDJN4f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hA7EAAAA3AAAAA8AAAAAAAAAAAAAAAAAmAIAAGRycy9k&#10;b3ducmV2LnhtbFBLBQYAAAAABAAEAPUAAACJAwAAAAA=&#10;" path="m36,73l73,37,36,,,37,36,73xe" filled="f" strokecolor="#add7e6" strokeweight=".17281mm">
                  <v:path arrowok="t" o:connecttype="custom" o:connectlocs="36,246;73,210;36,173;0,210;36,246" o:connectangles="0,0,0,0,0"/>
                </v:shape>
                <v:shape id="Freeform 235" o:spid="_x0000_s1029" style="position:absolute;left:3094;top:193;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ff8QA&#10;AADcAAAADwAAAGRycy9kb3ducmV2LnhtbESPQWvCQBSE7wX/w/KE3urGVCRNXUVaCj3WVUqPj+wz&#10;Wcy+DdnVpP31XUHwOMzMN8xqM7pWXKgP1rOC+SwDQVx5Y7lWcNh/PBUgQkQ22HomBb8UYLOePKyw&#10;NH7gHV10rEWCcChRQRNjV0oZqoYchpnviJN39L3DmGRfS9PjkOCulXmWLaVDy2mhwY7eGqpO+uwU&#10;vPwV9v1ba92ZzA7u8Ozrr/OPUo/TcfsKItIY7+Fb+9MoyBc5XM+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H3/EAAAA3AAAAA8AAAAAAAAAAAAAAAAAmAIAAGRycy9k&#10;b3ducmV2LnhtbFBLBQYAAAAABAAEAPUAAACJAwAAAAA=&#10;" path="m39,l79,68,,68,39,xe" filled="f" strokecolor="#ffa07a" strokeweight=".17281mm">
                  <v:path arrowok="t" o:connecttype="custom" o:connectlocs="39,193;79,261;0,261;39,193" o:connectangles="0,0,0,0"/>
                </v:shape>
                <v:shape id="Freeform 234" o:spid="_x0000_s1030" style="position:absolute;left:6266;top:230;width:0;height:220;visibility:visible;mso-wrap-style:square;v-text-anchor:top" coordsize="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ndcYA&#10;AADcAAAADwAAAGRycy9kb3ducmV2LnhtbESPQWvCQBSE7wX/w/IEb3WjlqDRVapYaItQjB709si+&#10;ZEOzb0N2q+m/7xYKPQ4z8w2z2vS2ETfqfO1YwWScgCAunK65UnA+vTzOQfiArLFxTAq+ycNmPXhY&#10;YabdnY90y0MlIoR9hgpMCG0mpS8MWfRj1xJHr3SdxRBlV0nd4T3CbSOnSZJKizXHBYMt7QwVn/mX&#10;VaCTS5Nftym9L7gsP7ZvB7NP50qNhv3zEkSgPvyH/9qvWsH0aQa/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MndcYAAADcAAAADwAAAAAAAAAAAAAAAACYAgAAZHJz&#10;L2Rvd25yZXYueG1sUEsFBgAAAAAEAAQA9QAAAIsDAAAAAA==&#10;" path="m,220l,e" filled="f" strokeweight=".33178mm">
                  <v:path arrowok="t" o:connecttype="custom" o:connectlocs="0,335;0,115" o:connectangles="0,0"/>
                  <o:lock v:ext="edit" verticies="t"/>
                </v:shape>
                <w10:wrap anchorx="page"/>
              </v:group>
            </w:pict>
          </mc:Fallback>
        </mc:AlternateContent>
      </w:r>
      <w:r>
        <w:rPr>
          <w:noProof/>
        </w:rPr>
        <mc:AlternateContent>
          <mc:Choice Requires="wpg">
            <w:drawing>
              <wp:anchor distT="0" distB="0" distL="114300" distR="114300" simplePos="0" relativeHeight="503314260" behindDoc="1" locked="0" layoutInCell="1" allowOverlap="1" wp14:anchorId="348F307C" wp14:editId="26860261">
                <wp:simplePos x="0" y="0"/>
                <wp:positionH relativeFrom="page">
                  <wp:posOffset>2120265</wp:posOffset>
                </wp:positionH>
                <wp:positionV relativeFrom="paragraph">
                  <wp:posOffset>77470</wp:posOffset>
                </wp:positionV>
                <wp:extent cx="49530" cy="43180"/>
                <wp:effectExtent l="15240" t="22860" r="20955" b="10160"/>
                <wp:wrapNone/>
                <wp:docPr id="237"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3180"/>
                          <a:chOff x="3339" y="122"/>
                          <a:chExt cx="79" cy="68"/>
                        </a:xfrm>
                      </wpg:grpSpPr>
                      <wps:wsp>
                        <wps:cNvPr id="238" name="Freeform 232"/>
                        <wps:cNvSpPr>
                          <a:spLocks/>
                        </wps:cNvSpPr>
                        <wps:spPr bwMode="auto">
                          <a:xfrm>
                            <a:off x="3339" y="122"/>
                            <a:ext cx="79" cy="68"/>
                          </a:xfrm>
                          <a:custGeom>
                            <a:avLst/>
                            <a:gdLst>
                              <a:gd name="T0" fmla="+- 0 3378 3339"/>
                              <a:gd name="T1" fmla="*/ T0 w 79"/>
                              <a:gd name="T2" fmla="+- 0 122 122"/>
                              <a:gd name="T3" fmla="*/ 122 h 68"/>
                              <a:gd name="T4" fmla="+- 0 3418 3339"/>
                              <a:gd name="T5" fmla="*/ T4 w 79"/>
                              <a:gd name="T6" fmla="+- 0 191 122"/>
                              <a:gd name="T7" fmla="*/ 191 h 68"/>
                              <a:gd name="T8" fmla="+- 0 3339 3339"/>
                              <a:gd name="T9" fmla="*/ T8 w 79"/>
                              <a:gd name="T10" fmla="+- 0 191 122"/>
                              <a:gd name="T11" fmla="*/ 191 h 68"/>
                              <a:gd name="T12" fmla="+- 0 3378 3339"/>
                              <a:gd name="T13" fmla="*/ T12 w 79"/>
                              <a:gd name="T14" fmla="+- 0 122 122"/>
                              <a:gd name="T15" fmla="*/ 122 h 68"/>
                            </a:gdLst>
                            <a:ahLst/>
                            <a:cxnLst>
                              <a:cxn ang="0">
                                <a:pos x="T1" y="T3"/>
                              </a:cxn>
                              <a:cxn ang="0">
                                <a:pos x="T5" y="T7"/>
                              </a:cxn>
                              <a:cxn ang="0">
                                <a:pos x="T9" y="T11"/>
                              </a:cxn>
                              <a:cxn ang="0">
                                <a:pos x="T13" y="T15"/>
                              </a:cxn>
                            </a:cxnLst>
                            <a:rect l="0" t="0" r="r" b="b"/>
                            <a:pathLst>
                              <a:path w="79" h="68">
                                <a:moveTo>
                                  <a:pt x="39" y="0"/>
                                </a:moveTo>
                                <a:lnTo>
                                  <a:pt x="79" y="69"/>
                                </a:lnTo>
                                <a:lnTo>
                                  <a:pt x="0" y="69"/>
                                </a:lnTo>
                                <a:lnTo>
                                  <a:pt x="39"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E43BBF" id="Group 231" o:spid="_x0000_s1026" style="position:absolute;margin-left:166.95pt;margin-top:6.1pt;width:3.9pt;height:3.4pt;z-index:-2220;mso-position-horizontal-relative:page" coordorigin="3339,122" coordsize="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">
                <v:shape id="Freeform 232" o:spid="_x0000_s1027" style="position:absolute;left:3339;top:122;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b6L8A&#10;AADcAAAADwAAAGRycy9kb3ducmV2LnhtbERPTYvCMBC9C/sfwix403QVRLtGWRTB4xpF9jg0Yxts&#10;JqWJtu6vNwfB4+N9L9e9q8Wd2mA9K/gaZyCIC28slwpOx91oDiJEZIO1Z1LwoADr1cdgibnxHR/o&#10;rmMpUgiHHBVUMTa5lKGoyGEY+4Y4cRffOowJtqU0LXYp3NVykmUz6dByaqiwoU1FxVXfnILF/9xu&#10;z1rrxmS2c6epL39vf0oNP/ufbxCR+vgWv9x7o2AyTWvTmXQ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KVvovwAAANwAAAAPAAAAAAAAAAAAAAAAAJgCAABkcnMvZG93bnJl&#10;di54bWxQSwUGAAAAAAQABAD1AAAAhAMAAAAA&#10;" path="m39,l79,69,,69,39,xe" filled="f" strokecolor="#ffa07a" strokeweight=".17281mm">
                  <v:path arrowok="t" o:connecttype="custom" o:connectlocs="39,122;79,191;0,191;39,122" o:connectangles="0,0,0,0"/>
                </v:shape>
                <w10:wrap anchorx="page"/>
              </v:group>
            </w:pict>
          </mc:Fallback>
        </mc:AlternateContent>
      </w:r>
      <w:r w:rsidR="00F5753A">
        <w:rPr>
          <w:rFonts w:ascii="Arial" w:eastAsia="Arial" w:hAnsi="Arial" w:cs="Arial"/>
          <w:sz w:val="13"/>
          <w:szCs w:val="13"/>
        </w:rPr>
        <w:t>1</w:t>
      </w:r>
    </w:p>
    <w:p w14:paraId="11BB3ADA" w14:textId="77777777" w:rsidR="005B53EE" w:rsidRDefault="005B53EE" w:rsidP="00F9389F">
      <w:pPr>
        <w:spacing w:before="12" w:line="220" w:lineRule="exact"/>
        <w:rPr>
          <w:sz w:val="22"/>
          <w:szCs w:val="22"/>
        </w:rPr>
      </w:pPr>
    </w:p>
    <w:p w14:paraId="56CD7A56" w14:textId="7B8A7D79" w:rsidR="005B53EE" w:rsidRDefault="00726C06" w:rsidP="00F9389F">
      <w:pPr>
        <w:ind w:left="1497"/>
        <w:rPr>
          <w:rFonts w:ascii="Arial" w:eastAsia="Arial" w:hAnsi="Arial" w:cs="Arial"/>
          <w:sz w:val="13"/>
          <w:szCs w:val="13"/>
        </w:rPr>
      </w:pPr>
      <w:r>
        <w:rPr>
          <w:noProof/>
        </w:rPr>
        <mc:AlternateContent>
          <mc:Choice Requires="wpg">
            <w:drawing>
              <wp:anchor distT="0" distB="0" distL="114300" distR="114300" simplePos="0" relativeHeight="503314248" behindDoc="1" locked="0" layoutInCell="1" allowOverlap="1" wp14:anchorId="7443E028" wp14:editId="1E8F53B1">
                <wp:simplePos x="0" y="0"/>
                <wp:positionH relativeFrom="page">
                  <wp:posOffset>2111375</wp:posOffset>
                </wp:positionH>
                <wp:positionV relativeFrom="paragraph">
                  <wp:posOffset>-81280</wp:posOffset>
                </wp:positionV>
                <wp:extent cx="66675" cy="105410"/>
                <wp:effectExtent l="6350" t="68580" r="2117725" b="16510"/>
                <wp:wrapNone/>
                <wp:docPr id="234"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05410"/>
                          <a:chOff x="3326" y="-129"/>
                          <a:chExt cx="106" cy="167"/>
                        </a:xfrm>
                      </wpg:grpSpPr>
                      <wps:wsp>
                        <wps:cNvPr id="235" name="Freeform 230"/>
                        <wps:cNvSpPr>
                          <a:spLocks noEditPoints="1"/>
                        </wps:cNvSpPr>
                        <wps:spPr bwMode="auto">
                          <a:xfrm>
                            <a:off x="6706" y="-204"/>
                            <a:ext cx="51" cy="0"/>
                          </a:xfrm>
                          <a:custGeom>
                            <a:avLst/>
                            <a:gdLst>
                              <a:gd name="T0" fmla="+- 0 3353 3353"/>
                              <a:gd name="T1" fmla="*/ T0 w 52"/>
                              <a:gd name="T2" fmla="+- 0 3405 335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29"/>
                        <wps:cNvSpPr>
                          <a:spLocks/>
                        </wps:cNvSpPr>
                        <wps:spPr bwMode="auto">
                          <a:xfrm>
                            <a:off x="3342" y="-40"/>
                            <a:ext cx="73" cy="73"/>
                          </a:xfrm>
                          <a:custGeom>
                            <a:avLst/>
                            <a:gdLst>
                              <a:gd name="T0" fmla="+- 0 3378 3342"/>
                              <a:gd name="T1" fmla="*/ T0 w 73"/>
                              <a:gd name="T2" fmla="+- 0 33 -40"/>
                              <a:gd name="T3" fmla="*/ 33 h 73"/>
                              <a:gd name="T4" fmla="+- 0 3415 3342"/>
                              <a:gd name="T5" fmla="*/ T4 w 73"/>
                              <a:gd name="T6" fmla="+- 0 -4 -40"/>
                              <a:gd name="T7" fmla="*/ -4 h 73"/>
                              <a:gd name="T8" fmla="+- 0 3378 3342"/>
                              <a:gd name="T9" fmla="*/ T8 w 73"/>
                              <a:gd name="T10" fmla="+- 0 -40 -40"/>
                              <a:gd name="T11" fmla="*/ -40 h 73"/>
                              <a:gd name="T12" fmla="+- 0 3342 3342"/>
                              <a:gd name="T13" fmla="*/ T12 w 73"/>
                              <a:gd name="T14" fmla="+- 0 -4 -40"/>
                              <a:gd name="T15" fmla="*/ -4 h 73"/>
                              <a:gd name="T16" fmla="+- 0 3378 3342"/>
                              <a:gd name="T17" fmla="*/ T16 w 73"/>
                              <a:gd name="T18" fmla="+- 0 33 -40"/>
                              <a:gd name="T19" fmla="*/ 33 h 73"/>
                            </a:gdLst>
                            <a:ahLst/>
                            <a:cxnLst>
                              <a:cxn ang="0">
                                <a:pos x="T1" y="T3"/>
                              </a:cxn>
                              <a:cxn ang="0">
                                <a:pos x="T5" y="T7"/>
                              </a:cxn>
                              <a:cxn ang="0">
                                <a:pos x="T9" y="T11"/>
                              </a:cxn>
                              <a:cxn ang="0">
                                <a:pos x="T13" y="T15"/>
                              </a:cxn>
                              <a:cxn ang="0">
                                <a:pos x="T17" y="T19"/>
                              </a:cxn>
                            </a:cxnLst>
                            <a:rect l="0" t="0" r="r" b="b"/>
                            <a:pathLst>
                              <a:path w="73" h="73">
                                <a:moveTo>
                                  <a:pt x="36" y="73"/>
                                </a:moveTo>
                                <a:lnTo>
                                  <a:pt x="73" y="36"/>
                                </a:lnTo>
                                <a:lnTo>
                                  <a:pt x="36" y="0"/>
                                </a:lnTo>
                                <a:lnTo>
                                  <a:pt x="0" y="36"/>
                                </a:lnTo>
                                <a:lnTo>
                                  <a:pt x="36"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42B133" id="Group 228" o:spid="_x0000_s1026" style="position:absolute;margin-left:166.25pt;margin-top:-6.4pt;width:5.25pt;height:8.3pt;z-index:-2232;mso-position-horizontal-relative:page" coordorigin="3326,-129" coordsize="10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">
                <v:shape id="Freeform 230" o:spid="_x0000_s1027" style="position:absolute;left:6706;top:-204;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6ZLsYA&#10;AADcAAAADwAAAGRycy9kb3ducmV2LnhtbESP3WoCMRSE7wu+QziCdzVbg8VujdL6Qy0IUm3vD5vj&#10;7urmZN1E3b69EQq9HGbmG2Y8bW0lLtT40rGGp34CgjhzpuRcw/du+TgC4QOywcoxafglD9NJ52GM&#10;qXFX/qLLNuQiQtinqKEIoU6l9FlBFn3f1cTR27vGYoiyyaVp8BrhtpKDJHmWFkuOCwXWNCsoO27P&#10;VsNs9D5Xym9+TurjZV96tftcLw5a97rt2yuIQG34D/+1V0bDQA3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6ZLsYAAADcAAAADwAAAAAAAAAAAAAAAACYAgAAZHJz&#10;L2Rvd25yZXYueG1sUEsFBgAAAAAEAAQA9QAAAIsDAAAAAA==&#10;" path="m,l52,e" filled="f" strokecolor="#add7e6" strokeweight=".9505mm">
                  <v:path arrowok="t" o:connecttype="custom" o:connectlocs="0,0;51,0" o:connectangles="0,0"/>
                  <o:lock v:ext="edit" verticies="t"/>
                </v:shape>
                <v:shape id="Freeform 229" o:spid="_x0000_s1028" style="position:absolute;left:3342;top:-4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vB8UA&#10;AADcAAAADwAAAGRycy9kb3ducmV2LnhtbESPQWvCQBSE7wX/w/KE3upGW6JGVxGhoNBLox68PbLP&#10;bDD7Nma3Mf77bqHgcZiZb5jlure16Kj1lWMF41ECgrhwuuJSwfHw+TYD4QOyxtoxKXiQh/Vq8LLE&#10;TLs7f1OXh1JECPsMFZgQmkxKXxiy6EeuIY7exbUWQ5RtKXWL9wi3tZwkSSotVhwXDDa0NVRc8x+r&#10;gHfnr3En8/m2NPupSU+3Y/5xU+p12G8WIAL14Rn+b++0gsl7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W8HxQAAANwAAAAPAAAAAAAAAAAAAAAAAJgCAABkcnMv&#10;ZG93bnJldi54bWxQSwUGAAAAAAQABAD1AAAAigMAAAAA&#10;" path="m36,73l73,36,36,,,36,36,73xe" filled="f" strokecolor="#add7e6" strokeweight=".17281mm">
                  <v:path arrowok="t" o:connecttype="custom" o:connectlocs="36,33;73,-4;36,-40;0,-4;36,33" o:connectangles="0,0,0,0,0"/>
                </v:shape>
                <w10:wrap anchorx="page"/>
              </v:group>
            </w:pict>
          </mc:Fallback>
        </mc:AlternateContent>
      </w:r>
      <w:r w:rsidR="00F5753A">
        <w:rPr>
          <w:rFonts w:ascii="Arial" w:eastAsia="Arial" w:hAnsi="Arial" w:cs="Arial"/>
          <w:sz w:val="13"/>
          <w:szCs w:val="13"/>
        </w:rPr>
        <w:t>0</w:t>
      </w:r>
    </w:p>
    <w:p w14:paraId="23DB177A" w14:textId="77777777" w:rsidR="005B53EE" w:rsidRDefault="005B53EE" w:rsidP="00F9389F">
      <w:pPr>
        <w:spacing w:before="12" w:line="220" w:lineRule="exact"/>
        <w:rPr>
          <w:sz w:val="22"/>
          <w:szCs w:val="22"/>
        </w:rPr>
      </w:pPr>
    </w:p>
    <w:p w14:paraId="27205BD1" w14:textId="7FF07CCA" w:rsidR="005B53EE" w:rsidRDefault="00726C06" w:rsidP="00F9389F">
      <w:pPr>
        <w:ind w:left="1454"/>
        <w:rPr>
          <w:rFonts w:ascii="Arial" w:eastAsia="Arial" w:hAnsi="Arial" w:cs="Arial"/>
          <w:sz w:val="13"/>
          <w:szCs w:val="13"/>
        </w:rPr>
      </w:pPr>
      <w:r>
        <w:rPr>
          <w:noProof/>
        </w:rPr>
        <mc:AlternateContent>
          <mc:Choice Requires="wpg">
            <w:drawing>
              <wp:anchor distT="0" distB="0" distL="114300" distR="114300" simplePos="0" relativeHeight="503314261" behindDoc="1" locked="0" layoutInCell="1" allowOverlap="1" wp14:anchorId="6AFB59F0" wp14:editId="31A41CC5">
                <wp:simplePos x="0" y="0"/>
                <wp:positionH relativeFrom="page">
                  <wp:posOffset>2047240</wp:posOffset>
                </wp:positionH>
                <wp:positionV relativeFrom="paragraph">
                  <wp:posOffset>76200</wp:posOffset>
                </wp:positionV>
                <wp:extent cx="32385" cy="0"/>
                <wp:effectExtent l="0" t="0" r="2025650" b="93980"/>
                <wp:wrapNone/>
                <wp:docPr id="23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 cy="0"/>
                          <a:chOff x="3225" y="121"/>
                          <a:chExt cx="52" cy="0"/>
                        </a:xfrm>
                      </wpg:grpSpPr>
                      <wps:wsp>
                        <wps:cNvPr id="233" name="Freeform 227"/>
                        <wps:cNvSpPr>
                          <a:spLocks noEditPoints="1"/>
                        </wps:cNvSpPr>
                        <wps:spPr bwMode="auto">
                          <a:xfrm>
                            <a:off x="6450" y="242"/>
                            <a:ext cx="51" cy="0"/>
                          </a:xfrm>
                          <a:custGeom>
                            <a:avLst/>
                            <a:gdLst>
                              <a:gd name="T0" fmla="+- 0 3225 3225"/>
                              <a:gd name="T1" fmla="*/ T0 w 52"/>
                              <a:gd name="T2" fmla="+- 0 3277 3225"/>
                              <a:gd name="T3" fmla="*/ T2 w 52"/>
                            </a:gdLst>
                            <a:ahLst/>
                            <a:cxnLst>
                              <a:cxn ang="0">
                                <a:pos x="T1" y="0"/>
                              </a:cxn>
                              <a:cxn ang="0">
                                <a:pos x="T3" y="0"/>
                              </a:cxn>
                            </a:cxnLst>
                            <a:rect l="0" t="0" r="r" b="b"/>
                            <a:pathLst>
                              <a:path w="52">
                                <a:moveTo>
                                  <a:pt x="0" y="0"/>
                                </a:moveTo>
                                <a:lnTo>
                                  <a:pt x="52" y="0"/>
                                </a:lnTo>
                              </a:path>
                            </a:pathLst>
                          </a:custGeom>
                          <a:noFill/>
                          <a:ln w="34217">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F38E34" id="Group 226" o:spid="_x0000_s1026" style="position:absolute;margin-left:161.2pt;margin-top:6pt;width:2.55pt;height:0;z-index:-2219;mso-position-horizontal-relative:page" coordorigin="3225,121" coordsize="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">
                <v:shape id="Freeform 227" o:spid="_x0000_s1027" style="position:absolute;left:6450;top:242;width:51;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NGcYA&#10;AADcAAAADwAAAGRycy9kb3ducmV2LnhtbESPW2sCMRSE3wv+h3CEvmnWS1tZjSKVgg9VWlvQx8Pm&#10;uFncnCybdC//vikIfRxm5htmtelsKRqqfeFYwWScgCDOnC44V/D99TZagPABWWPpmBT05GGzHjys&#10;MNWu5U9qTiEXEcI+RQUmhCqV0meGLPqxq4ijd3W1xRBlnUtdYxvhtpTTJHmWFguOCwYrejWU3U4/&#10;VoE74PzluLMT21/ed83T5fBhzlqpx2G3XYII1IX/8L291wqms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NGcYAAADcAAAADwAAAAAAAAAAAAAAAACYAgAAZHJz&#10;L2Rvd25yZXYueG1sUEsFBgAAAAAEAAQA9QAAAIsDAAAAAA==&#10;" path="m,l52,e" filled="f" strokecolor="#add7e6" strokeweight=".95047mm">
                  <v:path arrowok="t" o:connecttype="custom" o:connectlocs="0,0;51,0" o:connectangles="0,0"/>
                  <o:lock v:ext="edit" verticies="t"/>
                </v:shape>
                <w10:wrap anchorx="page"/>
              </v:group>
            </w:pict>
          </mc:Fallback>
        </mc:AlternateContent>
      </w:r>
      <w:r>
        <w:rPr>
          <w:noProof/>
        </w:rPr>
        <mc:AlternateContent>
          <mc:Choice Requires="wpg">
            <w:drawing>
              <wp:anchor distT="0" distB="0" distL="114300" distR="114300" simplePos="0" relativeHeight="503314262" behindDoc="1" locked="0" layoutInCell="1" allowOverlap="1" wp14:anchorId="47B62C52" wp14:editId="482515AA">
                <wp:simplePos x="0" y="0"/>
                <wp:positionH relativeFrom="page">
                  <wp:posOffset>2040255</wp:posOffset>
                </wp:positionH>
                <wp:positionV relativeFrom="paragraph">
                  <wp:posOffset>152400</wp:posOffset>
                </wp:positionV>
                <wp:extent cx="46355" cy="46355"/>
                <wp:effectExtent l="20955" t="20320" r="18415" b="19050"/>
                <wp:wrapNone/>
                <wp:docPr id="230"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 cy="46355"/>
                          <a:chOff x="3214" y="240"/>
                          <a:chExt cx="73" cy="73"/>
                        </a:xfrm>
                      </wpg:grpSpPr>
                      <wps:wsp>
                        <wps:cNvPr id="231" name="Freeform 225"/>
                        <wps:cNvSpPr>
                          <a:spLocks/>
                        </wps:cNvSpPr>
                        <wps:spPr bwMode="auto">
                          <a:xfrm>
                            <a:off x="3214" y="240"/>
                            <a:ext cx="73" cy="73"/>
                          </a:xfrm>
                          <a:custGeom>
                            <a:avLst/>
                            <a:gdLst>
                              <a:gd name="T0" fmla="+- 0 3251 3214"/>
                              <a:gd name="T1" fmla="*/ T0 w 73"/>
                              <a:gd name="T2" fmla="+- 0 314 240"/>
                              <a:gd name="T3" fmla="*/ 314 h 73"/>
                              <a:gd name="T4" fmla="+- 0 3287 3214"/>
                              <a:gd name="T5" fmla="*/ T4 w 73"/>
                              <a:gd name="T6" fmla="+- 0 277 240"/>
                              <a:gd name="T7" fmla="*/ 277 h 73"/>
                              <a:gd name="T8" fmla="+- 0 3251 3214"/>
                              <a:gd name="T9" fmla="*/ T8 w 73"/>
                              <a:gd name="T10" fmla="+- 0 240 240"/>
                              <a:gd name="T11" fmla="*/ 240 h 73"/>
                              <a:gd name="T12" fmla="+- 0 3214 3214"/>
                              <a:gd name="T13" fmla="*/ T12 w 73"/>
                              <a:gd name="T14" fmla="+- 0 277 240"/>
                              <a:gd name="T15" fmla="*/ 277 h 73"/>
                              <a:gd name="T16" fmla="+- 0 3251 3214"/>
                              <a:gd name="T17" fmla="*/ T16 w 73"/>
                              <a:gd name="T18" fmla="+- 0 314 240"/>
                              <a:gd name="T19" fmla="*/ 314 h 73"/>
                            </a:gdLst>
                            <a:ahLst/>
                            <a:cxnLst>
                              <a:cxn ang="0">
                                <a:pos x="T1" y="T3"/>
                              </a:cxn>
                              <a:cxn ang="0">
                                <a:pos x="T5" y="T7"/>
                              </a:cxn>
                              <a:cxn ang="0">
                                <a:pos x="T9" y="T11"/>
                              </a:cxn>
                              <a:cxn ang="0">
                                <a:pos x="T13" y="T15"/>
                              </a:cxn>
                              <a:cxn ang="0">
                                <a:pos x="T17" y="T19"/>
                              </a:cxn>
                            </a:cxnLst>
                            <a:rect l="0" t="0" r="r" b="b"/>
                            <a:pathLst>
                              <a:path w="73" h="73">
                                <a:moveTo>
                                  <a:pt x="37" y="74"/>
                                </a:moveTo>
                                <a:lnTo>
                                  <a:pt x="73" y="37"/>
                                </a:lnTo>
                                <a:lnTo>
                                  <a:pt x="37" y="0"/>
                                </a:lnTo>
                                <a:lnTo>
                                  <a:pt x="0" y="37"/>
                                </a:lnTo>
                                <a:lnTo>
                                  <a:pt x="37" y="74"/>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2A24A5C" id="Group 224" o:spid="_x0000_s1026" style="position:absolute;margin-left:160.65pt;margin-top:12pt;width:3.65pt;height:3.65pt;z-index:-2218;mso-position-horizontal-relative:page" coordorigin="3214,240"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">
                <v:shape id="Freeform 225" o:spid="_x0000_s1027" style="position:absolute;left:3214;top:240;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3c8UA&#10;AADcAAAADwAAAGRycy9kb3ducmV2LnhtbESPT2vCQBTE7wW/w/KE3uomtvgnuooIBYVeGvXg7ZF9&#10;ZoPZtzG7jfHbdwsFj8PM/IZZrntbi45aXzlWkI4SEMSF0xWXCo6Hz7cZCB+QNdaOScGDPKxXg5cl&#10;Ztrd+Zu6PJQiQthnqMCE0GRS+sKQRT9yDXH0Lq61GKJsS6lbvEe4reU4SSbSYsVxwWBDW0PFNf+x&#10;Cnh3/ko7mc+3pdlPzeR0O+YfN6Veh/1mASJQH57h//ZOKxi/p/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5PdzxQAAANwAAAAPAAAAAAAAAAAAAAAAAJgCAABkcnMv&#10;ZG93bnJldi54bWxQSwUGAAAAAAQABAD1AAAAigMAAAAA&#10;" path="m37,74l73,37,37,,,37,37,74xe" filled="f" strokecolor="#add7e6" strokeweight=".17281mm">
                  <v:path arrowok="t" o:connecttype="custom" o:connectlocs="37,314;73,277;37,240;0,277;37,314" o:connectangles="0,0,0,0,0"/>
                </v:shape>
                <w10:wrap anchorx="page"/>
              </v:group>
            </w:pict>
          </mc:Fallback>
        </mc:AlternateContent>
      </w:r>
      <w:r w:rsidR="00F5753A">
        <w:rPr>
          <w:rFonts w:ascii="Arial" w:eastAsia="Arial" w:hAnsi="Arial" w:cs="Arial"/>
          <w:sz w:val="13"/>
          <w:szCs w:val="13"/>
        </w:rPr>
        <w:t>-1</w:t>
      </w:r>
    </w:p>
    <w:p w14:paraId="1F6F391E" w14:textId="77777777" w:rsidR="005B53EE" w:rsidRDefault="005B53EE" w:rsidP="00F9389F">
      <w:pPr>
        <w:spacing w:before="12" w:line="220" w:lineRule="exact"/>
        <w:rPr>
          <w:sz w:val="22"/>
          <w:szCs w:val="22"/>
        </w:rPr>
      </w:pPr>
    </w:p>
    <w:p w14:paraId="08EF05B9"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-2</w:t>
      </w:r>
    </w:p>
    <w:p w14:paraId="54BB4B2B" w14:textId="77777777" w:rsidR="005B53EE" w:rsidRDefault="005B53EE" w:rsidP="00F9389F">
      <w:pPr>
        <w:spacing w:before="6" w:line="140" w:lineRule="exact"/>
        <w:rPr>
          <w:sz w:val="14"/>
          <w:szCs w:val="14"/>
        </w:rPr>
      </w:pPr>
    </w:p>
    <w:p w14:paraId="303F9CF8" w14:textId="0F2D142F" w:rsidR="005B53EE" w:rsidRDefault="00726C06" w:rsidP="00F9389F">
      <w:pPr>
        <w:spacing w:line="140" w:lineRule="exact"/>
        <w:ind w:left="2042" w:right="-40"/>
        <w:rPr>
          <w:rFonts w:ascii="Arial" w:eastAsia="Arial" w:hAnsi="Arial" w:cs="Arial"/>
          <w:sz w:val="13"/>
          <w:szCs w:val="13"/>
        </w:rPr>
      </w:pPr>
      <w:r>
        <w:rPr>
          <w:noProof/>
        </w:rPr>
        <mc:AlternateContent>
          <mc:Choice Requires="wpg">
            <w:drawing>
              <wp:anchor distT="0" distB="0" distL="114300" distR="114300" simplePos="0" relativeHeight="503314263" behindDoc="1" locked="0" layoutInCell="1" allowOverlap="1" wp14:anchorId="32CF216D" wp14:editId="47E74ACA">
                <wp:simplePos x="0" y="0"/>
                <wp:positionH relativeFrom="page">
                  <wp:posOffset>2038985</wp:posOffset>
                </wp:positionH>
                <wp:positionV relativeFrom="paragraph">
                  <wp:posOffset>-182880</wp:posOffset>
                </wp:positionV>
                <wp:extent cx="49530" cy="43180"/>
                <wp:effectExtent l="19685" t="19685" r="16510" b="13335"/>
                <wp:wrapNone/>
                <wp:docPr id="228"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3180"/>
                          <a:chOff x="3211" y="-289"/>
                          <a:chExt cx="79" cy="68"/>
                        </a:xfrm>
                      </wpg:grpSpPr>
                      <wps:wsp>
                        <wps:cNvPr id="229" name="Freeform 223"/>
                        <wps:cNvSpPr>
                          <a:spLocks/>
                        </wps:cNvSpPr>
                        <wps:spPr bwMode="auto">
                          <a:xfrm>
                            <a:off x="3211" y="-289"/>
                            <a:ext cx="79" cy="68"/>
                          </a:xfrm>
                          <a:custGeom>
                            <a:avLst/>
                            <a:gdLst>
                              <a:gd name="T0" fmla="+- 0 3251 3211"/>
                              <a:gd name="T1" fmla="*/ T0 w 79"/>
                              <a:gd name="T2" fmla="+- 0 -289 -289"/>
                              <a:gd name="T3" fmla="*/ -289 h 68"/>
                              <a:gd name="T4" fmla="+- 0 3290 3211"/>
                              <a:gd name="T5" fmla="*/ T4 w 79"/>
                              <a:gd name="T6" fmla="+- 0 -220 -289"/>
                              <a:gd name="T7" fmla="*/ -220 h 68"/>
                              <a:gd name="T8" fmla="+- 0 3211 3211"/>
                              <a:gd name="T9" fmla="*/ T8 w 79"/>
                              <a:gd name="T10" fmla="+- 0 -220 -289"/>
                              <a:gd name="T11" fmla="*/ -220 h 68"/>
                              <a:gd name="T12" fmla="+- 0 3251 3211"/>
                              <a:gd name="T13" fmla="*/ T12 w 79"/>
                              <a:gd name="T14" fmla="+- 0 -289 -289"/>
                              <a:gd name="T15" fmla="*/ -289 h 68"/>
                            </a:gdLst>
                            <a:ahLst/>
                            <a:cxnLst>
                              <a:cxn ang="0">
                                <a:pos x="T1" y="T3"/>
                              </a:cxn>
                              <a:cxn ang="0">
                                <a:pos x="T5" y="T7"/>
                              </a:cxn>
                              <a:cxn ang="0">
                                <a:pos x="T9" y="T11"/>
                              </a:cxn>
                              <a:cxn ang="0">
                                <a:pos x="T13" y="T15"/>
                              </a:cxn>
                            </a:cxnLst>
                            <a:rect l="0" t="0" r="r" b="b"/>
                            <a:pathLst>
                              <a:path w="79" h="68">
                                <a:moveTo>
                                  <a:pt x="40" y="0"/>
                                </a:moveTo>
                                <a:lnTo>
                                  <a:pt x="79" y="69"/>
                                </a:lnTo>
                                <a:lnTo>
                                  <a:pt x="0" y="69"/>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848C3F" id="Group 222" o:spid="_x0000_s1026" style="position:absolute;margin-left:160.55pt;margin-top:-14.4pt;width:3.9pt;height:3.4pt;z-index:-2217;mso-position-horizontal-relative:page" coordorigin="3211,-289" coordsize="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">
                <v:shape id="Freeform 223" o:spid="_x0000_s1027" style="position:absolute;left:3211;top:-289;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orsMA&#10;AADcAAAADwAAAGRycy9kb3ducmV2LnhtbESPQWsCMRSE7wX/Q3iCt5p1haKrUUQp9NimIh4fm+du&#10;cPOybKK7+uubQqHHYWa+YdbbwTXiTl2wnhXMphkI4tIby5WC4/f76wJEiMgGG8+k4EEBtpvRyxoL&#10;43v+oruOlUgQDgUqqGNsCylDWZPDMPUtcfIuvnMYk+wqaTrsE9w1Ms+yN+nQclqosaV9TeVV35yC&#10;5XNhDyetdWsy27vj3Feft7NSk/GwW4GINMT/8F/7wyjI8y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xorsMAAADcAAAADwAAAAAAAAAAAAAAAACYAgAAZHJzL2Rv&#10;d25yZXYueG1sUEsFBgAAAAAEAAQA9QAAAIgDAAAAAA==&#10;" path="m40,l79,69,,69,40,xe" filled="f" strokecolor="#ffa07a" strokeweight=".17281mm">
                  <v:path arrowok="t" o:connecttype="custom" o:connectlocs="40,-289;79,-220;0,-220;40,-289" o:connectangles="0,0,0,0"/>
                </v:shape>
                <w10:wrap anchorx="page"/>
              </v:group>
            </w:pict>
          </mc:Fallback>
        </mc:AlternateContent>
      </w:r>
      <w:r w:rsidR="00F5753A">
        <w:rPr>
          <w:rFonts w:ascii="Arial" w:eastAsia="Arial" w:hAnsi="Arial" w:cs="Arial"/>
          <w:sz w:val="13"/>
          <w:szCs w:val="13"/>
        </w:rPr>
        <w:t>2</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4</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6</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8</w:t>
      </w:r>
      <w:r w:rsidR="00F9389F">
        <w:rPr>
          <w:rFonts w:ascii="Arial" w:eastAsia="Arial" w:hAnsi="Arial" w:cs="Arial"/>
          <w:sz w:val="13"/>
          <w:szCs w:val="13"/>
        </w:rPr>
        <w:t xml:space="preserve">     </w:t>
      </w:r>
      <w:r w:rsidR="00F5753A">
        <w:rPr>
          <w:rFonts w:ascii="Arial" w:eastAsia="Arial" w:hAnsi="Arial" w:cs="Arial"/>
          <w:sz w:val="13"/>
          <w:szCs w:val="13"/>
        </w:rPr>
        <w:t>10</w:t>
      </w:r>
      <w:r w:rsidR="00F9389F">
        <w:rPr>
          <w:rFonts w:ascii="Arial" w:eastAsia="Arial" w:hAnsi="Arial" w:cs="Arial"/>
          <w:sz w:val="13"/>
          <w:szCs w:val="13"/>
        </w:rPr>
        <w:t xml:space="preserve">    </w:t>
      </w:r>
      <w:r w:rsidR="00F5753A">
        <w:rPr>
          <w:rFonts w:ascii="Arial" w:eastAsia="Arial" w:hAnsi="Arial" w:cs="Arial"/>
          <w:spacing w:val="21"/>
          <w:sz w:val="13"/>
          <w:szCs w:val="13"/>
        </w:rPr>
        <w:t xml:space="preserve"> </w:t>
      </w:r>
      <w:r w:rsidR="00F5753A">
        <w:rPr>
          <w:rFonts w:ascii="Arial" w:eastAsia="Arial" w:hAnsi="Arial" w:cs="Arial"/>
          <w:sz w:val="13"/>
          <w:szCs w:val="13"/>
        </w:rPr>
        <w:t>12</w:t>
      </w:r>
    </w:p>
    <w:p w14:paraId="1375A299" w14:textId="77777777" w:rsidR="005B53EE" w:rsidRDefault="00F5753A" w:rsidP="00F9389F">
      <w:pPr>
        <w:spacing w:before="46"/>
        <w:ind w:left="1215"/>
        <w:rPr>
          <w:rFonts w:ascii="Arial" w:eastAsia="Arial" w:hAnsi="Arial" w:cs="Arial"/>
          <w:sz w:val="15"/>
          <w:szCs w:val="15"/>
        </w:rPr>
      </w:pPr>
      <w:r>
        <w:br w:type="column"/>
      </w:r>
      <w:r>
        <w:rPr>
          <w:rFonts w:ascii="Arial" w:eastAsia="Arial" w:hAnsi="Arial" w:cs="Arial"/>
          <w:b/>
          <w:sz w:val="15"/>
          <w:szCs w:val="15"/>
        </w:rPr>
        <w:lastRenderedPageBreak/>
        <w:t>Max</w:t>
      </w:r>
      <w:r>
        <w:rPr>
          <w:rFonts w:ascii="Arial" w:eastAsia="Arial" w:hAnsi="Arial" w:cs="Arial"/>
          <w:b/>
          <w:spacing w:val="14"/>
          <w:sz w:val="15"/>
          <w:szCs w:val="15"/>
        </w:rPr>
        <w:t xml:space="preserve"> </w:t>
      </w:r>
      <w:r>
        <w:rPr>
          <w:rFonts w:ascii="Arial" w:eastAsia="Arial" w:hAnsi="Arial" w:cs="Arial"/>
          <w:b/>
          <w:sz w:val="15"/>
          <w:szCs w:val="15"/>
        </w:rPr>
        <w:t>Air</w:t>
      </w:r>
      <w:r>
        <w:rPr>
          <w:rFonts w:ascii="Arial" w:eastAsia="Arial" w:hAnsi="Arial" w:cs="Arial"/>
          <w:b/>
          <w:spacing w:val="10"/>
          <w:sz w:val="15"/>
          <w:szCs w:val="15"/>
        </w:rPr>
        <w:t xml:space="preserve"> </w:t>
      </w:r>
      <w:r>
        <w:rPr>
          <w:rFonts w:ascii="Arial" w:eastAsia="Arial" w:hAnsi="Arial" w:cs="Arial"/>
          <w:b/>
          <w:w w:val="104"/>
          <w:sz w:val="15"/>
          <w:szCs w:val="15"/>
        </w:rPr>
        <w:t>Temp</w:t>
      </w:r>
    </w:p>
    <w:p w14:paraId="22EB8C85" w14:textId="7DB47BFD" w:rsidR="005B53EE" w:rsidRDefault="00726C06" w:rsidP="00F9389F">
      <w:pPr>
        <w:spacing w:line="140" w:lineRule="exact"/>
        <w:ind w:left="43"/>
        <w:rPr>
          <w:rFonts w:ascii="Arial" w:eastAsia="Arial" w:hAnsi="Arial" w:cs="Arial"/>
          <w:sz w:val="13"/>
          <w:szCs w:val="13"/>
        </w:rPr>
      </w:pPr>
      <w:r>
        <w:rPr>
          <w:noProof/>
        </w:rPr>
        <w:drawing>
          <wp:anchor distT="0" distB="0" distL="114300" distR="114300" simplePos="0" relativeHeight="503314265" behindDoc="1" locked="0" layoutInCell="1" allowOverlap="1" wp14:anchorId="4F42320E" wp14:editId="0B6A07A8">
            <wp:simplePos x="0" y="0"/>
            <wp:positionH relativeFrom="page">
              <wp:posOffset>4194810</wp:posOffset>
            </wp:positionH>
            <wp:positionV relativeFrom="paragraph">
              <wp:posOffset>635</wp:posOffset>
            </wp:positionV>
            <wp:extent cx="1903730" cy="1100455"/>
            <wp:effectExtent l="0" t="0" r="1270" b="4445"/>
            <wp:wrapNone/>
            <wp:docPr id="22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p>
    <w:p w14:paraId="417A81FD" w14:textId="77777777" w:rsidR="005B53EE" w:rsidRDefault="005B53EE" w:rsidP="00F9389F">
      <w:pPr>
        <w:spacing w:before="12" w:line="220" w:lineRule="exact"/>
        <w:rPr>
          <w:sz w:val="22"/>
          <w:szCs w:val="22"/>
        </w:rPr>
      </w:pPr>
    </w:p>
    <w:p w14:paraId="13D99F2E" w14:textId="77777777" w:rsidR="005B53EE" w:rsidRDefault="00F5753A" w:rsidP="00F9389F">
      <w:pPr>
        <w:ind w:left="43"/>
        <w:rPr>
          <w:rFonts w:ascii="Arial" w:eastAsia="Arial" w:hAnsi="Arial" w:cs="Arial"/>
          <w:sz w:val="13"/>
          <w:szCs w:val="13"/>
        </w:rPr>
      </w:pPr>
      <w:r>
        <w:rPr>
          <w:rFonts w:ascii="Arial" w:eastAsia="Arial" w:hAnsi="Arial" w:cs="Arial"/>
          <w:sz w:val="13"/>
          <w:szCs w:val="13"/>
        </w:rPr>
        <w:t>1</w:t>
      </w:r>
    </w:p>
    <w:p w14:paraId="1EBC5A24" w14:textId="77777777" w:rsidR="005B53EE" w:rsidRDefault="005B53EE" w:rsidP="00F9389F">
      <w:pPr>
        <w:spacing w:before="12" w:line="220" w:lineRule="exact"/>
        <w:rPr>
          <w:sz w:val="22"/>
          <w:szCs w:val="22"/>
        </w:rPr>
      </w:pPr>
    </w:p>
    <w:p w14:paraId="3ADAD3EC" w14:textId="24D6BA6E" w:rsidR="005B53EE" w:rsidRDefault="00726C06" w:rsidP="00F9389F">
      <w:pPr>
        <w:ind w:left="43"/>
        <w:rPr>
          <w:rFonts w:ascii="Arial" w:eastAsia="Arial" w:hAnsi="Arial" w:cs="Arial"/>
          <w:sz w:val="13"/>
          <w:szCs w:val="13"/>
        </w:rPr>
      </w:pPr>
      <w:r>
        <w:rPr>
          <w:noProof/>
        </w:rPr>
        <mc:AlternateContent>
          <mc:Choice Requires="wpg">
            <w:drawing>
              <wp:anchor distT="0" distB="0" distL="114300" distR="114300" simplePos="0" relativeHeight="503314258" behindDoc="1" locked="0" layoutInCell="1" allowOverlap="1" wp14:anchorId="39872CA9" wp14:editId="6FB599B5">
                <wp:simplePos x="0" y="0"/>
                <wp:positionH relativeFrom="page">
                  <wp:posOffset>3667125</wp:posOffset>
                </wp:positionH>
                <wp:positionV relativeFrom="paragraph">
                  <wp:posOffset>-130810</wp:posOffset>
                </wp:positionV>
                <wp:extent cx="66675" cy="139065"/>
                <wp:effectExtent l="9525" t="95250" r="3657600" b="3810"/>
                <wp:wrapNone/>
                <wp:docPr id="222"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 cy="139065"/>
                          <a:chOff x="5776" y="-206"/>
                          <a:chExt cx="106" cy="220"/>
                        </a:xfrm>
                      </wpg:grpSpPr>
                      <wps:wsp>
                        <wps:cNvPr id="223" name="Freeform 220"/>
                        <wps:cNvSpPr>
                          <a:spLocks noEditPoints="1"/>
                        </wps:cNvSpPr>
                        <wps:spPr bwMode="auto">
                          <a:xfrm>
                            <a:off x="11606" y="-26"/>
                            <a:ext cx="52" cy="0"/>
                          </a:xfrm>
                          <a:custGeom>
                            <a:avLst/>
                            <a:gdLst>
                              <a:gd name="T0" fmla="+- 0 5803 5803"/>
                              <a:gd name="T1" fmla="*/ T0 w 52"/>
                              <a:gd name="T2" fmla="+- 0 5855 5803"/>
                              <a:gd name="T3" fmla="*/ T2 w 52"/>
                            </a:gdLst>
                            <a:ahLst/>
                            <a:cxnLst>
                              <a:cxn ang="0">
                                <a:pos x="T1" y="0"/>
                              </a:cxn>
                              <a:cxn ang="0">
                                <a:pos x="T3" y="0"/>
                              </a:cxn>
                            </a:cxnLst>
                            <a:rect l="0" t="0" r="r" b="b"/>
                            <a:pathLst>
                              <a:path w="52">
                                <a:moveTo>
                                  <a:pt x="0" y="0"/>
                                </a:moveTo>
                                <a:lnTo>
                                  <a:pt x="52" y="0"/>
                                </a:lnTo>
                              </a:path>
                            </a:pathLst>
                          </a:custGeom>
                          <a:noFill/>
                          <a:ln w="34218">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19"/>
                        <wps:cNvSpPr>
                          <a:spLocks/>
                        </wps:cNvSpPr>
                        <wps:spPr bwMode="auto">
                          <a:xfrm>
                            <a:off x="5792" y="-78"/>
                            <a:ext cx="73" cy="73"/>
                          </a:xfrm>
                          <a:custGeom>
                            <a:avLst/>
                            <a:gdLst>
                              <a:gd name="T0" fmla="+- 0 5829 5792"/>
                              <a:gd name="T1" fmla="*/ T0 w 73"/>
                              <a:gd name="T2" fmla="+- 0 -5 -78"/>
                              <a:gd name="T3" fmla="*/ -5 h 73"/>
                              <a:gd name="T4" fmla="+- 0 5865 5792"/>
                              <a:gd name="T5" fmla="*/ T4 w 73"/>
                              <a:gd name="T6" fmla="+- 0 -41 -78"/>
                              <a:gd name="T7" fmla="*/ -41 h 73"/>
                              <a:gd name="T8" fmla="+- 0 5829 5792"/>
                              <a:gd name="T9" fmla="*/ T8 w 73"/>
                              <a:gd name="T10" fmla="+- 0 -78 -78"/>
                              <a:gd name="T11" fmla="*/ -78 h 73"/>
                              <a:gd name="T12" fmla="+- 0 5792 5792"/>
                              <a:gd name="T13" fmla="*/ T12 w 73"/>
                              <a:gd name="T14" fmla="+- 0 -41 -78"/>
                              <a:gd name="T15" fmla="*/ -41 h 73"/>
                              <a:gd name="T16" fmla="+- 0 5829 5792"/>
                              <a:gd name="T17" fmla="*/ T16 w 73"/>
                              <a:gd name="T18" fmla="+- 0 -5 -78"/>
                              <a:gd name="T19" fmla="*/ -5 h 73"/>
                            </a:gdLst>
                            <a:ahLst/>
                            <a:cxnLst>
                              <a:cxn ang="0">
                                <a:pos x="T1" y="T3"/>
                              </a:cxn>
                              <a:cxn ang="0">
                                <a:pos x="T5" y="T7"/>
                              </a:cxn>
                              <a:cxn ang="0">
                                <a:pos x="T9" y="T11"/>
                              </a:cxn>
                              <a:cxn ang="0">
                                <a:pos x="T13" y="T15"/>
                              </a:cxn>
                              <a:cxn ang="0">
                                <a:pos x="T17" y="T19"/>
                              </a:cxn>
                            </a:cxnLst>
                            <a:rect l="0" t="0" r="r" b="b"/>
                            <a:pathLst>
                              <a:path w="73" h="73">
                                <a:moveTo>
                                  <a:pt x="37" y="73"/>
                                </a:moveTo>
                                <a:lnTo>
                                  <a:pt x="73" y="37"/>
                                </a:lnTo>
                                <a:lnTo>
                                  <a:pt x="37" y="0"/>
                                </a:lnTo>
                                <a:lnTo>
                                  <a:pt x="0" y="37"/>
                                </a:lnTo>
                                <a:lnTo>
                                  <a:pt x="37" y="73"/>
                                </a:lnTo>
                                <a:close/>
                              </a:path>
                            </a:pathLst>
                          </a:custGeom>
                          <a:noFill/>
                          <a:ln w="6221">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8"/>
                        <wps:cNvSpPr>
                          <a:spLocks/>
                        </wps:cNvSpPr>
                        <wps:spPr bwMode="auto">
                          <a:xfrm>
                            <a:off x="5789" y="-201"/>
                            <a:ext cx="79" cy="68"/>
                          </a:xfrm>
                          <a:custGeom>
                            <a:avLst/>
                            <a:gdLst>
                              <a:gd name="T0" fmla="+- 0 5829 5789"/>
                              <a:gd name="T1" fmla="*/ T0 w 79"/>
                              <a:gd name="T2" fmla="+- 0 -201 -201"/>
                              <a:gd name="T3" fmla="*/ -201 h 68"/>
                              <a:gd name="T4" fmla="+- 0 5868 5789"/>
                              <a:gd name="T5" fmla="*/ T4 w 79"/>
                              <a:gd name="T6" fmla="+- 0 -133 -201"/>
                              <a:gd name="T7" fmla="*/ -133 h 68"/>
                              <a:gd name="T8" fmla="+- 0 5789 5789"/>
                              <a:gd name="T9" fmla="*/ T8 w 79"/>
                              <a:gd name="T10" fmla="+- 0 -133 -201"/>
                              <a:gd name="T11" fmla="*/ -133 h 68"/>
                              <a:gd name="T12" fmla="+- 0 5829 5789"/>
                              <a:gd name="T13" fmla="*/ T12 w 79"/>
                              <a:gd name="T14" fmla="+- 0 -201 -201"/>
                              <a:gd name="T15" fmla="*/ -201 h 68"/>
                            </a:gdLst>
                            <a:ahLst/>
                            <a:cxnLst>
                              <a:cxn ang="0">
                                <a:pos x="T1" y="T3"/>
                              </a:cxn>
                              <a:cxn ang="0">
                                <a:pos x="T5" y="T7"/>
                              </a:cxn>
                              <a:cxn ang="0">
                                <a:pos x="T9" y="T11"/>
                              </a:cxn>
                              <a:cxn ang="0">
                                <a:pos x="T13" y="T15"/>
                              </a:cxn>
                            </a:cxnLst>
                            <a:rect l="0" t="0" r="r" b="b"/>
                            <a:pathLst>
                              <a:path w="79" h="68">
                                <a:moveTo>
                                  <a:pt x="40" y="0"/>
                                </a:moveTo>
                                <a:lnTo>
                                  <a:pt x="79" y="68"/>
                                </a:lnTo>
                                <a:lnTo>
                                  <a:pt x="0" y="68"/>
                                </a:lnTo>
                                <a:lnTo>
                                  <a:pt x="40" y="0"/>
                                </a:lnTo>
                                <a:close/>
                              </a:path>
                            </a:pathLst>
                          </a:custGeom>
                          <a:noFill/>
                          <a:ln w="6221">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17"/>
                        <wps:cNvSpPr>
                          <a:spLocks noEditPoints="1"/>
                        </wps:cNvSpPr>
                        <wps:spPr bwMode="auto">
                          <a:xfrm>
                            <a:off x="11658" y="-340"/>
                            <a:ext cx="0" cy="162"/>
                          </a:xfrm>
                          <a:custGeom>
                            <a:avLst/>
                            <a:gdLst>
                              <a:gd name="T0" fmla="+- 0 -8 -170"/>
                              <a:gd name="T1" fmla="*/ -8 h 162"/>
                              <a:gd name="T2" fmla="+- 0 -170 -170"/>
                              <a:gd name="T3" fmla="*/ -170 h 162"/>
                            </a:gdLst>
                            <a:ahLst/>
                            <a:cxnLst>
                              <a:cxn ang="0">
                                <a:pos x="0" y="T1"/>
                              </a:cxn>
                              <a:cxn ang="0">
                                <a:pos x="0" y="T3"/>
                              </a:cxn>
                            </a:cxnLst>
                            <a:rect l="0" t="0" r="r" b="b"/>
                            <a:pathLst>
                              <a:path h="162">
                                <a:moveTo>
                                  <a:pt x="0" y="162"/>
                                </a:moveTo>
                                <a:lnTo>
                                  <a:pt x="0" y="0"/>
                                </a:lnTo>
                              </a:path>
                            </a:pathLst>
                          </a:custGeom>
                          <a:noFill/>
                          <a:ln w="119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59D95CA" id="Group 216" o:spid="_x0000_s1026" style="position:absolute;margin-left:288.75pt;margin-top:-10.3pt;width:5.25pt;height:10.95pt;z-index:-2222;mso-position-horizontal-relative:page" coordorigin="5776,-206" coordsize="10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">
                <v:shape id="Freeform 220" o:spid="_x0000_s1027" style="position:absolute;left:11606;top:-26;width:52;height:0;visibility:visible;mso-wrap-style:square;v-text-anchor:top" coordsize="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yHMYA&#10;AADcAAAADwAAAGRycy9kb3ducmV2LnhtbESP3WrCQBSE7wu+w3KE3tWNWSgaXcVaS1sQxL/7Q/aY&#10;RLNnY3ar6dt3C4VeDjPzDTOdd7YWN2p95VjDcJCAIM6dqbjQcNi/PY1A+IBssHZMGr7Jw3zWe5hi&#10;Ztydt3TbhUJECPsMNZQhNJmUPi/Joh+4hjh6J9daDFG2hTQt3iPc1jJNkmdpseK4UGJDy5Lyy+7L&#10;aliOXl6V8pvjVb2PT5VX+8/16qz1Y79bTEAE6sJ/+K/9YTSkqYL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IyHMYAAADcAAAADwAAAAAAAAAAAAAAAACYAgAAZHJz&#10;L2Rvd25yZXYueG1sUEsFBgAAAAAEAAQA9QAAAIsDAAAAAA==&#10;" path="m,l52,e" filled="f" strokecolor="#add7e6" strokeweight=".9505mm">
                  <v:path arrowok="t" o:connecttype="custom" o:connectlocs="0,0;52,0" o:connectangles="0,0"/>
                  <o:lock v:ext="edit" verticies="t"/>
                </v:shape>
                <v:shape id="Freeform 219" o:spid="_x0000_s1028" style="position:absolute;left:5792;top:-78;width:73;height:73;visibility:visible;mso-wrap-style:square;v-text-anchor:top" coordsize="7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CNsQA&#10;AADcAAAADwAAAGRycy9kb3ducmV2LnhtbESPQWvCQBSE7wX/w/IEb3VjEKvRVUQoKPTSqAdvj+wz&#10;G8y+jdltjP/eLRR6HGbmG2a16W0tOmp95VjBZJyAIC6crrhUcDp+vs9B+ICssXZMCp7kYbMevK0w&#10;0+7B39TloRQRwj5DBSaEJpPSF4Ys+rFriKN3da3FEGVbSt3iI8JtLdMkmUmLFccFgw3tDBW3/Mcq&#10;4P3la9LJfLErzeHDzM73Uz69KzUa9tsliEB9+A//tfdaQZpO4f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KwjbEAAAA3AAAAA8AAAAAAAAAAAAAAAAAmAIAAGRycy9k&#10;b3ducmV2LnhtbFBLBQYAAAAABAAEAPUAAACJAwAAAAA=&#10;" path="m37,73l73,37,37,,,37,37,73xe" filled="f" strokecolor="#add7e6" strokeweight=".17281mm">
                  <v:path arrowok="t" o:connecttype="custom" o:connectlocs="37,-5;73,-41;37,-78;0,-41;37,-5" o:connectangles="0,0,0,0,0"/>
                </v:shape>
                <v:shape id="Freeform 218" o:spid="_x0000_s1029" style="position:absolute;left:5789;top:-201;width:79;height:68;visibility:visible;mso-wrap-style:square;v-text-anchor:top" coordsize="7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iq8QA&#10;AADcAAAADwAAAGRycy9kb3ducmV2LnhtbESPQWvCQBSE7wX/w/KE3urGFCVNXUVaCj3WVUqPj+wz&#10;Wcy+DdnVpP31XUHwOMzMN8xqM7pWXKgP1rOC+SwDQVx5Y7lWcNh/PBUgQkQ22HomBb8UYLOePKyw&#10;NH7gHV10rEWCcChRQRNjV0oZqoYchpnviJN39L3DmGRfS9PjkOCulXmWLaVDy2mhwY7eGqpO+uwU&#10;vPwV9v1ba92ZzA7u8Ozrr/OPUo/TcfsKItIY7+Fb+9MoyPMFXM+k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xYqvEAAAA3AAAAA8AAAAAAAAAAAAAAAAAmAIAAGRycy9k&#10;b3ducmV2LnhtbFBLBQYAAAAABAAEAPUAAACJAwAAAAA=&#10;" path="m40,l79,68,,68,40,xe" filled="f" strokecolor="#ffa07a" strokeweight=".17281mm">
                  <v:path arrowok="t" o:connecttype="custom" o:connectlocs="40,-201;79,-133;0,-133;40,-201" o:connectangles="0,0,0,0"/>
                </v:shape>
                <v:shape id="Freeform 217" o:spid="_x0000_s1030" style="position:absolute;left:11658;top:-340;width:0;height:162;visibility:visible;mso-wrap-style:square;v-text-anchor:top" coordsize="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ua8QA&#10;AADcAAAADwAAAGRycy9kb3ducmV2LnhtbESPwWrDMBBE74X8g9hAb7UcH+LiRAkhpVAoFOqGnNfW&#10;xnJirYyl2O7fV4VCj8PMvGG2+9l2YqTBt44VrJIUBHHtdMuNgtPX69MzCB+QNXaOScE3edjvFg9b&#10;LLSb+JPGMjQiQtgXqMCE0BdS+tqQRZ+4njh6FzdYDFEOjdQDThFuO5ml6VpabDkuGOzpaKi+lXer&#10;IP845yVSlTcvHdf3tK0yc31X6nE5HzYgAs3hP/zXftMKsmwN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bmvEAAAA3AAAAA8AAAAAAAAAAAAAAAAAmAIAAGRycy9k&#10;b3ducmV2LnhtbFBLBQYAAAAABAAEAPUAAACJAwAAAAA=&#10;" path="m,162l,e" filled="f" strokeweight=".33178mm">
                  <v:path arrowok="t" o:connecttype="custom" o:connectlocs="0,-8;0,-170" o:connectangles="0,0"/>
                  <o:lock v:ext="edit" verticies="t"/>
                </v:shape>
                <w10:wrap anchorx="page"/>
              </v:group>
            </w:pict>
          </mc:Fallback>
        </mc:AlternateContent>
      </w:r>
      <w:r w:rsidR="00F5753A">
        <w:rPr>
          <w:rFonts w:ascii="Arial" w:eastAsia="Arial" w:hAnsi="Arial" w:cs="Arial"/>
          <w:sz w:val="13"/>
          <w:szCs w:val="13"/>
        </w:rPr>
        <w:t>0</w:t>
      </w:r>
    </w:p>
    <w:p w14:paraId="7800CB17" w14:textId="77777777" w:rsidR="005B53EE" w:rsidRDefault="005B53EE" w:rsidP="00F9389F">
      <w:pPr>
        <w:spacing w:before="12" w:line="220" w:lineRule="exact"/>
        <w:rPr>
          <w:sz w:val="22"/>
          <w:szCs w:val="22"/>
        </w:rPr>
      </w:pPr>
    </w:p>
    <w:p w14:paraId="517C20B3" w14:textId="77777777" w:rsidR="005B53EE" w:rsidRDefault="00F5753A" w:rsidP="00F9389F">
      <w:pPr>
        <w:rPr>
          <w:rFonts w:ascii="Arial" w:eastAsia="Arial" w:hAnsi="Arial" w:cs="Arial"/>
          <w:sz w:val="13"/>
          <w:szCs w:val="13"/>
        </w:rPr>
      </w:pPr>
      <w:r>
        <w:rPr>
          <w:rFonts w:ascii="Arial" w:eastAsia="Arial" w:hAnsi="Arial" w:cs="Arial"/>
          <w:sz w:val="13"/>
          <w:szCs w:val="13"/>
        </w:rPr>
        <w:t>-1</w:t>
      </w:r>
    </w:p>
    <w:p w14:paraId="21FF49DF" w14:textId="77777777" w:rsidR="005B53EE" w:rsidRDefault="005B53EE" w:rsidP="00F9389F">
      <w:pPr>
        <w:spacing w:before="12" w:line="220" w:lineRule="exact"/>
        <w:rPr>
          <w:sz w:val="22"/>
          <w:szCs w:val="22"/>
        </w:rPr>
      </w:pPr>
    </w:p>
    <w:p w14:paraId="59C1B77E" w14:textId="77777777" w:rsidR="005B53EE" w:rsidRDefault="00F5753A" w:rsidP="00F9389F">
      <w:pPr>
        <w:rPr>
          <w:rFonts w:ascii="Arial" w:eastAsia="Arial" w:hAnsi="Arial" w:cs="Arial"/>
          <w:sz w:val="13"/>
          <w:szCs w:val="13"/>
        </w:rPr>
      </w:pPr>
      <w:r>
        <w:rPr>
          <w:rFonts w:ascii="Arial" w:eastAsia="Arial" w:hAnsi="Arial" w:cs="Arial"/>
          <w:sz w:val="13"/>
          <w:szCs w:val="13"/>
        </w:rPr>
        <w:t>-2</w:t>
      </w:r>
    </w:p>
    <w:p w14:paraId="77A9418D" w14:textId="77777777" w:rsidR="005B53EE" w:rsidRDefault="005B53EE" w:rsidP="00F9389F">
      <w:pPr>
        <w:spacing w:before="6" w:line="140" w:lineRule="exact"/>
        <w:rPr>
          <w:sz w:val="14"/>
          <w:szCs w:val="14"/>
        </w:rPr>
      </w:pPr>
    </w:p>
    <w:p w14:paraId="3344A3D4" w14:textId="77777777" w:rsidR="005B53EE" w:rsidRDefault="00F5753A" w:rsidP="00F9389F">
      <w:pPr>
        <w:spacing w:line="140" w:lineRule="exact"/>
        <w:ind w:left="588"/>
        <w:rPr>
          <w:rFonts w:ascii="Arial" w:eastAsia="Arial" w:hAnsi="Arial" w:cs="Arial"/>
          <w:sz w:val="13"/>
          <w:szCs w:val="13"/>
        </w:rPr>
        <w:sectPr w:rsidR="005B53EE">
          <w:type w:val="continuous"/>
          <w:pgSz w:w="12240" w:h="15840"/>
          <w:pgMar w:top="1480" w:right="1300" w:bottom="280" w:left="1300" w:header="720" w:footer="720" w:gutter="0"/>
          <w:cols w:num="2" w:space="720" w:equalWidth="0">
            <w:col w:w="4602" w:space="516"/>
            <w:col w:w="4522"/>
          </w:cols>
        </w:sectPr>
      </w:pPr>
      <w:r>
        <w:rPr>
          <w:rFonts w:ascii="Arial" w:eastAsia="Arial" w:hAnsi="Arial" w:cs="Arial"/>
          <w:sz w:val="13"/>
          <w:szCs w:val="13"/>
        </w:rPr>
        <w:t>2</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4</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6</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8</w:t>
      </w:r>
      <w:r w:rsidR="00F9389F">
        <w:rPr>
          <w:rFonts w:ascii="Arial" w:eastAsia="Arial" w:hAnsi="Arial" w:cs="Arial"/>
          <w:sz w:val="13"/>
          <w:szCs w:val="13"/>
        </w:rPr>
        <w:t xml:space="preserve">     </w:t>
      </w:r>
      <w:r>
        <w:rPr>
          <w:rFonts w:ascii="Arial" w:eastAsia="Arial" w:hAnsi="Arial" w:cs="Arial"/>
          <w:sz w:val="13"/>
          <w:szCs w:val="13"/>
        </w:rPr>
        <w:t>10</w:t>
      </w:r>
      <w:r w:rsidR="00F9389F">
        <w:rPr>
          <w:rFonts w:ascii="Arial" w:eastAsia="Arial" w:hAnsi="Arial" w:cs="Arial"/>
          <w:sz w:val="13"/>
          <w:szCs w:val="13"/>
        </w:rPr>
        <w:t xml:space="preserve">    </w:t>
      </w:r>
      <w:r>
        <w:rPr>
          <w:rFonts w:ascii="Arial" w:eastAsia="Arial" w:hAnsi="Arial" w:cs="Arial"/>
          <w:spacing w:val="21"/>
          <w:sz w:val="13"/>
          <w:szCs w:val="13"/>
        </w:rPr>
        <w:t xml:space="preserve"> </w:t>
      </w:r>
      <w:r>
        <w:rPr>
          <w:rFonts w:ascii="Arial" w:eastAsia="Arial" w:hAnsi="Arial" w:cs="Arial"/>
          <w:sz w:val="13"/>
          <w:szCs w:val="13"/>
        </w:rPr>
        <w:t>12</w:t>
      </w:r>
    </w:p>
    <w:p w14:paraId="6B4DBB2E" w14:textId="77777777" w:rsidR="005B53EE" w:rsidRDefault="005B53EE" w:rsidP="00F9389F">
      <w:pPr>
        <w:spacing w:before="2" w:line="220" w:lineRule="exact"/>
        <w:rPr>
          <w:sz w:val="22"/>
          <w:szCs w:val="22"/>
        </w:rPr>
        <w:sectPr w:rsidR="005B53EE">
          <w:type w:val="continuous"/>
          <w:pgSz w:w="12240" w:h="15840"/>
          <w:pgMar w:top="1480" w:right="1300" w:bottom="280" w:left="1300" w:header="720" w:footer="720" w:gutter="0"/>
          <w:cols w:space="720"/>
        </w:sectPr>
      </w:pPr>
    </w:p>
    <w:p w14:paraId="2012B246" w14:textId="77777777" w:rsidR="005B53EE" w:rsidRDefault="00F5753A" w:rsidP="00F9389F">
      <w:pPr>
        <w:spacing w:before="46"/>
        <w:ind w:left="2620" w:right="900"/>
        <w:rPr>
          <w:rFonts w:ascii="Arial" w:eastAsia="Arial" w:hAnsi="Arial" w:cs="Arial"/>
          <w:sz w:val="15"/>
          <w:szCs w:val="15"/>
        </w:rPr>
      </w:pPr>
      <w:r>
        <w:rPr>
          <w:rFonts w:ascii="Arial" w:eastAsia="Arial" w:hAnsi="Arial" w:cs="Arial"/>
          <w:b/>
          <w:sz w:val="15"/>
          <w:szCs w:val="15"/>
        </w:rPr>
        <w:lastRenderedPageBreak/>
        <w:t>Min</w:t>
      </w:r>
      <w:r>
        <w:rPr>
          <w:rFonts w:ascii="Arial" w:eastAsia="Arial" w:hAnsi="Arial" w:cs="Arial"/>
          <w:b/>
          <w:spacing w:val="12"/>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14:paraId="084DE3E7" w14:textId="77777777" w:rsidR="005B53EE" w:rsidRDefault="00F5753A" w:rsidP="00F9389F">
      <w:pPr>
        <w:spacing w:line="140" w:lineRule="exact"/>
        <w:ind w:left="1497"/>
        <w:rPr>
          <w:rFonts w:ascii="Arial" w:eastAsia="Arial" w:hAnsi="Arial" w:cs="Arial"/>
          <w:sz w:val="13"/>
          <w:szCs w:val="13"/>
        </w:rPr>
      </w:pPr>
      <w:r>
        <w:rPr>
          <w:rFonts w:ascii="Arial" w:eastAsia="Arial" w:hAnsi="Arial" w:cs="Arial"/>
          <w:sz w:val="13"/>
          <w:szCs w:val="13"/>
        </w:rPr>
        <w:t>2</w:t>
      </w:r>
    </w:p>
    <w:p w14:paraId="2F2CB86F" w14:textId="77777777" w:rsidR="005B53EE" w:rsidRDefault="005B53EE" w:rsidP="00F9389F">
      <w:pPr>
        <w:spacing w:before="12" w:line="220" w:lineRule="exact"/>
        <w:rPr>
          <w:sz w:val="22"/>
          <w:szCs w:val="22"/>
        </w:rPr>
      </w:pPr>
    </w:p>
    <w:p w14:paraId="61AC57E8" w14:textId="77777777" w:rsidR="005B53EE" w:rsidRDefault="00F5753A" w:rsidP="00F9389F">
      <w:pPr>
        <w:ind w:left="1497"/>
        <w:rPr>
          <w:rFonts w:ascii="Arial" w:eastAsia="Arial" w:hAnsi="Arial" w:cs="Arial"/>
          <w:sz w:val="13"/>
          <w:szCs w:val="13"/>
        </w:rPr>
      </w:pPr>
      <w:r>
        <w:rPr>
          <w:rFonts w:ascii="Arial" w:eastAsia="Arial" w:hAnsi="Arial" w:cs="Arial"/>
          <w:sz w:val="13"/>
          <w:szCs w:val="13"/>
        </w:rPr>
        <w:t>1</w:t>
      </w:r>
    </w:p>
    <w:p w14:paraId="2BB55A77" w14:textId="77777777" w:rsidR="005B53EE" w:rsidRDefault="005B53EE" w:rsidP="00F9389F">
      <w:pPr>
        <w:spacing w:before="12" w:line="220" w:lineRule="exact"/>
        <w:rPr>
          <w:sz w:val="22"/>
          <w:szCs w:val="22"/>
        </w:rPr>
      </w:pPr>
    </w:p>
    <w:p w14:paraId="675C5262" w14:textId="77777777" w:rsidR="005B53EE" w:rsidRDefault="00F5753A" w:rsidP="00F9389F">
      <w:pPr>
        <w:ind w:left="1497"/>
        <w:rPr>
          <w:rFonts w:ascii="Arial" w:eastAsia="Arial" w:hAnsi="Arial" w:cs="Arial"/>
          <w:sz w:val="13"/>
          <w:szCs w:val="13"/>
        </w:rPr>
      </w:pPr>
      <w:r>
        <w:rPr>
          <w:rFonts w:ascii="Arial" w:eastAsia="Arial" w:hAnsi="Arial" w:cs="Arial"/>
          <w:sz w:val="13"/>
          <w:szCs w:val="13"/>
        </w:rPr>
        <w:t>0</w:t>
      </w:r>
    </w:p>
    <w:p w14:paraId="5BD15A8F" w14:textId="77777777" w:rsidR="005B53EE" w:rsidRDefault="005B53EE" w:rsidP="00F9389F">
      <w:pPr>
        <w:spacing w:before="12" w:line="220" w:lineRule="exact"/>
        <w:rPr>
          <w:sz w:val="22"/>
          <w:szCs w:val="22"/>
        </w:rPr>
      </w:pPr>
    </w:p>
    <w:p w14:paraId="098BFB71"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-1</w:t>
      </w:r>
    </w:p>
    <w:p w14:paraId="5A39C935" w14:textId="77777777" w:rsidR="005B53EE" w:rsidRDefault="005B53EE" w:rsidP="00F9389F">
      <w:pPr>
        <w:spacing w:before="12" w:line="220" w:lineRule="exact"/>
        <w:rPr>
          <w:sz w:val="22"/>
          <w:szCs w:val="22"/>
        </w:rPr>
      </w:pPr>
    </w:p>
    <w:p w14:paraId="75E8E811" w14:textId="77777777" w:rsidR="005B53EE" w:rsidRDefault="00F5753A" w:rsidP="00F9389F">
      <w:pPr>
        <w:ind w:left="1454"/>
        <w:rPr>
          <w:rFonts w:ascii="Arial" w:eastAsia="Arial" w:hAnsi="Arial" w:cs="Arial"/>
          <w:sz w:val="13"/>
          <w:szCs w:val="13"/>
        </w:rPr>
      </w:pPr>
      <w:r>
        <w:rPr>
          <w:rFonts w:ascii="Arial" w:eastAsia="Arial" w:hAnsi="Arial" w:cs="Arial"/>
          <w:sz w:val="13"/>
          <w:szCs w:val="13"/>
        </w:rPr>
        <w:t>-2</w:t>
      </w:r>
    </w:p>
    <w:p w14:paraId="031BD103" w14:textId="77777777" w:rsidR="005B53EE" w:rsidRDefault="005B53EE" w:rsidP="00F9389F">
      <w:pPr>
        <w:spacing w:before="6" w:line="140" w:lineRule="exact"/>
        <w:rPr>
          <w:sz w:val="14"/>
          <w:szCs w:val="14"/>
        </w:rPr>
      </w:pPr>
    </w:p>
    <w:p w14:paraId="5D2E04E1" w14:textId="39F8D99A" w:rsidR="005B53EE" w:rsidRDefault="00726C06" w:rsidP="00F9389F">
      <w:pPr>
        <w:ind w:left="2042"/>
        <w:rPr>
          <w:rFonts w:ascii="Arial" w:eastAsia="Arial" w:hAnsi="Arial" w:cs="Arial"/>
          <w:sz w:val="13"/>
          <w:szCs w:val="13"/>
        </w:rPr>
      </w:pPr>
      <w:r>
        <w:rPr>
          <w:noProof/>
        </w:rPr>
        <w:drawing>
          <wp:anchor distT="0" distB="0" distL="114300" distR="114300" simplePos="0" relativeHeight="503314264" behindDoc="1" locked="0" layoutInCell="1" allowOverlap="1" wp14:anchorId="11C9269D" wp14:editId="4E7357B7">
            <wp:simplePos x="0" y="0"/>
            <wp:positionH relativeFrom="page">
              <wp:posOffset>1868170</wp:posOffset>
            </wp:positionH>
            <wp:positionV relativeFrom="paragraph">
              <wp:posOffset>-1148715</wp:posOffset>
            </wp:positionV>
            <wp:extent cx="1903730" cy="1100455"/>
            <wp:effectExtent l="0" t="0" r="1270" b="4445"/>
            <wp:wrapNone/>
            <wp:docPr id="22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4</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6</w:t>
      </w:r>
      <w:r w:rsidR="00F9389F">
        <w:rPr>
          <w:rFonts w:ascii="Arial" w:eastAsia="Arial" w:hAnsi="Arial" w:cs="Arial"/>
          <w:sz w:val="13"/>
          <w:szCs w:val="13"/>
        </w:rPr>
        <w:t xml:space="preserve">     </w:t>
      </w:r>
      <w:r w:rsidR="00F5753A">
        <w:rPr>
          <w:rFonts w:ascii="Arial" w:eastAsia="Arial" w:hAnsi="Arial" w:cs="Arial"/>
          <w:spacing w:val="22"/>
          <w:sz w:val="13"/>
          <w:szCs w:val="13"/>
        </w:rPr>
        <w:t xml:space="preserve"> </w:t>
      </w:r>
      <w:r w:rsidR="00F5753A">
        <w:rPr>
          <w:rFonts w:ascii="Arial" w:eastAsia="Arial" w:hAnsi="Arial" w:cs="Arial"/>
          <w:sz w:val="13"/>
          <w:szCs w:val="13"/>
        </w:rPr>
        <w:t>8</w:t>
      </w:r>
      <w:r w:rsidR="00F9389F">
        <w:rPr>
          <w:rFonts w:ascii="Arial" w:eastAsia="Arial" w:hAnsi="Arial" w:cs="Arial"/>
          <w:sz w:val="13"/>
          <w:szCs w:val="13"/>
        </w:rPr>
        <w:t xml:space="preserve">     </w:t>
      </w:r>
      <w:r w:rsidR="00F5753A">
        <w:rPr>
          <w:rFonts w:ascii="Arial" w:eastAsia="Arial" w:hAnsi="Arial" w:cs="Arial"/>
          <w:sz w:val="13"/>
          <w:szCs w:val="13"/>
        </w:rPr>
        <w:t>10</w:t>
      </w:r>
      <w:r w:rsidR="00F9389F">
        <w:rPr>
          <w:rFonts w:ascii="Arial" w:eastAsia="Arial" w:hAnsi="Arial" w:cs="Arial"/>
          <w:sz w:val="13"/>
          <w:szCs w:val="13"/>
        </w:rPr>
        <w:t xml:space="preserve">    </w:t>
      </w:r>
      <w:r w:rsidR="00F5753A">
        <w:rPr>
          <w:rFonts w:ascii="Arial" w:eastAsia="Arial" w:hAnsi="Arial" w:cs="Arial"/>
          <w:spacing w:val="21"/>
          <w:sz w:val="13"/>
          <w:szCs w:val="13"/>
        </w:rPr>
        <w:t xml:space="preserve"> </w:t>
      </w:r>
      <w:r w:rsidR="00F5753A">
        <w:rPr>
          <w:rFonts w:ascii="Arial" w:eastAsia="Arial" w:hAnsi="Arial" w:cs="Arial"/>
          <w:sz w:val="13"/>
          <w:szCs w:val="13"/>
        </w:rPr>
        <w:t>12</w:t>
      </w:r>
    </w:p>
    <w:p w14:paraId="497E0CB3" w14:textId="77777777" w:rsidR="005B53EE" w:rsidRDefault="00F5753A" w:rsidP="00F9389F">
      <w:pPr>
        <w:spacing w:line="140" w:lineRule="exact"/>
        <w:ind w:left="2932" w:right="1211"/>
        <w:rPr>
          <w:rFonts w:ascii="Arial" w:eastAsia="Arial" w:hAnsi="Arial" w:cs="Arial"/>
          <w:sz w:val="15"/>
          <w:szCs w:val="15"/>
        </w:rPr>
      </w:pPr>
      <w:r>
        <w:rPr>
          <w:rFonts w:ascii="Arial" w:eastAsia="Arial" w:hAnsi="Arial" w:cs="Arial"/>
          <w:w w:val="104"/>
          <w:sz w:val="15"/>
          <w:szCs w:val="15"/>
        </w:rPr>
        <w:t>Month</w:t>
      </w:r>
    </w:p>
    <w:p w14:paraId="03B9FB29" w14:textId="77777777" w:rsidR="005B53EE" w:rsidRDefault="00F5753A" w:rsidP="00F9389F">
      <w:pPr>
        <w:spacing w:before="46"/>
        <w:ind w:left="1149" w:right="2217"/>
        <w:rPr>
          <w:rFonts w:ascii="Arial" w:eastAsia="Arial" w:hAnsi="Arial" w:cs="Arial"/>
          <w:sz w:val="15"/>
          <w:szCs w:val="15"/>
        </w:rPr>
      </w:pPr>
      <w:r>
        <w:br w:type="column"/>
      </w:r>
      <w:r>
        <w:rPr>
          <w:rFonts w:ascii="Arial" w:eastAsia="Arial" w:hAnsi="Arial" w:cs="Arial"/>
          <w:b/>
          <w:sz w:val="15"/>
          <w:szCs w:val="15"/>
        </w:rPr>
        <w:lastRenderedPageBreak/>
        <w:t>Max</w:t>
      </w:r>
      <w:r>
        <w:rPr>
          <w:rFonts w:ascii="Arial" w:eastAsia="Arial" w:hAnsi="Arial" w:cs="Arial"/>
          <w:b/>
          <w:spacing w:val="14"/>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14:paraId="10E4F5FD" w14:textId="71A5899C" w:rsidR="005B53EE" w:rsidRDefault="00726C06" w:rsidP="00F9389F">
      <w:pPr>
        <w:spacing w:line="140" w:lineRule="exact"/>
        <w:ind w:left="43"/>
        <w:rPr>
          <w:rFonts w:ascii="Arial" w:eastAsia="Arial" w:hAnsi="Arial" w:cs="Arial"/>
          <w:sz w:val="13"/>
          <w:szCs w:val="13"/>
        </w:rPr>
      </w:pPr>
      <w:r>
        <w:rPr>
          <w:noProof/>
        </w:rPr>
        <w:drawing>
          <wp:anchor distT="0" distB="0" distL="114300" distR="114300" simplePos="0" relativeHeight="503314266" behindDoc="1" locked="0" layoutInCell="1" allowOverlap="1" wp14:anchorId="6CDB18FE" wp14:editId="052182DA">
            <wp:simplePos x="0" y="0"/>
            <wp:positionH relativeFrom="page">
              <wp:posOffset>4194810</wp:posOffset>
            </wp:positionH>
            <wp:positionV relativeFrom="paragraph">
              <wp:posOffset>635</wp:posOffset>
            </wp:positionV>
            <wp:extent cx="1903730" cy="1100455"/>
            <wp:effectExtent l="0" t="0" r="1270" b="4445"/>
            <wp:wrapNone/>
            <wp:docPr id="22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3730" cy="1100455"/>
                    </a:xfrm>
                    <a:prstGeom prst="rect">
                      <a:avLst/>
                    </a:prstGeom>
                    <a:noFill/>
                  </pic:spPr>
                </pic:pic>
              </a:graphicData>
            </a:graphic>
            <wp14:sizeRelH relativeFrom="page">
              <wp14:pctWidth>0</wp14:pctWidth>
            </wp14:sizeRelH>
            <wp14:sizeRelV relativeFrom="page">
              <wp14:pctHeight>0</wp14:pctHeight>
            </wp14:sizeRelV>
          </wp:anchor>
        </w:drawing>
      </w:r>
      <w:r w:rsidR="00F5753A">
        <w:rPr>
          <w:rFonts w:ascii="Arial" w:eastAsia="Arial" w:hAnsi="Arial" w:cs="Arial"/>
          <w:sz w:val="13"/>
          <w:szCs w:val="13"/>
        </w:rPr>
        <w:t>2</w:t>
      </w:r>
    </w:p>
    <w:p w14:paraId="3ABDB730" w14:textId="77777777" w:rsidR="005B53EE" w:rsidRDefault="005B53EE" w:rsidP="00F9389F">
      <w:pPr>
        <w:spacing w:before="12" w:line="220" w:lineRule="exact"/>
        <w:rPr>
          <w:sz w:val="22"/>
          <w:szCs w:val="22"/>
        </w:rPr>
      </w:pPr>
    </w:p>
    <w:p w14:paraId="1B2982D5" w14:textId="77777777" w:rsidR="005B53EE" w:rsidRDefault="00F5753A" w:rsidP="00F9389F">
      <w:pPr>
        <w:ind w:left="43"/>
        <w:rPr>
          <w:rFonts w:ascii="Arial" w:eastAsia="Arial" w:hAnsi="Arial" w:cs="Arial"/>
          <w:sz w:val="13"/>
          <w:szCs w:val="13"/>
        </w:rPr>
      </w:pPr>
      <w:r>
        <w:rPr>
          <w:rFonts w:ascii="Arial" w:eastAsia="Arial" w:hAnsi="Arial" w:cs="Arial"/>
          <w:sz w:val="13"/>
          <w:szCs w:val="13"/>
        </w:rPr>
        <w:t>1</w:t>
      </w:r>
    </w:p>
    <w:p w14:paraId="228CE96A" w14:textId="77777777" w:rsidR="005B53EE" w:rsidRDefault="005B53EE" w:rsidP="00F9389F">
      <w:pPr>
        <w:spacing w:before="12" w:line="220" w:lineRule="exact"/>
        <w:rPr>
          <w:sz w:val="22"/>
          <w:szCs w:val="22"/>
        </w:rPr>
      </w:pPr>
    </w:p>
    <w:p w14:paraId="12E35EA7" w14:textId="77777777" w:rsidR="005B53EE" w:rsidRDefault="00F5753A" w:rsidP="00F9389F">
      <w:pPr>
        <w:ind w:left="43"/>
        <w:rPr>
          <w:rFonts w:ascii="Arial" w:eastAsia="Arial" w:hAnsi="Arial" w:cs="Arial"/>
          <w:sz w:val="13"/>
          <w:szCs w:val="13"/>
        </w:rPr>
      </w:pPr>
      <w:r>
        <w:rPr>
          <w:rFonts w:ascii="Arial" w:eastAsia="Arial" w:hAnsi="Arial" w:cs="Arial"/>
          <w:sz w:val="13"/>
          <w:szCs w:val="13"/>
        </w:rPr>
        <w:t>0</w:t>
      </w:r>
    </w:p>
    <w:p w14:paraId="37B2E9A9" w14:textId="77777777" w:rsidR="005B53EE" w:rsidRDefault="005B53EE" w:rsidP="00F9389F">
      <w:pPr>
        <w:spacing w:before="12" w:line="220" w:lineRule="exact"/>
        <w:rPr>
          <w:sz w:val="22"/>
          <w:szCs w:val="22"/>
        </w:rPr>
      </w:pPr>
    </w:p>
    <w:p w14:paraId="65BACCB0" w14:textId="77777777" w:rsidR="005B53EE" w:rsidRDefault="00F5753A" w:rsidP="00F9389F">
      <w:pPr>
        <w:rPr>
          <w:rFonts w:ascii="Arial" w:eastAsia="Arial" w:hAnsi="Arial" w:cs="Arial"/>
          <w:sz w:val="13"/>
          <w:szCs w:val="13"/>
        </w:rPr>
      </w:pPr>
      <w:r>
        <w:rPr>
          <w:rFonts w:ascii="Arial" w:eastAsia="Arial" w:hAnsi="Arial" w:cs="Arial"/>
          <w:sz w:val="13"/>
          <w:szCs w:val="13"/>
        </w:rPr>
        <w:t>-1</w:t>
      </w:r>
    </w:p>
    <w:p w14:paraId="4A4B630A" w14:textId="77777777" w:rsidR="005B53EE" w:rsidRDefault="005B53EE" w:rsidP="00F9389F">
      <w:pPr>
        <w:spacing w:before="12" w:line="220" w:lineRule="exact"/>
        <w:rPr>
          <w:sz w:val="22"/>
          <w:szCs w:val="22"/>
        </w:rPr>
      </w:pPr>
    </w:p>
    <w:p w14:paraId="49234E13" w14:textId="77777777" w:rsidR="005B53EE" w:rsidRDefault="00F5753A" w:rsidP="00F9389F">
      <w:pPr>
        <w:rPr>
          <w:rFonts w:ascii="Arial" w:eastAsia="Arial" w:hAnsi="Arial" w:cs="Arial"/>
          <w:sz w:val="13"/>
          <w:szCs w:val="13"/>
        </w:rPr>
      </w:pPr>
      <w:r>
        <w:rPr>
          <w:rFonts w:ascii="Arial" w:eastAsia="Arial" w:hAnsi="Arial" w:cs="Arial"/>
          <w:sz w:val="13"/>
          <w:szCs w:val="13"/>
        </w:rPr>
        <w:t>-2</w:t>
      </w:r>
    </w:p>
    <w:p w14:paraId="6A7707C4" w14:textId="77777777" w:rsidR="005B53EE" w:rsidRDefault="005B53EE" w:rsidP="00F9389F">
      <w:pPr>
        <w:spacing w:before="6" w:line="140" w:lineRule="exact"/>
        <w:rPr>
          <w:sz w:val="14"/>
          <w:szCs w:val="14"/>
        </w:rPr>
      </w:pPr>
    </w:p>
    <w:p w14:paraId="7371D460" w14:textId="77777777" w:rsidR="005B53EE" w:rsidRDefault="00F5753A" w:rsidP="00F9389F">
      <w:pPr>
        <w:ind w:left="588"/>
        <w:rPr>
          <w:rFonts w:ascii="Arial" w:eastAsia="Arial" w:hAnsi="Arial" w:cs="Arial"/>
          <w:sz w:val="13"/>
          <w:szCs w:val="13"/>
        </w:rPr>
      </w:pPr>
      <w:r>
        <w:rPr>
          <w:rFonts w:ascii="Arial" w:eastAsia="Arial" w:hAnsi="Arial" w:cs="Arial"/>
          <w:sz w:val="13"/>
          <w:szCs w:val="13"/>
        </w:rPr>
        <w:t>2</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4</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6</w:t>
      </w:r>
      <w:r w:rsidR="00F9389F">
        <w:rPr>
          <w:rFonts w:ascii="Arial" w:eastAsia="Arial" w:hAnsi="Arial" w:cs="Arial"/>
          <w:sz w:val="13"/>
          <w:szCs w:val="13"/>
        </w:rPr>
        <w:t xml:space="preserve">     </w:t>
      </w:r>
      <w:r>
        <w:rPr>
          <w:rFonts w:ascii="Arial" w:eastAsia="Arial" w:hAnsi="Arial" w:cs="Arial"/>
          <w:spacing w:val="22"/>
          <w:sz w:val="13"/>
          <w:szCs w:val="13"/>
        </w:rPr>
        <w:t xml:space="preserve"> </w:t>
      </w:r>
      <w:r>
        <w:rPr>
          <w:rFonts w:ascii="Arial" w:eastAsia="Arial" w:hAnsi="Arial" w:cs="Arial"/>
          <w:sz w:val="13"/>
          <w:szCs w:val="13"/>
        </w:rPr>
        <w:t>8</w:t>
      </w:r>
      <w:r w:rsidR="00F9389F">
        <w:rPr>
          <w:rFonts w:ascii="Arial" w:eastAsia="Arial" w:hAnsi="Arial" w:cs="Arial"/>
          <w:sz w:val="13"/>
          <w:szCs w:val="13"/>
        </w:rPr>
        <w:t xml:space="preserve">     </w:t>
      </w:r>
      <w:r>
        <w:rPr>
          <w:rFonts w:ascii="Arial" w:eastAsia="Arial" w:hAnsi="Arial" w:cs="Arial"/>
          <w:sz w:val="13"/>
          <w:szCs w:val="13"/>
        </w:rPr>
        <w:t>10</w:t>
      </w:r>
      <w:r w:rsidR="00F9389F">
        <w:rPr>
          <w:rFonts w:ascii="Arial" w:eastAsia="Arial" w:hAnsi="Arial" w:cs="Arial"/>
          <w:sz w:val="13"/>
          <w:szCs w:val="13"/>
        </w:rPr>
        <w:t xml:space="preserve">    </w:t>
      </w:r>
      <w:r>
        <w:rPr>
          <w:rFonts w:ascii="Arial" w:eastAsia="Arial" w:hAnsi="Arial" w:cs="Arial"/>
          <w:spacing w:val="21"/>
          <w:sz w:val="13"/>
          <w:szCs w:val="13"/>
        </w:rPr>
        <w:t xml:space="preserve"> </w:t>
      </w:r>
      <w:r>
        <w:rPr>
          <w:rFonts w:ascii="Arial" w:eastAsia="Arial" w:hAnsi="Arial" w:cs="Arial"/>
          <w:sz w:val="13"/>
          <w:szCs w:val="13"/>
        </w:rPr>
        <w:t>12</w:t>
      </w:r>
    </w:p>
    <w:p w14:paraId="70ED4F79" w14:textId="77777777" w:rsidR="005B53EE" w:rsidRDefault="00F5753A" w:rsidP="00F9389F">
      <w:pPr>
        <w:spacing w:line="140" w:lineRule="exact"/>
        <w:ind w:left="1478" w:right="2546"/>
        <w:rPr>
          <w:rFonts w:ascii="Arial" w:eastAsia="Arial" w:hAnsi="Arial" w:cs="Arial"/>
          <w:sz w:val="15"/>
          <w:szCs w:val="15"/>
        </w:rPr>
        <w:sectPr w:rsidR="005B53EE">
          <w:type w:val="continuous"/>
          <w:pgSz w:w="12240" w:h="15840"/>
          <w:pgMar w:top="1480" w:right="1300" w:bottom="280" w:left="1300" w:header="720" w:footer="720" w:gutter="0"/>
          <w:cols w:num="2" w:space="720" w:equalWidth="0">
            <w:col w:w="4642" w:space="475"/>
            <w:col w:w="4523"/>
          </w:cols>
        </w:sectPr>
      </w:pPr>
      <w:r>
        <w:rPr>
          <w:rFonts w:ascii="Arial" w:eastAsia="Arial" w:hAnsi="Arial" w:cs="Arial"/>
          <w:w w:val="104"/>
          <w:sz w:val="15"/>
          <w:szCs w:val="15"/>
        </w:rPr>
        <w:t>Month</w:t>
      </w:r>
    </w:p>
    <w:p w14:paraId="5B0EC4AC" w14:textId="77777777" w:rsidR="005B53EE" w:rsidRDefault="005B53EE" w:rsidP="00F9389F">
      <w:pPr>
        <w:spacing w:before="5" w:line="100" w:lineRule="exact"/>
        <w:rPr>
          <w:sz w:val="11"/>
          <w:szCs w:val="11"/>
        </w:rPr>
      </w:pPr>
    </w:p>
    <w:p w14:paraId="609BF417" w14:textId="77777777" w:rsidR="005B53EE" w:rsidRDefault="005B53EE" w:rsidP="00F9389F">
      <w:pPr>
        <w:spacing w:line="200" w:lineRule="exact"/>
      </w:pPr>
    </w:p>
    <w:p w14:paraId="59F00EFD" w14:textId="77777777" w:rsidR="005B53EE" w:rsidRDefault="005B53EE" w:rsidP="00F9389F">
      <w:pPr>
        <w:spacing w:line="200" w:lineRule="exact"/>
      </w:pPr>
    </w:p>
    <w:p w14:paraId="697BEAAE" w14:textId="77777777" w:rsidR="005B53EE" w:rsidRDefault="005B53EE" w:rsidP="00F9389F">
      <w:pPr>
        <w:spacing w:line="200" w:lineRule="exact"/>
      </w:pPr>
    </w:p>
    <w:p w14:paraId="51E70F32" w14:textId="77777777" w:rsidR="005B53EE" w:rsidRDefault="00F5753A" w:rsidP="00F9389F">
      <w:pPr>
        <w:spacing w:before="26"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t>Figure</w:t>
      </w:r>
      <w:r w:rsidR="00F9389F">
        <w:rPr>
          <w:sz w:val="18"/>
          <w:szCs w:val="18"/>
        </w:rPr>
        <w:t xml:space="preserve"> </w:t>
      </w:r>
      <w:r>
        <w:rPr>
          <w:sz w:val="18"/>
          <w:szCs w:val="18"/>
        </w:rPr>
        <w:t>5:</w:t>
      </w:r>
      <w:r>
        <w:rPr>
          <w:spacing w:val="29"/>
          <w:sz w:val="18"/>
          <w:szCs w:val="18"/>
        </w:rPr>
        <w:t xml:space="preserve"> </w:t>
      </w:r>
      <w:r>
        <w:rPr>
          <w:sz w:val="18"/>
          <w:szCs w:val="18"/>
        </w:rPr>
        <w:t>Air</w:t>
      </w:r>
      <w:r>
        <w:rPr>
          <w:spacing w:val="23"/>
          <w:sz w:val="18"/>
          <w:szCs w:val="18"/>
        </w:rPr>
        <w:t xml:space="preserve"> </w:t>
      </w:r>
      <w:r>
        <w:rPr>
          <w:w w:val="143"/>
          <w:sz w:val="18"/>
          <w:szCs w:val="18"/>
        </w:rPr>
        <w:t>t</w:t>
      </w:r>
      <w:r>
        <w:rPr>
          <w:w w:val="109"/>
          <w:sz w:val="18"/>
          <w:szCs w:val="18"/>
        </w:rPr>
        <w:t>em</w:t>
      </w:r>
      <w:r>
        <w:rPr>
          <w:spacing w:val="5"/>
          <w:w w:val="109"/>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higher,</w:t>
      </w:r>
      <w:r w:rsidR="00F9389F">
        <w:rPr>
          <w:sz w:val="18"/>
          <w:szCs w:val="18"/>
        </w:rPr>
        <w:t xml:space="preserve"> </w:t>
      </w:r>
      <w:r>
        <w:rPr>
          <w:sz w:val="18"/>
          <w:szCs w:val="18"/>
        </w:rPr>
        <w:t>whereas</w:t>
      </w:r>
      <w:r w:rsidR="00F9389F">
        <w:rPr>
          <w:sz w:val="18"/>
          <w:szCs w:val="18"/>
        </w:rPr>
        <w:t xml:space="preserve"> </w:t>
      </w:r>
      <w:r>
        <w:rPr>
          <w:sz w:val="18"/>
          <w:szCs w:val="18"/>
        </w:rPr>
        <w:t>soil</w:t>
      </w:r>
      <w:r>
        <w:rPr>
          <w:spacing w:val="8"/>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l</w:t>
      </w:r>
      <w:r>
        <w:rPr>
          <w:spacing w:val="-5"/>
          <w:sz w:val="18"/>
          <w:szCs w:val="18"/>
        </w:rPr>
        <w:t>ow</w:t>
      </w:r>
      <w:r>
        <w:rPr>
          <w:sz w:val="18"/>
          <w:szCs w:val="18"/>
        </w:rPr>
        <w:t>er,</w:t>
      </w:r>
      <w:r>
        <w:rPr>
          <w:spacing w:val="29"/>
          <w:sz w:val="18"/>
          <w:szCs w:val="18"/>
        </w:rPr>
        <w:t xml:space="preserve"> </w:t>
      </w:r>
      <w:r>
        <w:rPr>
          <w:sz w:val="18"/>
          <w:szCs w:val="18"/>
        </w:rPr>
        <w:t>in</w:t>
      </w:r>
      <w:r>
        <w:rPr>
          <w:spacing w:val="16"/>
          <w:sz w:val="18"/>
          <w:szCs w:val="18"/>
        </w:rPr>
        <w:t xml:space="preserve"> </w:t>
      </w:r>
      <w:r>
        <w:rPr>
          <w:sz w:val="18"/>
          <w:szCs w:val="18"/>
        </w:rPr>
        <w:t>general,</w:t>
      </w:r>
      <w:r w:rsidR="00F9389F">
        <w:rPr>
          <w:sz w:val="18"/>
          <w:szCs w:val="18"/>
        </w:rPr>
        <w:t xml:space="preserve"> </w:t>
      </w:r>
      <w:r>
        <w:rPr>
          <w:sz w:val="18"/>
          <w:szCs w:val="18"/>
        </w:rPr>
        <w:t>in</w:t>
      </w:r>
      <w:r>
        <w:rPr>
          <w:spacing w:val="15"/>
          <w:sz w:val="18"/>
          <w:szCs w:val="18"/>
        </w:rPr>
        <w:t xml:space="preserve"> </w:t>
      </w:r>
      <w:r>
        <w:rPr>
          <w:w w:val="120"/>
          <w:sz w:val="18"/>
          <w:szCs w:val="18"/>
        </w:rPr>
        <w:t>st</w:t>
      </w:r>
      <w:r>
        <w:rPr>
          <w:w w:val="116"/>
          <w:sz w:val="18"/>
          <w:szCs w:val="18"/>
        </w:rPr>
        <w:t>ru</w:t>
      </w:r>
      <w:r>
        <w:rPr>
          <w:w w:val="102"/>
          <w:sz w:val="18"/>
          <w:szCs w:val="18"/>
        </w:rPr>
        <w:t>c</w:t>
      </w:r>
      <w:r>
        <w:rPr>
          <w:w w:val="124"/>
          <w:sz w:val="18"/>
          <w:szCs w:val="18"/>
        </w:rPr>
        <w:t>tu</w:t>
      </w:r>
      <w:r>
        <w:rPr>
          <w:w w:val="117"/>
          <w:sz w:val="18"/>
          <w:szCs w:val="18"/>
        </w:rPr>
        <w:t>ra</w:t>
      </w:r>
      <w:r>
        <w:rPr>
          <w:w w:val="102"/>
          <w:sz w:val="18"/>
          <w:szCs w:val="18"/>
        </w:rPr>
        <w:t xml:space="preserve">l </w:t>
      </w:r>
      <w:r>
        <w:rPr>
          <w:sz w:val="18"/>
          <w:szCs w:val="18"/>
        </w:rPr>
        <w:t>co</w:t>
      </w:r>
      <w:r>
        <w:rPr>
          <w:spacing w:val="-5"/>
          <w:sz w:val="18"/>
          <w:szCs w:val="18"/>
        </w:rPr>
        <w:t>n</w:t>
      </w:r>
      <w:r>
        <w:rPr>
          <w:sz w:val="18"/>
          <w:szCs w:val="18"/>
        </w:rPr>
        <w:t>trols</w:t>
      </w:r>
      <w:r w:rsidR="00F9389F">
        <w:rPr>
          <w:sz w:val="18"/>
          <w:szCs w:val="18"/>
        </w:rPr>
        <w:t xml:space="preserve"> </w:t>
      </w:r>
      <w:r>
        <w:rPr>
          <w:w w:val="109"/>
          <w:sz w:val="18"/>
          <w:szCs w:val="18"/>
        </w:rPr>
        <w:t>compared</w:t>
      </w:r>
      <w:r>
        <w:rPr>
          <w:spacing w:val="6"/>
          <w:w w:val="109"/>
          <w:sz w:val="18"/>
          <w:szCs w:val="18"/>
        </w:rPr>
        <w:t xml:space="preserve"> </w:t>
      </w:r>
      <w:r>
        <w:rPr>
          <w:sz w:val="18"/>
          <w:szCs w:val="18"/>
        </w:rPr>
        <w:t>with</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8"/>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8"/>
          <w:w w:val="103"/>
          <w:sz w:val="18"/>
          <w:szCs w:val="18"/>
        </w:rPr>
        <w:t xml:space="preserve"> </w:t>
      </w:r>
      <w:r>
        <w:rPr>
          <w:sz w:val="18"/>
          <w:szCs w:val="18"/>
        </w:rPr>
        <w:t>(i.e.</w:t>
      </w:r>
      <w:r w:rsidR="00F9389F">
        <w:rPr>
          <w:sz w:val="18"/>
          <w:szCs w:val="18"/>
        </w:rPr>
        <w:t xml:space="preserve"> </w:t>
      </w:r>
      <w:r>
        <w:rPr>
          <w:w w:val="102"/>
          <w:sz w:val="18"/>
          <w:szCs w:val="18"/>
        </w:rPr>
        <w:t>wi</w:t>
      </w:r>
      <w:r>
        <w:rPr>
          <w:w w:val="143"/>
          <w:sz w:val="18"/>
          <w:szCs w:val="18"/>
        </w:rPr>
        <w:t>t</w:t>
      </w:r>
      <w:r>
        <w:rPr>
          <w:w w:val="113"/>
          <w:sz w:val="18"/>
          <w:szCs w:val="18"/>
        </w:rPr>
        <w:t>h</w:t>
      </w:r>
      <w:r>
        <w:rPr>
          <w:spacing w:val="8"/>
          <w:w w:val="113"/>
          <w:sz w:val="18"/>
          <w:szCs w:val="18"/>
        </w:rPr>
        <w:t xml:space="preserve"> </w:t>
      </w:r>
      <w:r>
        <w:rPr>
          <w:sz w:val="18"/>
          <w:szCs w:val="18"/>
        </w:rPr>
        <w:t>no</w:t>
      </w:r>
      <w:r>
        <w:rPr>
          <w:spacing w:val="2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8"/>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9"/>
          <w:w w:val="109"/>
          <w:sz w:val="18"/>
          <w:szCs w:val="18"/>
        </w:rPr>
        <w:t xml:space="preserve"> </w:t>
      </w:r>
      <w:r>
        <w:rPr>
          <w:sz w:val="18"/>
          <w:szCs w:val="18"/>
        </w:rPr>
        <w:t>or</w:t>
      </w:r>
      <w:r>
        <w:rPr>
          <w:spacing w:val="22"/>
          <w:sz w:val="18"/>
          <w:szCs w:val="18"/>
        </w:rPr>
        <w:t xml:space="preserve"> </w:t>
      </w:r>
      <w:r>
        <w:rPr>
          <w:spacing w:val="-5"/>
          <w:sz w:val="18"/>
          <w:szCs w:val="18"/>
        </w:rPr>
        <w:t>w</w:t>
      </w:r>
      <w:r>
        <w:rPr>
          <w:sz w:val="18"/>
          <w:szCs w:val="18"/>
        </w:rPr>
        <w:t>arming</w:t>
      </w:r>
      <w:r w:rsidR="00F9389F">
        <w:rPr>
          <w:sz w:val="18"/>
          <w:szCs w:val="18"/>
        </w:rPr>
        <w:t xml:space="preserve"> </w:t>
      </w:r>
      <w:r>
        <w:rPr>
          <w:w w:val="109"/>
          <w:sz w:val="18"/>
          <w:szCs w:val="18"/>
        </w:rPr>
        <w:t>in</w:t>
      </w:r>
      <w:r>
        <w:rPr>
          <w:w w:val="110"/>
          <w:sz w:val="18"/>
          <w:szCs w:val="18"/>
        </w:rPr>
        <w:t>fra</w:t>
      </w:r>
      <w:r>
        <w:rPr>
          <w:w w:val="120"/>
          <w:sz w:val="18"/>
          <w:szCs w:val="18"/>
        </w:rPr>
        <w:t>st</w:t>
      </w:r>
      <w:r>
        <w:rPr>
          <w:w w:val="116"/>
          <w:sz w:val="18"/>
          <w:szCs w:val="18"/>
        </w:rPr>
        <w:t>ru</w:t>
      </w:r>
      <w:r>
        <w:rPr>
          <w:w w:val="102"/>
          <w:sz w:val="18"/>
          <w:szCs w:val="18"/>
        </w:rPr>
        <w:t>c</w:t>
      </w:r>
      <w:r>
        <w:rPr>
          <w:w w:val="143"/>
          <w:sz w:val="18"/>
          <w:szCs w:val="18"/>
        </w:rPr>
        <w:t>t</w:t>
      </w:r>
      <w:r>
        <w:rPr>
          <w:w w:val="113"/>
          <w:sz w:val="18"/>
          <w:szCs w:val="18"/>
        </w:rPr>
        <w:t>u</w:t>
      </w:r>
      <w:r>
        <w:rPr>
          <w:w w:val="110"/>
          <w:sz w:val="18"/>
          <w:szCs w:val="18"/>
        </w:rPr>
        <w:t>re</w:t>
      </w:r>
      <w:r>
        <w:rPr>
          <w:spacing w:val="8"/>
          <w:w w:val="110"/>
          <w:sz w:val="18"/>
          <w:szCs w:val="18"/>
        </w:rPr>
        <w:t xml:space="preserve"> </w:t>
      </w:r>
      <w:r>
        <w:rPr>
          <w:w w:val="102"/>
          <w:sz w:val="18"/>
          <w:szCs w:val="18"/>
        </w:rPr>
        <w:t>i</w:t>
      </w:r>
      <w:r>
        <w:rPr>
          <w:w w:val="113"/>
          <w:sz w:val="18"/>
          <w:szCs w:val="18"/>
        </w:rPr>
        <w:t xml:space="preserve">n </w:t>
      </w:r>
      <w:r>
        <w:rPr>
          <w:sz w:val="18"/>
          <w:szCs w:val="18"/>
        </w:rPr>
        <w:t>place).</w:t>
      </w:r>
      <w:r w:rsidR="00F9389F">
        <w:rPr>
          <w:sz w:val="18"/>
          <w:szCs w:val="18"/>
        </w:rPr>
        <w:t xml:space="preserve"> </w:t>
      </w:r>
      <w:r>
        <w:rPr>
          <w:spacing w:val="33"/>
          <w:sz w:val="18"/>
          <w:szCs w:val="18"/>
        </w:rPr>
        <w:t xml:space="preserve"> </w:t>
      </w:r>
      <w:r>
        <w:rPr>
          <w:spacing w:val="-15"/>
          <w:sz w:val="18"/>
          <w:szCs w:val="18"/>
        </w:rPr>
        <w:t>W</w:t>
      </w:r>
      <w:r>
        <w:rPr>
          <w:sz w:val="18"/>
          <w:szCs w:val="18"/>
        </w:rPr>
        <w:t>e</w:t>
      </w:r>
      <w:r w:rsidR="00F9389F">
        <w:rPr>
          <w:sz w:val="18"/>
          <w:szCs w:val="18"/>
        </w:rPr>
        <w:t xml:space="preserve"> </w:t>
      </w:r>
      <w:r>
        <w:rPr>
          <w:sz w:val="18"/>
          <w:szCs w:val="18"/>
        </w:rPr>
        <w:t>sh</w:t>
      </w:r>
      <w:r>
        <w:rPr>
          <w:spacing w:val="-5"/>
          <w:sz w:val="18"/>
          <w:szCs w:val="18"/>
        </w:rPr>
        <w:t>o</w:t>
      </w:r>
      <w:r>
        <w:rPr>
          <w:sz w:val="18"/>
          <w:szCs w:val="18"/>
        </w:rPr>
        <w:t>w</w:t>
      </w:r>
      <w:r w:rsidR="00F9389F">
        <w:rPr>
          <w:sz w:val="18"/>
          <w:szCs w:val="18"/>
        </w:rPr>
        <w:t xml:space="preserve"> </w:t>
      </w:r>
      <w:r>
        <w:rPr>
          <w:sz w:val="18"/>
          <w:szCs w:val="18"/>
        </w:rPr>
        <w:t>fixed</w:t>
      </w:r>
      <w:r>
        <w:rPr>
          <w:spacing w:val="42"/>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30"/>
          <w:w w:val="103"/>
          <w:sz w:val="18"/>
          <w:szCs w:val="18"/>
        </w:rPr>
        <w:t xml:space="preserve"> </w:t>
      </w:r>
      <w:r>
        <w:rPr>
          <w:sz w:val="18"/>
          <w:szCs w:val="18"/>
        </w:rPr>
        <w:t>(in</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from</w:t>
      </w:r>
      <w:r w:rsidR="00F9389F">
        <w:rPr>
          <w:sz w:val="18"/>
          <w:szCs w:val="18"/>
        </w:rPr>
        <w:t xml:space="preserve"> </w:t>
      </w:r>
      <w:r>
        <w:rPr>
          <w:sz w:val="18"/>
          <w:szCs w:val="18"/>
        </w:rPr>
        <w:t>a</w:t>
      </w:r>
      <w:r>
        <w:rPr>
          <w:spacing w:val="41"/>
          <w:sz w:val="18"/>
          <w:szCs w:val="18"/>
        </w:rPr>
        <w:t xml:space="preserve"> </w:t>
      </w:r>
      <w:r>
        <w:rPr>
          <w:sz w:val="18"/>
          <w:szCs w:val="18"/>
        </w:rPr>
        <w:t>mixed</w:t>
      </w:r>
      <w:r w:rsidR="00F9389F">
        <w:rPr>
          <w:sz w:val="18"/>
          <w:szCs w:val="18"/>
        </w:rPr>
        <w:t xml:space="preserve"> </w:t>
      </w:r>
      <w:r>
        <w:rPr>
          <w:sz w:val="18"/>
          <w:szCs w:val="18"/>
        </w:rPr>
        <w:t>effects</w:t>
      </w:r>
      <w:r w:rsidR="00F9389F">
        <w:rPr>
          <w:sz w:val="18"/>
          <w:szCs w:val="18"/>
        </w:rPr>
        <w:t xml:space="preserve"> </w:t>
      </w:r>
      <w:r>
        <w:rPr>
          <w:sz w:val="18"/>
          <w:szCs w:val="18"/>
        </w:rPr>
        <w:t>m</w:t>
      </w:r>
      <w:r>
        <w:rPr>
          <w:spacing w:val="5"/>
          <w:sz w:val="18"/>
          <w:szCs w:val="18"/>
        </w:rPr>
        <w:t>o</w:t>
      </w:r>
      <w:r>
        <w:rPr>
          <w:sz w:val="18"/>
          <w:szCs w:val="18"/>
        </w:rPr>
        <w:t>del</w:t>
      </w:r>
      <w:r w:rsidR="00F9389F">
        <w:rPr>
          <w:sz w:val="18"/>
          <w:szCs w:val="18"/>
        </w:rPr>
        <w:t xml:space="preserve"> </w:t>
      </w:r>
      <w:r>
        <w:rPr>
          <w:w w:val="124"/>
          <w:sz w:val="18"/>
          <w:szCs w:val="18"/>
        </w:rPr>
        <w:t>that</w:t>
      </w:r>
      <w:r>
        <w:rPr>
          <w:spacing w:val="21"/>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30"/>
          <w:w w:val="103"/>
          <w:sz w:val="18"/>
          <w:szCs w:val="18"/>
        </w:rPr>
        <w:t xml:space="preserve"> </w:t>
      </w:r>
      <w:r>
        <w:rPr>
          <w:sz w:val="18"/>
          <w:szCs w:val="18"/>
        </w:rPr>
        <w:t>for</w:t>
      </w:r>
      <w:r>
        <w:rPr>
          <w:spacing w:val="39"/>
          <w:sz w:val="18"/>
          <w:szCs w:val="18"/>
        </w:rPr>
        <w:t xml:space="preserve"> </w:t>
      </w:r>
      <w:r>
        <w:rPr>
          <w:sz w:val="18"/>
          <w:szCs w:val="18"/>
        </w:rPr>
        <w:t>differences</w:t>
      </w:r>
      <w:r w:rsidR="00F9389F">
        <w:rPr>
          <w:sz w:val="18"/>
          <w:szCs w:val="18"/>
        </w:rPr>
        <w:t xml:space="preserve"> </w:t>
      </w:r>
      <w:r>
        <w:rPr>
          <w:w w:val="109"/>
          <w:sz w:val="18"/>
          <w:szCs w:val="18"/>
        </w:rPr>
        <w:t xml:space="preserve">in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28"/>
          <w:w w:val="102"/>
          <w:sz w:val="18"/>
          <w:szCs w:val="18"/>
        </w:rPr>
        <w:t xml:space="preserve"> </w:t>
      </w:r>
      <w:r>
        <w:rPr>
          <w:sz w:val="18"/>
          <w:szCs w:val="18"/>
        </w:rPr>
        <w:t>design</w:t>
      </w:r>
      <w:r w:rsidR="00F9389F">
        <w:rPr>
          <w:sz w:val="18"/>
          <w:szCs w:val="18"/>
        </w:rPr>
        <w:t xml:space="preserve"> </w:t>
      </w:r>
      <w:r>
        <w:rPr>
          <w:sz w:val="18"/>
          <w:szCs w:val="18"/>
        </w:rPr>
        <w:t>and</w:t>
      </w:r>
      <w:r w:rsidR="00F9389F">
        <w:rPr>
          <w:sz w:val="18"/>
          <w:szCs w:val="18"/>
        </w:rPr>
        <w:t xml:space="preserve"> </w:t>
      </w:r>
      <w:r>
        <w:rPr>
          <w:w w:val="102"/>
          <w:sz w:val="18"/>
          <w:szCs w:val="18"/>
        </w:rPr>
        <w:t>o</w:t>
      </w:r>
      <w:r>
        <w:rPr>
          <w:w w:val="143"/>
          <w:sz w:val="18"/>
          <w:szCs w:val="18"/>
        </w:rPr>
        <w:t>t</w:t>
      </w:r>
      <w:r>
        <w:rPr>
          <w:w w:val="113"/>
          <w:sz w:val="18"/>
          <w:szCs w:val="18"/>
        </w:rPr>
        <w:t>h</w:t>
      </w:r>
      <w:r>
        <w:rPr>
          <w:w w:val="110"/>
          <w:sz w:val="18"/>
          <w:szCs w:val="18"/>
        </w:rPr>
        <w:t>er</w:t>
      </w:r>
      <w:r>
        <w:rPr>
          <w:spacing w:val="28"/>
          <w:w w:val="110"/>
          <w:sz w:val="18"/>
          <w:szCs w:val="18"/>
        </w:rPr>
        <w:t xml:space="preserve">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28"/>
          <w:w w:val="111"/>
          <w:sz w:val="18"/>
          <w:szCs w:val="18"/>
        </w:rPr>
        <w:t xml:space="preserve"> </w:t>
      </w:r>
      <w:r>
        <w:rPr>
          <w:sz w:val="18"/>
          <w:szCs w:val="18"/>
        </w:rPr>
        <w:t>among</w:t>
      </w:r>
      <w:r w:rsidR="00F9389F">
        <w:rPr>
          <w:sz w:val="18"/>
          <w:szCs w:val="18"/>
        </w:rPr>
        <w:t xml:space="preserve"> </w:t>
      </w:r>
      <w:r>
        <w:rPr>
          <w:sz w:val="18"/>
          <w:szCs w:val="18"/>
        </w:rPr>
        <w:t>sites</w:t>
      </w:r>
      <w:r w:rsidR="00F9389F">
        <w:rPr>
          <w:sz w:val="18"/>
          <w:szCs w:val="18"/>
        </w:rPr>
        <w:t xml:space="preserve"> </w:t>
      </w:r>
      <w:r>
        <w:rPr>
          <w:sz w:val="18"/>
          <w:szCs w:val="18"/>
        </w:rPr>
        <w:t>with</w:t>
      </w:r>
      <w:r w:rsidR="00F9389F">
        <w:rPr>
          <w:sz w:val="18"/>
          <w:szCs w:val="18"/>
        </w:rPr>
        <w:t xml:space="preserve"> </w:t>
      </w:r>
      <w:r>
        <w:rPr>
          <w:sz w:val="18"/>
          <w:szCs w:val="18"/>
        </w:rPr>
        <w:t>mixed</w:t>
      </w:r>
      <w:r w:rsidR="00F9389F">
        <w:rPr>
          <w:sz w:val="18"/>
          <w:szCs w:val="18"/>
        </w:rPr>
        <w:t xml:space="preserve"> </w:t>
      </w:r>
      <w:r>
        <w:rPr>
          <w:sz w:val="18"/>
          <w:szCs w:val="18"/>
        </w:rPr>
        <w:t>effects</w:t>
      </w:r>
      <w:r w:rsidR="00F9389F">
        <w:rPr>
          <w:sz w:val="18"/>
          <w:szCs w:val="18"/>
        </w:rPr>
        <w:t xml:space="preserve"> </w:t>
      </w:r>
      <w:r>
        <w:rPr>
          <w:sz w:val="18"/>
          <w:szCs w:val="18"/>
        </w:rPr>
        <w:t>m</w:t>
      </w:r>
      <w:r>
        <w:rPr>
          <w:spacing w:val="5"/>
          <w:sz w:val="18"/>
          <w:szCs w:val="18"/>
        </w:rPr>
        <w:t>o</w:t>
      </w:r>
      <w:r>
        <w:rPr>
          <w:sz w:val="18"/>
          <w:szCs w:val="18"/>
        </w:rPr>
        <w:t>del</w:t>
      </w:r>
      <w:r w:rsidR="00F9389F">
        <w:rPr>
          <w:sz w:val="18"/>
          <w:szCs w:val="18"/>
        </w:rPr>
        <w:t xml:space="preserve"> </w:t>
      </w:r>
      <w:r>
        <w:rPr>
          <w:sz w:val="18"/>
          <w:szCs w:val="18"/>
        </w:rPr>
        <w:t>including</w:t>
      </w:r>
      <w:r w:rsidR="00F9389F">
        <w:rPr>
          <w:sz w:val="18"/>
          <w:szCs w:val="18"/>
        </w:rPr>
        <w:t xml:space="preserve"> </w:t>
      </w:r>
      <w:r>
        <w:rPr>
          <w:sz w:val="18"/>
          <w:szCs w:val="18"/>
        </w:rPr>
        <w:t>site</w:t>
      </w:r>
      <w:r w:rsidR="00F9389F">
        <w:rPr>
          <w:sz w:val="18"/>
          <w:szCs w:val="18"/>
        </w:rPr>
        <w:t xml:space="preserve"> </w:t>
      </w:r>
      <w:r>
        <w:rPr>
          <w:sz w:val="18"/>
          <w:szCs w:val="18"/>
        </w:rPr>
        <w:t>and</w:t>
      </w:r>
      <w:r w:rsidR="00F9389F">
        <w:rPr>
          <w:sz w:val="18"/>
          <w:szCs w:val="18"/>
        </w:rPr>
        <w:t xml:space="preserve"> </w:t>
      </w:r>
      <w:r>
        <w:rPr>
          <w:spacing w:val="-5"/>
          <w:w w:val="107"/>
          <w:sz w:val="18"/>
          <w:szCs w:val="18"/>
        </w:rPr>
        <w:t>y</w:t>
      </w:r>
      <w:r>
        <w:rPr>
          <w:w w:val="109"/>
          <w:sz w:val="18"/>
          <w:szCs w:val="18"/>
        </w:rPr>
        <w:t>ea</w:t>
      </w:r>
      <w:r>
        <w:rPr>
          <w:w w:val="120"/>
          <w:sz w:val="18"/>
          <w:szCs w:val="18"/>
        </w:rPr>
        <w:t xml:space="preserve">r </w:t>
      </w:r>
      <w:r>
        <w:rPr>
          <w:w w:val="112"/>
          <w:sz w:val="18"/>
          <w:szCs w:val="18"/>
        </w:rPr>
        <w:t>(nested</w:t>
      </w:r>
      <w:r>
        <w:rPr>
          <w:spacing w:val="24"/>
          <w:w w:val="112"/>
          <w:sz w:val="18"/>
          <w:szCs w:val="18"/>
        </w:rPr>
        <w:t xml:space="preserve"> </w:t>
      </w:r>
      <w:r>
        <w:rPr>
          <w:sz w:val="18"/>
          <w:szCs w:val="18"/>
        </w:rPr>
        <w:t>within</w:t>
      </w:r>
      <w:r w:rsidR="00F9389F">
        <w:rPr>
          <w:sz w:val="18"/>
          <w:szCs w:val="18"/>
        </w:rPr>
        <w:t xml:space="preserve"> </w:t>
      </w:r>
      <w:r>
        <w:rPr>
          <w:sz w:val="18"/>
          <w:szCs w:val="18"/>
        </w:rPr>
        <w:t>site)</w:t>
      </w:r>
      <w:r w:rsidR="00F9389F">
        <w:rPr>
          <w:sz w:val="18"/>
          <w:szCs w:val="18"/>
        </w:rPr>
        <w:t xml:space="preserve"> </w:t>
      </w:r>
      <w:r>
        <w:rPr>
          <w:sz w:val="18"/>
          <w:szCs w:val="18"/>
        </w:rPr>
        <w:t>as</w:t>
      </w:r>
      <w:r>
        <w:rPr>
          <w:spacing w:val="43"/>
          <w:sz w:val="18"/>
          <w:szCs w:val="18"/>
        </w:rPr>
        <w:t xml:space="preserve"> </w:t>
      </w:r>
      <w:r>
        <w:rPr>
          <w:w w:val="111"/>
          <w:sz w:val="18"/>
          <w:szCs w:val="18"/>
        </w:rPr>
        <w:t>random</w:t>
      </w:r>
      <w:r>
        <w:rPr>
          <w:spacing w:val="25"/>
          <w:w w:val="111"/>
          <w:sz w:val="18"/>
          <w:szCs w:val="18"/>
        </w:rPr>
        <w:t xml:space="preserve"> </w:t>
      </w:r>
      <w:r>
        <w:rPr>
          <w:w w:val="98"/>
          <w:sz w:val="18"/>
          <w:szCs w:val="18"/>
        </w:rPr>
        <w:t>effec</w:t>
      </w:r>
      <w:r>
        <w:rPr>
          <w:w w:val="143"/>
          <w:sz w:val="18"/>
          <w:szCs w:val="18"/>
        </w:rPr>
        <w:t>t</w:t>
      </w:r>
      <w:r>
        <w:rPr>
          <w:w w:val="103"/>
          <w:sz w:val="18"/>
          <w:szCs w:val="18"/>
        </w:rPr>
        <w:t>s</w:t>
      </w:r>
      <w:r>
        <w:rPr>
          <w:spacing w:val="29"/>
          <w:w w:val="103"/>
          <w:sz w:val="18"/>
          <w:szCs w:val="18"/>
        </w:rPr>
        <w:t xml:space="preserve"> </w:t>
      </w:r>
      <w:r>
        <w:rPr>
          <w:sz w:val="18"/>
          <w:szCs w:val="18"/>
        </w:rPr>
        <w:t>(see</w:t>
      </w:r>
      <w:r w:rsidR="00F9389F">
        <w:rPr>
          <w:sz w:val="18"/>
          <w:szCs w:val="18"/>
        </w:rPr>
        <w:t xml:space="preserve"> </w:t>
      </w:r>
      <w:r>
        <w:rPr>
          <w:spacing w:val="-15"/>
          <w:sz w:val="18"/>
          <w:szCs w:val="18"/>
        </w:rPr>
        <w:t>T</w:t>
      </w:r>
      <w:r>
        <w:rPr>
          <w:sz w:val="18"/>
          <w:szCs w:val="18"/>
        </w:rPr>
        <w:t>able</w:t>
      </w:r>
      <w:r w:rsidR="00F9389F">
        <w:rPr>
          <w:sz w:val="18"/>
          <w:szCs w:val="18"/>
        </w:rPr>
        <w:t xml:space="preserve"> </w:t>
      </w:r>
      <w:r>
        <w:rPr>
          <w:sz w:val="18"/>
          <w:szCs w:val="18"/>
        </w:rPr>
        <w:t>XS,</w:t>
      </w:r>
      <w:r>
        <w:rPr>
          <w:spacing w:val="44"/>
          <w:sz w:val="18"/>
          <w:szCs w:val="18"/>
        </w:rPr>
        <w:t xml:space="preserve"> </w:t>
      </w:r>
      <w:r>
        <w:rPr>
          <w:w w:val="102"/>
          <w:sz w:val="18"/>
          <w:szCs w:val="18"/>
        </w:rPr>
        <w:t>S</w:t>
      </w:r>
      <w:r>
        <w:rPr>
          <w:w w:val="113"/>
          <w:sz w:val="18"/>
          <w:szCs w:val="18"/>
        </w:rPr>
        <w:t>upp</w:t>
      </w:r>
      <w:r>
        <w:rPr>
          <w:w w:val="102"/>
          <w:sz w:val="18"/>
          <w:szCs w:val="18"/>
        </w:rPr>
        <w:t>le</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29"/>
          <w:w w:val="102"/>
          <w:sz w:val="18"/>
          <w:szCs w:val="18"/>
        </w:rPr>
        <w:t xml:space="preserve"> </w:t>
      </w:r>
      <w:r>
        <w:rPr>
          <w:w w:val="110"/>
          <w:sz w:val="18"/>
          <w:szCs w:val="18"/>
        </w:rPr>
        <w:t>Materials</w:t>
      </w:r>
      <w:r>
        <w:rPr>
          <w:spacing w:val="27"/>
          <w:w w:val="110"/>
          <w:sz w:val="18"/>
          <w:szCs w:val="18"/>
        </w:rPr>
        <w:t xml:space="preserve"> </w:t>
      </w:r>
      <w:r>
        <w:rPr>
          <w:sz w:val="18"/>
          <w:szCs w:val="18"/>
        </w:rPr>
        <w:t>for</w:t>
      </w:r>
      <w:r>
        <w:rPr>
          <w:spacing w:val="38"/>
          <w:sz w:val="18"/>
          <w:szCs w:val="18"/>
        </w:rPr>
        <w:t xml:space="preserve"> </w:t>
      </w:r>
      <w:r>
        <w:rPr>
          <w:w w:val="111"/>
          <w:sz w:val="18"/>
          <w:szCs w:val="18"/>
        </w:rPr>
        <w:t>details).</w:t>
      </w:r>
      <w:r w:rsidR="00F9389F">
        <w:rPr>
          <w:w w:val="111"/>
          <w:sz w:val="18"/>
          <w:szCs w:val="18"/>
        </w:rPr>
        <w:t xml:space="preserve">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 xml:space="preserve">el </w:t>
      </w:r>
      <w:r>
        <w:rPr>
          <w:w w:val="111"/>
          <w:sz w:val="18"/>
          <w:szCs w:val="18"/>
        </w:rPr>
        <w:t>random</w:t>
      </w:r>
      <w:r>
        <w:rPr>
          <w:spacing w:val="12"/>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6"/>
          <w:sz w:val="18"/>
          <w:szCs w:val="18"/>
        </w:rPr>
        <w:t xml:space="preserve"> </w:t>
      </w:r>
      <w:r>
        <w:rPr>
          <w:sz w:val="18"/>
          <w:szCs w:val="18"/>
        </w:rPr>
        <w:t>are</w:t>
      </w:r>
      <w:r>
        <w:rPr>
          <w:spacing w:val="42"/>
          <w:sz w:val="18"/>
          <w:szCs w:val="18"/>
        </w:rPr>
        <w:t xml:space="preserve"> </w:t>
      </w:r>
      <w:r>
        <w:rPr>
          <w:sz w:val="18"/>
          <w:szCs w:val="18"/>
        </w:rPr>
        <w:t>sh</w:t>
      </w:r>
      <w:r>
        <w:rPr>
          <w:spacing w:val="-5"/>
          <w:sz w:val="18"/>
          <w:szCs w:val="18"/>
        </w:rPr>
        <w:t>o</w:t>
      </w:r>
      <w:r>
        <w:rPr>
          <w:sz w:val="18"/>
          <w:szCs w:val="18"/>
        </w:rPr>
        <w:t>wn</w:t>
      </w:r>
      <w:r>
        <w:rPr>
          <w:spacing w:val="45"/>
          <w:sz w:val="18"/>
          <w:szCs w:val="18"/>
        </w:rPr>
        <w:t xml:space="preserve"> </w:t>
      </w:r>
      <w:r>
        <w:rPr>
          <w:spacing w:val="-5"/>
          <w:sz w:val="18"/>
          <w:szCs w:val="18"/>
        </w:rPr>
        <w:t>b</w:t>
      </w:r>
      <w:r>
        <w:rPr>
          <w:sz w:val="18"/>
          <w:szCs w:val="18"/>
        </w:rPr>
        <w:t>y</w:t>
      </w:r>
      <w:r>
        <w:rPr>
          <w:spacing w:val="34"/>
          <w:sz w:val="18"/>
          <w:szCs w:val="18"/>
        </w:rPr>
        <w:t xml:space="preserve"> </w:t>
      </w:r>
      <w:r>
        <w:rPr>
          <w:sz w:val="18"/>
          <w:szCs w:val="18"/>
        </w:rPr>
        <w:t>sy</w:t>
      </w:r>
      <w:r>
        <w:rPr>
          <w:spacing w:val="-5"/>
          <w:sz w:val="18"/>
          <w:szCs w:val="18"/>
        </w:rPr>
        <w:t>m</w:t>
      </w:r>
      <w:r>
        <w:rPr>
          <w:spacing w:val="5"/>
          <w:sz w:val="18"/>
          <w:szCs w:val="18"/>
        </w:rPr>
        <w:t>b</w:t>
      </w:r>
      <w:r>
        <w:rPr>
          <w:sz w:val="18"/>
          <w:szCs w:val="18"/>
        </w:rPr>
        <w:t>ols</w:t>
      </w:r>
      <w:r w:rsidR="00F9389F">
        <w:rPr>
          <w:sz w:val="18"/>
          <w:szCs w:val="18"/>
        </w:rPr>
        <w:t xml:space="preserve"> </w:t>
      </w:r>
      <w:r>
        <w:rPr>
          <w:sz w:val="18"/>
          <w:szCs w:val="18"/>
        </w:rPr>
        <w:t>in</w:t>
      </w:r>
      <w:r>
        <w:rPr>
          <w:spacing w:val="29"/>
          <w:sz w:val="18"/>
          <w:szCs w:val="18"/>
        </w:rPr>
        <w:t xml:space="preserve"> </w:t>
      </w:r>
      <w:r>
        <w:rPr>
          <w:sz w:val="18"/>
          <w:szCs w:val="18"/>
        </w:rPr>
        <w:t>blue</w:t>
      </w:r>
      <w:r>
        <w:rPr>
          <w:spacing w:val="42"/>
          <w:sz w:val="18"/>
          <w:szCs w:val="18"/>
        </w:rPr>
        <w:t xml:space="preserve"> </w:t>
      </w:r>
      <w:r>
        <w:rPr>
          <w:sz w:val="18"/>
          <w:szCs w:val="18"/>
        </w:rPr>
        <w:t>(for</w:t>
      </w:r>
      <w:r>
        <w:rPr>
          <w:spacing w:val="36"/>
          <w:sz w:val="18"/>
          <w:szCs w:val="18"/>
        </w:rPr>
        <w:t xml:space="preserve"> </w:t>
      </w:r>
      <w:r>
        <w:rPr>
          <w:sz w:val="18"/>
          <w:szCs w:val="18"/>
        </w:rPr>
        <w:t>those</w:t>
      </w:r>
      <w:r w:rsidR="00F9389F">
        <w:rPr>
          <w:sz w:val="18"/>
          <w:szCs w:val="18"/>
        </w:rPr>
        <w:t xml:space="preserv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and</w:t>
      </w:r>
      <w:r w:rsidR="00F9389F">
        <w:rPr>
          <w:sz w:val="18"/>
          <w:szCs w:val="18"/>
        </w:rPr>
        <w:t xml:space="preserve"> </w:t>
      </w:r>
      <w:r>
        <w:rPr>
          <w:sz w:val="18"/>
          <w:szCs w:val="18"/>
        </w:rPr>
        <w:t>pink</w:t>
      </w:r>
      <w:r w:rsidR="00F9389F">
        <w:rPr>
          <w:sz w:val="18"/>
          <w:szCs w:val="18"/>
        </w:rPr>
        <w:t xml:space="preserve">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14:paraId="283EBFEA" w14:textId="77777777" w:rsidR="005B53EE" w:rsidRDefault="005B53EE" w:rsidP="00F9389F">
      <w:pPr>
        <w:spacing w:before="1" w:line="140" w:lineRule="exact"/>
        <w:rPr>
          <w:sz w:val="14"/>
          <w:szCs w:val="14"/>
        </w:rPr>
      </w:pPr>
    </w:p>
    <w:p w14:paraId="0A554A2E" w14:textId="77777777" w:rsidR="005B53EE" w:rsidRDefault="005B53EE" w:rsidP="00F9389F">
      <w:pPr>
        <w:spacing w:line="200" w:lineRule="exact"/>
      </w:pPr>
    </w:p>
    <w:p w14:paraId="050B75D8" w14:textId="77777777" w:rsidR="005B53EE" w:rsidRDefault="005B53EE" w:rsidP="00F9389F">
      <w:pPr>
        <w:spacing w:line="200" w:lineRule="exact"/>
      </w:pPr>
    </w:p>
    <w:p w14:paraId="23B49C9D" w14:textId="77777777" w:rsidR="005B53EE" w:rsidRDefault="005B53EE" w:rsidP="00F9389F">
      <w:pPr>
        <w:spacing w:line="200" w:lineRule="exact"/>
      </w:pPr>
    </w:p>
    <w:p w14:paraId="62E8EEE7" w14:textId="77777777" w:rsidR="005B53EE" w:rsidRDefault="005B53EE" w:rsidP="00F9389F">
      <w:pPr>
        <w:spacing w:line="200" w:lineRule="exact"/>
      </w:pPr>
    </w:p>
    <w:p w14:paraId="1D21F2C8" w14:textId="77777777" w:rsidR="005B53EE" w:rsidRDefault="005B53EE" w:rsidP="00F9389F">
      <w:pPr>
        <w:spacing w:line="200" w:lineRule="exact"/>
      </w:pPr>
    </w:p>
    <w:p w14:paraId="3A6B947C" w14:textId="77777777" w:rsidR="005B53EE" w:rsidRDefault="005B53EE" w:rsidP="00F9389F">
      <w:pPr>
        <w:spacing w:line="200" w:lineRule="exact"/>
      </w:pPr>
    </w:p>
    <w:p w14:paraId="4C2C2ADE" w14:textId="77777777" w:rsidR="005B53EE" w:rsidRDefault="005B53EE" w:rsidP="00F9389F">
      <w:pPr>
        <w:spacing w:line="200" w:lineRule="exact"/>
      </w:pPr>
    </w:p>
    <w:p w14:paraId="55756DF9" w14:textId="77777777" w:rsidR="005B53EE" w:rsidRDefault="005B53EE" w:rsidP="00F9389F">
      <w:pPr>
        <w:spacing w:line="200" w:lineRule="exact"/>
      </w:pPr>
    </w:p>
    <w:p w14:paraId="1508D5CE" w14:textId="77777777" w:rsidR="005B53EE" w:rsidRDefault="005B53EE" w:rsidP="00F9389F">
      <w:pPr>
        <w:spacing w:line="200" w:lineRule="exact"/>
      </w:pPr>
    </w:p>
    <w:p w14:paraId="0EFF0C57" w14:textId="77777777" w:rsidR="005B53EE" w:rsidRDefault="005B53EE" w:rsidP="00F9389F">
      <w:pPr>
        <w:spacing w:line="200" w:lineRule="exact"/>
      </w:pPr>
    </w:p>
    <w:p w14:paraId="69892A8A" w14:textId="77777777" w:rsidR="005B53EE" w:rsidRDefault="005B53EE" w:rsidP="00F9389F">
      <w:pPr>
        <w:spacing w:line="200" w:lineRule="exact"/>
      </w:pPr>
    </w:p>
    <w:p w14:paraId="4E31CE2B" w14:textId="77777777" w:rsidR="005B53EE" w:rsidRDefault="005B53EE" w:rsidP="00F9389F">
      <w:pPr>
        <w:spacing w:line="200" w:lineRule="exact"/>
      </w:pPr>
    </w:p>
    <w:p w14:paraId="67BF1FE2" w14:textId="77777777" w:rsidR="005B53EE" w:rsidRDefault="005B53EE" w:rsidP="00F9389F">
      <w:pPr>
        <w:spacing w:line="200" w:lineRule="exact"/>
      </w:pPr>
    </w:p>
    <w:p w14:paraId="2A372042" w14:textId="77777777" w:rsidR="005B53EE" w:rsidRDefault="005B53EE" w:rsidP="00F9389F">
      <w:pPr>
        <w:spacing w:line="200" w:lineRule="exact"/>
      </w:pPr>
    </w:p>
    <w:p w14:paraId="1FDD40D2" w14:textId="77777777" w:rsidR="005B53EE" w:rsidRDefault="005B53EE" w:rsidP="00F9389F">
      <w:pPr>
        <w:spacing w:line="200" w:lineRule="exact"/>
      </w:pPr>
    </w:p>
    <w:p w14:paraId="060C7EA7" w14:textId="77777777" w:rsidR="005B53EE" w:rsidRDefault="005B53EE" w:rsidP="00F9389F">
      <w:pPr>
        <w:spacing w:line="200" w:lineRule="exact"/>
      </w:pPr>
    </w:p>
    <w:p w14:paraId="28636F49" w14:textId="77777777" w:rsidR="005B53EE" w:rsidRDefault="005B53EE" w:rsidP="00F9389F">
      <w:pPr>
        <w:spacing w:line="200" w:lineRule="exact"/>
      </w:pPr>
    </w:p>
    <w:p w14:paraId="09B11A37" w14:textId="2D9687AD" w:rsidR="005B53EE" w:rsidRDefault="00726C06" w:rsidP="00F9389F">
      <w:pPr>
        <w:spacing w:before="33" w:line="220" w:lineRule="exact"/>
        <w:ind w:left="4336" w:right="3917"/>
        <w:rPr>
          <w:rFonts w:ascii="Arial" w:eastAsia="Arial" w:hAnsi="Arial" w:cs="Arial"/>
          <w:sz w:val="21"/>
          <w:szCs w:val="21"/>
        </w:rPr>
      </w:pPr>
      <w:r>
        <w:rPr>
          <w:noProof/>
        </w:rPr>
        <mc:AlternateContent>
          <mc:Choice Requires="wpg">
            <w:drawing>
              <wp:anchor distT="0" distB="0" distL="114300" distR="114300" simplePos="0" relativeHeight="503314275" behindDoc="1" locked="0" layoutInCell="1" allowOverlap="1" wp14:anchorId="2C5ABED0" wp14:editId="1D5DABDA">
                <wp:simplePos x="0" y="0"/>
                <wp:positionH relativeFrom="page">
                  <wp:posOffset>4140835</wp:posOffset>
                </wp:positionH>
                <wp:positionV relativeFrom="paragraph">
                  <wp:posOffset>1722120</wp:posOffset>
                </wp:positionV>
                <wp:extent cx="89535" cy="222885"/>
                <wp:effectExtent l="6985" t="17145" r="4170680" b="1779270"/>
                <wp:wrapNone/>
                <wp:docPr id="21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22885"/>
                          <a:chOff x="6521" y="2712"/>
                          <a:chExt cx="141" cy="352"/>
                        </a:xfrm>
                      </wpg:grpSpPr>
                      <wps:wsp>
                        <wps:cNvPr id="213" name="Freeform 213"/>
                        <wps:cNvSpPr>
                          <a:spLocks/>
                        </wps:cNvSpPr>
                        <wps:spPr bwMode="auto">
                          <a:xfrm>
                            <a:off x="6552" y="2894"/>
                            <a:ext cx="79" cy="79"/>
                          </a:xfrm>
                          <a:custGeom>
                            <a:avLst/>
                            <a:gdLst>
                              <a:gd name="T0" fmla="+- 0 6631 6552"/>
                              <a:gd name="T1" fmla="*/ T0 w 79"/>
                              <a:gd name="T2" fmla="+- 0 2933 2894"/>
                              <a:gd name="T3" fmla="*/ 2933 h 79"/>
                              <a:gd name="T4" fmla="+- 0 6625 6552"/>
                              <a:gd name="T5" fmla="*/ T4 w 79"/>
                              <a:gd name="T6" fmla="+- 0 2954 2894"/>
                              <a:gd name="T7" fmla="*/ 2954 h 79"/>
                              <a:gd name="T8" fmla="+- 0 6609 6552"/>
                              <a:gd name="T9" fmla="*/ T8 w 79"/>
                              <a:gd name="T10" fmla="+- 0 2969 2894"/>
                              <a:gd name="T11" fmla="*/ 2969 h 79"/>
                              <a:gd name="T12" fmla="+- 0 6592 6552"/>
                              <a:gd name="T13" fmla="*/ T12 w 79"/>
                              <a:gd name="T14" fmla="+- 0 2972 2894"/>
                              <a:gd name="T15" fmla="*/ 2972 h 79"/>
                              <a:gd name="T16" fmla="+- 0 6571 6552"/>
                              <a:gd name="T17" fmla="*/ T16 w 79"/>
                              <a:gd name="T18" fmla="+- 0 2966 2894"/>
                              <a:gd name="T19" fmla="*/ 2966 h 79"/>
                              <a:gd name="T20" fmla="+- 0 6556 6552"/>
                              <a:gd name="T21" fmla="*/ T20 w 79"/>
                              <a:gd name="T22" fmla="+- 0 2950 2894"/>
                              <a:gd name="T23" fmla="*/ 2950 h 79"/>
                              <a:gd name="T24" fmla="+- 0 6552 6552"/>
                              <a:gd name="T25" fmla="*/ T24 w 79"/>
                              <a:gd name="T26" fmla="+- 0 2933 2894"/>
                              <a:gd name="T27" fmla="*/ 2933 h 79"/>
                              <a:gd name="T28" fmla="+- 0 6559 6552"/>
                              <a:gd name="T29" fmla="*/ T28 w 79"/>
                              <a:gd name="T30" fmla="+- 0 2912 2894"/>
                              <a:gd name="T31" fmla="*/ 2912 h 79"/>
                              <a:gd name="T32" fmla="+- 0 6575 6552"/>
                              <a:gd name="T33" fmla="*/ T32 w 79"/>
                              <a:gd name="T34" fmla="+- 0 2898 2894"/>
                              <a:gd name="T35" fmla="*/ 2898 h 79"/>
                              <a:gd name="T36" fmla="+- 0 6592 6552"/>
                              <a:gd name="T37" fmla="*/ T36 w 79"/>
                              <a:gd name="T38" fmla="+- 0 2894 2894"/>
                              <a:gd name="T39" fmla="*/ 2894 h 79"/>
                              <a:gd name="T40" fmla="+- 0 6613 6552"/>
                              <a:gd name="T41" fmla="*/ T40 w 79"/>
                              <a:gd name="T42" fmla="+- 0 2900 2894"/>
                              <a:gd name="T43" fmla="*/ 2900 h 79"/>
                              <a:gd name="T44" fmla="+- 0 6627 6552"/>
                              <a:gd name="T45" fmla="*/ T44 w 79"/>
                              <a:gd name="T46" fmla="+- 0 2916 2894"/>
                              <a:gd name="T47" fmla="*/ 2916 h 79"/>
                              <a:gd name="T48" fmla="+- 0 6631 6552"/>
                              <a:gd name="T49" fmla="*/ T48 w 79"/>
                              <a:gd name="T50" fmla="+- 0 2933 2894"/>
                              <a:gd name="T51" fmla="*/ 293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2"/>
                        <wps:cNvSpPr>
                          <a:spLocks noEditPoints="1"/>
                        </wps:cNvSpPr>
                        <wps:spPr bwMode="auto">
                          <a:xfrm>
                            <a:off x="13114" y="5720"/>
                            <a:ext cx="70" cy="0"/>
                          </a:xfrm>
                          <a:custGeom>
                            <a:avLst/>
                            <a:gdLst>
                              <a:gd name="T0" fmla="+- 0 6557 6557"/>
                              <a:gd name="T1" fmla="*/ T0 w 70"/>
                              <a:gd name="T2" fmla="+- 0 6627 6557"/>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1"/>
                        <wps:cNvSpPr>
                          <a:spLocks/>
                        </wps:cNvSpPr>
                        <wps:spPr bwMode="auto">
                          <a:xfrm>
                            <a:off x="6557" y="2825"/>
                            <a:ext cx="70" cy="70"/>
                          </a:xfrm>
                          <a:custGeom>
                            <a:avLst/>
                            <a:gdLst>
                              <a:gd name="T0" fmla="+- 0 6557 6557"/>
                              <a:gd name="T1" fmla="*/ T0 w 70"/>
                              <a:gd name="T2" fmla="+- 0 2825 2825"/>
                              <a:gd name="T3" fmla="*/ 2825 h 70"/>
                              <a:gd name="T4" fmla="+- 0 6627 6557"/>
                              <a:gd name="T5" fmla="*/ T4 w 70"/>
                              <a:gd name="T6" fmla="+- 0 2825 2825"/>
                              <a:gd name="T7" fmla="*/ 2825 h 70"/>
                              <a:gd name="T8" fmla="+- 0 6627 6557"/>
                              <a:gd name="T9" fmla="*/ T8 w 70"/>
                              <a:gd name="T10" fmla="+- 0 2895 2825"/>
                              <a:gd name="T11" fmla="*/ 2895 h 70"/>
                              <a:gd name="T12" fmla="+- 0 6557 6557"/>
                              <a:gd name="T13" fmla="*/ T12 w 70"/>
                              <a:gd name="T14" fmla="+- 0 2895 2825"/>
                              <a:gd name="T15" fmla="*/ 2895 h 70"/>
                              <a:gd name="T16" fmla="+- 0 6557 6557"/>
                              <a:gd name="T17" fmla="*/ T16 w 70"/>
                              <a:gd name="T18" fmla="+- 0 2825 2825"/>
                              <a:gd name="T19" fmla="*/ 2825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0"/>
                        <wps:cNvSpPr>
                          <a:spLocks/>
                        </wps:cNvSpPr>
                        <wps:spPr bwMode="auto">
                          <a:xfrm>
                            <a:off x="6543" y="2717"/>
                            <a:ext cx="99" cy="99"/>
                          </a:xfrm>
                          <a:custGeom>
                            <a:avLst/>
                            <a:gdLst>
                              <a:gd name="T0" fmla="+- 0 6592 6543"/>
                              <a:gd name="T1" fmla="*/ T0 w 99"/>
                              <a:gd name="T2" fmla="+- 0 2816 2717"/>
                              <a:gd name="T3" fmla="*/ 2816 h 99"/>
                              <a:gd name="T4" fmla="+- 0 6543 6543"/>
                              <a:gd name="T5" fmla="*/ T4 w 99"/>
                              <a:gd name="T6" fmla="+- 0 2767 2717"/>
                              <a:gd name="T7" fmla="*/ 2767 h 99"/>
                              <a:gd name="T8" fmla="+- 0 6592 6543"/>
                              <a:gd name="T9" fmla="*/ T8 w 99"/>
                              <a:gd name="T10" fmla="+- 0 2717 2717"/>
                              <a:gd name="T11" fmla="*/ 2717 h 99"/>
                              <a:gd name="T12" fmla="+- 0 6641 6543"/>
                              <a:gd name="T13" fmla="*/ T12 w 99"/>
                              <a:gd name="T14" fmla="+- 0 2767 2717"/>
                              <a:gd name="T15" fmla="*/ 2767 h 99"/>
                              <a:gd name="T16" fmla="+- 0 6592 6543"/>
                              <a:gd name="T17" fmla="*/ T16 w 99"/>
                              <a:gd name="T18" fmla="+- 0 2816 2717"/>
                              <a:gd name="T19" fmla="*/ 2816 h 99"/>
                            </a:gdLst>
                            <a:ahLst/>
                            <a:cxnLst>
                              <a:cxn ang="0">
                                <a:pos x="T1" y="T3"/>
                              </a:cxn>
                              <a:cxn ang="0">
                                <a:pos x="T5" y="T7"/>
                              </a:cxn>
                              <a:cxn ang="0">
                                <a:pos x="T9" y="T11"/>
                              </a:cxn>
                              <a:cxn ang="0">
                                <a:pos x="T13" y="T15"/>
                              </a:cxn>
                              <a:cxn ang="0">
                                <a:pos x="T17" y="T19"/>
                              </a:cxn>
                            </a:cxnLst>
                            <a:rect l="0" t="0" r="r" b="b"/>
                            <a:pathLst>
                              <a:path w="99" h="99">
                                <a:moveTo>
                                  <a:pt x="49" y="99"/>
                                </a:moveTo>
                                <a:lnTo>
                                  <a:pt x="0" y="50"/>
                                </a:lnTo>
                                <a:lnTo>
                                  <a:pt x="49" y="0"/>
                                </a:lnTo>
                                <a:lnTo>
                                  <a:pt x="98" y="50"/>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09"/>
                        <wps:cNvSpPr>
                          <a:spLocks/>
                        </wps:cNvSpPr>
                        <wps:spPr bwMode="auto">
                          <a:xfrm>
                            <a:off x="6543" y="2717"/>
                            <a:ext cx="99" cy="99"/>
                          </a:xfrm>
                          <a:custGeom>
                            <a:avLst/>
                            <a:gdLst>
                              <a:gd name="T0" fmla="+- 0 6592 6543"/>
                              <a:gd name="T1" fmla="*/ T0 w 99"/>
                              <a:gd name="T2" fmla="+- 0 2816 2717"/>
                              <a:gd name="T3" fmla="*/ 2816 h 99"/>
                              <a:gd name="T4" fmla="+- 0 6641 6543"/>
                              <a:gd name="T5" fmla="*/ T4 w 99"/>
                              <a:gd name="T6" fmla="+- 0 2767 2717"/>
                              <a:gd name="T7" fmla="*/ 2767 h 99"/>
                              <a:gd name="T8" fmla="+- 0 6592 6543"/>
                              <a:gd name="T9" fmla="*/ T8 w 99"/>
                              <a:gd name="T10" fmla="+- 0 2717 2717"/>
                              <a:gd name="T11" fmla="*/ 2717 h 99"/>
                              <a:gd name="T12" fmla="+- 0 6543 6543"/>
                              <a:gd name="T13" fmla="*/ T12 w 99"/>
                              <a:gd name="T14" fmla="+- 0 2767 2717"/>
                              <a:gd name="T15" fmla="*/ 2767 h 99"/>
                              <a:gd name="T16" fmla="+- 0 6592 6543"/>
                              <a:gd name="T17" fmla="*/ T16 w 99"/>
                              <a:gd name="T18" fmla="+- 0 2816 2717"/>
                              <a:gd name="T19" fmla="*/ 2816 h 99"/>
                            </a:gdLst>
                            <a:ahLst/>
                            <a:cxnLst>
                              <a:cxn ang="0">
                                <a:pos x="T1" y="T3"/>
                              </a:cxn>
                              <a:cxn ang="0">
                                <a:pos x="T5" y="T7"/>
                              </a:cxn>
                              <a:cxn ang="0">
                                <a:pos x="T9" y="T11"/>
                              </a:cxn>
                              <a:cxn ang="0">
                                <a:pos x="T13" y="T15"/>
                              </a:cxn>
                              <a:cxn ang="0">
                                <a:pos x="T17" y="T19"/>
                              </a:cxn>
                            </a:cxnLst>
                            <a:rect l="0" t="0" r="r" b="b"/>
                            <a:pathLst>
                              <a:path w="99" h="99">
                                <a:moveTo>
                                  <a:pt x="49" y="99"/>
                                </a:moveTo>
                                <a:lnTo>
                                  <a:pt x="98" y="50"/>
                                </a:lnTo>
                                <a:lnTo>
                                  <a:pt x="49" y="0"/>
                                </a:lnTo>
                                <a:lnTo>
                                  <a:pt x="0" y="50"/>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08"/>
                        <wps:cNvSpPr>
                          <a:spLocks noEditPoints="1"/>
                        </wps:cNvSpPr>
                        <wps:spPr bwMode="auto">
                          <a:xfrm>
                            <a:off x="13184" y="5616"/>
                            <a:ext cx="0" cy="250"/>
                          </a:xfrm>
                          <a:custGeom>
                            <a:avLst/>
                            <a:gdLst>
                              <a:gd name="T0" fmla="+- 0 3059 2808"/>
                              <a:gd name="T1" fmla="*/ 3059 h 251"/>
                              <a:gd name="T2" fmla="+- 0 2808 2808"/>
                              <a:gd name="T3" fmla="*/ 2808 h 251"/>
                            </a:gdLst>
                            <a:ahLst/>
                            <a:cxnLst>
                              <a:cxn ang="0">
                                <a:pos x="0" y="T1"/>
                              </a:cxn>
                              <a:cxn ang="0">
                                <a:pos x="0" y="T3"/>
                              </a:cxn>
                            </a:cxnLst>
                            <a:rect l="0" t="0" r="r" b="b"/>
                            <a:pathLst>
                              <a:path h="251">
                                <a:moveTo>
                                  <a:pt x="0" y="251"/>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07"/>
                        <wps:cNvSpPr>
                          <a:spLocks/>
                        </wps:cNvSpPr>
                        <wps:spPr bwMode="auto">
                          <a:xfrm>
                            <a:off x="6552" y="2894"/>
                            <a:ext cx="79" cy="79"/>
                          </a:xfrm>
                          <a:custGeom>
                            <a:avLst/>
                            <a:gdLst>
                              <a:gd name="T0" fmla="+- 0 6631 6552"/>
                              <a:gd name="T1" fmla="*/ T0 w 79"/>
                              <a:gd name="T2" fmla="+- 0 2933 2894"/>
                              <a:gd name="T3" fmla="*/ 2933 h 79"/>
                              <a:gd name="T4" fmla="+- 0 6625 6552"/>
                              <a:gd name="T5" fmla="*/ T4 w 79"/>
                              <a:gd name="T6" fmla="+- 0 2954 2894"/>
                              <a:gd name="T7" fmla="*/ 2954 h 79"/>
                              <a:gd name="T8" fmla="+- 0 6609 6552"/>
                              <a:gd name="T9" fmla="*/ T8 w 79"/>
                              <a:gd name="T10" fmla="+- 0 2969 2894"/>
                              <a:gd name="T11" fmla="*/ 2969 h 79"/>
                              <a:gd name="T12" fmla="+- 0 6592 6552"/>
                              <a:gd name="T13" fmla="*/ T12 w 79"/>
                              <a:gd name="T14" fmla="+- 0 2972 2894"/>
                              <a:gd name="T15" fmla="*/ 2972 h 79"/>
                              <a:gd name="T16" fmla="+- 0 6571 6552"/>
                              <a:gd name="T17" fmla="*/ T16 w 79"/>
                              <a:gd name="T18" fmla="+- 0 2966 2894"/>
                              <a:gd name="T19" fmla="*/ 2966 h 79"/>
                              <a:gd name="T20" fmla="+- 0 6556 6552"/>
                              <a:gd name="T21" fmla="*/ T20 w 79"/>
                              <a:gd name="T22" fmla="+- 0 2950 2894"/>
                              <a:gd name="T23" fmla="*/ 2950 h 79"/>
                              <a:gd name="T24" fmla="+- 0 6552 6552"/>
                              <a:gd name="T25" fmla="*/ T24 w 79"/>
                              <a:gd name="T26" fmla="+- 0 2933 2894"/>
                              <a:gd name="T27" fmla="*/ 2933 h 79"/>
                              <a:gd name="T28" fmla="+- 0 6559 6552"/>
                              <a:gd name="T29" fmla="*/ T28 w 79"/>
                              <a:gd name="T30" fmla="+- 0 2912 2894"/>
                              <a:gd name="T31" fmla="*/ 2912 h 79"/>
                              <a:gd name="T32" fmla="+- 0 6575 6552"/>
                              <a:gd name="T33" fmla="*/ T32 w 79"/>
                              <a:gd name="T34" fmla="+- 0 2898 2894"/>
                              <a:gd name="T35" fmla="*/ 2898 h 79"/>
                              <a:gd name="T36" fmla="+- 0 6592 6552"/>
                              <a:gd name="T37" fmla="*/ T36 w 79"/>
                              <a:gd name="T38" fmla="+- 0 2894 2894"/>
                              <a:gd name="T39" fmla="*/ 2894 h 79"/>
                              <a:gd name="T40" fmla="+- 0 6613 6552"/>
                              <a:gd name="T41" fmla="*/ T40 w 79"/>
                              <a:gd name="T42" fmla="+- 0 2900 2894"/>
                              <a:gd name="T43" fmla="*/ 2900 h 79"/>
                              <a:gd name="T44" fmla="+- 0 6627 6552"/>
                              <a:gd name="T45" fmla="*/ T44 w 79"/>
                              <a:gd name="T46" fmla="+- 0 2916 2894"/>
                              <a:gd name="T47" fmla="*/ 2916 h 79"/>
                              <a:gd name="T48" fmla="+- 0 6631 6552"/>
                              <a:gd name="T49" fmla="*/ T48 w 79"/>
                              <a:gd name="T50" fmla="+- 0 2933 2894"/>
                              <a:gd name="T51" fmla="*/ 293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C50F82" id="Group 206" o:spid="_x0000_s1026" style="position:absolute;margin-left:326.05pt;margin-top:135.6pt;width:7.05pt;height:17.55pt;z-index:-2205;mso-position-horizontal-relative:page" coordorigin="6521,2712" coordsize="1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">
                <v:shape id="Freeform 213" o:spid="_x0000_s1027" style="position:absolute;left:6552;top:289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6cUA&#10;AADcAAAADwAAAGRycy9kb3ducmV2LnhtbESPQWvCQBSE70L/w/IK3nSTKFrSbKQUCu3Bg1ra6yP7&#10;ukmbfZtkV03/vSsIHoeZ+YYpNqNtxYkG3zhWkM4TEMSV0w0bBZ+Ht9kTCB+QNbaOScE/ediUD5MC&#10;c+3OvKPTPhgRIexzVFCH0OVS+qomi37uOuLo/bjBYohyMFIPeI5w28osSVbSYsNxocaOXmuq/vZH&#10;q8CMff/7vV07dwymxyVlH+v0S6np4/jyDCLQGO7hW/tdK8jSBVzPxCMg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j/pxQAAANwAAAAPAAAAAAAAAAAAAAAAAJgCAABkcnMv&#10;ZG93bnJldi54bWxQSwUGAAAAAAQABAD1AAAAigMAAAAA&#10;" path="m79,39l73,60,57,75,40,78,19,72,4,56,,39,7,18,23,4,40,,61,6,75,22r4,17xe" filled="f" strokeweight=".19256mm">
                  <v:path arrowok="t" o:connecttype="custom" o:connectlocs="79,2933;73,2954;57,2969;40,2972;19,2966;4,2950;0,2933;7,2912;23,2898;40,2894;61,2900;75,2916;79,2933" o:connectangles="0,0,0,0,0,0,0,0,0,0,0,0,0"/>
                </v:shape>
                <v:shape id="Freeform 212" o:spid="_x0000_s1028" style="position:absolute;left:13114;top:5720;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pmMMA&#10;AADcAAAADwAAAGRycy9kb3ducmV2LnhtbESPQWsCMRSE7wX/Q3iCt5pdlVq2RhFF6K1UPXh8bF43&#10;S5OXNYnu9t83QqHHYWa+YVabwVlxpxBbzwrKaQGCuPa65UbB+XR4fgURE7JG65kU/FCEzXr0tMJK&#10;+54/6X5MjcgQjhUqMCl1lZSxNuQwTn1HnL0vHxymLEMjdcA+w52Vs6J4kQ5bzgsGO9oZqr+PN6fg&#10;suyN/Tjsnb919ursvAzLwio1GQ/bNxCJhvQf/mu/awWzcgGP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cpmMMAAADcAAAADwAAAAAAAAAAAAAAAACYAgAAZHJzL2Rv&#10;d25yZXYueG1sUEsFBgAAAAAEAAQA9QAAAIgDAAAAAA==&#10;" path="m,l70,e" filled="f" strokecolor="#add7e6" strokeweight="1.264mm">
                  <v:path arrowok="t" o:connecttype="custom" o:connectlocs="0,0;70,0" o:connectangles="0,0"/>
                  <o:lock v:ext="edit" verticies="t"/>
                </v:shape>
                <v:shape id="Freeform 211" o:spid="_x0000_s1029" style="position:absolute;left:6557;top:282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JO8UA&#10;AADcAAAADwAAAGRycy9kb3ducmV2LnhtbESP0WrCQBRE34X+w3ILvohuDNTW6CoiiAWhttEPuGRv&#10;k2D2bppdTfTr3YLg4zAzZ5j5sjOVuFDjSssKxqMIBHFmdcm5guNhM/wA4TyyxsoyKbiSg+XipTfH&#10;RNuWf+iS+lwECLsEFRTe14mULivIoBvZmjh4v7Yx6INscqkbbAPcVDKOook0WHJYKLCmdUHZKT0b&#10;BVqu/ibf+8Fuu71Nj1/vJ2qjmJTqv3arGQhPnX+GH+1PrSAev8H/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Qk7xQAAANwAAAAPAAAAAAAAAAAAAAAAAJgCAABkcnMv&#10;ZG93bnJldi54bWxQSwUGAAAAAAQABAD1AAAAigMAAAAA&#10;" path="m,l70,r,70l,70,,xe" filled="f" strokecolor="#add7e6" strokeweight=".19256mm">
                  <v:path arrowok="t" o:connecttype="custom" o:connectlocs="0,2825;70,2825;70,2895;0,2895;0,2825" o:connectangles="0,0,0,0,0"/>
                </v:shape>
                <v:shape id="Freeform 210" o:spid="_x0000_s1030" style="position:absolute;left:6543;top:27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dMUA&#10;AADcAAAADwAAAGRycy9kb3ducmV2LnhtbESPQWvCQBSE74L/YXkFb3VjFGmjqwSp4qW0TXvw+Mg+&#10;s6HZtyG7TeK/7xYKHoeZ+YbZ7kfbiJ46XztWsJgnIIhLp2uuFHx9Hh+fQPiArLFxTApu5GG/m062&#10;mGk38Af1RahEhLDPUIEJoc2k9KUhi37uWuLoXV1nMUTZVVJ3OES4bWSaJGtpsea4YLClg6Hyu/ix&#10;Cl7c6WqWJb2ttPd5+355fj3XQanZw5hvQAQawz383z5rBeliDX9n4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81h0xQAAANwAAAAPAAAAAAAAAAAAAAAAAJgCAABkcnMv&#10;ZG93bnJldi54bWxQSwUGAAAAAAQABAD1AAAAigMAAAAA&#10;" path="m49,99l,50,49,,98,50,49,99xe" fillcolor="#add7e6" stroked="f">
                  <v:path arrowok="t" o:connecttype="custom" o:connectlocs="49,2816;0,2767;49,2717;98,2767;49,2816" o:connectangles="0,0,0,0,0"/>
                </v:shape>
                <v:shape id="Freeform 209" o:spid="_x0000_s1031" style="position:absolute;left:6543;top:27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DHMMA&#10;AADcAAAADwAAAGRycy9kb3ducmV2LnhtbESP3YrCMBSE7xd8h3CEvVvTeuFKbSxWUETYi9U+wKE5&#10;/cHmpCRR69tvFhb2cpiZb5i8mMwgHuR8b1lBukhAENdW99wqqK6HjzUIH5A1DpZJwYs8FNvZW46Z&#10;tk/+pscltCJC2GeooAthzKT0dUcG/cKOxNFrrDMYonSt1A6fEW4GuUySlTTYc1zocKR9R/XtcjcK&#10;sCnPt1JP7nj+Sit/DJWW60Sp9/m024AINIX/8F/7pBUs00/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CDHMMAAADcAAAADwAAAAAAAAAAAAAAAACYAgAAZHJzL2Rv&#10;d25yZXYueG1sUEsFBgAAAAAEAAQA9QAAAIgDAAAAAA==&#10;" path="m49,99l98,50,49,,,50,49,99xe" filled="f" strokecolor="#add7e6" strokeweight=".19256mm">
                  <v:path arrowok="t" o:connecttype="custom" o:connectlocs="49,2816;98,2767;49,2717;0,2767;49,2816" o:connectangles="0,0,0,0,0"/>
                </v:shape>
                <v:shape id="Freeform 208" o:spid="_x0000_s1032" style="position:absolute;left:13184;top:5616;width:0;height:250;visibility:visible;mso-wrap-style:square;v-text-anchor:top" coordsize="0,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2M+8EA&#10;AADcAAAADwAAAGRycy9kb3ducmV2LnhtbERPTYvCMBC9L/gfwgje1tSyrFKNIhUXYfFgVbwOzdgW&#10;m0lpYtv995uD4PHxvlebwdSio9ZVlhXMphEI4tzqigsFl/P+cwHCeWSNtWVS8EcONuvRxwoTbXs+&#10;UZf5QoQQdgkqKL1vEildXpJBN7UNceDutjXoA2wLqVvsQ7ipZRxF39JgxaGhxIbSkvJH9jQK7M7+&#10;dj/xLU374fqF+TGb70+pUpPxsF2C8DT4t/jlPmgF8S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tjPvBAAAA3AAAAA8AAAAAAAAAAAAAAAAAmAIAAGRycy9kb3du&#10;cmV2LnhtbFBLBQYAAAAABAAEAPUAAACGAwAAAAA=&#10;" path="m,251l,e" filled="f" strokeweight=".19256mm">
                  <v:path arrowok="t" o:connecttype="custom" o:connectlocs="0,3047;0,2797" o:connectangles="0,0"/>
                  <o:lock v:ext="edit" verticies="t"/>
                </v:shape>
                <v:shape id="Freeform 207" o:spid="_x0000_s1033" style="position:absolute;left:6552;top:289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IA8QA&#10;AADcAAAADwAAAGRycy9kb3ducmV2LnhtbESPT2vCQBTE70K/w/IK3uomQapGVymCoIce/EN7fWSf&#10;m9js2yS7avrtu0LB4zAzv2EWq97W4kadrxwrSEcJCOLC6YqNgtNx8zYF4QOyxtoxKfglD6vly2CB&#10;uXZ33tPtEIyIEPY5KihDaHIpfVGSRT9yDXH0zq6zGKLsjNQd3iPc1jJLkndpseK4UGJD65KKn8PV&#10;KjB9216+PyfOXYNpcUzZbpJ+KTV87T/mIAL14Rn+b2+1giydwe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APEAAAA3AAAAA8AAAAAAAAAAAAAAAAAmAIAAGRycy9k&#10;b3ducmV2LnhtbFBLBQYAAAAABAAEAPUAAACJAwAAAAA=&#10;" path="m79,39l73,60,57,75,40,78,19,72,4,56,,39,7,18,23,4,40,,61,6,75,22r4,17xe" filled="f" strokeweight=".19256mm">
                  <v:path arrowok="t" o:connecttype="custom" o:connectlocs="79,2933;73,2954;57,2969;40,2972;19,2966;4,2950;0,2933;7,2912;23,2898;40,2894;61,2900;75,2916;79,2933" o:connectangles="0,0,0,0,0,0,0,0,0,0,0,0,0"/>
                </v:shape>
                <w10:wrap anchorx="page"/>
              </v:group>
            </w:pict>
          </mc:Fallback>
        </mc:AlternateContent>
      </w:r>
      <w:r>
        <w:rPr>
          <w:noProof/>
        </w:rPr>
        <mc:AlternateContent>
          <mc:Choice Requires="wpg">
            <w:drawing>
              <wp:anchor distT="0" distB="0" distL="114300" distR="114300" simplePos="0" relativeHeight="503314276" behindDoc="1" locked="0" layoutInCell="1" allowOverlap="1" wp14:anchorId="3056F2D4" wp14:editId="7B1F7559">
                <wp:simplePos x="0" y="0"/>
                <wp:positionH relativeFrom="page">
                  <wp:posOffset>4473575</wp:posOffset>
                </wp:positionH>
                <wp:positionV relativeFrom="paragraph">
                  <wp:posOffset>1781175</wp:posOffset>
                </wp:positionV>
                <wp:extent cx="89535" cy="273685"/>
                <wp:effectExtent l="0" t="0" r="4504690" b="2002790"/>
                <wp:wrapNone/>
                <wp:docPr id="205"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73685"/>
                          <a:chOff x="7045" y="2806"/>
                          <a:chExt cx="141" cy="432"/>
                        </a:xfrm>
                      </wpg:grpSpPr>
                      <wps:wsp>
                        <wps:cNvPr id="206" name="Freeform 205"/>
                        <wps:cNvSpPr>
                          <a:spLocks/>
                        </wps:cNvSpPr>
                        <wps:spPr bwMode="auto">
                          <a:xfrm>
                            <a:off x="7076" y="2945"/>
                            <a:ext cx="79" cy="79"/>
                          </a:xfrm>
                          <a:custGeom>
                            <a:avLst/>
                            <a:gdLst>
                              <a:gd name="T0" fmla="+- 0 7155 7076"/>
                              <a:gd name="T1" fmla="*/ T0 w 79"/>
                              <a:gd name="T2" fmla="+- 0 2984 2945"/>
                              <a:gd name="T3" fmla="*/ 2984 h 79"/>
                              <a:gd name="T4" fmla="+- 0 7149 7076"/>
                              <a:gd name="T5" fmla="*/ T4 w 79"/>
                              <a:gd name="T6" fmla="+- 0 3005 2945"/>
                              <a:gd name="T7" fmla="*/ 3005 h 79"/>
                              <a:gd name="T8" fmla="+- 0 7133 7076"/>
                              <a:gd name="T9" fmla="*/ T8 w 79"/>
                              <a:gd name="T10" fmla="+- 0 3019 2945"/>
                              <a:gd name="T11" fmla="*/ 3019 h 79"/>
                              <a:gd name="T12" fmla="+- 0 7116 7076"/>
                              <a:gd name="T13" fmla="*/ T12 w 79"/>
                              <a:gd name="T14" fmla="+- 0 3023 2945"/>
                              <a:gd name="T15" fmla="*/ 3023 h 79"/>
                              <a:gd name="T16" fmla="+- 0 7095 7076"/>
                              <a:gd name="T17" fmla="*/ T16 w 79"/>
                              <a:gd name="T18" fmla="+- 0 3017 2945"/>
                              <a:gd name="T19" fmla="*/ 3017 h 79"/>
                              <a:gd name="T20" fmla="+- 0 7080 7076"/>
                              <a:gd name="T21" fmla="*/ T20 w 79"/>
                              <a:gd name="T22" fmla="+- 0 3001 2945"/>
                              <a:gd name="T23" fmla="*/ 3001 h 79"/>
                              <a:gd name="T24" fmla="+- 0 7076 7076"/>
                              <a:gd name="T25" fmla="*/ T24 w 79"/>
                              <a:gd name="T26" fmla="+- 0 2984 2945"/>
                              <a:gd name="T27" fmla="*/ 2984 h 79"/>
                              <a:gd name="T28" fmla="+- 0 7083 7076"/>
                              <a:gd name="T29" fmla="*/ T28 w 79"/>
                              <a:gd name="T30" fmla="+- 0 2963 2945"/>
                              <a:gd name="T31" fmla="*/ 2963 h 79"/>
                              <a:gd name="T32" fmla="+- 0 7099 7076"/>
                              <a:gd name="T33" fmla="*/ T32 w 79"/>
                              <a:gd name="T34" fmla="+- 0 2948 2945"/>
                              <a:gd name="T35" fmla="*/ 2948 h 79"/>
                              <a:gd name="T36" fmla="+- 0 7116 7076"/>
                              <a:gd name="T37" fmla="*/ T36 w 79"/>
                              <a:gd name="T38" fmla="+- 0 2945 2945"/>
                              <a:gd name="T39" fmla="*/ 2945 h 79"/>
                              <a:gd name="T40" fmla="+- 0 7137 7076"/>
                              <a:gd name="T41" fmla="*/ T40 w 79"/>
                              <a:gd name="T42" fmla="+- 0 2951 2945"/>
                              <a:gd name="T43" fmla="*/ 2951 h 79"/>
                              <a:gd name="T44" fmla="+- 0 7151 7076"/>
                              <a:gd name="T45" fmla="*/ T44 w 79"/>
                              <a:gd name="T46" fmla="+- 0 2967 2945"/>
                              <a:gd name="T47" fmla="*/ 2967 h 79"/>
                              <a:gd name="T48" fmla="+- 0 7155 7076"/>
                              <a:gd name="T49" fmla="*/ T48 w 79"/>
                              <a:gd name="T50" fmla="+- 0 2984 2945"/>
                              <a:gd name="T51" fmla="*/ 298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4"/>
                        <wps:cNvSpPr>
                          <a:spLocks/>
                        </wps:cNvSpPr>
                        <wps:spPr bwMode="auto">
                          <a:xfrm>
                            <a:off x="7076" y="3153"/>
                            <a:ext cx="79" cy="79"/>
                          </a:xfrm>
                          <a:custGeom>
                            <a:avLst/>
                            <a:gdLst>
                              <a:gd name="T0" fmla="+- 0 7155 7076"/>
                              <a:gd name="T1" fmla="*/ T0 w 79"/>
                              <a:gd name="T2" fmla="+- 0 3193 3153"/>
                              <a:gd name="T3" fmla="*/ 3193 h 79"/>
                              <a:gd name="T4" fmla="+- 0 7149 7076"/>
                              <a:gd name="T5" fmla="*/ T4 w 79"/>
                              <a:gd name="T6" fmla="+- 0 3214 3153"/>
                              <a:gd name="T7" fmla="*/ 3214 h 79"/>
                              <a:gd name="T8" fmla="+- 0 7133 7076"/>
                              <a:gd name="T9" fmla="*/ T8 w 79"/>
                              <a:gd name="T10" fmla="+- 0 3228 3153"/>
                              <a:gd name="T11" fmla="*/ 3228 h 79"/>
                              <a:gd name="T12" fmla="+- 0 7116 7076"/>
                              <a:gd name="T13" fmla="*/ T12 w 79"/>
                              <a:gd name="T14" fmla="+- 0 3232 3153"/>
                              <a:gd name="T15" fmla="*/ 3232 h 79"/>
                              <a:gd name="T16" fmla="+- 0 7095 7076"/>
                              <a:gd name="T17" fmla="*/ T16 w 79"/>
                              <a:gd name="T18" fmla="+- 0 3226 3153"/>
                              <a:gd name="T19" fmla="*/ 3226 h 79"/>
                              <a:gd name="T20" fmla="+- 0 7080 7076"/>
                              <a:gd name="T21" fmla="*/ T20 w 79"/>
                              <a:gd name="T22" fmla="+- 0 3210 3153"/>
                              <a:gd name="T23" fmla="*/ 3210 h 79"/>
                              <a:gd name="T24" fmla="+- 0 7076 7076"/>
                              <a:gd name="T25" fmla="*/ T24 w 79"/>
                              <a:gd name="T26" fmla="+- 0 3193 3153"/>
                              <a:gd name="T27" fmla="*/ 3193 h 79"/>
                              <a:gd name="T28" fmla="+- 0 7083 7076"/>
                              <a:gd name="T29" fmla="*/ T28 w 79"/>
                              <a:gd name="T30" fmla="+- 0 3172 3153"/>
                              <a:gd name="T31" fmla="*/ 3172 h 79"/>
                              <a:gd name="T32" fmla="+- 0 7099 7076"/>
                              <a:gd name="T33" fmla="*/ T32 w 79"/>
                              <a:gd name="T34" fmla="+- 0 3157 3153"/>
                              <a:gd name="T35" fmla="*/ 3157 h 79"/>
                              <a:gd name="T36" fmla="+- 0 7116 7076"/>
                              <a:gd name="T37" fmla="*/ T36 w 79"/>
                              <a:gd name="T38" fmla="+- 0 3153 3153"/>
                              <a:gd name="T39" fmla="*/ 3153 h 79"/>
                              <a:gd name="T40" fmla="+- 0 7137 7076"/>
                              <a:gd name="T41" fmla="*/ T40 w 79"/>
                              <a:gd name="T42" fmla="+- 0 3160 3153"/>
                              <a:gd name="T43" fmla="*/ 3160 h 79"/>
                              <a:gd name="T44" fmla="+- 0 7151 7076"/>
                              <a:gd name="T45" fmla="*/ T44 w 79"/>
                              <a:gd name="T46" fmla="+- 0 3176 3153"/>
                              <a:gd name="T47" fmla="*/ 3176 h 79"/>
                              <a:gd name="T48" fmla="+- 0 7155 7076"/>
                              <a:gd name="T49" fmla="*/ T48 w 79"/>
                              <a:gd name="T50" fmla="+- 0 3193 3153"/>
                              <a:gd name="T51" fmla="*/ 31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3"/>
                        <wps:cNvSpPr>
                          <a:spLocks noEditPoints="1"/>
                        </wps:cNvSpPr>
                        <wps:spPr bwMode="auto">
                          <a:xfrm>
                            <a:off x="14162" y="6354"/>
                            <a:ext cx="70" cy="0"/>
                          </a:xfrm>
                          <a:custGeom>
                            <a:avLst/>
                            <a:gdLst>
                              <a:gd name="T0" fmla="+- 0 7081 7081"/>
                              <a:gd name="T1" fmla="*/ T0 w 70"/>
                              <a:gd name="T2" fmla="+- 0 7151 7081"/>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2"/>
                        <wps:cNvSpPr>
                          <a:spLocks/>
                        </wps:cNvSpPr>
                        <wps:spPr bwMode="auto">
                          <a:xfrm>
                            <a:off x="7081" y="3142"/>
                            <a:ext cx="70" cy="70"/>
                          </a:xfrm>
                          <a:custGeom>
                            <a:avLst/>
                            <a:gdLst>
                              <a:gd name="T0" fmla="+- 0 7081 7081"/>
                              <a:gd name="T1" fmla="*/ T0 w 70"/>
                              <a:gd name="T2" fmla="+- 0 3142 3142"/>
                              <a:gd name="T3" fmla="*/ 3142 h 70"/>
                              <a:gd name="T4" fmla="+- 0 7151 7081"/>
                              <a:gd name="T5" fmla="*/ T4 w 70"/>
                              <a:gd name="T6" fmla="+- 0 3142 3142"/>
                              <a:gd name="T7" fmla="*/ 3142 h 70"/>
                              <a:gd name="T8" fmla="+- 0 7151 7081"/>
                              <a:gd name="T9" fmla="*/ T8 w 70"/>
                              <a:gd name="T10" fmla="+- 0 3211 3142"/>
                              <a:gd name="T11" fmla="*/ 3211 h 70"/>
                              <a:gd name="T12" fmla="+- 0 7081 7081"/>
                              <a:gd name="T13" fmla="*/ T12 w 70"/>
                              <a:gd name="T14" fmla="+- 0 3211 3142"/>
                              <a:gd name="T15" fmla="*/ 3211 h 70"/>
                              <a:gd name="T16" fmla="+- 0 7081 7081"/>
                              <a:gd name="T17" fmla="*/ T16 w 70"/>
                              <a:gd name="T18" fmla="+- 0 3142 3142"/>
                              <a:gd name="T19" fmla="*/ 3142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1"/>
                        <wps:cNvSpPr>
                          <a:spLocks noEditPoints="1"/>
                        </wps:cNvSpPr>
                        <wps:spPr bwMode="auto">
                          <a:xfrm>
                            <a:off x="14232" y="5622"/>
                            <a:ext cx="0" cy="345"/>
                          </a:xfrm>
                          <a:custGeom>
                            <a:avLst/>
                            <a:gdLst>
                              <a:gd name="T0" fmla="+- 0 3156 2811"/>
                              <a:gd name="T1" fmla="*/ 3156 h 345"/>
                              <a:gd name="T2" fmla="+- 0 2811 2811"/>
                              <a:gd name="T3" fmla="*/ 2811 h 345"/>
                            </a:gdLst>
                            <a:ahLst/>
                            <a:cxnLst>
                              <a:cxn ang="0">
                                <a:pos x="0" y="T1"/>
                              </a:cxn>
                              <a:cxn ang="0">
                                <a:pos x="0" y="T3"/>
                              </a:cxn>
                            </a:cxnLst>
                            <a:rect l="0" t="0" r="r" b="b"/>
                            <a:pathLst>
                              <a:path h="345">
                                <a:moveTo>
                                  <a:pt x="0" y="345"/>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00"/>
                        <wps:cNvSpPr>
                          <a:spLocks/>
                        </wps:cNvSpPr>
                        <wps:spPr bwMode="auto">
                          <a:xfrm>
                            <a:off x="7076" y="2945"/>
                            <a:ext cx="79" cy="79"/>
                          </a:xfrm>
                          <a:custGeom>
                            <a:avLst/>
                            <a:gdLst>
                              <a:gd name="T0" fmla="+- 0 7155 7076"/>
                              <a:gd name="T1" fmla="*/ T0 w 79"/>
                              <a:gd name="T2" fmla="+- 0 2984 2945"/>
                              <a:gd name="T3" fmla="*/ 2984 h 79"/>
                              <a:gd name="T4" fmla="+- 0 7149 7076"/>
                              <a:gd name="T5" fmla="*/ T4 w 79"/>
                              <a:gd name="T6" fmla="+- 0 3005 2945"/>
                              <a:gd name="T7" fmla="*/ 3005 h 79"/>
                              <a:gd name="T8" fmla="+- 0 7133 7076"/>
                              <a:gd name="T9" fmla="*/ T8 w 79"/>
                              <a:gd name="T10" fmla="+- 0 3019 2945"/>
                              <a:gd name="T11" fmla="*/ 3019 h 79"/>
                              <a:gd name="T12" fmla="+- 0 7116 7076"/>
                              <a:gd name="T13" fmla="*/ T12 w 79"/>
                              <a:gd name="T14" fmla="+- 0 3023 2945"/>
                              <a:gd name="T15" fmla="*/ 3023 h 79"/>
                              <a:gd name="T16" fmla="+- 0 7095 7076"/>
                              <a:gd name="T17" fmla="*/ T16 w 79"/>
                              <a:gd name="T18" fmla="+- 0 3017 2945"/>
                              <a:gd name="T19" fmla="*/ 3017 h 79"/>
                              <a:gd name="T20" fmla="+- 0 7080 7076"/>
                              <a:gd name="T21" fmla="*/ T20 w 79"/>
                              <a:gd name="T22" fmla="+- 0 3001 2945"/>
                              <a:gd name="T23" fmla="*/ 3001 h 79"/>
                              <a:gd name="T24" fmla="+- 0 7076 7076"/>
                              <a:gd name="T25" fmla="*/ T24 w 79"/>
                              <a:gd name="T26" fmla="+- 0 2984 2945"/>
                              <a:gd name="T27" fmla="*/ 2984 h 79"/>
                              <a:gd name="T28" fmla="+- 0 7083 7076"/>
                              <a:gd name="T29" fmla="*/ T28 w 79"/>
                              <a:gd name="T30" fmla="+- 0 2963 2945"/>
                              <a:gd name="T31" fmla="*/ 2963 h 79"/>
                              <a:gd name="T32" fmla="+- 0 7099 7076"/>
                              <a:gd name="T33" fmla="*/ T32 w 79"/>
                              <a:gd name="T34" fmla="+- 0 2948 2945"/>
                              <a:gd name="T35" fmla="*/ 2948 h 79"/>
                              <a:gd name="T36" fmla="+- 0 7116 7076"/>
                              <a:gd name="T37" fmla="*/ T36 w 79"/>
                              <a:gd name="T38" fmla="+- 0 2945 2945"/>
                              <a:gd name="T39" fmla="*/ 2945 h 79"/>
                              <a:gd name="T40" fmla="+- 0 7137 7076"/>
                              <a:gd name="T41" fmla="*/ T40 w 79"/>
                              <a:gd name="T42" fmla="+- 0 2951 2945"/>
                              <a:gd name="T43" fmla="*/ 2951 h 79"/>
                              <a:gd name="T44" fmla="+- 0 7151 7076"/>
                              <a:gd name="T45" fmla="*/ T44 w 79"/>
                              <a:gd name="T46" fmla="+- 0 2967 2945"/>
                              <a:gd name="T47" fmla="*/ 2967 h 79"/>
                              <a:gd name="T48" fmla="+- 0 7155 7076"/>
                              <a:gd name="T49" fmla="*/ T48 w 79"/>
                              <a:gd name="T50" fmla="+- 0 2984 2945"/>
                              <a:gd name="T51" fmla="*/ 298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19974BE" id="Group 199" o:spid="_x0000_s1026" style="position:absolute;margin-left:352.25pt;margin-top:140.25pt;width:7.05pt;height:21.55pt;z-index:-2204;mso-position-horizontal-relative:page" coordorigin="7045,2806" coordsize="14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">
                <v:shape id="Freeform 205" o:spid="_x0000_s1027" style="position:absolute;left:7076;top:294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MQA&#10;AADcAAAADwAAAGRycy9kb3ducmV2LnhtbESPQWvCQBSE7wX/w/KE3ppNQtESs4oIQnvooVbq9ZF9&#10;bqLZt0l2o+m/7xYKPQ4z8w1TbibbihsNvnGsIEtSEMSV0w0bBcfP/dMLCB+QNbaOScE3edisZw8l&#10;Ftrd+YNuh2BEhLAvUEEdQldI6auaLPrEdcTRO7vBYohyMFIPeI9w28o8TRfSYsNxocaOdjVV18No&#10;FZip7y+n96VzYzA9PlP+tsy+lHqcT9sViEBT+A//tV+1gjxd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4CqzEAAAA3AAAAA8AAAAAAAAAAAAAAAAAmAIAAGRycy9k&#10;b3ducmV2LnhtbFBLBQYAAAAABAAEAPUAAACJAwAAAAA=&#10;" path="m79,39l73,60,57,74,40,78,19,72,4,56,,39,7,18,23,3,40,,61,6,75,22r4,17xe" filled="f" strokeweight=".19256mm">
                  <v:path arrowok="t" o:connecttype="custom" o:connectlocs="79,2984;73,3005;57,3019;40,3023;19,3017;4,3001;0,2984;7,2963;23,2948;40,2945;61,2951;75,2967;79,2984" o:connectangles="0,0,0,0,0,0,0,0,0,0,0,0,0"/>
                </v:shape>
                <v:shape id="Freeform 204" o:spid="_x0000_s1028" style="position:absolute;left:7076;top:315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3AcYA&#10;AADcAAAADwAAAGRycy9kb3ducmV2LnhtbESPT2vCQBTE74V+h+UJvdWNHqqkboL4r3qyxiJ4e82+&#10;JqHZt2F3q/HbdwtCj8PM/IaZ5b1pxYWcbywrGA0TEMSl1Q1XCj6O6+cpCB+QNbaWScGNPOTZ48MM&#10;U22vfKBLESoRIexTVFCH0KVS+rImg35oO+LofVlnMETpKqkdXiPctHKcJC/SYMNxocaOFjWV38WP&#10;UbB6t3q3Nue3ybJwZj/dbjaf7Umpp0E/fwURqA//4Xt7qxWMkw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R3AcYAAADcAAAADwAAAAAAAAAAAAAAAACYAgAAZHJz&#10;L2Rvd25yZXYueG1sUEsFBgAAAAAEAAQA9QAAAIsDAAAAAA==&#10;" path="m79,40l73,61,57,75,40,79,19,73,4,57,,40,7,19,23,4,40,,61,7,75,23r4,17xe" filled="f" strokecolor="#fa8071" strokeweight=".19256mm">
                  <v:path arrowok="t" o:connecttype="custom" o:connectlocs="79,3193;73,3214;57,3228;40,3232;19,3226;4,3210;0,3193;7,3172;23,3157;40,3153;61,3160;75,3176;79,3193" o:connectangles="0,0,0,0,0,0,0,0,0,0,0,0,0"/>
                </v:shape>
                <v:shape id="Freeform 203" o:spid="_x0000_s1029" style="position:absolute;left:14162;top:635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XJIcEA&#10;AADcAAAADwAAAGRycy9kb3ducmV2LnhtbERPy2rCQBTdF/yH4Qru6iSBlhIdRQORumujH3DJXJNg&#10;5k7ITB769c6i0OXhvLf72bRipN41lhXE6wgEcWl1w5WC6yV//wLhPLLG1jIpeJCD/W7xtsVU24l/&#10;aSx8JUIIuxQV1N53qZSurMmgW9uOOHA32xv0AfaV1D1OIdy0MomiT2mw4dBQY0dZTeW9GIyCj/sj&#10;q85DXrg5j583ezxdx59EqdVyPmxAeJr9v/jP/a0VJFFYG86EIy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FySHBAAAA3AAAAA8AAAAAAAAAAAAAAAAAmAIAAGRycy9kb3du&#10;cmV2LnhtbFBLBQYAAAAABAAEAPUAAACGAwAAAAA=&#10;" path="m,l70,e" filled="f" strokecolor="#add7e6" strokeweight="1.264mm">
                  <v:path arrowok="t" o:connecttype="custom" o:connectlocs="0,0;70,0" o:connectangles="0,0"/>
                  <o:lock v:ext="edit" verticies="t"/>
                </v:shape>
                <v:shape id="Freeform 202" o:spid="_x0000_s1030" style="position:absolute;left:7081;top:3142;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V48UA&#10;AADcAAAADwAAAGRycy9kb3ducmV2LnhtbESP3WrCQBSE7wXfYTkFb0rdbS6spq4iBVEQrH8PcMie&#10;JsHs2ZhdTezTd4WCl8PMfMNM552txI0aXzrW8D5UIIgzZ0rONZyOy7cxCB+QDVaOScOdPMxn/d4U&#10;U+Na3tPtEHIRIexT1FCEUKdS+qwgi37oauLo/bjGYoiyyaVpsI1wW8lEqZG0WHJcKLCmr4Ky8+Fq&#10;NRi5uIx236+b1ep3ctp+nKlVCWk9eOkWnyACdeEZ/m+vjYZETeBx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ZXjxQAAANwAAAAPAAAAAAAAAAAAAAAAAJgCAABkcnMv&#10;ZG93bnJldi54bWxQSwUGAAAAAAQABAD1AAAAigMAAAAA&#10;" path="m,l70,r,69l,69,,xe" filled="f" strokecolor="#add7e6" strokeweight=".19256mm">
                  <v:path arrowok="t" o:connecttype="custom" o:connectlocs="0,3142;70,3142;70,3211;0,3211;0,3142" o:connectangles="0,0,0,0,0"/>
                </v:shape>
                <v:shape id="Freeform 201" o:spid="_x0000_s1031" style="position:absolute;left:14232;top:5622;width:0;height:345;visibility:visible;mso-wrap-style:square;v-text-anchor:top" coordsize="0,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dcsQA&#10;AADcAAAADwAAAGRycy9kb3ducmV2LnhtbERPS2vCQBC+F/wPywheim5MS5DUVUSotNAefBx6HLLT&#10;JDU7m2a3Mf5751Dw+PG9l+vBNaqnLtSeDcxnCSjiwtuaSwOn4+t0ASpEZIuNZzJwpQDr1ehhibn1&#10;F95Tf4ilkhAOORqoYmxzrUNRkcMw8y2xcN++cxgFdqW2HV4k3DU6TZJMO6xZGipsaVtRcT78OSn5&#10;7NOf3e+xfzwnX+3z+0f2VO4zYybjYfMCKtIQ7+J/95s1kM5lvpyRI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XXLEAAAA3AAAAA8AAAAAAAAAAAAAAAAAmAIAAGRycy9k&#10;b3ducmV2LnhtbFBLBQYAAAAABAAEAPUAAACJAwAAAAA=&#10;" path="m,345l,e" filled="f" strokeweight=".19256mm">
                  <v:path arrowok="t" o:connecttype="custom" o:connectlocs="0,3156;0,2811" o:connectangles="0,0"/>
                  <o:lock v:ext="edit" verticies="t"/>
                </v:shape>
                <v:shape id="Freeform 200" o:spid="_x0000_s1032" style="position:absolute;left:7076;top:294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EBcQA&#10;AADcAAAADwAAAGRycy9kb3ducmV2LnhtbESPQWvCQBSE70L/w/IKvZlNQqkldQ2lINhDD1Wx10f2&#10;dRPNvk2yG43/3i0UPA4z8w2zLCfbijMNvnGsIEtSEMSV0w0bBfvdev4Kwgdkja1jUnAlD+XqYbbE&#10;QrsLf9N5G4yIEPYFKqhD6AopfVWTRZ+4jjh6v26wGKIcjNQDXiLctjJP0xdpseG4UGNHHzVVp+1o&#10;FZip748/XwvnxmB6fKb8c5EdlHp6nN7fQASawj38395oBXmWwd+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IBAXEAAAA3AAAAA8AAAAAAAAAAAAAAAAAmAIAAGRycy9k&#10;b3ducmV2LnhtbFBLBQYAAAAABAAEAPUAAACJAwAAAAA=&#10;" path="m79,39l73,60,57,74,40,78,19,72,4,56,,39,7,18,23,3,40,,61,6,75,22r4,17xe" filled="f" strokeweight=".19256mm">
                  <v:path arrowok="t" o:connecttype="custom" o:connectlocs="79,2984;73,3005;57,3019;40,3023;19,3017;4,3001;0,2984;7,2963;23,2948;40,2945;61,2951;75,2967;79,2984" o:connectangles="0,0,0,0,0,0,0,0,0,0,0,0,0"/>
                </v:shape>
                <w10:wrap anchorx="page"/>
              </v:group>
            </w:pict>
          </mc:Fallback>
        </mc:AlternateContent>
      </w:r>
      <w:r>
        <w:rPr>
          <w:noProof/>
        </w:rPr>
        <mc:AlternateContent>
          <mc:Choice Requires="wpg">
            <w:drawing>
              <wp:anchor distT="0" distB="0" distL="114300" distR="114300" simplePos="0" relativeHeight="503314277" behindDoc="1" locked="0" layoutInCell="1" allowOverlap="1" wp14:anchorId="12AE6A83" wp14:editId="73048876">
                <wp:simplePos x="0" y="0"/>
                <wp:positionH relativeFrom="page">
                  <wp:posOffset>4806315</wp:posOffset>
                </wp:positionH>
                <wp:positionV relativeFrom="paragraph">
                  <wp:posOffset>1834515</wp:posOffset>
                </wp:positionV>
                <wp:extent cx="89535" cy="403860"/>
                <wp:effectExtent l="5715" t="0" r="4838700" b="2057400"/>
                <wp:wrapNone/>
                <wp:docPr id="196"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403860"/>
                          <a:chOff x="7569" y="2889"/>
                          <a:chExt cx="141" cy="637"/>
                        </a:xfrm>
                      </wpg:grpSpPr>
                      <wps:wsp>
                        <wps:cNvPr id="197" name="Freeform 198"/>
                        <wps:cNvSpPr>
                          <a:spLocks/>
                        </wps:cNvSpPr>
                        <wps:spPr bwMode="auto">
                          <a:xfrm>
                            <a:off x="7600" y="3068"/>
                            <a:ext cx="79" cy="79"/>
                          </a:xfrm>
                          <a:custGeom>
                            <a:avLst/>
                            <a:gdLst>
                              <a:gd name="T0" fmla="+- 0 7679 7600"/>
                              <a:gd name="T1" fmla="*/ T0 w 79"/>
                              <a:gd name="T2" fmla="+- 0 3107 3068"/>
                              <a:gd name="T3" fmla="*/ 3107 h 79"/>
                              <a:gd name="T4" fmla="+- 0 7673 7600"/>
                              <a:gd name="T5" fmla="*/ T4 w 79"/>
                              <a:gd name="T6" fmla="+- 0 3129 3068"/>
                              <a:gd name="T7" fmla="*/ 3129 h 79"/>
                              <a:gd name="T8" fmla="+- 0 7657 7600"/>
                              <a:gd name="T9" fmla="*/ T8 w 79"/>
                              <a:gd name="T10" fmla="+- 0 3143 3068"/>
                              <a:gd name="T11" fmla="*/ 3143 h 79"/>
                              <a:gd name="T12" fmla="+- 0 7640 7600"/>
                              <a:gd name="T13" fmla="*/ T12 w 79"/>
                              <a:gd name="T14" fmla="+- 0 3147 3068"/>
                              <a:gd name="T15" fmla="*/ 3147 h 79"/>
                              <a:gd name="T16" fmla="+- 0 7619 7600"/>
                              <a:gd name="T17" fmla="*/ T16 w 79"/>
                              <a:gd name="T18" fmla="+- 0 3141 3068"/>
                              <a:gd name="T19" fmla="*/ 3141 h 79"/>
                              <a:gd name="T20" fmla="+- 0 7604 7600"/>
                              <a:gd name="T21" fmla="*/ T20 w 79"/>
                              <a:gd name="T22" fmla="+- 0 3124 3068"/>
                              <a:gd name="T23" fmla="*/ 3124 h 79"/>
                              <a:gd name="T24" fmla="+- 0 7600 7600"/>
                              <a:gd name="T25" fmla="*/ T24 w 79"/>
                              <a:gd name="T26" fmla="+- 0 3107 3068"/>
                              <a:gd name="T27" fmla="*/ 3107 h 79"/>
                              <a:gd name="T28" fmla="+- 0 7607 7600"/>
                              <a:gd name="T29" fmla="*/ T28 w 79"/>
                              <a:gd name="T30" fmla="+- 0 3086 3068"/>
                              <a:gd name="T31" fmla="*/ 3086 h 79"/>
                              <a:gd name="T32" fmla="+- 0 7623 7600"/>
                              <a:gd name="T33" fmla="*/ T32 w 79"/>
                              <a:gd name="T34" fmla="+- 0 3072 3068"/>
                              <a:gd name="T35" fmla="*/ 3072 h 79"/>
                              <a:gd name="T36" fmla="+- 0 7640 7600"/>
                              <a:gd name="T37" fmla="*/ T36 w 79"/>
                              <a:gd name="T38" fmla="+- 0 3068 3068"/>
                              <a:gd name="T39" fmla="*/ 3068 h 79"/>
                              <a:gd name="T40" fmla="+- 0 7661 7600"/>
                              <a:gd name="T41" fmla="*/ T40 w 79"/>
                              <a:gd name="T42" fmla="+- 0 3074 3068"/>
                              <a:gd name="T43" fmla="*/ 3074 h 79"/>
                              <a:gd name="T44" fmla="+- 0 7675 7600"/>
                              <a:gd name="T45" fmla="*/ T44 w 79"/>
                              <a:gd name="T46" fmla="+- 0 3091 3068"/>
                              <a:gd name="T47" fmla="*/ 3091 h 79"/>
                              <a:gd name="T48" fmla="+- 0 7679 7600"/>
                              <a:gd name="T49" fmla="*/ T48 w 79"/>
                              <a:gd name="T50" fmla="+- 0 3107 3068"/>
                              <a:gd name="T51" fmla="*/ 310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3"/>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7600" y="3103"/>
                            <a:ext cx="79" cy="79"/>
                          </a:xfrm>
                          <a:custGeom>
                            <a:avLst/>
                            <a:gdLst>
                              <a:gd name="T0" fmla="+- 0 7679 7600"/>
                              <a:gd name="T1" fmla="*/ T0 w 79"/>
                              <a:gd name="T2" fmla="+- 0 3142 3103"/>
                              <a:gd name="T3" fmla="*/ 3142 h 79"/>
                              <a:gd name="T4" fmla="+- 0 7673 7600"/>
                              <a:gd name="T5" fmla="*/ T4 w 79"/>
                              <a:gd name="T6" fmla="+- 0 3164 3103"/>
                              <a:gd name="T7" fmla="*/ 3164 h 79"/>
                              <a:gd name="T8" fmla="+- 0 7657 7600"/>
                              <a:gd name="T9" fmla="*/ T8 w 79"/>
                              <a:gd name="T10" fmla="+- 0 3178 3103"/>
                              <a:gd name="T11" fmla="*/ 3178 h 79"/>
                              <a:gd name="T12" fmla="+- 0 7640 7600"/>
                              <a:gd name="T13" fmla="*/ T12 w 79"/>
                              <a:gd name="T14" fmla="+- 0 3182 3103"/>
                              <a:gd name="T15" fmla="*/ 3182 h 79"/>
                              <a:gd name="T16" fmla="+- 0 7619 7600"/>
                              <a:gd name="T17" fmla="*/ T16 w 79"/>
                              <a:gd name="T18" fmla="+- 0 3176 3103"/>
                              <a:gd name="T19" fmla="*/ 3176 h 79"/>
                              <a:gd name="T20" fmla="+- 0 7604 7600"/>
                              <a:gd name="T21" fmla="*/ T20 w 79"/>
                              <a:gd name="T22" fmla="+- 0 3159 3103"/>
                              <a:gd name="T23" fmla="*/ 3159 h 79"/>
                              <a:gd name="T24" fmla="+- 0 7600 7600"/>
                              <a:gd name="T25" fmla="*/ T24 w 79"/>
                              <a:gd name="T26" fmla="+- 0 3142 3103"/>
                              <a:gd name="T27" fmla="*/ 3142 h 79"/>
                              <a:gd name="T28" fmla="+- 0 7607 7600"/>
                              <a:gd name="T29" fmla="*/ T28 w 79"/>
                              <a:gd name="T30" fmla="+- 0 3121 3103"/>
                              <a:gd name="T31" fmla="*/ 3121 h 79"/>
                              <a:gd name="T32" fmla="+- 0 7623 7600"/>
                              <a:gd name="T33" fmla="*/ T32 w 79"/>
                              <a:gd name="T34" fmla="+- 0 3107 3103"/>
                              <a:gd name="T35" fmla="*/ 3107 h 79"/>
                              <a:gd name="T36" fmla="+- 0 7640 7600"/>
                              <a:gd name="T37" fmla="*/ T36 w 79"/>
                              <a:gd name="T38" fmla="+- 0 3103 3103"/>
                              <a:gd name="T39" fmla="*/ 3103 h 79"/>
                              <a:gd name="T40" fmla="+- 0 7661 7600"/>
                              <a:gd name="T41" fmla="*/ T40 w 79"/>
                              <a:gd name="T42" fmla="+- 0 3109 3103"/>
                              <a:gd name="T43" fmla="*/ 3109 h 79"/>
                              <a:gd name="T44" fmla="+- 0 7675 7600"/>
                              <a:gd name="T45" fmla="*/ T44 w 79"/>
                              <a:gd name="T46" fmla="+- 0 3125 3103"/>
                              <a:gd name="T47" fmla="*/ 3125 h 79"/>
                              <a:gd name="T48" fmla="+- 0 7679 7600"/>
                              <a:gd name="T49" fmla="*/ T48 w 79"/>
                              <a:gd name="T50" fmla="+- 0 3142 3103"/>
                              <a:gd name="T51" fmla="*/ 314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6"/>
                        <wps:cNvSpPr>
                          <a:spLocks noEditPoints="1"/>
                        </wps:cNvSpPr>
                        <wps:spPr bwMode="auto">
                          <a:xfrm>
                            <a:off x="15210" y="6724"/>
                            <a:ext cx="70" cy="0"/>
                          </a:xfrm>
                          <a:custGeom>
                            <a:avLst/>
                            <a:gdLst>
                              <a:gd name="T0" fmla="+- 0 7605 7605"/>
                              <a:gd name="T1" fmla="*/ T0 w 70"/>
                              <a:gd name="T2" fmla="+- 0 7675 7605"/>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5"/>
                        <wps:cNvSpPr>
                          <a:spLocks/>
                        </wps:cNvSpPr>
                        <wps:spPr bwMode="auto">
                          <a:xfrm>
                            <a:off x="7605" y="3327"/>
                            <a:ext cx="70" cy="70"/>
                          </a:xfrm>
                          <a:custGeom>
                            <a:avLst/>
                            <a:gdLst>
                              <a:gd name="T0" fmla="+- 0 7605 7605"/>
                              <a:gd name="T1" fmla="*/ T0 w 70"/>
                              <a:gd name="T2" fmla="+- 0 3327 3327"/>
                              <a:gd name="T3" fmla="*/ 3327 h 70"/>
                              <a:gd name="T4" fmla="+- 0 7675 7605"/>
                              <a:gd name="T5" fmla="*/ T4 w 70"/>
                              <a:gd name="T6" fmla="+- 0 3327 3327"/>
                              <a:gd name="T7" fmla="*/ 3327 h 70"/>
                              <a:gd name="T8" fmla="+- 0 7675 7605"/>
                              <a:gd name="T9" fmla="*/ T8 w 70"/>
                              <a:gd name="T10" fmla="+- 0 3397 3327"/>
                              <a:gd name="T11" fmla="*/ 3397 h 70"/>
                              <a:gd name="T12" fmla="+- 0 7605 7605"/>
                              <a:gd name="T13" fmla="*/ T12 w 70"/>
                              <a:gd name="T14" fmla="+- 0 3397 3327"/>
                              <a:gd name="T15" fmla="*/ 3397 h 70"/>
                              <a:gd name="T16" fmla="+- 0 7605 7605"/>
                              <a:gd name="T17" fmla="*/ T16 w 70"/>
                              <a:gd name="T18" fmla="+- 0 3327 3327"/>
                              <a:gd name="T19" fmla="*/ 332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94"/>
                        <wps:cNvSpPr>
                          <a:spLocks/>
                        </wps:cNvSpPr>
                        <wps:spPr bwMode="auto">
                          <a:xfrm>
                            <a:off x="7587" y="3429"/>
                            <a:ext cx="106" cy="92"/>
                          </a:xfrm>
                          <a:custGeom>
                            <a:avLst/>
                            <a:gdLst>
                              <a:gd name="T0" fmla="+- 0 7640 7587"/>
                              <a:gd name="T1" fmla="*/ T0 w 106"/>
                              <a:gd name="T2" fmla="+- 0 3520 3429"/>
                              <a:gd name="T3" fmla="*/ 3520 h 92"/>
                              <a:gd name="T4" fmla="+- 0 7587 7587"/>
                              <a:gd name="T5" fmla="*/ T4 w 106"/>
                              <a:gd name="T6" fmla="+- 0 3429 3429"/>
                              <a:gd name="T7" fmla="*/ 3429 h 92"/>
                              <a:gd name="T8" fmla="+- 0 7693 7587"/>
                              <a:gd name="T9" fmla="*/ T8 w 106"/>
                              <a:gd name="T10" fmla="+- 0 3429 3429"/>
                              <a:gd name="T11" fmla="*/ 3429 h 92"/>
                              <a:gd name="T12" fmla="+- 0 7640 7587"/>
                              <a:gd name="T13" fmla="*/ T12 w 106"/>
                              <a:gd name="T14" fmla="+- 0 3520 3429"/>
                              <a:gd name="T15" fmla="*/ 3520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93"/>
                        <wps:cNvSpPr>
                          <a:spLocks/>
                        </wps:cNvSpPr>
                        <wps:spPr bwMode="auto">
                          <a:xfrm>
                            <a:off x="7587" y="3429"/>
                            <a:ext cx="106" cy="92"/>
                          </a:xfrm>
                          <a:custGeom>
                            <a:avLst/>
                            <a:gdLst>
                              <a:gd name="T0" fmla="+- 0 7640 7587"/>
                              <a:gd name="T1" fmla="*/ T0 w 106"/>
                              <a:gd name="T2" fmla="+- 0 3520 3429"/>
                              <a:gd name="T3" fmla="*/ 3520 h 92"/>
                              <a:gd name="T4" fmla="+- 0 7693 7587"/>
                              <a:gd name="T5" fmla="*/ T4 w 106"/>
                              <a:gd name="T6" fmla="+- 0 3429 3429"/>
                              <a:gd name="T7" fmla="*/ 3429 h 92"/>
                              <a:gd name="T8" fmla="+- 0 7587 7587"/>
                              <a:gd name="T9" fmla="*/ T8 w 106"/>
                              <a:gd name="T10" fmla="+- 0 3429 3429"/>
                              <a:gd name="T11" fmla="*/ 3429 h 92"/>
                              <a:gd name="T12" fmla="+- 0 7640 7587"/>
                              <a:gd name="T13" fmla="*/ T12 w 106"/>
                              <a:gd name="T14" fmla="+- 0 3520 3429"/>
                              <a:gd name="T15" fmla="*/ 3520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92"/>
                        <wps:cNvSpPr>
                          <a:spLocks noEditPoints="1"/>
                        </wps:cNvSpPr>
                        <wps:spPr bwMode="auto">
                          <a:xfrm>
                            <a:off x="15280" y="5790"/>
                            <a:ext cx="0" cy="425"/>
                          </a:xfrm>
                          <a:custGeom>
                            <a:avLst/>
                            <a:gdLst>
                              <a:gd name="T0" fmla="+- 0 3321 2895"/>
                              <a:gd name="T1" fmla="*/ 3321 h 426"/>
                              <a:gd name="T2" fmla="+- 0 2895 2895"/>
                              <a:gd name="T3" fmla="*/ 2895 h 426"/>
                            </a:gdLst>
                            <a:ahLst/>
                            <a:cxnLst>
                              <a:cxn ang="0">
                                <a:pos x="0" y="T1"/>
                              </a:cxn>
                              <a:cxn ang="0">
                                <a:pos x="0" y="T3"/>
                              </a:cxn>
                            </a:cxnLst>
                            <a:rect l="0" t="0" r="r" b="b"/>
                            <a:pathLst>
                              <a:path h="426">
                                <a:moveTo>
                                  <a:pt x="0" y="426"/>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91"/>
                        <wps:cNvSpPr>
                          <a:spLocks/>
                        </wps:cNvSpPr>
                        <wps:spPr bwMode="auto">
                          <a:xfrm>
                            <a:off x="7600" y="3068"/>
                            <a:ext cx="79" cy="79"/>
                          </a:xfrm>
                          <a:custGeom>
                            <a:avLst/>
                            <a:gdLst>
                              <a:gd name="T0" fmla="+- 0 7679 7600"/>
                              <a:gd name="T1" fmla="*/ T0 w 79"/>
                              <a:gd name="T2" fmla="+- 0 3107 3068"/>
                              <a:gd name="T3" fmla="*/ 3107 h 79"/>
                              <a:gd name="T4" fmla="+- 0 7673 7600"/>
                              <a:gd name="T5" fmla="*/ T4 w 79"/>
                              <a:gd name="T6" fmla="+- 0 3129 3068"/>
                              <a:gd name="T7" fmla="*/ 3129 h 79"/>
                              <a:gd name="T8" fmla="+- 0 7657 7600"/>
                              <a:gd name="T9" fmla="*/ T8 w 79"/>
                              <a:gd name="T10" fmla="+- 0 3143 3068"/>
                              <a:gd name="T11" fmla="*/ 3143 h 79"/>
                              <a:gd name="T12" fmla="+- 0 7640 7600"/>
                              <a:gd name="T13" fmla="*/ T12 w 79"/>
                              <a:gd name="T14" fmla="+- 0 3147 3068"/>
                              <a:gd name="T15" fmla="*/ 3147 h 79"/>
                              <a:gd name="T16" fmla="+- 0 7619 7600"/>
                              <a:gd name="T17" fmla="*/ T16 w 79"/>
                              <a:gd name="T18" fmla="+- 0 3141 3068"/>
                              <a:gd name="T19" fmla="*/ 3141 h 79"/>
                              <a:gd name="T20" fmla="+- 0 7604 7600"/>
                              <a:gd name="T21" fmla="*/ T20 w 79"/>
                              <a:gd name="T22" fmla="+- 0 3124 3068"/>
                              <a:gd name="T23" fmla="*/ 3124 h 79"/>
                              <a:gd name="T24" fmla="+- 0 7600 7600"/>
                              <a:gd name="T25" fmla="*/ T24 w 79"/>
                              <a:gd name="T26" fmla="+- 0 3107 3068"/>
                              <a:gd name="T27" fmla="*/ 3107 h 79"/>
                              <a:gd name="T28" fmla="+- 0 7607 7600"/>
                              <a:gd name="T29" fmla="*/ T28 w 79"/>
                              <a:gd name="T30" fmla="+- 0 3086 3068"/>
                              <a:gd name="T31" fmla="*/ 3086 h 79"/>
                              <a:gd name="T32" fmla="+- 0 7623 7600"/>
                              <a:gd name="T33" fmla="*/ T32 w 79"/>
                              <a:gd name="T34" fmla="+- 0 3072 3068"/>
                              <a:gd name="T35" fmla="*/ 3072 h 79"/>
                              <a:gd name="T36" fmla="+- 0 7640 7600"/>
                              <a:gd name="T37" fmla="*/ T36 w 79"/>
                              <a:gd name="T38" fmla="+- 0 3068 3068"/>
                              <a:gd name="T39" fmla="*/ 3068 h 79"/>
                              <a:gd name="T40" fmla="+- 0 7661 7600"/>
                              <a:gd name="T41" fmla="*/ T40 w 79"/>
                              <a:gd name="T42" fmla="+- 0 3074 3068"/>
                              <a:gd name="T43" fmla="*/ 3074 h 79"/>
                              <a:gd name="T44" fmla="+- 0 7675 7600"/>
                              <a:gd name="T45" fmla="*/ T44 w 79"/>
                              <a:gd name="T46" fmla="+- 0 3091 3068"/>
                              <a:gd name="T47" fmla="*/ 3091 h 79"/>
                              <a:gd name="T48" fmla="+- 0 7679 7600"/>
                              <a:gd name="T49" fmla="*/ T48 w 79"/>
                              <a:gd name="T50" fmla="+- 0 3107 3068"/>
                              <a:gd name="T51" fmla="*/ 310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3"/>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1D5B40" id="Group 190" o:spid="_x0000_s1026" style="position:absolute;margin-left:378.45pt;margin-top:144.45pt;width:7.05pt;height:31.8pt;z-index:-2203;mso-position-horizontal-relative:page" coordorigin="7569,2889" coordsize="14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">
                <v:shape id="Freeform 198" o:spid="_x0000_s1027" style="position:absolute;left:7600;top:306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tbzMIA&#10;AADcAAAADwAAAGRycy9kb3ducmV2LnhtbERPS4vCMBC+C/6HMAve1lSRrVajiCDowYMPdq9DM5t2&#10;t5m0TdT67zfCgrf5+J6zWHW2EjdqfelYwWiYgCDOnS7ZKLict+9TED4ga6wck4IHeVgt+70FZtrd&#10;+Ui3UzAihrDPUEERQp1J6fOCLPqhq4kj9+1aiyHC1kjd4j2G20qOk+RDWiw5NhRY06ag/Pd0tQpM&#10;1zQ/X4fUuWswDU5ovE9Hn0oN3rr1HESgLrzE/+6djvNnKTyfi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1vMwgAAANwAAAAPAAAAAAAAAAAAAAAAAJgCAABkcnMvZG93&#10;bnJldi54bWxQSwUGAAAAAAQABAD1AAAAhwMAAAAA&#10;" path="m79,39l73,61,57,75,40,79,19,73,4,56,,39,7,18,23,4,40,,61,6,75,23r4,16xe" filled="f" strokeweight=".19256mm">
                  <v:path arrowok="t" o:connecttype="custom" o:connectlocs="79,3107;73,3129;57,3143;40,3147;19,3141;4,3124;0,3107;7,3086;23,3072;40,3068;61,3074;75,3091;79,3107" o:connectangles="0,0,0,0,0,0,0,0,0,0,0,0,0"/>
                </v:shape>
                <v:shape id="Freeform 197" o:spid="_x0000_s1028" style="position:absolute;left:7600;top:310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XiMYA&#10;AADcAAAADwAAAGRycy9kb3ducmV2LnhtbESPT0/DMAzF70h8h8iTdmPpdhhbWTYh2D9O2wpC4mYa&#10;01Y0TpVkW/n2+IDEzdZ7fu/nxap3rbpQiI1nA+NRBoq49LbhysDb6+ZuBiomZIutZzLwQxFWy9ub&#10;BebWX/lElyJVSkI45migTqnLtY5lTQ7jyHfEon354DDJGiptA14l3LV6kmVT7bBhaaixo6eayu/i&#10;7Aysj96+bNzH7v65CO4w22+3n+27McNB//gAKlGf/s1/13sr+HOhlW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QXiMYAAADcAAAADwAAAAAAAAAAAAAAAACYAgAAZHJz&#10;L2Rvd25yZXYueG1sUEsFBgAAAAAEAAQA9QAAAIsDAAAAAA==&#10;" path="m79,39l73,61,57,75,40,79,19,73,4,56,,39,7,18,23,4,40,,61,6,75,22r4,17xe" filled="f" strokecolor="#fa8071" strokeweight=".19256mm">
                  <v:path arrowok="t" o:connecttype="custom" o:connectlocs="79,3142;73,3164;57,3178;40,3182;19,3176;4,3159;0,3142;7,3121;23,3107;40,3103;61,3109;75,3125;79,3142" o:connectangles="0,0,0,0,0,0,0,0,0,0,0,0,0"/>
                </v:shape>
                <v:shape id="Freeform 196" o:spid="_x0000_s1029" style="position:absolute;left:15210;top:672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YQcAA&#10;AADcAAAADwAAAGRycy9kb3ducmV2LnhtbERPzYrCMBC+C75DGMGbpgrKWo2iQkVvbvUBhmZsi82k&#10;NLFWn94sLHibj+93VpvOVKKlxpWWFUzGEQjizOqScwXXSzL6AeE8ssbKMil4kYPNut9bYaztk3+p&#10;TX0uQgi7GBUU3texlC4ryKAb25o4cDfbGPQBNrnUDT5DuKnkNIrm0mDJoaHAmvYFZff0YRTM7q99&#10;fnokqeuSyftmd4dre54qNRx02yUIT53/iv/dRx3mLxbw90y4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aYQcAAAADcAAAADwAAAAAAAAAAAAAAAACYAgAAZHJzL2Rvd25y&#10;ZXYueG1sUEsFBgAAAAAEAAQA9QAAAIUDAAAAAA==&#10;" path="m,l70,e" filled="f" strokecolor="#add7e6" strokeweight="1.264mm">
                  <v:path arrowok="t" o:connecttype="custom" o:connectlocs="0,0;70,0" o:connectangles="0,0"/>
                  <o:lock v:ext="edit" verticies="t"/>
                </v:shape>
                <v:shape id="Freeform 195" o:spid="_x0000_s1030" style="position:absolute;left:7605;top:332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88fsMA&#10;AADcAAAADwAAAGRycy9kb3ducmV2LnhtbESP3YrCMBSE7xd8h3AEb0TT9cLVahRZEAXB9e8BDs2x&#10;LTYntYm2+vRGEPZymJlvmOm8MYW4U+Vyywq++xEI4sTqnFMFp+OyNwLhPLLGwjIpeJCD+az1NcVY&#10;25r3dD/4VAQIuxgVZN6XsZQuycig69uSOHhnWxn0QVap1BXWAW4KOYiioTSYc1jIsKTfjJLL4WYU&#10;aLm4Dnd/3c1q9Ryftj8XqqMBKdVpN4sJCE+N/w9/2mutIBDhfSYc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88fsMAAADcAAAADwAAAAAAAAAAAAAAAACYAgAAZHJzL2Rv&#10;d25yZXYueG1sUEsFBgAAAAAEAAQA9QAAAIgDAAAAAA==&#10;" path="m,l70,r,70l,70,,xe" filled="f" strokecolor="#add7e6" strokeweight=".19256mm">
                  <v:path arrowok="t" o:connecttype="custom" o:connectlocs="0,3327;70,3327;70,3397;0,3397;0,3327" o:connectangles="0,0,0,0,0"/>
                </v:shape>
                <v:shape id="Freeform 194" o:spid="_x0000_s1031" style="position:absolute;left:7587;top:3429;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q9ysEA&#10;AADcAAAADwAAAGRycy9kb3ducmV2LnhtbESPT4vCMBTE78J+h/AW9qaJCrpU07KrCHv1D57fNs+2&#10;2rzUJmr99kYQPA4z8xtmnnW2FldqfeVYw3CgQBDnzlRcaNhtV/1vED4gG6wdk4Y7ecjSj94cE+Nu&#10;vKbrJhQiQtgnqKEMoUmk9HlJFv3ANcTRO7jWYoiyLaRp8RbhtpYjpSbSYsVxocSGFiXlp83Fajhb&#10;NV6RW3pzvP8XYf+bL6ad1/rrs/uZgQjUhXf41f4zGkZqCM8z8Qj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6vcrBAAAA3AAAAA8AAAAAAAAAAAAAAAAAmAIAAGRycy9kb3du&#10;cmV2LnhtbFBLBQYAAAAABAAEAPUAAACGAwAAAAA=&#10;" path="m53,91l,,106,,53,91xe" fillcolor="#add7e6" stroked="f">
                  <v:path arrowok="t" o:connecttype="custom" o:connectlocs="53,3520;0,3429;106,3429;53,3520" o:connectangles="0,0,0,0"/>
                </v:shape>
                <v:shape id="Freeform 193" o:spid="_x0000_s1032" style="position:absolute;left:7587;top:3429;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KqMUA&#10;AADcAAAADwAAAGRycy9kb3ducmV2LnhtbESPQWvCQBSE74L/YXlCb3VjSqWkrhLUUqmHUis9P7LP&#10;bDD7NsmumvbXu0LB4zAz3zCzRW9rcabOV44VTMYJCOLC6YpLBfvvt8cXED4ga6wdk4Jf8rCYDwcz&#10;zLS78Bedd6EUEcI+QwUmhCaT0heGLPqxa4ijd3CdxRBlV0rd4SXCbS3TJJlKixXHBYMNLQ0Vx93J&#10;KnhfefO0aVqzfV5/6r8f/7HPT61SD6M+fwURqA/38H97oxWkSQ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wqoxQAAANwAAAAPAAAAAAAAAAAAAAAAAJgCAABkcnMv&#10;ZG93bnJldi54bWxQSwUGAAAAAAQABAD1AAAAigMAAAAA&#10;" path="m53,91l106,,,,53,91xe" filled="f" strokecolor="#add7e6" strokeweight=".19256mm">
                  <v:path arrowok="t" o:connecttype="custom" o:connectlocs="53,3520;106,3429;0,3429;53,3520" o:connectangles="0,0,0,0"/>
                </v:shape>
                <v:shape id="Freeform 192" o:spid="_x0000_s1033" style="position:absolute;left:15280;top:5790;width:0;height:425;visibility:visible;mso-wrap-style:square;v-text-anchor:top" coordsize="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ZzcMA&#10;AADcAAAADwAAAGRycy9kb3ducmV2LnhtbESPQWsCMRSE7wX/Q3hCbzXrtri6NYpIC+Kt2/b+2Lxu&#10;FjcvaxJ19dc3QqHHYWa+YZbrwXbiTD60jhVMJxkI4trplhsFX5/vT3MQISJr7ByTgisFWK9GD0ss&#10;tbvwB52r2IgE4VCiAhNjX0oZakMWw8T1xMn7cd5iTNI3Unu8JLjtZJ5lM2mx5bRgsKetofpQnayC&#10;otrfjj6f+YXLv/1LQYV5u3mlHsfD5hVEpCH+h//aO60gz57hfiY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ZzcMAAADcAAAADwAAAAAAAAAAAAAAAACYAgAAZHJzL2Rv&#10;d25yZXYueG1sUEsFBgAAAAAEAAQA9QAAAIgDAAAAAA==&#10;" path="m,426l,e" filled="f" strokeweight=".19256mm">
                  <v:path arrowok="t" o:connecttype="custom" o:connectlocs="0,3313;0,2888" o:connectangles="0,0"/>
                  <o:lock v:ext="edit" verticies="t"/>
                </v:shape>
                <v:shape id="Freeform 191" o:spid="_x0000_s1034" style="position:absolute;left:7600;top:306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xQMMA&#10;AADcAAAADwAAAGRycy9kb3ducmV2LnhtbESPT4vCMBTE7wv7HcJb8LamFlGpRpGFhd2DB/+g10fz&#10;TKvNS9tErd/eCILHYWZ+w8wWna3ElVpfOlYw6CcgiHOnSzYKdtvf7wkIH5A1Vo5JwZ08LOafHzPM&#10;tLvxmq6bYESEsM9QQRFCnUnp84Is+r6riaN3dK3FEGVrpG7xFuG2kmmSjKTFkuNCgTX9FJSfNxer&#10;wHRNczqsxs5dgmlwSOn/eLBXqvfVLacgAnXhHX61/7SCN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YxQMMAAADcAAAADwAAAAAAAAAAAAAAAACYAgAAZHJzL2Rv&#10;d25yZXYueG1sUEsFBgAAAAAEAAQA9QAAAIgDAAAAAA==&#10;" path="m79,39l73,61,57,75,40,79,19,73,4,56,,39,7,18,23,4,40,,61,6,75,23r4,16xe" filled="f" strokeweight=".19256mm">
                  <v:path arrowok="t" o:connecttype="custom" o:connectlocs="79,3107;73,3129;57,3143;40,3147;19,3141;4,3124;0,3107;7,3086;23,3072;40,3068;61,3074;75,3091;79,3107" o:connectangles="0,0,0,0,0,0,0,0,0,0,0,0,0"/>
                </v:shape>
                <w10:wrap anchorx="page"/>
              </v:group>
            </w:pict>
          </mc:Fallback>
        </mc:AlternateContent>
      </w:r>
      <w:r>
        <w:rPr>
          <w:noProof/>
        </w:rPr>
        <mc:AlternateContent>
          <mc:Choice Requires="wpg">
            <w:drawing>
              <wp:anchor distT="0" distB="0" distL="114300" distR="114300" simplePos="0" relativeHeight="503314278" behindDoc="1" locked="0" layoutInCell="1" allowOverlap="1" wp14:anchorId="4838DF9B" wp14:editId="22ED370C">
                <wp:simplePos x="0" y="0"/>
                <wp:positionH relativeFrom="page">
                  <wp:posOffset>5139055</wp:posOffset>
                </wp:positionH>
                <wp:positionV relativeFrom="paragraph">
                  <wp:posOffset>1958975</wp:posOffset>
                </wp:positionV>
                <wp:extent cx="89535" cy="361950"/>
                <wp:effectExtent l="0" t="0" r="5163185" b="1965325"/>
                <wp:wrapNone/>
                <wp:docPr id="18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361950"/>
                          <a:chOff x="8093" y="3085"/>
                          <a:chExt cx="141" cy="571"/>
                        </a:xfrm>
                      </wpg:grpSpPr>
                      <wps:wsp>
                        <wps:cNvPr id="190" name="Freeform 189"/>
                        <wps:cNvSpPr>
                          <a:spLocks/>
                        </wps:cNvSpPr>
                        <wps:spPr bwMode="auto">
                          <a:xfrm>
                            <a:off x="8124" y="3331"/>
                            <a:ext cx="79" cy="79"/>
                          </a:xfrm>
                          <a:custGeom>
                            <a:avLst/>
                            <a:gdLst>
                              <a:gd name="T0" fmla="+- 0 8203 8124"/>
                              <a:gd name="T1" fmla="*/ T0 w 79"/>
                              <a:gd name="T2" fmla="+- 0 3370 3331"/>
                              <a:gd name="T3" fmla="*/ 3370 h 79"/>
                              <a:gd name="T4" fmla="+- 0 8197 8124"/>
                              <a:gd name="T5" fmla="*/ T4 w 79"/>
                              <a:gd name="T6" fmla="+- 0 3392 3331"/>
                              <a:gd name="T7" fmla="*/ 3392 h 79"/>
                              <a:gd name="T8" fmla="+- 0 8181 8124"/>
                              <a:gd name="T9" fmla="*/ T8 w 79"/>
                              <a:gd name="T10" fmla="+- 0 3406 3331"/>
                              <a:gd name="T11" fmla="*/ 3406 h 79"/>
                              <a:gd name="T12" fmla="+- 0 8164 8124"/>
                              <a:gd name="T13" fmla="*/ T12 w 79"/>
                              <a:gd name="T14" fmla="+- 0 3410 3331"/>
                              <a:gd name="T15" fmla="*/ 3410 h 79"/>
                              <a:gd name="T16" fmla="+- 0 8143 8124"/>
                              <a:gd name="T17" fmla="*/ T16 w 79"/>
                              <a:gd name="T18" fmla="+- 0 3404 3331"/>
                              <a:gd name="T19" fmla="*/ 3404 h 79"/>
                              <a:gd name="T20" fmla="+- 0 8128 8124"/>
                              <a:gd name="T21" fmla="*/ T20 w 79"/>
                              <a:gd name="T22" fmla="+- 0 3387 3331"/>
                              <a:gd name="T23" fmla="*/ 3387 h 79"/>
                              <a:gd name="T24" fmla="+- 0 8124 8124"/>
                              <a:gd name="T25" fmla="*/ T24 w 79"/>
                              <a:gd name="T26" fmla="+- 0 3370 3331"/>
                              <a:gd name="T27" fmla="*/ 3370 h 79"/>
                              <a:gd name="T28" fmla="+- 0 8131 8124"/>
                              <a:gd name="T29" fmla="*/ T28 w 79"/>
                              <a:gd name="T30" fmla="+- 0 3349 3331"/>
                              <a:gd name="T31" fmla="*/ 3349 h 79"/>
                              <a:gd name="T32" fmla="+- 0 8147 8124"/>
                              <a:gd name="T33" fmla="*/ T32 w 79"/>
                              <a:gd name="T34" fmla="+- 0 3335 3331"/>
                              <a:gd name="T35" fmla="*/ 3335 h 79"/>
                              <a:gd name="T36" fmla="+- 0 8164 8124"/>
                              <a:gd name="T37" fmla="*/ T36 w 79"/>
                              <a:gd name="T38" fmla="+- 0 3331 3331"/>
                              <a:gd name="T39" fmla="*/ 3331 h 79"/>
                              <a:gd name="T40" fmla="+- 0 8185 8124"/>
                              <a:gd name="T41" fmla="*/ T40 w 79"/>
                              <a:gd name="T42" fmla="+- 0 3337 3331"/>
                              <a:gd name="T43" fmla="*/ 3337 h 79"/>
                              <a:gd name="T44" fmla="+- 0 8199 8124"/>
                              <a:gd name="T45" fmla="*/ T44 w 79"/>
                              <a:gd name="T46" fmla="+- 0 3353 3331"/>
                              <a:gd name="T47" fmla="*/ 3353 h 79"/>
                              <a:gd name="T48" fmla="+- 0 8203 8124"/>
                              <a:gd name="T49" fmla="*/ T48 w 79"/>
                              <a:gd name="T50" fmla="+- 0 3370 3331"/>
                              <a:gd name="T51" fmla="*/ 337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88"/>
                        <wps:cNvSpPr>
                          <a:spLocks/>
                        </wps:cNvSpPr>
                        <wps:spPr bwMode="auto">
                          <a:xfrm>
                            <a:off x="8124" y="3169"/>
                            <a:ext cx="79" cy="79"/>
                          </a:xfrm>
                          <a:custGeom>
                            <a:avLst/>
                            <a:gdLst>
                              <a:gd name="T0" fmla="+- 0 8203 8124"/>
                              <a:gd name="T1" fmla="*/ T0 w 79"/>
                              <a:gd name="T2" fmla="+- 0 3209 3169"/>
                              <a:gd name="T3" fmla="*/ 3209 h 79"/>
                              <a:gd name="T4" fmla="+- 0 8197 8124"/>
                              <a:gd name="T5" fmla="*/ T4 w 79"/>
                              <a:gd name="T6" fmla="+- 0 3230 3169"/>
                              <a:gd name="T7" fmla="*/ 3230 h 79"/>
                              <a:gd name="T8" fmla="+- 0 8181 8124"/>
                              <a:gd name="T9" fmla="*/ T8 w 79"/>
                              <a:gd name="T10" fmla="+- 0 3244 3169"/>
                              <a:gd name="T11" fmla="*/ 3244 h 79"/>
                              <a:gd name="T12" fmla="+- 0 8164 8124"/>
                              <a:gd name="T13" fmla="*/ T12 w 79"/>
                              <a:gd name="T14" fmla="+- 0 3248 3169"/>
                              <a:gd name="T15" fmla="*/ 3248 h 79"/>
                              <a:gd name="T16" fmla="+- 0 8143 8124"/>
                              <a:gd name="T17" fmla="*/ T16 w 79"/>
                              <a:gd name="T18" fmla="+- 0 3242 3169"/>
                              <a:gd name="T19" fmla="*/ 3242 h 79"/>
                              <a:gd name="T20" fmla="+- 0 8128 8124"/>
                              <a:gd name="T21" fmla="*/ T20 w 79"/>
                              <a:gd name="T22" fmla="+- 0 3226 3169"/>
                              <a:gd name="T23" fmla="*/ 3226 h 79"/>
                              <a:gd name="T24" fmla="+- 0 8124 8124"/>
                              <a:gd name="T25" fmla="*/ T24 w 79"/>
                              <a:gd name="T26" fmla="+- 0 3209 3169"/>
                              <a:gd name="T27" fmla="*/ 3209 h 79"/>
                              <a:gd name="T28" fmla="+- 0 8131 8124"/>
                              <a:gd name="T29" fmla="*/ T28 w 79"/>
                              <a:gd name="T30" fmla="+- 0 3187 3169"/>
                              <a:gd name="T31" fmla="*/ 3187 h 79"/>
                              <a:gd name="T32" fmla="+- 0 8147 8124"/>
                              <a:gd name="T33" fmla="*/ T32 w 79"/>
                              <a:gd name="T34" fmla="+- 0 3173 3169"/>
                              <a:gd name="T35" fmla="*/ 3173 h 79"/>
                              <a:gd name="T36" fmla="+- 0 8164 8124"/>
                              <a:gd name="T37" fmla="*/ T36 w 79"/>
                              <a:gd name="T38" fmla="+- 0 3169 3169"/>
                              <a:gd name="T39" fmla="*/ 3169 h 79"/>
                              <a:gd name="T40" fmla="+- 0 8185 8124"/>
                              <a:gd name="T41" fmla="*/ T40 w 79"/>
                              <a:gd name="T42" fmla="+- 0 3175 3169"/>
                              <a:gd name="T43" fmla="*/ 3175 h 79"/>
                              <a:gd name="T44" fmla="+- 0 8199 8124"/>
                              <a:gd name="T45" fmla="*/ T44 w 79"/>
                              <a:gd name="T46" fmla="+- 0 3192 3169"/>
                              <a:gd name="T47" fmla="*/ 3192 h 79"/>
                              <a:gd name="T48" fmla="+- 0 8203 8124"/>
                              <a:gd name="T49" fmla="*/ T48 w 79"/>
                              <a:gd name="T50" fmla="+- 0 3209 3169"/>
                              <a:gd name="T51" fmla="*/ 320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87"/>
                        <wps:cNvSpPr>
                          <a:spLocks noEditPoints="1"/>
                        </wps:cNvSpPr>
                        <wps:spPr bwMode="auto">
                          <a:xfrm>
                            <a:off x="16258" y="6546"/>
                            <a:ext cx="70" cy="0"/>
                          </a:xfrm>
                          <a:custGeom>
                            <a:avLst/>
                            <a:gdLst>
                              <a:gd name="T0" fmla="+- 0 8129 8129"/>
                              <a:gd name="T1" fmla="*/ T0 w 70"/>
                              <a:gd name="T2" fmla="+- 0 8199 8129"/>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86"/>
                        <wps:cNvSpPr>
                          <a:spLocks/>
                        </wps:cNvSpPr>
                        <wps:spPr bwMode="auto">
                          <a:xfrm>
                            <a:off x="8129" y="3238"/>
                            <a:ext cx="70" cy="70"/>
                          </a:xfrm>
                          <a:custGeom>
                            <a:avLst/>
                            <a:gdLst>
                              <a:gd name="T0" fmla="+- 0 8129 8129"/>
                              <a:gd name="T1" fmla="*/ T0 w 70"/>
                              <a:gd name="T2" fmla="+- 0 3238 3238"/>
                              <a:gd name="T3" fmla="*/ 3238 h 70"/>
                              <a:gd name="T4" fmla="+- 0 8199 8129"/>
                              <a:gd name="T5" fmla="*/ T4 w 70"/>
                              <a:gd name="T6" fmla="+- 0 3238 3238"/>
                              <a:gd name="T7" fmla="*/ 3238 h 70"/>
                              <a:gd name="T8" fmla="+- 0 8199 8129"/>
                              <a:gd name="T9" fmla="*/ T8 w 70"/>
                              <a:gd name="T10" fmla="+- 0 3308 3238"/>
                              <a:gd name="T11" fmla="*/ 3308 h 70"/>
                              <a:gd name="T12" fmla="+- 0 8129 8129"/>
                              <a:gd name="T13" fmla="*/ T12 w 70"/>
                              <a:gd name="T14" fmla="+- 0 3308 3238"/>
                              <a:gd name="T15" fmla="*/ 3308 h 70"/>
                              <a:gd name="T16" fmla="+- 0 8129 8129"/>
                              <a:gd name="T17" fmla="*/ T16 w 70"/>
                              <a:gd name="T18" fmla="+- 0 3238 3238"/>
                              <a:gd name="T19" fmla="*/ 3238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85"/>
                        <wps:cNvSpPr>
                          <a:spLocks noEditPoints="1"/>
                        </wps:cNvSpPr>
                        <wps:spPr bwMode="auto">
                          <a:xfrm>
                            <a:off x="16328" y="6182"/>
                            <a:ext cx="0" cy="559"/>
                          </a:xfrm>
                          <a:custGeom>
                            <a:avLst/>
                            <a:gdLst>
                              <a:gd name="T0" fmla="+- 0 3651 3091"/>
                              <a:gd name="T1" fmla="*/ 3651 h 560"/>
                              <a:gd name="T2" fmla="+- 0 3091 3091"/>
                              <a:gd name="T3" fmla="*/ 3091 h 560"/>
                            </a:gdLst>
                            <a:ahLst/>
                            <a:cxnLst>
                              <a:cxn ang="0">
                                <a:pos x="0" y="T1"/>
                              </a:cxn>
                              <a:cxn ang="0">
                                <a:pos x="0" y="T3"/>
                              </a:cxn>
                            </a:cxnLst>
                            <a:rect l="0" t="0" r="r" b="b"/>
                            <a:pathLst>
                              <a:path h="560">
                                <a:moveTo>
                                  <a:pt x="0" y="56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84"/>
                        <wps:cNvSpPr>
                          <a:spLocks/>
                        </wps:cNvSpPr>
                        <wps:spPr bwMode="auto">
                          <a:xfrm>
                            <a:off x="8124" y="3331"/>
                            <a:ext cx="79" cy="79"/>
                          </a:xfrm>
                          <a:custGeom>
                            <a:avLst/>
                            <a:gdLst>
                              <a:gd name="T0" fmla="+- 0 8203 8124"/>
                              <a:gd name="T1" fmla="*/ T0 w 79"/>
                              <a:gd name="T2" fmla="+- 0 3370 3331"/>
                              <a:gd name="T3" fmla="*/ 3370 h 79"/>
                              <a:gd name="T4" fmla="+- 0 8197 8124"/>
                              <a:gd name="T5" fmla="*/ T4 w 79"/>
                              <a:gd name="T6" fmla="+- 0 3392 3331"/>
                              <a:gd name="T7" fmla="*/ 3392 h 79"/>
                              <a:gd name="T8" fmla="+- 0 8181 8124"/>
                              <a:gd name="T9" fmla="*/ T8 w 79"/>
                              <a:gd name="T10" fmla="+- 0 3406 3331"/>
                              <a:gd name="T11" fmla="*/ 3406 h 79"/>
                              <a:gd name="T12" fmla="+- 0 8164 8124"/>
                              <a:gd name="T13" fmla="*/ T12 w 79"/>
                              <a:gd name="T14" fmla="+- 0 3410 3331"/>
                              <a:gd name="T15" fmla="*/ 3410 h 79"/>
                              <a:gd name="T16" fmla="+- 0 8143 8124"/>
                              <a:gd name="T17" fmla="*/ T16 w 79"/>
                              <a:gd name="T18" fmla="+- 0 3404 3331"/>
                              <a:gd name="T19" fmla="*/ 3404 h 79"/>
                              <a:gd name="T20" fmla="+- 0 8128 8124"/>
                              <a:gd name="T21" fmla="*/ T20 w 79"/>
                              <a:gd name="T22" fmla="+- 0 3387 3331"/>
                              <a:gd name="T23" fmla="*/ 3387 h 79"/>
                              <a:gd name="T24" fmla="+- 0 8124 8124"/>
                              <a:gd name="T25" fmla="*/ T24 w 79"/>
                              <a:gd name="T26" fmla="+- 0 3370 3331"/>
                              <a:gd name="T27" fmla="*/ 3370 h 79"/>
                              <a:gd name="T28" fmla="+- 0 8131 8124"/>
                              <a:gd name="T29" fmla="*/ T28 w 79"/>
                              <a:gd name="T30" fmla="+- 0 3349 3331"/>
                              <a:gd name="T31" fmla="*/ 3349 h 79"/>
                              <a:gd name="T32" fmla="+- 0 8147 8124"/>
                              <a:gd name="T33" fmla="*/ T32 w 79"/>
                              <a:gd name="T34" fmla="+- 0 3335 3331"/>
                              <a:gd name="T35" fmla="*/ 3335 h 79"/>
                              <a:gd name="T36" fmla="+- 0 8164 8124"/>
                              <a:gd name="T37" fmla="*/ T36 w 79"/>
                              <a:gd name="T38" fmla="+- 0 3331 3331"/>
                              <a:gd name="T39" fmla="*/ 3331 h 79"/>
                              <a:gd name="T40" fmla="+- 0 8185 8124"/>
                              <a:gd name="T41" fmla="*/ T40 w 79"/>
                              <a:gd name="T42" fmla="+- 0 3337 3331"/>
                              <a:gd name="T43" fmla="*/ 3337 h 79"/>
                              <a:gd name="T44" fmla="+- 0 8199 8124"/>
                              <a:gd name="T45" fmla="*/ T44 w 79"/>
                              <a:gd name="T46" fmla="+- 0 3353 3331"/>
                              <a:gd name="T47" fmla="*/ 3353 h 79"/>
                              <a:gd name="T48" fmla="+- 0 8203 8124"/>
                              <a:gd name="T49" fmla="*/ T48 w 79"/>
                              <a:gd name="T50" fmla="+- 0 3370 3331"/>
                              <a:gd name="T51" fmla="*/ 337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39F114" id="Group 183" o:spid="_x0000_s1026" style="position:absolute;margin-left:404.65pt;margin-top:154.25pt;width:7.05pt;height:28.5pt;z-index:-2202;mso-position-horizontal-relative:page" coordorigin="8093,3085" coordsize="14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">
                <v:shape id="Freeform 189" o:spid="_x0000_s1027" style="position:absolute;left:8124;top:3331;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DuMQA&#10;AADcAAAADwAAAGRycy9kb3ducmV2LnhtbESPQW/CMAyF70j7D5EncYMUhMZWCAghIbHDDgO0Xa3G&#10;pN0ap20CdP9+PiBxs/We3/u8XPe+VlfqYhXYwGScgSIugq3YGTgdd6NXUDEhW6wDk4E/irBePQ2W&#10;mNtw40+6HpJTEsIxRwNlSk2udSxK8hjHoSEW7Rw6j0nWzmnb4U3Cfa2nWfaiPVYsDSU2tC2p+D1c&#10;vAHXt+3P98c8hEtyLc5o+j6ffBkzfO43C1CJ+vQw36/3VvDfBF+ekQn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w7jEAAAA3AAAAA8AAAAAAAAAAAAAAAAAmAIAAGRycy9k&#10;b3ducmV2LnhtbFBLBQYAAAAABAAEAPUAAACJAwAAAAA=&#10;" path="m79,39l73,61,57,75,40,79,19,73,4,56,,39,7,18,23,4,40,,61,6,75,22r4,17xe" filled="f" strokeweight=".19256mm">
                  <v:path arrowok="t" o:connecttype="custom" o:connectlocs="79,3370;73,3392;57,3406;40,3410;19,3404;4,3387;0,3370;7,3349;23,3335;40,3331;61,3337;75,3353;79,3370" o:connectangles="0,0,0,0,0,0,0,0,0,0,0,0,0"/>
                </v:shape>
                <v:shape id="Freeform 188" o:spid="_x0000_s1028" style="position:absolute;left:8124;top:316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6+FcQA&#10;AADcAAAADwAAAGRycy9kb3ducmV2LnhtbERPS2vCQBC+C/0PyxS8mY0eqo2uUmp99KRNi9DbNDtN&#10;QrOzYXfV+O/dguBtPr7nzBadacSJnK8tKxgmKQjiwuqaSwVfn6vBBIQPyBoby6TgQh4W84feDDNt&#10;z/xBpzyUIoawz1BBFUKbSemLigz6xLbEkfu1zmCI0JVSOzzHcNPIUZo+SYM1x4YKW3qtqPjLj0bB&#10;297q95X53oyXuTO7yXa9/mkOSvUfu5cpiEBduItv7q2O85+H8P9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vhXEAAAA3AAAAA8AAAAAAAAAAAAAAAAAmAIAAGRycy9k&#10;b3ducmV2LnhtbFBLBQYAAAAABAAEAPUAAACJAwAAAAA=&#10;" path="m79,40l73,61,57,75,40,79,19,73,4,57,,40,7,18,23,4,40,,61,6,75,23r4,17xe" filled="f" strokecolor="#fa8071" strokeweight=".19256mm">
                  <v:path arrowok="t" o:connecttype="custom" o:connectlocs="79,3209;73,3230;57,3244;40,3248;19,3242;4,3226;0,3209;7,3187;23,3173;40,3169;61,3175;75,3192;79,3209" o:connectangles="0,0,0,0,0,0,0,0,0,0,0,0,0"/>
                </v:shape>
                <v:shape id="Freeform 187" o:spid="_x0000_s1029" style="position:absolute;left:16258;top:654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KMMIA&#10;AADcAAAADwAAAGRycy9kb3ducmV2LnhtbERP22rCQBB9L/Qflin4VjcJtNToKm0gpX2zMR8wZCcX&#10;zM6G7BqjX98VBN/mcK6z2c2mFxONrrOsIF5GIIgrqztuFJSH/PUDhPPIGnvLpOBCDnbb56cNptqe&#10;+Y+mwjcihLBLUUHr/ZBK6aqWDLqlHYgDV9vRoA9wbKQe8RzCTS+TKHqXBjsODS0OlLVUHYuTUfB2&#10;vGTN7ykv3JzH19p+fZfTPlFq8TJ/rkF4mv1DfHf/6DB/lcDt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gowwgAAANwAAAAPAAAAAAAAAAAAAAAAAJgCAABkcnMvZG93&#10;bnJldi54bWxQSwUGAAAAAAQABAD1AAAAhwMAAAAA&#10;" path="m,l70,e" filled="f" strokecolor="#add7e6" strokeweight="1.264mm">
                  <v:path arrowok="t" o:connecttype="custom" o:connectlocs="0,0;70,0" o:connectangles="0,0"/>
                  <o:lock v:ext="edit" verticies="t"/>
                </v:shape>
                <v:shape id="Freeform 186" o:spid="_x0000_s1030" style="position:absolute;left:8129;top:3238;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W8sIA&#10;AADcAAAADwAAAGRycy9kb3ducmV2LnhtbERP24rCMBB9F/yHMIIvsqYqeOkaRRYWBcHb+gFDM9sW&#10;m0ltou3u1xtB8G0O5zrzZWMKcafK5ZYVDPoRCOLE6pxTBeef748pCOeRNRaWScEfOVgu2q05xtrW&#10;fKT7yacihLCLUUHmfRlL6ZKMDLq+LYkD92srgz7AKpW6wjqEm0IOo2gsDeYcGjIs6Suj5HK6GQVa&#10;rq7jw763Xa//Z+fd5EJ1NCSlup1m9QnCU+Pf4pd7o8P82Qi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lbywgAAANwAAAAPAAAAAAAAAAAAAAAAAJgCAABkcnMvZG93&#10;bnJldi54bWxQSwUGAAAAAAQABAD1AAAAhwMAAAAA&#10;" path="m,l70,r,70l,70,,xe" filled="f" strokecolor="#add7e6" strokeweight=".19256mm">
                  <v:path arrowok="t" o:connecttype="custom" o:connectlocs="0,3238;70,3238;70,3308;0,3308;0,3238" o:connectangles="0,0,0,0,0"/>
                </v:shape>
                <v:shape id="Freeform 185" o:spid="_x0000_s1031" style="position:absolute;left:16328;top:6182;width:0;height:559;visibility:visible;mso-wrap-style:square;v-text-anchor:top" coordsize="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VEcUA&#10;AADcAAAADwAAAGRycy9kb3ducmV2LnhtbERPTWvCQBC9C/6HZQRvurG1UqOrFInQ0vbQGFq8Ddkx&#10;ic3Ohuyq8d+7hYK3ebzPWa47U4szta6yrGAyjkAQ51ZXXCjIdtvRMwjnkTXWlknBlRysV/3eEmNt&#10;L/xF59QXIoSwi1FB6X0TS+nykgy6sW2IA3ewrUEfYFtI3eIlhJtaPkTRTBqsODSU2NCmpPw3PRkF&#10;TZLsr8XP5OP49Ihv79Ms/fxONkoNB93LAoSnzt/F/+5XHebPp/D3TLh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tURxQAAANwAAAAPAAAAAAAAAAAAAAAAAJgCAABkcnMv&#10;ZG93bnJldi54bWxQSwUGAAAAAAQABAD1AAAAigMAAAAA&#10;" path="m,560l,e" filled="f" strokeweight=".19256mm">
                  <v:path arrowok="t" o:connecttype="custom" o:connectlocs="0,3644;0,3085" o:connectangles="0,0"/>
                  <o:lock v:ext="edit" verticies="t"/>
                </v:shape>
                <v:shape id="Freeform 184" o:spid="_x0000_s1032" style="position:absolute;left:8124;top:3331;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gIMIA&#10;AADcAAAADwAAAGRycy9kb3ducmV2LnhtbERPTWvCQBC9F/oflhG81Y2ipkZXKYKghx6qpb0O2XET&#10;zc4m2VXjv+8WBG/zeJ+zWHW2EldqfelYwXCQgCDOnS7ZKPg+bN7eQfiArLFyTAru5GG1fH1ZYKbd&#10;jb/oug9GxBD2GSooQqgzKX1ekEU/cDVx5I6utRgibI3ULd5iuK3kKEmm0mLJsaHAmtYF5ef9xSow&#10;XdOcfj9T5y7BNDim0S4d/ijV73UfcxCBuvAUP9xbHefPJvD/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WAgwgAAANwAAAAPAAAAAAAAAAAAAAAAAJgCAABkcnMvZG93&#10;bnJldi54bWxQSwUGAAAAAAQABAD1AAAAhwMAAAAA&#10;" path="m79,39l73,61,57,75,40,79,19,73,4,56,,39,7,18,23,4,40,,61,6,75,22r4,17xe" filled="f" strokeweight=".19256mm">
                  <v:path arrowok="t" o:connecttype="custom" o:connectlocs="79,3370;73,3392;57,3406;40,3410;19,3404;4,3387;0,3370;7,3349;23,3335;40,3331;61,3337;75,3353;79,3370" o:connectangles="0,0,0,0,0,0,0,0,0,0,0,0,0"/>
                </v:shape>
                <w10:wrap anchorx="page"/>
              </v:group>
            </w:pict>
          </mc:Fallback>
        </mc:AlternateContent>
      </w:r>
      <w:r>
        <w:rPr>
          <w:noProof/>
        </w:rPr>
        <mc:AlternateContent>
          <mc:Choice Requires="wpg">
            <w:drawing>
              <wp:anchor distT="0" distB="0" distL="114300" distR="114300" simplePos="0" relativeHeight="503314279" behindDoc="1" locked="0" layoutInCell="1" allowOverlap="1" wp14:anchorId="48E72A1B" wp14:editId="39E09273">
                <wp:simplePos x="0" y="0"/>
                <wp:positionH relativeFrom="page">
                  <wp:posOffset>5471795</wp:posOffset>
                </wp:positionH>
                <wp:positionV relativeFrom="paragraph">
                  <wp:posOffset>1967230</wp:posOffset>
                </wp:positionV>
                <wp:extent cx="89535" cy="317500"/>
                <wp:effectExtent l="0" t="0" r="5497195" b="1972945"/>
                <wp:wrapNone/>
                <wp:docPr id="182"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317500"/>
                          <a:chOff x="8617" y="3098"/>
                          <a:chExt cx="141" cy="501"/>
                        </a:xfrm>
                      </wpg:grpSpPr>
                      <wps:wsp>
                        <wps:cNvPr id="183" name="Freeform 182"/>
                        <wps:cNvSpPr>
                          <a:spLocks/>
                        </wps:cNvSpPr>
                        <wps:spPr bwMode="auto">
                          <a:xfrm>
                            <a:off x="8648" y="3309"/>
                            <a:ext cx="79" cy="79"/>
                          </a:xfrm>
                          <a:custGeom>
                            <a:avLst/>
                            <a:gdLst>
                              <a:gd name="T0" fmla="+- 0 8727 8648"/>
                              <a:gd name="T1" fmla="*/ T0 w 79"/>
                              <a:gd name="T2" fmla="+- 0 3349 3309"/>
                              <a:gd name="T3" fmla="*/ 3349 h 79"/>
                              <a:gd name="T4" fmla="+- 0 8721 8648"/>
                              <a:gd name="T5" fmla="*/ T4 w 79"/>
                              <a:gd name="T6" fmla="+- 0 3370 3309"/>
                              <a:gd name="T7" fmla="*/ 3370 h 79"/>
                              <a:gd name="T8" fmla="+- 0 8705 8648"/>
                              <a:gd name="T9" fmla="*/ T8 w 79"/>
                              <a:gd name="T10" fmla="+- 0 3384 3309"/>
                              <a:gd name="T11" fmla="*/ 3384 h 79"/>
                              <a:gd name="T12" fmla="+- 0 8688 8648"/>
                              <a:gd name="T13" fmla="*/ T12 w 79"/>
                              <a:gd name="T14" fmla="+- 0 3388 3309"/>
                              <a:gd name="T15" fmla="*/ 3388 h 79"/>
                              <a:gd name="T16" fmla="+- 0 8667 8648"/>
                              <a:gd name="T17" fmla="*/ T16 w 79"/>
                              <a:gd name="T18" fmla="+- 0 3382 3309"/>
                              <a:gd name="T19" fmla="*/ 3382 h 79"/>
                              <a:gd name="T20" fmla="+- 0 8652 8648"/>
                              <a:gd name="T21" fmla="*/ T20 w 79"/>
                              <a:gd name="T22" fmla="+- 0 3366 3309"/>
                              <a:gd name="T23" fmla="*/ 3366 h 79"/>
                              <a:gd name="T24" fmla="+- 0 8648 8648"/>
                              <a:gd name="T25" fmla="*/ T24 w 79"/>
                              <a:gd name="T26" fmla="+- 0 3349 3309"/>
                              <a:gd name="T27" fmla="*/ 3349 h 79"/>
                              <a:gd name="T28" fmla="+- 0 8655 8648"/>
                              <a:gd name="T29" fmla="*/ T28 w 79"/>
                              <a:gd name="T30" fmla="+- 0 3327 3309"/>
                              <a:gd name="T31" fmla="*/ 3327 h 79"/>
                              <a:gd name="T32" fmla="+- 0 8671 8648"/>
                              <a:gd name="T33" fmla="*/ T32 w 79"/>
                              <a:gd name="T34" fmla="+- 0 3313 3309"/>
                              <a:gd name="T35" fmla="*/ 3313 h 79"/>
                              <a:gd name="T36" fmla="+- 0 8688 8648"/>
                              <a:gd name="T37" fmla="*/ T36 w 79"/>
                              <a:gd name="T38" fmla="+- 0 3309 3309"/>
                              <a:gd name="T39" fmla="*/ 3309 h 79"/>
                              <a:gd name="T40" fmla="+- 0 8709 8648"/>
                              <a:gd name="T41" fmla="*/ T40 w 79"/>
                              <a:gd name="T42" fmla="+- 0 3316 3309"/>
                              <a:gd name="T43" fmla="*/ 3316 h 79"/>
                              <a:gd name="T44" fmla="+- 0 8723 8648"/>
                              <a:gd name="T45" fmla="*/ T44 w 79"/>
                              <a:gd name="T46" fmla="+- 0 3332 3309"/>
                              <a:gd name="T47" fmla="*/ 3332 h 79"/>
                              <a:gd name="T48" fmla="+- 0 8727 8648"/>
                              <a:gd name="T49" fmla="*/ T48 w 79"/>
                              <a:gd name="T50" fmla="+- 0 3349 3309"/>
                              <a:gd name="T51" fmla="*/ 3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1"/>
                        <wps:cNvSpPr>
                          <a:spLocks/>
                        </wps:cNvSpPr>
                        <wps:spPr bwMode="auto">
                          <a:xfrm>
                            <a:off x="8648" y="3309"/>
                            <a:ext cx="79" cy="79"/>
                          </a:xfrm>
                          <a:custGeom>
                            <a:avLst/>
                            <a:gdLst>
                              <a:gd name="T0" fmla="+- 0 8727 8648"/>
                              <a:gd name="T1" fmla="*/ T0 w 79"/>
                              <a:gd name="T2" fmla="+- 0 3348 3309"/>
                              <a:gd name="T3" fmla="*/ 3348 h 79"/>
                              <a:gd name="T4" fmla="+- 0 8721 8648"/>
                              <a:gd name="T5" fmla="*/ T4 w 79"/>
                              <a:gd name="T6" fmla="+- 0 3369 3309"/>
                              <a:gd name="T7" fmla="*/ 3369 h 79"/>
                              <a:gd name="T8" fmla="+- 0 8705 8648"/>
                              <a:gd name="T9" fmla="*/ T8 w 79"/>
                              <a:gd name="T10" fmla="+- 0 3383 3309"/>
                              <a:gd name="T11" fmla="*/ 3383 h 79"/>
                              <a:gd name="T12" fmla="+- 0 8688 8648"/>
                              <a:gd name="T13" fmla="*/ T12 w 79"/>
                              <a:gd name="T14" fmla="+- 0 3387 3309"/>
                              <a:gd name="T15" fmla="*/ 3387 h 79"/>
                              <a:gd name="T16" fmla="+- 0 8667 8648"/>
                              <a:gd name="T17" fmla="*/ T16 w 79"/>
                              <a:gd name="T18" fmla="+- 0 3381 3309"/>
                              <a:gd name="T19" fmla="*/ 3381 h 79"/>
                              <a:gd name="T20" fmla="+- 0 8652 8648"/>
                              <a:gd name="T21" fmla="*/ T20 w 79"/>
                              <a:gd name="T22" fmla="+- 0 3365 3309"/>
                              <a:gd name="T23" fmla="*/ 3365 h 79"/>
                              <a:gd name="T24" fmla="+- 0 8648 8648"/>
                              <a:gd name="T25" fmla="*/ T24 w 79"/>
                              <a:gd name="T26" fmla="+- 0 3348 3309"/>
                              <a:gd name="T27" fmla="*/ 3348 h 79"/>
                              <a:gd name="T28" fmla="+- 0 8655 8648"/>
                              <a:gd name="T29" fmla="*/ T28 w 79"/>
                              <a:gd name="T30" fmla="+- 0 3327 3309"/>
                              <a:gd name="T31" fmla="*/ 3327 h 79"/>
                              <a:gd name="T32" fmla="+- 0 8671 8648"/>
                              <a:gd name="T33" fmla="*/ T32 w 79"/>
                              <a:gd name="T34" fmla="+- 0 3312 3309"/>
                              <a:gd name="T35" fmla="*/ 3312 h 79"/>
                              <a:gd name="T36" fmla="+- 0 8688 8648"/>
                              <a:gd name="T37" fmla="*/ T36 w 79"/>
                              <a:gd name="T38" fmla="+- 0 3309 3309"/>
                              <a:gd name="T39" fmla="*/ 3309 h 79"/>
                              <a:gd name="T40" fmla="+- 0 8709 8648"/>
                              <a:gd name="T41" fmla="*/ T40 w 79"/>
                              <a:gd name="T42" fmla="+- 0 3315 3309"/>
                              <a:gd name="T43" fmla="*/ 3315 h 79"/>
                              <a:gd name="T44" fmla="+- 0 8723 8648"/>
                              <a:gd name="T45" fmla="*/ T44 w 79"/>
                              <a:gd name="T46" fmla="+- 0 3331 3309"/>
                              <a:gd name="T47" fmla="*/ 3331 h 79"/>
                              <a:gd name="T48" fmla="+- 0 8727 8648"/>
                              <a:gd name="T49" fmla="*/ T48 w 79"/>
                              <a:gd name="T50" fmla="+- 0 3348 3309"/>
                              <a:gd name="T51" fmla="*/ 334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3"/>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80"/>
                        <wps:cNvSpPr>
                          <a:spLocks noEditPoints="1"/>
                        </wps:cNvSpPr>
                        <wps:spPr bwMode="auto">
                          <a:xfrm>
                            <a:off x="17306" y="6428"/>
                            <a:ext cx="70" cy="0"/>
                          </a:xfrm>
                          <a:custGeom>
                            <a:avLst/>
                            <a:gdLst>
                              <a:gd name="T0" fmla="+- 0 8653 8653"/>
                              <a:gd name="T1" fmla="*/ T0 w 70"/>
                              <a:gd name="T2" fmla="+- 0 8723 8653"/>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9"/>
                        <wps:cNvSpPr>
                          <a:spLocks/>
                        </wps:cNvSpPr>
                        <wps:spPr bwMode="auto">
                          <a:xfrm>
                            <a:off x="8653" y="3179"/>
                            <a:ext cx="70" cy="70"/>
                          </a:xfrm>
                          <a:custGeom>
                            <a:avLst/>
                            <a:gdLst>
                              <a:gd name="T0" fmla="+- 0 8653 8653"/>
                              <a:gd name="T1" fmla="*/ T0 w 70"/>
                              <a:gd name="T2" fmla="+- 0 3179 3179"/>
                              <a:gd name="T3" fmla="*/ 3179 h 70"/>
                              <a:gd name="T4" fmla="+- 0 8723 8653"/>
                              <a:gd name="T5" fmla="*/ T4 w 70"/>
                              <a:gd name="T6" fmla="+- 0 3179 3179"/>
                              <a:gd name="T7" fmla="*/ 3179 h 70"/>
                              <a:gd name="T8" fmla="+- 0 8723 8653"/>
                              <a:gd name="T9" fmla="*/ T8 w 70"/>
                              <a:gd name="T10" fmla="+- 0 3249 3179"/>
                              <a:gd name="T11" fmla="*/ 3249 h 70"/>
                              <a:gd name="T12" fmla="+- 0 8653 8653"/>
                              <a:gd name="T13" fmla="*/ T12 w 70"/>
                              <a:gd name="T14" fmla="+- 0 3249 3179"/>
                              <a:gd name="T15" fmla="*/ 3249 h 70"/>
                              <a:gd name="T16" fmla="+- 0 8653 8653"/>
                              <a:gd name="T17" fmla="*/ T16 w 70"/>
                              <a:gd name="T18" fmla="+- 0 3179 3179"/>
                              <a:gd name="T19" fmla="*/ 3179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78"/>
                        <wps:cNvSpPr>
                          <a:spLocks noEditPoints="1"/>
                        </wps:cNvSpPr>
                        <wps:spPr bwMode="auto">
                          <a:xfrm>
                            <a:off x="17376" y="6208"/>
                            <a:ext cx="0" cy="490"/>
                          </a:xfrm>
                          <a:custGeom>
                            <a:avLst/>
                            <a:gdLst>
                              <a:gd name="T0" fmla="+- 0 3594 3104"/>
                              <a:gd name="T1" fmla="*/ 3594 h 490"/>
                              <a:gd name="T2" fmla="+- 0 3104 3104"/>
                              <a:gd name="T3" fmla="*/ 3104 h 490"/>
                            </a:gdLst>
                            <a:ahLst/>
                            <a:cxnLst>
                              <a:cxn ang="0">
                                <a:pos x="0" y="T1"/>
                              </a:cxn>
                              <a:cxn ang="0">
                                <a:pos x="0" y="T3"/>
                              </a:cxn>
                            </a:cxnLst>
                            <a:rect l="0" t="0" r="r" b="b"/>
                            <a:pathLst>
                              <a:path h="490">
                                <a:moveTo>
                                  <a:pt x="0" y="49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77"/>
                        <wps:cNvSpPr>
                          <a:spLocks/>
                        </wps:cNvSpPr>
                        <wps:spPr bwMode="auto">
                          <a:xfrm>
                            <a:off x="8648" y="3309"/>
                            <a:ext cx="79" cy="79"/>
                          </a:xfrm>
                          <a:custGeom>
                            <a:avLst/>
                            <a:gdLst>
                              <a:gd name="T0" fmla="+- 0 8727 8648"/>
                              <a:gd name="T1" fmla="*/ T0 w 79"/>
                              <a:gd name="T2" fmla="+- 0 3349 3309"/>
                              <a:gd name="T3" fmla="*/ 3349 h 79"/>
                              <a:gd name="T4" fmla="+- 0 8721 8648"/>
                              <a:gd name="T5" fmla="*/ T4 w 79"/>
                              <a:gd name="T6" fmla="+- 0 3370 3309"/>
                              <a:gd name="T7" fmla="*/ 3370 h 79"/>
                              <a:gd name="T8" fmla="+- 0 8705 8648"/>
                              <a:gd name="T9" fmla="*/ T8 w 79"/>
                              <a:gd name="T10" fmla="+- 0 3384 3309"/>
                              <a:gd name="T11" fmla="*/ 3384 h 79"/>
                              <a:gd name="T12" fmla="+- 0 8688 8648"/>
                              <a:gd name="T13" fmla="*/ T12 w 79"/>
                              <a:gd name="T14" fmla="+- 0 3388 3309"/>
                              <a:gd name="T15" fmla="*/ 3388 h 79"/>
                              <a:gd name="T16" fmla="+- 0 8667 8648"/>
                              <a:gd name="T17" fmla="*/ T16 w 79"/>
                              <a:gd name="T18" fmla="+- 0 3382 3309"/>
                              <a:gd name="T19" fmla="*/ 3382 h 79"/>
                              <a:gd name="T20" fmla="+- 0 8652 8648"/>
                              <a:gd name="T21" fmla="*/ T20 w 79"/>
                              <a:gd name="T22" fmla="+- 0 3366 3309"/>
                              <a:gd name="T23" fmla="*/ 3366 h 79"/>
                              <a:gd name="T24" fmla="+- 0 8648 8648"/>
                              <a:gd name="T25" fmla="*/ T24 w 79"/>
                              <a:gd name="T26" fmla="+- 0 3349 3309"/>
                              <a:gd name="T27" fmla="*/ 3349 h 79"/>
                              <a:gd name="T28" fmla="+- 0 8655 8648"/>
                              <a:gd name="T29" fmla="*/ T28 w 79"/>
                              <a:gd name="T30" fmla="+- 0 3327 3309"/>
                              <a:gd name="T31" fmla="*/ 3327 h 79"/>
                              <a:gd name="T32" fmla="+- 0 8671 8648"/>
                              <a:gd name="T33" fmla="*/ T32 w 79"/>
                              <a:gd name="T34" fmla="+- 0 3313 3309"/>
                              <a:gd name="T35" fmla="*/ 3313 h 79"/>
                              <a:gd name="T36" fmla="+- 0 8688 8648"/>
                              <a:gd name="T37" fmla="*/ T36 w 79"/>
                              <a:gd name="T38" fmla="+- 0 3309 3309"/>
                              <a:gd name="T39" fmla="*/ 3309 h 79"/>
                              <a:gd name="T40" fmla="+- 0 8709 8648"/>
                              <a:gd name="T41" fmla="*/ T40 w 79"/>
                              <a:gd name="T42" fmla="+- 0 3316 3309"/>
                              <a:gd name="T43" fmla="*/ 3316 h 79"/>
                              <a:gd name="T44" fmla="+- 0 8723 8648"/>
                              <a:gd name="T45" fmla="*/ T44 w 79"/>
                              <a:gd name="T46" fmla="+- 0 3332 3309"/>
                              <a:gd name="T47" fmla="*/ 3332 h 79"/>
                              <a:gd name="T48" fmla="+- 0 8727 8648"/>
                              <a:gd name="T49" fmla="*/ T48 w 79"/>
                              <a:gd name="T50" fmla="+- 0 3349 3309"/>
                              <a:gd name="T51" fmla="*/ 3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95723E" id="Group 176" o:spid="_x0000_s1026" style="position:absolute;margin-left:430.85pt;margin-top:154.9pt;width:7.05pt;height:25pt;z-index:-2201;mso-position-horizontal-relative:page" coordorigin="8617,3098" coordsize="14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">
                <v:shape id="Freeform 182" o:spid="_x0000_s1027"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LEsMA&#10;AADcAAAADwAAAGRycy9kb3ducmV2LnhtbERPTWvCQBC9F/oflil4azZqaSS6igiF9tBDVdrrkB03&#10;0exskt3E9N93BaG3ebzPWW1GW4uBOl85VjBNUhDEhdMVGwXHw9vzAoQPyBprx6Tglzxs1o8PK8y1&#10;u/IXDftgRAxhn6OCMoQml9IXJVn0iWuII3dyncUQYWek7vAaw20tZ2n6Ki1WHBtKbGhXUnHZ91aB&#10;Gdv2/POZOdcH0+ILzT6y6bdSk6dxuwQRaAz/4rv7Xcf5iznc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nLEsMAAADcAAAADwAAAAAAAAAAAAAAAACYAgAAZHJzL2Rv&#10;d25yZXYueG1sUEsFBgAAAAAEAAQA9QAAAIgDAAAAAA==&#10;" path="m79,40l73,61,57,75,40,79,19,73,4,57,,40,7,18,23,4,40,,61,7,75,23r4,17xe" filled="f" strokeweight=".19256mm">
                  <v:path arrowok="t" o:connecttype="custom" o:connectlocs="79,3349;73,3370;57,3384;40,3388;19,3382;4,3366;0,3349;7,3327;23,3313;40,3309;61,3316;75,3332;79,3349" o:connectangles="0,0,0,0,0,0,0,0,0,0,0,0,0"/>
                </v:shape>
                <v:shape id="Freeform 181" o:spid="_x0000_s1028"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LUMMA&#10;AADcAAAADwAAAGRycy9kb3ducmV2LnhtbERPS2vCQBC+F/wPywi91Y0ibYiuIr5qT9Yohd6m2WkS&#10;zM6G3a3Gf+8WCr3Nx/ec6bwzjbiQ87VlBcNBAoK4sLrmUsHpuHlKQfiArLGxTApu5GE+6z1MMdP2&#10;yge65KEUMYR9hgqqENpMSl9UZNAPbEscuW/rDIYIXSm1w2sMN40cJcmzNFhzbKiwpWVFxTn/MQrW&#10;71a/bczn68sqd2af7rbbr+ZDqcd+t5iACNSFf/Gfe6fj/HQMv8/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LUMMAAADcAAAADwAAAAAAAAAAAAAAAACYAgAAZHJzL2Rv&#10;d25yZXYueG1sUEsFBgAAAAAEAAQA9QAAAIgDAAAAAA==&#10;" path="m79,39l73,60,57,74,40,78,19,72,4,56,,39,7,18,23,3,40,,61,6,75,22r4,17xe" filled="f" strokecolor="#fa8071" strokeweight=".19256mm">
                  <v:path arrowok="t" o:connecttype="custom" o:connectlocs="79,3348;73,3369;57,3383;40,3387;19,3381;4,3365;0,3348;7,3327;23,3312;40,3309;61,3315;75,3331;79,3348" o:connectangles="0,0,0,0,0,0,0,0,0,0,0,0,0"/>
                </v:shape>
                <v:shape id="Freeform 180" o:spid="_x0000_s1029" style="position:absolute;left:17306;top:6428;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EmcAA&#10;AADcAAAADwAAAGRycy9kb3ducmV2LnhtbERPzYrCMBC+C75DGGFvmiq4SDWKChW9ae0DDM3YFptJ&#10;aWKt+/RGWPA2H9/vrDa9qUVHrassK5hOIhDEudUVFwqyazJegHAeWWNtmRS8yMFmPRysMNb2yRfq&#10;Ul+IEMIuRgWl900spctLMugmtiEO3M22Bn2AbSF1i88Qbmo5i6JfabDi0FBiQ/uS8nv6MArm99e+&#10;OD2S1PXJ9O9md4esO8+U+hn12yUIT73/iv/dRx3mL+bweSZc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IEmcAAAADcAAAADwAAAAAAAAAAAAAAAACYAgAAZHJzL2Rvd25y&#10;ZXYueG1sUEsFBgAAAAAEAAQA9QAAAIUDAAAAAA==&#10;" path="m,l70,e" filled="f" strokecolor="#add7e6" strokeweight="1.264mm">
                  <v:path arrowok="t" o:connecttype="custom" o:connectlocs="0,0;70,0" o:connectangles="0,0"/>
                  <o:lock v:ext="edit" verticies="t"/>
                </v:shape>
                <v:shape id="Freeform 179" o:spid="_x0000_s1030" style="position:absolute;left:8653;top:3179;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jt8IA&#10;AADcAAAADwAAAGRycy9kb3ducmV2LnhtbERP24rCMBB9F/yHMMK+iKb60NVqFBHEhYVdbx8wNGNb&#10;bCa1ibbr15sFwbc5nOvMl60pxZ1qV1hWMBpGIIhTqwvOFJyOm8EEhPPIGkvLpOCPHCwX3c4cE20b&#10;3tP94DMRQtglqCD3vkqkdGlOBt3QVsSBO9vaoA+wzqSusQnhppTjKIqlwYJDQ44VrXNKL4ebUaDl&#10;6hrvfvvf2+1jevr5vFATjUmpj167moHw1Pq3+OX+0mH+JIb/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GO3wgAAANwAAAAPAAAAAAAAAAAAAAAAAJgCAABkcnMvZG93&#10;bnJldi54bWxQSwUGAAAAAAQABAD1AAAAhwMAAAAA&#10;" path="m,l70,r,70l,70,,xe" filled="f" strokecolor="#add7e6" strokeweight=".19256mm">
                  <v:path arrowok="t" o:connecttype="custom" o:connectlocs="0,3179;70,3179;70,3249;0,3249;0,3179" o:connectangles="0,0,0,0,0"/>
                </v:shape>
                <v:shape id="Freeform 178" o:spid="_x0000_s1031" style="position:absolute;left:17376;top:6208;width:0;height:490;visibility:visible;mso-wrap-style:square;v-text-anchor:top" coordsize="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LlVsQA&#10;AADcAAAADwAAAGRycy9kb3ducmV2LnhtbERPTWvCQBC9F/wPywheQt1oS2Ojq0gl0EsPiR56HLLT&#10;JJidDdmtifn13UKht3m8z9kdRtOKG/WusaxgtYxBEJdWN1wpuJyzxw0I55E1tpZJwZ0cHPazhx2m&#10;2g6c063wlQgh7FJUUHvfpVK6siaDbmk74sB92d6gD7CvpO5xCOGmles4fpEGGw4NNXb0VlN5Lb6N&#10;gshNT5R/ahcNXZS90vOUfSQnpRbz8bgF4Wn0/+I/97sO8zcJ/D4TLp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S5VbEAAAA3AAAAA8AAAAAAAAAAAAAAAAAmAIAAGRycy9k&#10;b3ducmV2LnhtbFBLBQYAAAAABAAEAPUAAACJAwAAAAA=&#10;" path="m,490l,e" filled="f" strokeweight=".19256mm">
                  <v:path arrowok="t" o:connecttype="custom" o:connectlocs="0,3594;0,3104" o:connectangles="0,0"/>
                  <o:lock v:ext="edit" verticies="t"/>
                </v:shape>
                <v:shape id="Freeform 177" o:spid="_x0000_s1032" style="position:absolute;left:8648;top:330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1ZY8QA&#10;AADcAAAADwAAAGRycy9kb3ducmV2LnhtbESPQWvCQBCF7wX/wzKCt7pRpEp0FRGE9uChttTrkB03&#10;0exskl01/vvOodDbDO/Ne9+sNr2v1Z26WAU2MBlnoIiLYCt2Br6/9q8LUDEhW6wDk4EnRdisBy8r&#10;zG148Cfdj8kpCeGYo4EypSbXOhYleYzj0BCLdg6dxyRr57Tt8CHhvtbTLHvTHiuWhhIb2pVUXI83&#10;b8D1bXs5HeYh3JJrcUbTj/nkx5jRsN8uQSXq07/57/rdCv5Ca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WWPEAAAA3AAAAA8AAAAAAAAAAAAAAAAAmAIAAGRycy9k&#10;b3ducmV2LnhtbFBLBQYAAAAABAAEAPUAAACJAwAAAAA=&#10;" path="m79,40l73,61,57,75,40,79,19,73,4,57,,40,7,18,23,4,40,,61,7,75,23r4,17xe" filled="f" strokeweight=".19256mm">
                  <v:path arrowok="t" o:connecttype="custom" o:connectlocs="79,3349;73,3370;57,3384;40,3388;19,3382;4,3366;0,3349;7,3327;23,3313;40,3309;61,3316;75,3332;79,3349" o:connectangles="0,0,0,0,0,0,0,0,0,0,0,0,0"/>
                </v:shape>
                <w10:wrap anchorx="page"/>
              </v:group>
            </w:pict>
          </mc:Fallback>
        </mc:AlternateContent>
      </w:r>
      <w:r>
        <w:rPr>
          <w:noProof/>
        </w:rPr>
        <mc:AlternateContent>
          <mc:Choice Requires="wpg">
            <w:drawing>
              <wp:anchor distT="0" distB="0" distL="114300" distR="114300" simplePos="0" relativeHeight="503314280" behindDoc="1" locked="0" layoutInCell="1" allowOverlap="1" wp14:anchorId="67471DC1" wp14:editId="425E30ED">
                <wp:simplePos x="0" y="0"/>
                <wp:positionH relativeFrom="page">
                  <wp:posOffset>5804535</wp:posOffset>
                </wp:positionH>
                <wp:positionV relativeFrom="paragraph">
                  <wp:posOffset>1932940</wp:posOffset>
                </wp:positionV>
                <wp:extent cx="89535" cy="286385"/>
                <wp:effectExtent l="0" t="0" r="5831205" b="1981200"/>
                <wp:wrapNone/>
                <wp:docPr id="17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86385"/>
                          <a:chOff x="9141" y="3045"/>
                          <a:chExt cx="141" cy="452"/>
                        </a:xfrm>
                      </wpg:grpSpPr>
                      <wps:wsp>
                        <wps:cNvPr id="176" name="Freeform 175"/>
                        <wps:cNvSpPr>
                          <a:spLocks/>
                        </wps:cNvSpPr>
                        <wps:spPr bwMode="auto">
                          <a:xfrm>
                            <a:off x="9172" y="3165"/>
                            <a:ext cx="79" cy="79"/>
                          </a:xfrm>
                          <a:custGeom>
                            <a:avLst/>
                            <a:gdLst>
                              <a:gd name="T0" fmla="+- 0 9251 9172"/>
                              <a:gd name="T1" fmla="*/ T0 w 79"/>
                              <a:gd name="T2" fmla="+- 0 3204 3165"/>
                              <a:gd name="T3" fmla="*/ 3204 h 79"/>
                              <a:gd name="T4" fmla="+- 0 9245 9172"/>
                              <a:gd name="T5" fmla="*/ T4 w 79"/>
                              <a:gd name="T6" fmla="+- 0 3225 3165"/>
                              <a:gd name="T7" fmla="*/ 3225 h 79"/>
                              <a:gd name="T8" fmla="+- 0 9229 9172"/>
                              <a:gd name="T9" fmla="*/ T8 w 79"/>
                              <a:gd name="T10" fmla="+- 0 3239 3165"/>
                              <a:gd name="T11" fmla="*/ 3239 h 79"/>
                              <a:gd name="T12" fmla="+- 0 9212 9172"/>
                              <a:gd name="T13" fmla="*/ T12 w 79"/>
                              <a:gd name="T14" fmla="+- 0 3243 3165"/>
                              <a:gd name="T15" fmla="*/ 3243 h 79"/>
                              <a:gd name="T16" fmla="+- 0 9191 9172"/>
                              <a:gd name="T17" fmla="*/ T16 w 79"/>
                              <a:gd name="T18" fmla="+- 0 3237 3165"/>
                              <a:gd name="T19" fmla="*/ 3237 h 79"/>
                              <a:gd name="T20" fmla="+- 0 9176 9172"/>
                              <a:gd name="T21" fmla="*/ T20 w 79"/>
                              <a:gd name="T22" fmla="+- 0 3221 3165"/>
                              <a:gd name="T23" fmla="*/ 3221 h 79"/>
                              <a:gd name="T24" fmla="+- 0 9172 9172"/>
                              <a:gd name="T25" fmla="*/ T24 w 79"/>
                              <a:gd name="T26" fmla="+- 0 3204 3165"/>
                              <a:gd name="T27" fmla="*/ 3204 h 79"/>
                              <a:gd name="T28" fmla="+- 0 9179 9172"/>
                              <a:gd name="T29" fmla="*/ T28 w 79"/>
                              <a:gd name="T30" fmla="+- 0 3183 3165"/>
                              <a:gd name="T31" fmla="*/ 3183 h 79"/>
                              <a:gd name="T32" fmla="+- 0 9195 9172"/>
                              <a:gd name="T33" fmla="*/ T32 w 79"/>
                              <a:gd name="T34" fmla="+- 0 3169 3165"/>
                              <a:gd name="T35" fmla="*/ 3169 h 79"/>
                              <a:gd name="T36" fmla="+- 0 9212 9172"/>
                              <a:gd name="T37" fmla="*/ T36 w 79"/>
                              <a:gd name="T38" fmla="+- 0 3165 3165"/>
                              <a:gd name="T39" fmla="*/ 3165 h 79"/>
                              <a:gd name="T40" fmla="+- 0 9233 9172"/>
                              <a:gd name="T41" fmla="*/ T40 w 79"/>
                              <a:gd name="T42" fmla="+- 0 3171 3165"/>
                              <a:gd name="T43" fmla="*/ 3171 h 79"/>
                              <a:gd name="T44" fmla="+- 0 9247 9172"/>
                              <a:gd name="T45" fmla="*/ T44 w 79"/>
                              <a:gd name="T46" fmla="+- 0 3187 3165"/>
                              <a:gd name="T47" fmla="*/ 3187 h 79"/>
                              <a:gd name="T48" fmla="+- 0 9251 9172"/>
                              <a:gd name="T49" fmla="*/ T48 w 79"/>
                              <a:gd name="T50" fmla="+- 0 3204 3165"/>
                              <a:gd name="T51" fmla="*/ 320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4"/>
                        <wps:cNvSpPr>
                          <a:spLocks noEditPoints="1"/>
                        </wps:cNvSpPr>
                        <wps:spPr bwMode="auto">
                          <a:xfrm>
                            <a:off x="18354" y="6584"/>
                            <a:ext cx="70" cy="0"/>
                          </a:xfrm>
                          <a:custGeom>
                            <a:avLst/>
                            <a:gdLst>
                              <a:gd name="T0" fmla="+- 0 9177 9177"/>
                              <a:gd name="T1" fmla="*/ T0 w 70"/>
                              <a:gd name="T2" fmla="+- 0 9247 9177"/>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3"/>
                        <wps:cNvSpPr>
                          <a:spLocks/>
                        </wps:cNvSpPr>
                        <wps:spPr bwMode="auto">
                          <a:xfrm>
                            <a:off x="9177" y="3257"/>
                            <a:ext cx="70" cy="70"/>
                          </a:xfrm>
                          <a:custGeom>
                            <a:avLst/>
                            <a:gdLst>
                              <a:gd name="T0" fmla="+- 0 9177 9177"/>
                              <a:gd name="T1" fmla="*/ T0 w 70"/>
                              <a:gd name="T2" fmla="+- 0 3257 3257"/>
                              <a:gd name="T3" fmla="*/ 3257 h 70"/>
                              <a:gd name="T4" fmla="+- 0 9247 9177"/>
                              <a:gd name="T5" fmla="*/ T4 w 70"/>
                              <a:gd name="T6" fmla="+- 0 3257 3257"/>
                              <a:gd name="T7" fmla="*/ 3257 h 70"/>
                              <a:gd name="T8" fmla="+- 0 9247 9177"/>
                              <a:gd name="T9" fmla="*/ T8 w 70"/>
                              <a:gd name="T10" fmla="+- 0 3327 3257"/>
                              <a:gd name="T11" fmla="*/ 3327 h 70"/>
                              <a:gd name="T12" fmla="+- 0 9177 9177"/>
                              <a:gd name="T13" fmla="*/ T12 w 70"/>
                              <a:gd name="T14" fmla="+- 0 3327 3257"/>
                              <a:gd name="T15" fmla="*/ 3327 h 70"/>
                              <a:gd name="T16" fmla="+- 0 9177 9177"/>
                              <a:gd name="T17" fmla="*/ T16 w 70"/>
                              <a:gd name="T18" fmla="+- 0 3257 3257"/>
                              <a:gd name="T19" fmla="*/ 325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2"/>
                        <wps:cNvSpPr>
                          <a:spLocks/>
                        </wps:cNvSpPr>
                        <wps:spPr bwMode="auto">
                          <a:xfrm>
                            <a:off x="9172" y="3412"/>
                            <a:ext cx="79" cy="79"/>
                          </a:xfrm>
                          <a:custGeom>
                            <a:avLst/>
                            <a:gdLst>
                              <a:gd name="T0" fmla="+- 0 9251 9172"/>
                              <a:gd name="T1" fmla="*/ T0 w 79"/>
                              <a:gd name="T2" fmla="+- 0 3452 3412"/>
                              <a:gd name="T3" fmla="*/ 3452 h 79"/>
                              <a:gd name="T4" fmla="+- 0 9245 9172"/>
                              <a:gd name="T5" fmla="*/ T4 w 79"/>
                              <a:gd name="T6" fmla="+- 0 3473 3412"/>
                              <a:gd name="T7" fmla="*/ 3473 h 79"/>
                              <a:gd name="T8" fmla="+- 0 9229 9172"/>
                              <a:gd name="T9" fmla="*/ T8 w 79"/>
                              <a:gd name="T10" fmla="+- 0 3487 3412"/>
                              <a:gd name="T11" fmla="*/ 3487 h 79"/>
                              <a:gd name="T12" fmla="+- 0 9212 9172"/>
                              <a:gd name="T13" fmla="*/ T12 w 79"/>
                              <a:gd name="T14" fmla="+- 0 3491 3412"/>
                              <a:gd name="T15" fmla="*/ 3491 h 79"/>
                              <a:gd name="T16" fmla="+- 0 9191 9172"/>
                              <a:gd name="T17" fmla="*/ T16 w 79"/>
                              <a:gd name="T18" fmla="+- 0 3485 3412"/>
                              <a:gd name="T19" fmla="*/ 3485 h 79"/>
                              <a:gd name="T20" fmla="+- 0 9176 9172"/>
                              <a:gd name="T21" fmla="*/ T20 w 79"/>
                              <a:gd name="T22" fmla="+- 0 3469 3412"/>
                              <a:gd name="T23" fmla="*/ 3469 h 79"/>
                              <a:gd name="T24" fmla="+- 0 9172 9172"/>
                              <a:gd name="T25" fmla="*/ T24 w 79"/>
                              <a:gd name="T26" fmla="+- 0 3452 3412"/>
                              <a:gd name="T27" fmla="*/ 3452 h 79"/>
                              <a:gd name="T28" fmla="+- 0 9179 9172"/>
                              <a:gd name="T29" fmla="*/ T28 w 79"/>
                              <a:gd name="T30" fmla="+- 0 3430 3412"/>
                              <a:gd name="T31" fmla="*/ 3430 h 79"/>
                              <a:gd name="T32" fmla="+- 0 9195 9172"/>
                              <a:gd name="T33" fmla="*/ T32 w 79"/>
                              <a:gd name="T34" fmla="+- 0 3416 3412"/>
                              <a:gd name="T35" fmla="*/ 3416 h 79"/>
                              <a:gd name="T36" fmla="+- 0 9212 9172"/>
                              <a:gd name="T37" fmla="*/ T36 w 79"/>
                              <a:gd name="T38" fmla="+- 0 3412 3412"/>
                              <a:gd name="T39" fmla="*/ 3412 h 79"/>
                              <a:gd name="T40" fmla="+- 0 9233 9172"/>
                              <a:gd name="T41" fmla="*/ T40 w 79"/>
                              <a:gd name="T42" fmla="+- 0 3419 3412"/>
                              <a:gd name="T43" fmla="*/ 3419 h 79"/>
                              <a:gd name="T44" fmla="+- 0 9247 9172"/>
                              <a:gd name="T45" fmla="*/ T44 w 79"/>
                              <a:gd name="T46" fmla="+- 0 3435 3412"/>
                              <a:gd name="T47" fmla="*/ 3435 h 79"/>
                              <a:gd name="T48" fmla="+- 0 9251 9172"/>
                              <a:gd name="T49" fmla="*/ T48 w 79"/>
                              <a:gd name="T50" fmla="+- 0 3452 3412"/>
                              <a:gd name="T51" fmla="*/ 345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1"/>
                        <wps:cNvSpPr>
                          <a:spLocks noEditPoints="1"/>
                        </wps:cNvSpPr>
                        <wps:spPr bwMode="auto">
                          <a:xfrm>
                            <a:off x="18424" y="6100"/>
                            <a:ext cx="0" cy="308"/>
                          </a:xfrm>
                          <a:custGeom>
                            <a:avLst/>
                            <a:gdLst>
                              <a:gd name="T0" fmla="+- 0 3358 3050"/>
                              <a:gd name="T1" fmla="*/ 3358 h 308"/>
                              <a:gd name="T2" fmla="+- 0 3050 3050"/>
                              <a:gd name="T3" fmla="*/ 3050 h 308"/>
                            </a:gdLst>
                            <a:ahLst/>
                            <a:cxnLst>
                              <a:cxn ang="0">
                                <a:pos x="0" y="T1"/>
                              </a:cxn>
                              <a:cxn ang="0">
                                <a:pos x="0" y="T3"/>
                              </a:cxn>
                            </a:cxnLst>
                            <a:rect l="0" t="0" r="r" b="b"/>
                            <a:pathLst>
                              <a:path h="308">
                                <a:moveTo>
                                  <a:pt x="0" y="308"/>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70"/>
                        <wps:cNvSpPr>
                          <a:spLocks/>
                        </wps:cNvSpPr>
                        <wps:spPr bwMode="auto">
                          <a:xfrm>
                            <a:off x="9172" y="3165"/>
                            <a:ext cx="79" cy="79"/>
                          </a:xfrm>
                          <a:custGeom>
                            <a:avLst/>
                            <a:gdLst>
                              <a:gd name="T0" fmla="+- 0 9251 9172"/>
                              <a:gd name="T1" fmla="*/ T0 w 79"/>
                              <a:gd name="T2" fmla="+- 0 3204 3165"/>
                              <a:gd name="T3" fmla="*/ 3204 h 79"/>
                              <a:gd name="T4" fmla="+- 0 9245 9172"/>
                              <a:gd name="T5" fmla="*/ T4 w 79"/>
                              <a:gd name="T6" fmla="+- 0 3225 3165"/>
                              <a:gd name="T7" fmla="*/ 3225 h 79"/>
                              <a:gd name="T8" fmla="+- 0 9229 9172"/>
                              <a:gd name="T9" fmla="*/ T8 w 79"/>
                              <a:gd name="T10" fmla="+- 0 3239 3165"/>
                              <a:gd name="T11" fmla="*/ 3239 h 79"/>
                              <a:gd name="T12" fmla="+- 0 9212 9172"/>
                              <a:gd name="T13" fmla="*/ T12 w 79"/>
                              <a:gd name="T14" fmla="+- 0 3243 3165"/>
                              <a:gd name="T15" fmla="*/ 3243 h 79"/>
                              <a:gd name="T16" fmla="+- 0 9191 9172"/>
                              <a:gd name="T17" fmla="*/ T16 w 79"/>
                              <a:gd name="T18" fmla="+- 0 3237 3165"/>
                              <a:gd name="T19" fmla="*/ 3237 h 79"/>
                              <a:gd name="T20" fmla="+- 0 9176 9172"/>
                              <a:gd name="T21" fmla="*/ T20 w 79"/>
                              <a:gd name="T22" fmla="+- 0 3221 3165"/>
                              <a:gd name="T23" fmla="*/ 3221 h 79"/>
                              <a:gd name="T24" fmla="+- 0 9172 9172"/>
                              <a:gd name="T25" fmla="*/ T24 w 79"/>
                              <a:gd name="T26" fmla="+- 0 3204 3165"/>
                              <a:gd name="T27" fmla="*/ 3204 h 79"/>
                              <a:gd name="T28" fmla="+- 0 9179 9172"/>
                              <a:gd name="T29" fmla="*/ T28 w 79"/>
                              <a:gd name="T30" fmla="+- 0 3183 3165"/>
                              <a:gd name="T31" fmla="*/ 3183 h 79"/>
                              <a:gd name="T32" fmla="+- 0 9195 9172"/>
                              <a:gd name="T33" fmla="*/ T32 w 79"/>
                              <a:gd name="T34" fmla="+- 0 3169 3165"/>
                              <a:gd name="T35" fmla="*/ 3169 h 79"/>
                              <a:gd name="T36" fmla="+- 0 9212 9172"/>
                              <a:gd name="T37" fmla="*/ T36 w 79"/>
                              <a:gd name="T38" fmla="+- 0 3165 3165"/>
                              <a:gd name="T39" fmla="*/ 3165 h 79"/>
                              <a:gd name="T40" fmla="+- 0 9233 9172"/>
                              <a:gd name="T41" fmla="*/ T40 w 79"/>
                              <a:gd name="T42" fmla="+- 0 3171 3165"/>
                              <a:gd name="T43" fmla="*/ 3171 h 79"/>
                              <a:gd name="T44" fmla="+- 0 9247 9172"/>
                              <a:gd name="T45" fmla="*/ T44 w 79"/>
                              <a:gd name="T46" fmla="+- 0 3187 3165"/>
                              <a:gd name="T47" fmla="*/ 3187 h 79"/>
                              <a:gd name="T48" fmla="+- 0 9251 9172"/>
                              <a:gd name="T49" fmla="*/ T48 w 79"/>
                              <a:gd name="T50" fmla="+- 0 3204 3165"/>
                              <a:gd name="T51" fmla="*/ 320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EFF9268" id="Group 169" o:spid="_x0000_s1026" style="position:absolute;margin-left:457.05pt;margin-top:152.2pt;width:7.05pt;height:22.55pt;z-index:-2200;mso-position-horizontal-relative:page" coordorigin="9141,3045" coordsize="14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">
                <v:shape id="Freeform 175" o:spid="_x0000_s1027" style="position:absolute;left:9172;top:316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YrcEA&#10;AADcAAAADwAAAGRycy9kb3ducmV2LnhtbERPS4vCMBC+C/sfwix401QRK12jLAsLevDgA/c6NGNa&#10;t5m0TdT6740geJuP7znzZWcrcaXWl44VjIYJCOLc6ZKNgsP+dzAD4QOyxsoxKbiTh+XiozfHTLsb&#10;b+m6C0bEEPYZKihCqDMpfV6QRT90NXHkTq61GCJsjdQt3mK4reQ4SabSYsmxocCafgrK/3cXq8B0&#10;TXP+26TOXYJpcELjdTo6KtX/7L6/QATqwlv8cq90nJ9O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bGK3BAAAA3AAAAA8AAAAAAAAAAAAAAAAAmAIAAGRycy9kb3du&#10;cmV2LnhtbFBLBQYAAAAABAAEAPUAAACGAwAAAAA=&#10;" path="m79,39l73,60,57,74,40,78,19,72,4,56,,39,7,18,23,4,40,,61,6,75,22r4,17xe" filled="f" strokeweight=".19256mm">
                  <v:path arrowok="t" o:connecttype="custom" o:connectlocs="79,3204;73,3225;57,3239;40,3243;19,3237;4,3221;0,3204;7,3183;23,3169;40,3165;61,3171;75,3187;79,3204" o:connectangles="0,0,0,0,0,0,0,0,0,0,0,0,0"/>
                </v:shape>
                <v:shape id="Freeform 174" o:spid="_x0000_s1028" style="position:absolute;left:18354;top:658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PUsAA&#10;AADcAAAADwAAAGRycy9kb3ducmV2LnhtbERPy6rCMBDdX/AfwgjurqmCD6pRVKjozlv9gKEZ22Iz&#10;KU2s1a83gnB3czjPWa47U4mWGldaVjAaRiCIM6tLzhVczsnvHITzyBory6TgSQ7Wq97PEmNtH/xH&#10;bepzEULYxaig8L6OpXRZQQbd0NbEgbvaxqAPsMmlbvARwk0lx1E0lQZLDg0F1rQrKLuld6Ngcnvu&#10;8uM9SV2XjF5Xu91f2tNYqUG/2yxAeOr8v/jrPugwfzaDzzPhAr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lPUsAAAADcAAAADwAAAAAAAAAAAAAAAACYAgAAZHJzL2Rvd25y&#10;ZXYueG1sUEsFBgAAAAAEAAQA9QAAAIUDAAAAAA==&#10;" path="m,l70,e" filled="f" strokecolor="#add7e6" strokeweight="1.264mm">
                  <v:path arrowok="t" o:connecttype="custom" o:connectlocs="0,0;70,0" o:connectangles="0,0"/>
                  <o:lock v:ext="edit" verticies="t"/>
                </v:shape>
                <v:shape id="Freeform 173" o:spid="_x0000_s1029" style="position:absolute;left:9177;top:325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oiecYA&#10;AADcAAAADwAAAGRycy9kb3ducmV2LnhtbESP3WrCQBCF7wXfYRmhN0U39cKf6CpSEAuF1r8HGLJj&#10;EszOxuxq0j5956Lg3QznzDnfLNedq9SDmlB6NvA2SkARZ96WnBs4n7bDGagQkS1WnsnADwVYr/q9&#10;JabWt3ygxzHmSkI4pGigiLFOtQ5ZQQ7DyNfEol184zDK2uTaNthKuKv0OEkm2mHJ0lBgTe8FZdfj&#10;3RmwenOb7L9fP3e73/n5a3qlNhmTMS+DbrMAFamLT/P/9YcV/KnQyjMygV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oiecYAAADcAAAADwAAAAAAAAAAAAAAAACYAgAAZHJz&#10;L2Rvd25yZXYueG1sUEsFBgAAAAAEAAQA9QAAAIsDAAAAAA==&#10;" path="m,l70,r,70l,70,,xe" filled="f" strokecolor="#add7e6" strokeweight=".19256mm">
                  <v:path arrowok="t" o:connecttype="custom" o:connectlocs="0,3257;70,3257;70,3327;0,3327;0,3257" o:connectangles="0,0,0,0,0"/>
                </v:shape>
                <v:shape id="Freeform 172" o:spid="_x0000_s1030" style="position:absolute;left:9172;top:341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U6cMA&#10;AADcAAAADwAAAGRycy9kb3ducmV2LnhtbERPS2sCMRC+C/6HMEJvNauHqqtRSuurp9ZtEbyNm+nu&#10;4mayJFHXf28KBW/z8T1ntmhNLS7kfGVZwaCfgCDOra64UPDzvXoeg/ABWWNtmRTcyMNi3u3MMNX2&#10;yju6ZKEQMYR9igrKEJpUSp+XZND3bUMcuV/rDIYIXSG1w2sMN7UcJsmLNFhxbCixobeS8lN2NgqW&#10;X1Z/rMxhM3rPnPkcb9frY71X6qnXvk5BBGrDQ/zv3uo4fzSBv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RU6cMAAADcAAAADwAAAAAAAAAAAAAAAACYAgAAZHJzL2Rv&#10;d25yZXYueG1sUEsFBgAAAAAEAAQA9QAAAIgDAAAAAA==&#10;" path="m79,40l73,61,57,75,40,79,19,73,4,57,,40,7,18,23,4,40,,61,7,75,23r4,17xe" filled="f" strokecolor="#fa8071" strokeweight=".19256mm">
                  <v:path arrowok="t" o:connecttype="custom" o:connectlocs="79,3452;73,3473;57,3487;40,3491;19,3485;4,3469;0,3452;7,3430;23,3416;40,3412;61,3419;75,3435;79,3452" o:connectangles="0,0,0,0,0,0,0,0,0,0,0,0,0"/>
                </v:shape>
                <v:shape id="Freeform 171" o:spid="_x0000_s1031" style="position:absolute;left:18424;top:6100;width:0;height:308;visibility:visible;mso-wrap-style:square;v-text-anchor:top" coordsize="0,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DJfsUA&#10;AADcAAAADwAAAGRycy9kb3ducmV2LnhtbESPMW/CQAyFd6T+h5MrdYNLqQRR4IJoJUQHGKBd2Kyc&#10;SaLkfGnuStJ/Xw9IbLbe83uf15vRtepGfag9G3idJaCIC29rLg18f+2mKagQkS22nsnAHwXY5E+T&#10;NWbWD3yi2zmWSkI4ZGigirHLtA5FRQ7DzHfEol197zDK2pfa9jhIuGv1PEkW2mHN0lBhRx8VFc35&#10;1xlo9KBjSsfl/Icv6W5/4PfF296Yl+dxuwIVaYwP8/360wp+KvjyjEy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Ml+xQAAANwAAAAPAAAAAAAAAAAAAAAAAJgCAABkcnMv&#10;ZG93bnJldi54bWxQSwUGAAAAAAQABAD1AAAAigMAAAAA&#10;" path="m,308l,e" filled="f" strokeweight=".19256mm">
                  <v:path arrowok="t" o:connecttype="custom" o:connectlocs="0,3358;0,3050" o:connectangles="0,0"/>
                  <o:lock v:ext="edit" verticies="t"/>
                </v:shape>
                <v:shape id="Freeform 170" o:spid="_x0000_s1032" style="position:absolute;left:9172;top:316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w/sIA&#10;AADcAAAADwAAAGRycy9kb3ducmV2LnhtbERPTWvCQBC9C/0PyxR6M5tIqSF1lVIQ7KGHRmmvQ3a6&#10;iWZnk+xq4r93CwVv83ifs9pMthUXGnzjWEGWpCCIK6cbNgoO++08B+EDssbWMSm4kofN+mG2wkK7&#10;kb/oUgYjYgj7AhXUIXSFlL6qyaJPXEccuV83WAwRDkbqAccYblu5SNMXabHh2FBjR+81VafybBWY&#10;qe+PP59L587B9PhMi49l9q3U0+P09goi0BTu4n/3Tsf5eQZ/z8QL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D+wgAAANwAAAAPAAAAAAAAAAAAAAAAAJgCAABkcnMvZG93&#10;bnJldi54bWxQSwUGAAAAAAQABAD1AAAAhwMAAAAA&#10;" path="m79,39l73,60,57,74,40,78,19,72,4,56,,39,7,18,23,4,40,,61,6,75,22r4,17xe" filled="f" strokeweight=".19256mm">
                  <v:path arrowok="t" o:connecttype="custom" o:connectlocs="79,3204;73,3225;57,3239;40,3243;19,3237;4,3221;0,3204;7,3183;23,3169;40,3165;61,3171;75,3187;79,3204" o:connectangles="0,0,0,0,0,0,0,0,0,0,0,0,0"/>
                </v:shape>
                <w10:wrap anchorx="page"/>
              </v:group>
            </w:pict>
          </mc:Fallback>
        </mc:AlternateContent>
      </w:r>
      <w:r>
        <w:rPr>
          <w:noProof/>
        </w:rPr>
        <mc:AlternateContent>
          <mc:Choice Requires="wpg">
            <w:drawing>
              <wp:anchor distT="0" distB="0" distL="114300" distR="114300" simplePos="0" relativeHeight="503314285" behindDoc="1" locked="0" layoutInCell="1" allowOverlap="1" wp14:anchorId="2E4D6E0D" wp14:editId="1E7C68AF">
                <wp:simplePos x="0" y="0"/>
                <wp:positionH relativeFrom="page">
                  <wp:posOffset>4483735</wp:posOffset>
                </wp:positionH>
                <wp:positionV relativeFrom="paragraph">
                  <wp:posOffset>1604645</wp:posOffset>
                </wp:positionV>
                <wp:extent cx="69215" cy="69215"/>
                <wp:effectExtent l="16510" t="13970" r="9525" b="12065"/>
                <wp:wrapNone/>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7061" y="2527"/>
                          <a:chExt cx="109" cy="109"/>
                        </a:xfrm>
                      </wpg:grpSpPr>
                      <wps:wsp>
                        <wps:cNvPr id="173" name="Freeform 168"/>
                        <wps:cNvSpPr>
                          <a:spLocks/>
                        </wps:cNvSpPr>
                        <wps:spPr bwMode="auto">
                          <a:xfrm>
                            <a:off x="7067" y="2533"/>
                            <a:ext cx="99" cy="99"/>
                          </a:xfrm>
                          <a:custGeom>
                            <a:avLst/>
                            <a:gdLst>
                              <a:gd name="T0" fmla="+- 0 7116 7067"/>
                              <a:gd name="T1" fmla="*/ T0 w 99"/>
                              <a:gd name="T2" fmla="+- 0 2631 2533"/>
                              <a:gd name="T3" fmla="*/ 2631 h 99"/>
                              <a:gd name="T4" fmla="+- 0 7067 7067"/>
                              <a:gd name="T5" fmla="*/ T4 w 99"/>
                              <a:gd name="T6" fmla="+- 0 2582 2533"/>
                              <a:gd name="T7" fmla="*/ 2582 h 99"/>
                              <a:gd name="T8" fmla="+- 0 7116 7067"/>
                              <a:gd name="T9" fmla="*/ T8 w 99"/>
                              <a:gd name="T10" fmla="+- 0 2533 2533"/>
                              <a:gd name="T11" fmla="*/ 2533 h 99"/>
                              <a:gd name="T12" fmla="+- 0 7165 7067"/>
                              <a:gd name="T13" fmla="*/ T12 w 99"/>
                              <a:gd name="T14" fmla="+- 0 2582 2533"/>
                              <a:gd name="T15" fmla="*/ 2582 h 99"/>
                              <a:gd name="T16" fmla="+- 0 7116 7067"/>
                              <a:gd name="T17" fmla="*/ T16 w 99"/>
                              <a:gd name="T18" fmla="+- 0 2631 2533"/>
                              <a:gd name="T19" fmla="*/ 2631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67"/>
                        <wps:cNvSpPr>
                          <a:spLocks/>
                        </wps:cNvSpPr>
                        <wps:spPr bwMode="auto">
                          <a:xfrm>
                            <a:off x="7067" y="2533"/>
                            <a:ext cx="99" cy="99"/>
                          </a:xfrm>
                          <a:custGeom>
                            <a:avLst/>
                            <a:gdLst>
                              <a:gd name="T0" fmla="+- 0 7116 7067"/>
                              <a:gd name="T1" fmla="*/ T0 w 99"/>
                              <a:gd name="T2" fmla="+- 0 2631 2533"/>
                              <a:gd name="T3" fmla="*/ 2631 h 99"/>
                              <a:gd name="T4" fmla="+- 0 7165 7067"/>
                              <a:gd name="T5" fmla="*/ T4 w 99"/>
                              <a:gd name="T6" fmla="+- 0 2582 2533"/>
                              <a:gd name="T7" fmla="*/ 2582 h 99"/>
                              <a:gd name="T8" fmla="+- 0 7116 7067"/>
                              <a:gd name="T9" fmla="*/ T8 w 99"/>
                              <a:gd name="T10" fmla="+- 0 2533 2533"/>
                              <a:gd name="T11" fmla="*/ 2533 h 99"/>
                              <a:gd name="T12" fmla="+- 0 7067 7067"/>
                              <a:gd name="T13" fmla="*/ T12 w 99"/>
                              <a:gd name="T14" fmla="+- 0 2582 2533"/>
                              <a:gd name="T15" fmla="*/ 2582 h 99"/>
                              <a:gd name="T16" fmla="+- 0 7116 7067"/>
                              <a:gd name="T17" fmla="*/ T16 w 99"/>
                              <a:gd name="T18" fmla="+- 0 2631 2533"/>
                              <a:gd name="T19" fmla="*/ 2631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85260D" id="Group 166" o:spid="_x0000_s1026" style="position:absolute;margin-left:353.05pt;margin-top:126.35pt;width:5.45pt;height:5.45pt;z-index:-2195;mso-position-horizontal-relative:page" coordorigin="7061,2527"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">
                <v:shape id="Freeform 168" o:spid="_x0000_s1027" style="position:absolute;left:7067;top:253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5/MMIA&#10;AADcAAAADwAAAGRycy9kb3ducmV2LnhtbERPS2vCQBC+C/0PyxR6002b0kd0lSAqXoqteuhxyI7Z&#10;YHY2ZLdJ+u9dQfA2H99zZovB1qKj1leOFTxPEhDEhdMVlwqOh/X4A4QPyBprx6Tgnzws5g+jGWba&#10;9fxD3T6UIoawz1CBCaHJpPSFIYt+4hriyJ1cazFE2JZSt9jHcFvLlyR5kxYrjg0GG1oaKs77P6tg&#10;5TYnkxa0e9Xe58337+fXtgpKPT0O+RREoCHcxTf3Vsf57ylcn4kXyP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n8wwgAAANwAAAAPAAAAAAAAAAAAAAAAAJgCAABkcnMvZG93&#10;bnJldi54bWxQSwUGAAAAAAQABAD1AAAAhwMAAAAA&#10;" path="m49,98l,49,49,,98,49,49,98xe" fillcolor="#add7e6" stroked="f">
                  <v:path arrowok="t" o:connecttype="custom" o:connectlocs="49,2631;0,2582;49,2533;98,2582;49,2631" o:connectangles="0,0,0,0,0"/>
                </v:shape>
                <v:shape id="Freeform 167" o:spid="_x0000_s1028" style="position:absolute;left:7067;top:253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Zt8AA&#10;AADcAAAADwAAAGRycy9kb3ducmV2LnhtbERPzYrCMBC+L+w7hFnwtqYu4ko1FV1QRPBg7QMMzdiW&#10;NpOSRK1vbwRhb/Px/c5yNZhO3Mj5xrKCyTgBQVxa3XCloDhvv+cgfEDW2FkmBQ/ysMo+P5aYanvn&#10;E93yUIkYwj5FBXUIfSqlL2sy6Me2J47cxTqDIUJXSe3wHsNNJ3+SZCYNNhwbauzpr6ayza9GAV42&#10;h3ajB7c7HCeF34VCy3mi1OhrWC9ABBrCv/jt3us4/3cK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iZt8AAAADcAAAADwAAAAAAAAAAAAAAAACYAgAAZHJzL2Rvd25y&#10;ZXYueG1sUEsFBgAAAAAEAAQA9QAAAIUDAAAAAA==&#10;" path="m49,98l98,49,49,,,49,49,98xe" filled="f" strokecolor="#add7e6" strokeweight=".19256mm">
                  <v:path arrowok="t" o:connecttype="custom" o:connectlocs="49,2631;98,2582;49,2533;0,2582;49,2631" o:connectangles="0,0,0,0,0"/>
                </v:shape>
                <w10:wrap anchorx="page"/>
              </v:group>
            </w:pict>
          </mc:Fallback>
        </mc:AlternateContent>
      </w:r>
      <w:r>
        <w:rPr>
          <w:noProof/>
        </w:rPr>
        <mc:AlternateContent>
          <mc:Choice Requires="wpg">
            <w:drawing>
              <wp:anchor distT="0" distB="0" distL="114300" distR="114300" simplePos="0" relativeHeight="503314286" behindDoc="1" locked="0" layoutInCell="1" allowOverlap="1" wp14:anchorId="6B83A2A4" wp14:editId="37F5D05B">
                <wp:simplePos x="0" y="0"/>
                <wp:positionH relativeFrom="page">
                  <wp:posOffset>4816475</wp:posOffset>
                </wp:positionH>
                <wp:positionV relativeFrom="paragraph">
                  <wp:posOffset>1530985</wp:posOffset>
                </wp:positionV>
                <wp:extent cx="69215" cy="69215"/>
                <wp:effectExtent l="15875" t="16510" r="10160" b="9525"/>
                <wp:wrapNone/>
                <wp:docPr id="169"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7585" y="2412"/>
                          <a:chExt cx="109" cy="109"/>
                        </a:xfrm>
                      </wpg:grpSpPr>
                      <wps:wsp>
                        <wps:cNvPr id="170" name="Freeform 165"/>
                        <wps:cNvSpPr>
                          <a:spLocks/>
                        </wps:cNvSpPr>
                        <wps:spPr bwMode="auto">
                          <a:xfrm>
                            <a:off x="7591" y="2417"/>
                            <a:ext cx="99" cy="99"/>
                          </a:xfrm>
                          <a:custGeom>
                            <a:avLst/>
                            <a:gdLst>
                              <a:gd name="T0" fmla="+- 0 7640 7591"/>
                              <a:gd name="T1" fmla="*/ T0 w 99"/>
                              <a:gd name="T2" fmla="+- 0 2516 2417"/>
                              <a:gd name="T3" fmla="*/ 2516 h 99"/>
                              <a:gd name="T4" fmla="+- 0 7591 7591"/>
                              <a:gd name="T5" fmla="*/ T4 w 99"/>
                              <a:gd name="T6" fmla="+- 0 2466 2417"/>
                              <a:gd name="T7" fmla="*/ 2466 h 99"/>
                              <a:gd name="T8" fmla="+- 0 7640 7591"/>
                              <a:gd name="T9" fmla="*/ T8 w 99"/>
                              <a:gd name="T10" fmla="+- 0 2417 2417"/>
                              <a:gd name="T11" fmla="*/ 2417 h 99"/>
                              <a:gd name="T12" fmla="+- 0 7689 7591"/>
                              <a:gd name="T13" fmla="*/ T12 w 99"/>
                              <a:gd name="T14" fmla="+- 0 2466 2417"/>
                              <a:gd name="T15" fmla="*/ 2466 h 99"/>
                              <a:gd name="T16" fmla="+- 0 7640 7591"/>
                              <a:gd name="T17" fmla="*/ T16 w 99"/>
                              <a:gd name="T18" fmla="+- 0 2516 2417"/>
                              <a:gd name="T19" fmla="*/ 2516 h 99"/>
                            </a:gdLst>
                            <a:ahLst/>
                            <a:cxnLst>
                              <a:cxn ang="0">
                                <a:pos x="T1" y="T3"/>
                              </a:cxn>
                              <a:cxn ang="0">
                                <a:pos x="T5" y="T7"/>
                              </a:cxn>
                              <a:cxn ang="0">
                                <a:pos x="T9" y="T11"/>
                              </a:cxn>
                              <a:cxn ang="0">
                                <a:pos x="T13" y="T15"/>
                              </a:cxn>
                              <a:cxn ang="0">
                                <a:pos x="T17" y="T19"/>
                              </a:cxn>
                            </a:cxnLst>
                            <a:rect l="0" t="0" r="r" b="b"/>
                            <a:pathLst>
                              <a:path w="99" h="99">
                                <a:moveTo>
                                  <a:pt x="49" y="99"/>
                                </a:moveTo>
                                <a:lnTo>
                                  <a:pt x="0" y="49"/>
                                </a:lnTo>
                                <a:lnTo>
                                  <a:pt x="49" y="0"/>
                                </a:lnTo>
                                <a:lnTo>
                                  <a:pt x="98" y="49"/>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64"/>
                        <wps:cNvSpPr>
                          <a:spLocks/>
                        </wps:cNvSpPr>
                        <wps:spPr bwMode="auto">
                          <a:xfrm>
                            <a:off x="7591" y="2417"/>
                            <a:ext cx="99" cy="99"/>
                          </a:xfrm>
                          <a:custGeom>
                            <a:avLst/>
                            <a:gdLst>
                              <a:gd name="T0" fmla="+- 0 7640 7591"/>
                              <a:gd name="T1" fmla="*/ T0 w 99"/>
                              <a:gd name="T2" fmla="+- 0 2516 2417"/>
                              <a:gd name="T3" fmla="*/ 2516 h 99"/>
                              <a:gd name="T4" fmla="+- 0 7689 7591"/>
                              <a:gd name="T5" fmla="*/ T4 w 99"/>
                              <a:gd name="T6" fmla="+- 0 2466 2417"/>
                              <a:gd name="T7" fmla="*/ 2466 h 99"/>
                              <a:gd name="T8" fmla="+- 0 7640 7591"/>
                              <a:gd name="T9" fmla="*/ T8 w 99"/>
                              <a:gd name="T10" fmla="+- 0 2417 2417"/>
                              <a:gd name="T11" fmla="*/ 2417 h 99"/>
                              <a:gd name="T12" fmla="+- 0 7591 7591"/>
                              <a:gd name="T13" fmla="*/ T12 w 99"/>
                              <a:gd name="T14" fmla="+- 0 2466 2417"/>
                              <a:gd name="T15" fmla="*/ 2466 h 99"/>
                              <a:gd name="T16" fmla="+- 0 7640 7591"/>
                              <a:gd name="T17" fmla="*/ T16 w 99"/>
                              <a:gd name="T18" fmla="+- 0 2516 2417"/>
                              <a:gd name="T19" fmla="*/ 2516 h 99"/>
                            </a:gdLst>
                            <a:ahLst/>
                            <a:cxnLst>
                              <a:cxn ang="0">
                                <a:pos x="T1" y="T3"/>
                              </a:cxn>
                              <a:cxn ang="0">
                                <a:pos x="T5" y="T7"/>
                              </a:cxn>
                              <a:cxn ang="0">
                                <a:pos x="T9" y="T11"/>
                              </a:cxn>
                              <a:cxn ang="0">
                                <a:pos x="T13" y="T15"/>
                              </a:cxn>
                              <a:cxn ang="0">
                                <a:pos x="T17" y="T19"/>
                              </a:cxn>
                            </a:cxnLst>
                            <a:rect l="0" t="0" r="r" b="b"/>
                            <a:pathLst>
                              <a:path w="99" h="99">
                                <a:moveTo>
                                  <a:pt x="49" y="99"/>
                                </a:moveTo>
                                <a:lnTo>
                                  <a:pt x="98" y="49"/>
                                </a:lnTo>
                                <a:lnTo>
                                  <a:pt x="49" y="0"/>
                                </a:lnTo>
                                <a:lnTo>
                                  <a:pt x="0" y="49"/>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4F765E" id="Group 163" o:spid="_x0000_s1026" style="position:absolute;margin-left:379.25pt;margin-top:120.55pt;width:5.45pt;height:5.45pt;z-index:-2194;mso-position-horizontal-relative:page" coordorigin="7585,2412"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">
                <v:shape id="Freeform 165" o:spid="_x0000_s1027" style="position:absolute;left:7591;top:24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hR8UA&#10;AADcAAAADwAAAGRycy9kb3ducmV2LnhtbESPT2/CMAzF70j7DpEncaPpBmKsIyA0DcRlYvw57Gg1&#10;pqnWOFUToPv282ESN1vv+b2f58veN+pKXawDG3jKclDEZbA1VwZOx/VoBiomZItNYDLwSxGWi4fB&#10;HAsbbryn6yFVSkI4FmjApdQWWsfSkceYhZZYtHPoPCZZu0rbDm8S7hv9nOdT7bFmaXDY0ruj8udw&#10;8QY+wubsxiXtJjbGVfv1/fq5rZMxw8d+9QYqUZ/u5v/rrRX8F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OFHxQAAANwAAAAPAAAAAAAAAAAAAAAAAJgCAABkcnMv&#10;ZG93bnJldi54bWxQSwUGAAAAAAQABAD1AAAAigMAAAAA&#10;" path="m49,99l,49,49,,98,49,49,99xe" fillcolor="#add7e6" stroked="f">
                  <v:path arrowok="t" o:connecttype="custom" o:connectlocs="49,2516;0,2466;49,2417;98,2466;49,2516" o:connectangles="0,0,0,0,0"/>
                </v:shape>
                <v:shape id="Freeform 164" o:spid="_x0000_s1028" style="position:absolute;left:7591;top:241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6L78A&#10;AADcAAAADwAAAGRycy9kb3ducmV2LnhtbERPzYrCMBC+C75DmAVvNq0HlWqUVVBE8KD2AYZmbIvN&#10;pCRR69ubhQVv8/H9znLdm1Y8yfnGsoIsSUEQl1Y3XCkorrvxHIQPyBpby6TgTR7Wq+Fgibm2Lz7T&#10;8xIqEUPY56igDqHLpfRlTQZ9YjviyN2sMxgidJXUDl8x3LRykqZTabDh2FBjR9uayvvlYRTgbXO8&#10;b3Tv9sdTVvh9KLScp0qNfvrfBYhAffiK/90HHefPMvh7Jl4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DzovvwAAANwAAAAPAAAAAAAAAAAAAAAAAJgCAABkcnMvZG93bnJl&#10;di54bWxQSwUGAAAAAAQABAD1AAAAhAMAAAAA&#10;" path="m49,99l98,49,49,,,49,49,99xe" filled="f" strokecolor="#add7e6" strokeweight=".19256mm">
                  <v:path arrowok="t" o:connecttype="custom" o:connectlocs="49,2516;98,2466;49,2417;0,2466;49,2516" o:connectangles="0,0,0,0,0"/>
                </v:shape>
                <w10:wrap anchorx="page"/>
              </v:group>
            </w:pict>
          </mc:Fallback>
        </mc:AlternateContent>
      </w:r>
      <w:r>
        <w:rPr>
          <w:noProof/>
        </w:rPr>
        <mc:AlternateContent>
          <mc:Choice Requires="wpg">
            <w:drawing>
              <wp:anchor distT="0" distB="0" distL="114300" distR="114300" simplePos="0" relativeHeight="503314287" behindDoc="1" locked="0" layoutInCell="1" allowOverlap="1" wp14:anchorId="34035714" wp14:editId="43D6DD9A">
                <wp:simplePos x="0" y="0"/>
                <wp:positionH relativeFrom="page">
                  <wp:posOffset>5149215</wp:posOffset>
                </wp:positionH>
                <wp:positionV relativeFrom="paragraph">
                  <wp:posOffset>1715770</wp:posOffset>
                </wp:positionV>
                <wp:extent cx="69215" cy="69215"/>
                <wp:effectExtent l="15240" t="10795" r="10795" b="15240"/>
                <wp:wrapNone/>
                <wp:docPr id="166"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8109" y="2702"/>
                          <a:chExt cx="109" cy="109"/>
                        </a:xfrm>
                      </wpg:grpSpPr>
                      <wps:wsp>
                        <wps:cNvPr id="167" name="Freeform 162"/>
                        <wps:cNvSpPr>
                          <a:spLocks/>
                        </wps:cNvSpPr>
                        <wps:spPr bwMode="auto">
                          <a:xfrm>
                            <a:off x="8114" y="2708"/>
                            <a:ext cx="99" cy="99"/>
                          </a:xfrm>
                          <a:custGeom>
                            <a:avLst/>
                            <a:gdLst>
                              <a:gd name="T0" fmla="+- 0 8164 8114"/>
                              <a:gd name="T1" fmla="*/ T0 w 99"/>
                              <a:gd name="T2" fmla="+- 0 2806 2708"/>
                              <a:gd name="T3" fmla="*/ 2806 h 99"/>
                              <a:gd name="T4" fmla="+- 0 8114 8114"/>
                              <a:gd name="T5" fmla="*/ T4 w 99"/>
                              <a:gd name="T6" fmla="+- 0 2757 2708"/>
                              <a:gd name="T7" fmla="*/ 2757 h 99"/>
                              <a:gd name="T8" fmla="+- 0 8164 8114"/>
                              <a:gd name="T9" fmla="*/ T8 w 99"/>
                              <a:gd name="T10" fmla="+- 0 2708 2708"/>
                              <a:gd name="T11" fmla="*/ 2708 h 99"/>
                              <a:gd name="T12" fmla="+- 0 8213 8114"/>
                              <a:gd name="T13" fmla="*/ T12 w 99"/>
                              <a:gd name="T14" fmla="+- 0 2757 2708"/>
                              <a:gd name="T15" fmla="*/ 2757 h 99"/>
                              <a:gd name="T16" fmla="+- 0 8164 8114"/>
                              <a:gd name="T17" fmla="*/ T16 w 99"/>
                              <a:gd name="T18" fmla="+- 0 2806 2708"/>
                              <a:gd name="T19" fmla="*/ 2806 h 99"/>
                            </a:gdLst>
                            <a:ahLst/>
                            <a:cxnLst>
                              <a:cxn ang="0">
                                <a:pos x="T1" y="T3"/>
                              </a:cxn>
                              <a:cxn ang="0">
                                <a:pos x="T5" y="T7"/>
                              </a:cxn>
                              <a:cxn ang="0">
                                <a:pos x="T9" y="T11"/>
                              </a:cxn>
                              <a:cxn ang="0">
                                <a:pos x="T13" y="T15"/>
                              </a:cxn>
                              <a:cxn ang="0">
                                <a:pos x="T17" y="T19"/>
                              </a:cxn>
                            </a:cxnLst>
                            <a:rect l="0" t="0" r="r" b="b"/>
                            <a:pathLst>
                              <a:path w="99" h="99">
                                <a:moveTo>
                                  <a:pt x="50" y="98"/>
                                </a:moveTo>
                                <a:lnTo>
                                  <a:pt x="0" y="49"/>
                                </a:lnTo>
                                <a:lnTo>
                                  <a:pt x="50" y="0"/>
                                </a:lnTo>
                                <a:lnTo>
                                  <a:pt x="99" y="49"/>
                                </a:lnTo>
                                <a:lnTo>
                                  <a:pt x="50"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1"/>
                        <wps:cNvSpPr>
                          <a:spLocks/>
                        </wps:cNvSpPr>
                        <wps:spPr bwMode="auto">
                          <a:xfrm>
                            <a:off x="8114" y="2708"/>
                            <a:ext cx="99" cy="99"/>
                          </a:xfrm>
                          <a:custGeom>
                            <a:avLst/>
                            <a:gdLst>
                              <a:gd name="T0" fmla="+- 0 8164 8114"/>
                              <a:gd name="T1" fmla="*/ T0 w 99"/>
                              <a:gd name="T2" fmla="+- 0 2806 2708"/>
                              <a:gd name="T3" fmla="*/ 2806 h 99"/>
                              <a:gd name="T4" fmla="+- 0 8213 8114"/>
                              <a:gd name="T5" fmla="*/ T4 w 99"/>
                              <a:gd name="T6" fmla="+- 0 2757 2708"/>
                              <a:gd name="T7" fmla="*/ 2757 h 99"/>
                              <a:gd name="T8" fmla="+- 0 8164 8114"/>
                              <a:gd name="T9" fmla="*/ T8 w 99"/>
                              <a:gd name="T10" fmla="+- 0 2708 2708"/>
                              <a:gd name="T11" fmla="*/ 2708 h 99"/>
                              <a:gd name="T12" fmla="+- 0 8114 8114"/>
                              <a:gd name="T13" fmla="*/ T12 w 99"/>
                              <a:gd name="T14" fmla="+- 0 2757 2708"/>
                              <a:gd name="T15" fmla="*/ 2757 h 99"/>
                              <a:gd name="T16" fmla="+- 0 8164 8114"/>
                              <a:gd name="T17" fmla="*/ T16 w 99"/>
                              <a:gd name="T18" fmla="+- 0 2806 2708"/>
                              <a:gd name="T19" fmla="*/ 2806 h 99"/>
                            </a:gdLst>
                            <a:ahLst/>
                            <a:cxnLst>
                              <a:cxn ang="0">
                                <a:pos x="T1" y="T3"/>
                              </a:cxn>
                              <a:cxn ang="0">
                                <a:pos x="T5" y="T7"/>
                              </a:cxn>
                              <a:cxn ang="0">
                                <a:pos x="T9" y="T11"/>
                              </a:cxn>
                              <a:cxn ang="0">
                                <a:pos x="T13" y="T15"/>
                              </a:cxn>
                              <a:cxn ang="0">
                                <a:pos x="T17" y="T19"/>
                              </a:cxn>
                            </a:cxnLst>
                            <a:rect l="0" t="0" r="r" b="b"/>
                            <a:pathLst>
                              <a:path w="99" h="99">
                                <a:moveTo>
                                  <a:pt x="50" y="98"/>
                                </a:moveTo>
                                <a:lnTo>
                                  <a:pt x="99" y="49"/>
                                </a:lnTo>
                                <a:lnTo>
                                  <a:pt x="50" y="0"/>
                                </a:lnTo>
                                <a:lnTo>
                                  <a:pt x="0" y="49"/>
                                </a:lnTo>
                                <a:lnTo>
                                  <a:pt x="50"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75CFBA8" id="Group 160" o:spid="_x0000_s1026" style="position:absolute;margin-left:405.45pt;margin-top:135.1pt;width:5.45pt;height:5.45pt;z-index:-2193;mso-position-horizontal-relative:page" coordorigin="8109,2702"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">
                <v:shape id="Freeform 162" o:spid="_x0000_s1027" style="position:absolute;left:8114;top:270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7sMA&#10;AADcAAAADwAAAGRycy9kb3ducmV2LnhtbERPTWvCQBC9F/oflil4azatom10FRGVXIo2euhxyI7Z&#10;YHY2ZFeT/vtuodDbPN7nLFaDbcSdOl87VvCSpCCIS6drrhScT7vnNxA+IGtsHJOCb/KwWj4+LDDT&#10;rudPuhehEjGEfYYKTAhtJqUvDVn0iWuJI3dxncUQYVdJ3WEfw20jX9N0Ki3WHBsMtrQxVF6Lm1Ww&#10;dfuLGZd0mGjv1+3x6/0jr4NSo6dhPQcRaAj/4j93ruP86Qx+n4kX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zv7sMAAADcAAAADwAAAAAAAAAAAAAAAACYAgAAZHJzL2Rv&#10;d25yZXYueG1sUEsFBgAAAAAEAAQA9QAAAIgDAAAAAA==&#10;" path="m50,98l,49,50,,99,49,50,98xe" fillcolor="#add7e6" stroked="f">
                  <v:path arrowok="t" o:connecttype="custom" o:connectlocs="50,2806;0,2757;50,2708;99,2757;50,2806" o:connectangles="0,0,0,0,0"/>
                </v:shape>
                <v:shape id="Freeform 161" o:spid="_x0000_s1028" style="position:absolute;left:8114;top:270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Fb8EA&#10;AADcAAAADwAAAGRycy9kb3ducmV2LnhtbESPwarCQAxF9w/8hyGCu+fUtxCpjqKC8hBcqP2A0Ilt&#10;sZMpM6PWvzcLwV3Cvbn3ZLHqXaseFGLj2cBknIEiLr1tuDJQXHa/M1AxIVtsPZOBF0VYLQc/C8yt&#10;f/KJHudUKQnhmKOBOqUu1zqWNTmMY98Ri3b1wWGSNVTaBnxKuGv1X5ZNtcOGpaHGjrY1lbfz3RnA&#10;6+Zw29g+7A/HSRH3qbB6lhkzGvbrOahEffqaP9f/VvCnQivPyAR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sBW/BAAAA3AAAAA8AAAAAAAAAAAAAAAAAmAIAAGRycy9kb3du&#10;cmV2LnhtbFBLBQYAAAAABAAEAPUAAACGAwAAAAA=&#10;" path="m50,98l99,49,50,,,49,50,98xe" filled="f" strokecolor="#add7e6" strokeweight=".19256mm">
                  <v:path arrowok="t" o:connecttype="custom" o:connectlocs="50,2806;99,2757;50,2708;0,2757;50,2806" o:connectangles="0,0,0,0,0"/>
                </v:shape>
                <w10:wrap anchorx="page"/>
              </v:group>
            </w:pict>
          </mc:Fallback>
        </mc:AlternateContent>
      </w:r>
      <w:r>
        <w:rPr>
          <w:noProof/>
        </w:rPr>
        <mc:AlternateContent>
          <mc:Choice Requires="wpg">
            <w:drawing>
              <wp:anchor distT="0" distB="0" distL="114300" distR="114300" simplePos="0" relativeHeight="503314288" behindDoc="1" locked="0" layoutInCell="1" allowOverlap="1" wp14:anchorId="7F306A83" wp14:editId="598B4E1E">
                <wp:simplePos x="0" y="0"/>
                <wp:positionH relativeFrom="page">
                  <wp:posOffset>5481955</wp:posOffset>
                </wp:positionH>
                <wp:positionV relativeFrom="paragraph">
                  <wp:posOffset>1718310</wp:posOffset>
                </wp:positionV>
                <wp:extent cx="69215" cy="69215"/>
                <wp:effectExtent l="14605" t="13335" r="11430" b="12700"/>
                <wp:wrapNone/>
                <wp:docPr id="16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8633" y="2706"/>
                          <a:chExt cx="109" cy="109"/>
                        </a:xfrm>
                      </wpg:grpSpPr>
                      <wps:wsp>
                        <wps:cNvPr id="164" name="Freeform 159"/>
                        <wps:cNvSpPr>
                          <a:spLocks/>
                        </wps:cNvSpPr>
                        <wps:spPr bwMode="auto">
                          <a:xfrm>
                            <a:off x="8638" y="2712"/>
                            <a:ext cx="99" cy="99"/>
                          </a:xfrm>
                          <a:custGeom>
                            <a:avLst/>
                            <a:gdLst>
                              <a:gd name="T0" fmla="+- 0 8688 8638"/>
                              <a:gd name="T1" fmla="*/ T0 w 99"/>
                              <a:gd name="T2" fmla="+- 0 2810 2712"/>
                              <a:gd name="T3" fmla="*/ 2810 h 99"/>
                              <a:gd name="T4" fmla="+- 0 8638 8638"/>
                              <a:gd name="T5" fmla="*/ T4 w 99"/>
                              <a:gd name="T6" fmla="+- 0 2761 2712"/>
                              <a:gd name="T7" fmla="*/ 2761 h 99"/>
                              <a:gd name="T8" fmla="+- 0 8688 8638"/>
                              <a:gd name="T9" fmla="*/ T8 w 99"/>
                              <a:gd name="T10" fmla="+- 0 2712 2712"/>
                              <a:gd name="T11" fmla="*/ 2712 h 99"/>
                              <a:gd name="T12" fmla="+- 0 8737 8638"/>
                              <a:gd name="T13" fmla="*/ T12 w 99"/>
                              <a:gd name="T14" fmla="+- 0 2761 2712"/>
                              <a:gd name="T15" fmla="*/ 2761 h 99"/>
                              <a:gd name="T16" fmla="+- 0 8688 8638"/>
                              <a:gd name="T17" fmla="*/ T16 w 99"/>
                              <a:gd name="T18" fmla="+- 0 2810 2712"/>
                              <a:gd name="T19" fmla="*/ 2810 h 99"/>
                            </a:gdLst>
                            <a:ahLst/>
                            <a:cxnLst>
                              <a:cxn ang="0">
                                <a:pos x="T1" y="T3"/>
                              </a:cxn>
                              <a:cxn ang="0">
                                <a:pos x="T5" y="T7"/>
                              </a:cxn>
                              <a:cxn ang="0">
                                <a:pos x="T9" y="T11"/>
                              </a:cxn>
                              <a:cxn ang="0">
                                <a:pos x="T13" y="T15"/>
                              </a:cxn>
                              <a:cxn ang="0">
                                <a:pos x="T17" y="T19"/>
                              </a:cxn>
                            </a:cxnLst>
                            <a:rect l="0" t="0" r="r" b="b"/>
                            <a:pathLst>
                              <a:path w="99" h="99">
                                <a:moveTo>
                                  <a:pt x="50" y="98"/>
                                </a:moveTo>
                                <a:lnTo>
                                  <a:pt x="0" y="49"/>
                                </a:lnTo>
                                <a:lnTo>
                                  <a:pt x="50" y="0"/>
                                </a:lnTo>
                                <a:lnTo>
                                  <a:pt x="99" y="49"/>
                                </a:lnTo>
                                <a:lnTo>
                                  <a:pt x="50"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8"/>
                        <wps:cNvSpPr>
                          <a:spLocks/>
                        </wps:cNvSpPr>
                        <wps:spPr bwMode="auto">
                          <a:xfrm>
                            <a:off x="8638" y="2712"/>
                            <a:ext cx="99" cy="99"/>
                          </a:xfrm>
                          <a:custGeom>
                            <a:avLst/>
                            <a:gdLst>
                              <a:gd name="T0" fmla="+- 0 8688 8638"/>
                              <a:gd name="T1" fmla="*/ T0 w 99"/>
                              <a:gd name="T2" fmla="+- 0 2810 2712"/>
                              <a:gd name="T3" fmla="*/ 2810 h 99"/>
                              <a:gd name="T4" fmla="+- 0 8737 8638"/>
                              <a:gd name="T5" fmla="*/ T4 w 99"/>
                              <a:gd name="T6" fmla="+- 0 2761 2712"/>
                              <a:gd name="T7" fmla="*/ 2761 h 99"/>
                              <a:gd name="T8" fmla="+- 0 8688 8638"/>
                              <a:gd name="T9" fmla="*/ T8 w 99"/>
                              <a:gd name="T10" fmla="+- 0 2712 2712"/>
                              <a:gd name="T11" fmla="*/ 2712 h 99"/>
                              <a:gd name="T12" fmla="+- 0 8638 8638"/>
                              <a:gd name="T13" fmla="*/ T12 w 99"/>
                              <a:gd name="T14" fmla="+- 0 2761 2712"/>
                              <a:gd name="T15" fmla="*/ 2761 h 99"/>
                              <a:gd name="T16" fmla="+- 0 8688 8638"/>
                              <a:gd name="T17" fmla="*/ T16 w 99"/>
                              <a:gd name="T18" fmla="+- 0 2810 2712"/>
                              <a:gd name="T19" fmla="*/ 2810 h 99"/>
                            </a:gdLst>
                            <a:ahLst/>
                            <a:cxnLst>
                              <a:cxn ang="0">
                                <a:pos x="T1" y="T3"/>
                              </a:cxn>
                              <a:cxn ang="0">
                                <a:pos x="T5" y="T7"/>
                              </a:cxn>
                              <a:cxn ang="0">
                                <a:pos x="T9" y="T11"/>
                              </a:cxn>
                              <a:cxn ang="0">
                                <a:pos x="T13" y="T15"/>
                              </a:cxn>
                              <a:cxn ang="0">
                                <a:pos x="T17" y="T19"/>
                              </a:cxn>
                            </a:cxnLst>
                            <a:rect l="0" t="0" r="r" b="b"/>
                            <a:pathLst>
                              <a:path w="99" h="99">
                                <a:moveTo>
                                  <a:pt x="50" y="98"/>
                                </a:moveTo>
                                <a:lnTo>
                                  <a:pt x="99" y="49"/>
                                </a:lnTo>
                                <a:lnTo>
                                  <a:pt x="50" y="0"/>
                                </a:lnTo>
                                <a:lnTo>
                                  <a:pt x="0" y="49"/>
                                </a:lnTo>
                                <a:lnTo>
                                  <a:pt x="50"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91BCDD" id="Group 157" o:spid="_x0000_s1026" style="position:absolute;margin-left:431.65pt;margin-top:135.3pt;width:5.45pt;height:5.45pt;z-index:-2192;mso-position-horizontal-relative:page" coordorigin="8633,2706"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">
                <v:shape id="Freeform 159" o:spid="_x0000_s1027" style="position:absolute;left:8638;top:2712;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5xmcAA&#10;AADcAAAADwAAAGRycy9kb3ducmV2LnhtbERPTYvCMBC9C/6HMAveNF0VWatRRFS8LLrqwePQjE2x&#10;mZQmav33G0HwNo/3OdN5Y0txp9oXjhV89xIQxJnTBecKTsd19weED8gaS8ek4Eke5rN2a4qpdg/+&#10;o/sh5CKGsE9RgQmhSqX0mSGLvucq4shdXG0xRFjnUtf4iOG2lP0kGUmLBccGgxUtDWXXw80qWLnN&#10;xQwy2g2194tqfx7/bougVOerWUxABGrCR/x2b3WcPxrC6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5xmcAAAADcAAAADwAAAAAAAAAAAAAAAACYAgAAZHJzL2Rvd25y&#10;ZXYueG1sUEsFBgAAAAAEAAQA9QAAAIUDAAAAAA==&#10;" path="m50,98l,49,50,,99,49,50,98xe" fillcolor="#add7e6" stroked="f">
                  <v:path arrowok="t" o:connecttype="custom" o:connectlocs="50,2810;0,2761;50,2712;99,2761;50,2810" o:connectangles="0,0,0,0,0"/>
                </v:shape>
                <v:shape id="Freeform 158" o:spid="_x0000_s1028" style="position:absolute;left:8638;top:2712;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q8b0A&#10;AADcAAAADwAAAGRycy9kb3ducmV2LnhtbERPSwrCMBDdC94hjOBOUwVFqlFUUERwofYAQzO2xWZS&#10;kqj19kYQ3M3jfWexak0tnuR8ZVnBaJiAIM6trrhQkF13gxkIH5A11pZJwZs8rJbdzgJTbV98pucl&#10;FCKGsE9RQRlCk0rp85IM+qFtiCN3s85giNAVUjt8xXBTy3GSTKXBimNDiQ1tS8rvl4dRgLfN8b7R&#10;rdsfT6PM70Om5SxRqt9r13MQgdrwF//cBx3nTyfwfSZe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u2q8b0AAADcAAAADwAAAAAAAAAAAAAAAACYAgAAZHJzL2Rvd25yZXYu&#10;eG1sUEsFBgAAAAAEAAQA9QAAAIIDAAAAAA==&#10;" path="m50,98l99,49,50,,,49,50,98xe" filled="f" strokecolor="#add7e6" strokeweight=".19256mm">
                  <v:path arrowok="t" o:connecttype="custom" o:connectlocs="50,2810;99,2761;50,2712;0,2761;50,2810" o:connectangles="0,0,0,0,0"/>
                </v:shape>
                <w10:wrap anchorx="page"/>
              </v:group>
            </w:pict>
          </mc:Fallback>
        </mc:AlternateContent>
      </w:r>
      <w:r>
        <w:rPr>
          <w:noProof/>
        </w:rPr>
        <mc:AlternateContent>
          <mc:Choice Requires="wpg">
            <w:drawing>
              <wp:anchor distT="0" distB="0" distL="114300" distR="114300" simplePos="0" relativeHeight="503314289" behindDoc="1" locked="0" layoutInCell="1" allowOverlap="1" wp14:anchorId="7F731208" wp14:editId="1E3AD96E">
                <wp:simplePos x="0" y="0"/>
                <wp:positionH relativeFrom="page">
                  <wp:posOffset>5814695</wp:posOffset>
                </wp:positionH>
                <wp:positionV relativeFrom="paragraph">
                  <wp:posOffset>1786255</wp:posOffset>
                </wp:positionV>
                <wp:extent cx="69215" cy="69215"/>
                <wp:effectExtent l="13970" t="14605" r="12065" b="11430"/>
                <wp:wrapNone/>
                <wp:docPr id="160"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9157" y="2814"/>
                          <a:chExt cx="109" cy="109"/>
                        </a:xfrm>
                      </wpg:grpSpPr>
                      <wps:wsp>
                        <wps:cNvPr id="161" name="Freeform 156"/>
                        <wps:cNvSpPr>
                          <a:spLocks/>
                        </wps:cNvSpPr>
                        <wps:spPr bwMode="auto">
                          <a:xfrm>
                            <a:off x="9162" y="2819"/>
                            <a:ext cx="99" cy="99"/>
                          </a:xfrm>
                          <a:custGeom>
                            <a:avLst/>
                            <a:gdLst>
                              <a:gd name="T0" fmla="+- 0 9212 9162"/>
                              <a:gd name="T1" fmla="*/ T0 w 99"/>
                              <a:gd name="T2" fmla="+- 0 2918 2819"/>
                              <a:gd name="T3" fmla="*/ 2918 h 99"/>
                              <a:gd name="T4" fmla="+- 0 9162 9162"/>
                              <a:gd name="T5" fmla="*/ T4 w 99"/>
                              <a:gd name="T6" fmla="+- 0 2868 2819"/>
                              <a:gd name="T7" fmla="*/ 2868 h 99"/>
                              <a:gd name="T8" fmla="+- 0 9212 9162"/>
                              <a:gd name="T9" fmla="*/ T8 w 99"/>
                              <a:gd name="T10" fmla="+- 0 2819 2819"/>
                              <a:gd name="T11" fmla="*/ 2819 h 99"/>
                              <a:gd name="T12" fmla="+- 0 9261 9162"/>
                              <a:gd name="T13" fmla="*/ T12 w 99"/>
                              <a:gd name="T14" fmla="+- 0 2868 2819"/>
                              <a:gd name="T15" fmla="*/ 2868 h 99"/>
                              <a:gd name="T16" fmla="+- 0 9212 9162"/>
                              <a:gd name="T17" fmla="*/ T16 w 99"/>
                              <a:gd name="T18" fmla="+- 0 2918 2819"/>
                              <a:gd name="T19" fmla="*/ 2918 h 99"/>
                            </a:gdLst>
                            <a:ahLst/>
                            <a:cxnLst>
                              <a:cxn ang="0">
                                <a:pos x="T1" y="T3"/>
                              </a:cxn>
                              <a:cxn ang="0">
                                <a:pos x="T5" y="T7"/>
                              </a:cxn>
                              <a:cxn ang="0">
                                <a:pos x="T9" y="T11"/>
                              </a:cxn>
                              <a:cxn ang="0">
                                <a:pos x="T13" y="T15"/>
                              </a:cxn>
                              <a:cxn ang="0">
                                <a:pos x="T17" y="T19"/>
                              </a:cxn>
                            </a:cxnLst>
                            <a:rect l="0" t="0" r="r" b="b"/>
                            <a:pathLst>
                              <a:path w="99" h="99">
                                <a:moveTo>
                                  <a:pt x="50" y="99"/>
                                </a:moveTo>
                                <a:lnTo>
                                  <a:pt x="0" y="49"/>
                                </a:lnTo>
                                <a:lnTo>
                                  <a:pt x="50" y="0"/>
                                </a:lnTo>
                                <a:lnTo>
                                  <a:pt x="99" y="49"/>
                                </a:lnTo>
                                <a:lnTo>
                                  <a:pt x="50"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5"/>
                        <wps:cNvSpPr>
                          <a:spLocks/>
                        </wps:cNvSpPr>
                        <wps:spPr bwMode="auto">
                          <a:xfrm>
                            <a:off x="9162" y="2819"/>
                            <a:ext cx="99" cy="99"/>
                          </a:xfrm>
                          <a:custGeom>
                            <a:avLst/>
                            <a:gdLst>
                              <a:gd name="T0" fmla="+- 0 9212 9162"/>
                              <a:gd name="T1" fmla="*/ T0 w 99"/>
                              <a:gd name="T2" fmla="+- 0 2918 2819"/>
                              <a:gd name="T3" fmla="*/ 2918 h 99"/>
                              <a:gd name="T4" fmla="+- 0 9261 9162"/>
                              <a:gd name="T5" fmla="*/ T4 w 99"/>
                              <a:gd name="T6" fmla="+- 0 2868 2819"/>
                              <a:gd name="T7" fmla="*/ 2868 h 99"/>
                              <a:gd name="T8" fmla="+- 0 9212 9162"/>
                              <a:gd name="T9" fmla="*/ T8 w 99"/>
                              <a:gd name="T10" fmla="+- 0 2819 2819"/>
                              <a:gd name="T11" fmla="*/ 2819 h 99"/>
                              <a:gd name="T12" fmla="+- 0 9162 9162"/>
                              <a:gd name="T13" fmla="*/ T12 w 99"/>
                              <a:gd name="T14" fmla="+- 0 2868 2819"/>
                              <a:gd name="T15" fmla="*/ 2868 h 99"/>
                              <a:gd name="T16" fmla="+- 0 9212 9162"/>
                              <a:gd name="T17" fmla="*/ T16 w 99"/>
                              <a:gd name="T18" fmla="+- 0 2918 2819"/>
                              <a:gd name="T19" fmla="*/ 2918 h 99"/>
                            </a:gdLst>
                            <a:ahLst/>
                            <a:cxnLst>
                              <a:cxn ang="0">
                                <a:pos x="T1" y="T3"/>
                              </a:cxn>
                              <a:cxn ang="0">
                                <a:pos x="T5" y="T7"/>
                              </a:cxn>
                              <a:cxn ang="0">
                                <a:pos x="T9" y="T11"/>
                              </a:cxn>
                              <a:cxn ang="0">
                                <a:pos x="T13" y="T15"/>
                              </a:cxn>
                              <a:cxn ang="0">
                                <a:pos x="T17" y="T19"/>
                              </a:cxn>
                            </a:cxnLst>
                            <a:rect l="0" t="0" r="r" b="b"/>
                            <a:pathLst>
                              <a:path w="99" h="99">
                                <a:moveTo>
                                  <a:pt x="50" y="99"/>
                                </a:moveTo>
                                <a:lnTo>
                                  <a:pt x="99" y="49"/>
                                </a:lnTo>
                                <a:lnTo>
                                  <a:pt x="50" y="0"/>
                                </a:lnTo>
                                <a:lnTo>
                                  <a:pt x="0" y="49"/>
                                </a:lnTo>
                                <a:lnTo>
                                  <a:pt x="50"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7F6FB2E" id="Group 154" o:spid="_x0000_s1026" style="position:absolute;margin-left:457.85pt;margin-top:140.65pt;width:5.45pt;height:5.45pt;z-index:-2191;mso-position-horizontal-relative:page" coordorigin="9157,2814"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">
                <v:shape id="Freeform 156" o:spid="_x0000_s1027" style="position:absolute;left:9162;top:28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SAcEA&#10;AADcAAAADwAAAGRycy9kb3ducmV2LnhtbERPTYvCMBC9C/6HMII3Td0VcbtGkcUVL6J2PXgcmrEp&#10;20xKE7X+eyMI3ubxPme2aG0lrtT40rGC0TABQZw7XXKh4Pj3O5iC8AFZY+WYFNzJw2Le7cww1e7G&#10;B7pmoRAxhH2KCkwIdSqlzw1Z9ENXE0fu7BqLIcKmkLrBWwy3lfxIkom0WHJsMFjTj6H8P7tYBSu3&#10;PpvPnHZj7f2y3p++tpsyKNXvtctvEIHa8Ba/3Bsd509G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50gHBAAAA3AAAAA8AAAAAAAAAAAAAAAAAmAIAAGRycy9kb3du&#10;cmV2LnhtbFBLBQYAAAAABAAEAPUAAACGAwAAAAA=&#10;" path="m50,99l,49,50,,99,49,50,99xe" fillcolor="#add7e6" stroked="f">
                  <v:path arrowok="t" o:connecttype="custom" o:connectlocs="50,2918;0,2868;50,2819;99,2868;50,2918" o:connectangles="0,0,0,0,0"/>
                </v:shape>
                <v:shape id="Freeform 155" o:spid="_x0000_s1028" style="position:absolute;left:9162;top:28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Qyhb0A&#10;AADcAAAADwAAAGRycy9kb3ducmV2LnhtbERPSwrCMBDdC94hjODOproQqUZRQRHBhdoDDM3YFptJ&#10;SaLW2xtBcDeP953FqjONeJLztWUF4yQFQVxYXXOpIL/uRjMQPiBrbCyTgjd5WC37vQVm2r74TM9L&#10;KEUMYZ+hgiqENpPSFxUZ9IltiSN3s85giNCVUjt8xXDTyEmaTqXBmmNDhS1tKyrul4dRgLfN8b7R&#10;ndsfT+Pc70Ou5SxVajjo1nMQgbrwF//cBx3nTyfwfSZe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QQyhb0AAADcAAAADwAAAAAAAAAAAAAAAACYAgAAZHJzL2Rvd25yZXYu&#10;eG1sUEsFBgAAAAAEAAQA9QAAAIIDAAAAAA==&#10;" path="m50,99l99,49,50,,,49,50,99xe" filled="f" strokecolor="#add7e6" strokeweight=".19256mm">
                  <v:path arrowok="t" o:connecttype="custom" o:connectlocs="50,2918;99,2868;50,2819;0,2868;50,2918" o:connectangles="0,0,0,0,0"/>
                </v:shape>
                <w10:wrap anchorx="page"/>
              </v:group>
            </w:pict>
          </mc:Fallback>
        </mc:AlternateContent>
      </w:r>
      <w:r>
        <w:rPr>
          <w:noProof/>
        </w:rPr>
        <mc:AlternateContent>
          <mc:Choice Requires="wpg">
            <w:drawing>
              <wp:anchor distT="0" distB="0" distL="114300" distR="114300" simplePos="0" relativeHeight="503314290" behindDoc="1" locked="0" layoutInCell="1" allowOverlap="1" wp14:anchorId="7C87B337" wp14:editId="0E356EF5">
                <wp:simplePos x="0" y="0"/>
                <wp:positionH relativeFrom="page">
                  <wp:posOffset>5146675</wp:posOffset>
                </wp:positionH>
                <wp:positionV relativeFrom="paragraph">
                  <wp:posOffset>2671445</wp:posOffset>
                </wp:positionV>
                <wp:extent cx="73660" cy="64770"/>
                <wp:effectExtent l="12700" t="4445" r="18415" b="16510"/>
                <wp:wrapNone/>
                <wp:docPr id="157"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8105" y="4207"/>
                          <a:chExt cx="117" cy="103"/>
                        </a:xfrm>
                      </wpg:grpSpPr>
                      <wps:wsp>
                        <wps:cNvPr id="158" name="Freeform 153"/>
                        <wps:cNvSpPr>
                          <a:spLocks/>
                        </wps:cNvSpPr>
                        <wps:spPr bwMode="auto">
                          <a:xfrm>
                            <a:off x="8111" y="4213"/>
                            <a:ext cx="106" cy="92"/>
                          </a:xfrm>
                          <a:custGeom>
                            <a:avLst/>
                            <a:gdLst>
                              <a:gd name="T0" fmla="+- 0 8164 8111"/>
                              <a:gd name="T1" fmla="*/ T0 w 106"/>
                              <a:gd name="T2" fmla="+- 0 4304 4213"/>
                              <a:gd name="T3" fmla="*/ 4304 h 92"/>
                              <a:gd name="T4" fmla="+- 0 8111 8111"/>
                              <a:gd name="T5" fmla="*/ T4 w 106"/>
                              <a:gd name="T6" fmla="+- 0 4213 4213"/>
                              <a:gd name="T7" fmla="*/ 4213 h 92"/>
                              <a:gd name="T8" fmla="+- 0 8217 8111"/>
                              <a:gd name="T9" fmla="*/ T8 w 106"/>
                              <a:gd name="T10" fmla="+- 0 4213 4213"/>
                              <a:gd name="T11" fmla="*/ 4213 h 92"/>
                              <a:gd name="T12" fmla="+- 0 8164 8111"/>
                              <a:gd name="T13" fmla="*/ T12 w 106"/>
                              <a:gd name="T14" fmla="+- 0 4304 4213"/>
                              <a:gd name="T15" fmla="*/ 4304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2"/>
                        <wps:cNvSpPr>
                          <a:spLocks/>
                        </wps:cNvSpPr>
                        <wps:spPr bwMode="auto">
                          <a:xfrm>
                            <a:off x="8111" y="4213"/>
                            <a:ext cx="106" cy="92"/>
                          </a:xfrm>
                          <a:custGeom>
                            <a:avLst/>
                            <a:gdLst>
                              <a:gd name="T0" fmla="+- 0 8164 8111"/>
                              <a:gd name="T1" fmla="*/ T0 w 106"/>
                              <a:gd name="T2" fmla="+- 0 4304 4213"/>
                              <a:gd name="T3" fmla="*/ 4304 h 92"/>
                              <a:gd name="T4" fmla="+- 0 8217 8111"/>
                              <a:gd name="T5" fmla="*/ T4 w 106"/>
                              <a:gd name="T6" fmla="+- 0 4213 4213"/>
                              <a:gd name="T7" fmla="*/ 4213 h 92"/>
                              <a:gd name="T8" fmla="+- 0 8111 8111"/>
                              <a:gd name="T9" fmla="*/ T8 w 106"/>
                              <a:gd name="T10" fmla="+- 0 4213 4213"/>
                              <a:gd name="T11" fmla="*/ 4213 h 92"/>
                              <a:gd name="T12" fmla="+- 0 8164 8111"/>
                              <a:gd name="T13" fmla="*/ T12 w 106"/>
                              <a:gd name="T14" fmla="+- 0 4304 4213"/>
                              <a:gd name="T15" fmla="*/ 4304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67667F" id="Group 151" o:spid="_x0000_s1026" style="position:absolute;margin-left:405.25pt;margin-top:210.35pt;width:5.8pt;height:5.1pt;z-index:-2190;mso-position-horizontal-relative:page" coordorigin="8105,4207"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">
                <v:shape id="Freeform 153" o:spid="_x0000_s1027" style="position:absolute;left:8111;top:4213;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ZaNsMA&#10;AADcAAAADwAAAGRycy9kb3ducmV2LnhtbESPT2/CMAzF70h8h8iTdqPpmMam0oAYE9Ku/NHOXmPa&#10;bo3TNQHCt58PSNxsvef3fi6XyXXqTENoPRt4ynJQxJW3LdcGDvvN5A1UiMgWO89k4EoBlovxqMTC&#10;+gtv6byLtZIQDgUaaGLsC61D1ZDDkPmeWLSjHxxGWYda2wEvEu46Pc3zmXbYsjQ02NO6oep3d3IG&#10;/lz+vCH/EezP9buOX+/V+jUFYx4f0moOKlKKd/Pt+tMK/ovQyjMygV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ZaNsMAAADcAAAADwAAAAAAAAAAAAAAAACYAgAAZHJzL2Rv&#10;d25yZXYueG1sUEsFBgAAAAAEAAQA9QAAAIgDAAAAAA==&#10;" path="m53,91l,,106,,53,91xe" fillcolor="#add7e6" stroked="f">
                  <v:path arrowok="t" o:connecttype="custom" o:connectlocs="53,4304;0,4213;106,4213;53,4304" o:connectangles="0,0,0,0"/>
                </v:shape>
                <v:shape id="Freeform 152" o:spid="_x0000_s1028" style="position:absolute;left:8111;top:4213;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WuMMA&#10;AADcAAAADwAAAGRycy9kb3ducmV2LnhtbERPS2sCMRC+C/6HMEJvNatFabdGER8oeihV8TxsppvF&#10;zWTdRN321xuh4G0+vueMJo0txZVqXzhW0OsmIIgzpwvOFRz2y9d3ED4gaywdk4Jf8jAZt1sjTLW7&#10;8TdddyEXMYR9igpMCFUqpc8MWfRdVxFH7sfVFkOEdS51jbcYbkvZT5KhtFhwbDBY0cxQdtpdrILV&#10;3Ju3dXU228HiS/8d/eYwvZyVeuk0008QgZrwFP+71zrOH3zA45l4gR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nWuMMAAADcAAAADwAAAAAAAAAAAAAAAACYAgAAZHJzL2Rv&#10;d25yZXYueG1sUEsFBgAAAAAEAAQA9QAAAIgDAAAAAA==&#10;" path="m53,91l106,,,,53,91xe" filled="f" strokecolor="#add7e6" strokeweight=".19256mm">
                  <v:path arrowok="t" o:connecttype="custom" o:connectlocs="53,4304;106,4213;0,4213;53,4304" o:connectangles="0,0,0,0"/>
                </v:shape>
                <w10:wrap anchorx="page"/>
              </v:group>
            </w:pict>
          </mc:Fallback>
        </mc:AlternateContent>
      </w:r>
      <w:r>
        <w:rPr>
          <w:noProof/>
        </w:rPr>
        <mc:AlternateContent>
          <mc:Choice Requires="wpg">
            <w:drawing>
              <wp:anchor distT="0" distB="0" distL="114300" distR="114300" simplePos="0" relativeHeight="503314291" behindDoc="1" locked="0" layoutInCell="1" allowOverlap="1" wp14:anchorId="7CF33DFC" wp14:editId="0F4C49A1">
                <wp:simplePos x="0" y="0"/>
                <wp:positionH relativeFrom="page">
                  <wp:posOffset>5479415</wp:posOffset>
                </wp:positionH>
                <wp:positionV relativeFrom="paragraph">
                  <wp:posOffset>2562225</wp:posOffset>
                </wp:positionV>
                <wp:extent cx="73660" cy="64770"/>
                <wp:effectExtent l="12065" t="9525" r="19050" b="11430"/>
                <wp:wrapNone/>
                <wp:docPr id="154"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8629" y="4036"/>
                          <a:chExt cx="117" cy="103"/>
                        </a:xfrm>
                      </wpg:grpSpPr>
                      <wps:wsp>
                        <wps:cNvPr id="155" name="Freeform 150"/>
                        <wps:cNvSpPr>
                          <a:spLocks/>
                        </wps:cNvSpPr>
                        <wps:spPr bwMode="auto">
                          <a:xfrm>
                            <a:off x="8635" y="4041"/>
                            <a:ext cx="106" cy="92"/>
                          </a:xfrm>
                          <a:custGeom>
                            <a:avLst/>
                            <a:gdLst>
                              <a:gd name="T0" fmla="+- 0 8688 8635"/>
                              <a:gd name="T1" fmla="*/ T0 w 106"/>
                              <a:gd name="T2" fmla="+- 0 4133 4041"/>
                              <a:gd name="T3" fmla="*/ 4133 h 92"/>
                              <a:gd name="T4" fmla="+- 0 8635 8635"/>
                              <a:gd name="T5" fmla="*/ T4 w 106"/>
                              <a:gd name="T6" fmla="+- 0 4041 4041"/>
                              <a:gd name="T7" fmla="*/ 4041 h 92"/>
                              <a:gd name="T8" fmla="+- 0 8741 8635"/>
                              <a:gd name="T9" fmla="*/ T8 w 106"/>
                              <a:gd name="T10" fmla="+- 0 4041 4041"/>
                              <a:gd name="T11" fmla="*/ 4041 h 92"/>
                              <a:gd name="T12" fmla="+- 0 8688 8635"/>
                              <a:gd name="T13" fmla="*/ T12 w 106"/>
                              <a:gd name="T14" fmla="+- 0 4133 4041"/>
                              <a:gd name="T15" fmla="*/ 4133 h 92"/>
                            </a:gdLst>
                            <a:ahLst/>
                            <a:cxnLst>
                              <a:cxn ang="0">
                                <a:pos x="T1" y="T3"/>
                              </a:cxn>
                              <a:cxn ang="0">
                                <a:pos x="T5" y="T7"/>
                              </a:cxn>
                              <a:cxn ang="0">
                                <a:pos x="T9" y="T11"/>
                              </a:cxn>
                              <a:cxn ang="0">
                                <a:pos x="T13" y="T15"/>
                              </a:cxn>
                            </a:cxnLst>
                            <a:rect l="0" t="0" r="r" b="b"/>
                            <a:pathLst>
                              <a:path w="106" h="92">
                                <a:moveTo>
                                  <a:pt x="53" y="92"/>
                                </a:moveTo>
                                <a:lnTo>
                                  <a:pt x="0" y="0"/>
                                </a:lnTo>
                                <a:lnTo>
                                  <a:pt x="106" y="0"/>
                                </a:lnTo>
                                <a:lnTo>
                                  <a:pt x="53" y="92"/>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49"/>
                        <wps:cNvSpPr>
                          <a:spLocks/>
                        </wps:cNvSpPr>
                        <wps:spPr bwMode="auto">
                          <a:xfrm>
                            <a:off x="8635" y="4041"/>
                            <a:ext cx="106" cy="92"/>
                          </a:xfrm>
                          <a:custGeom>
                            <a:avLst/>
                            <a:gdLst>
                              <a:gd name="T0" fmla="+- 0 8688 8635"/>
                              <a:gd name="T1" fmla="*/ T0 w 106"/>
                              <a:gd name="T2" fmla="+- 0 4133 4041"/>
                              <a:gd name="T3" fmla="*/ 4133 h 92"/>
                              <a:gd name="T4" fmla="+- 0 8741 8635"/>
                              <a:gd name="T5" fmla="*/ T4 w 106"/>
                              <a:gd name="T6" fmla="+- 0 4041 4041"/>
                              <a:gd name="T7" fmla="*/ 4041 h 92"/>
                              <a:gd name="T8" fmla="+- 0 8635 8635"/>
                              <a:gd name="T9" fmla="*/ T8 w 106"/>
                              <a:gd name="T10" fmla="+- 0 4041 4041"/>
                              <a:gd name="T11" fmla="*/ 4041 h 92"/>
                              <a:gd name="T12" fmla="+- 0 8688 8635"/>
                              <a:gd name="T13" fmla="*/ T12 w 106"/>
                              <a:gd name="T14" fmla="+- 0 4133 4041"/>
                              <a:gd name="T15" fmla="*/ 4133 h 92"/>
                            </a:gdLst>
                            <a:ahLst/>
                            <a:cxnLst>
                              <a:cxn ang="0">
                                <a:pos x="T1" y="T3"/>
                              </a:cxn>
                              <a:cxn ang="0">
                                <a:pos x="T5" y="T7"/>
                              </a:cxn>
                              <a:cxn ang="0">
                                <a:pos x="T9" y="T11"/>
                              </a:cxn>
                              <a:cxn ang="0">
                                <a:pos x="T13" y="T15"/>
                              </a:cxn>
                            </a:cxnLst>
                            <a:rect l="0" t="0" r="r" b="b"/>
                            <a:pathLst>
                              <a:path w="106" h="92">
                                <a:moveTo>
                                  <a:pt x="53" y="92"/>
                                </a:moveTo>
                                <a:lnTo>
                                  <a:pt x="106" y="0"/>
                                </a:lnTo>
                                <a:lnTo>
                                  <a:pt x="0" y="0"/>
                                </a:lnTo>
                                <a:lnTo>
                                  <a:pt x="53" y="92"/>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2ABF95B" id="Group 148" o:spid="_x0000_s1026" style="position:absolute;margin-left:431.45pt;margin-top:201.75pt;width:5.8pt;height:5.1pt;z-index:-2189;mso-position-horizontal-relative:page" coordorigin="8629,4036"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">
                <v:shape id="Freeform 150" o:spid="_x0000_s1027" style="position:absolute;left:8635;top:4041;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1qMAA&#10;AADcAAAADwAAAGRycy9kb3ducmV2LnhtbERPTWvCQBC9F/wPywi91Y2VVImuYpVAr0bxPGbHJJqd&#10;TbNbTf69Kwi9zeN9zmLVmVrcqHWVZQXjUQSCOLe64kLBYZ9+zEA4j6yxtkwKenKwWg7eFphoe+cd&#10;3TJfiBDCLkEFpfdNIqXLSzLoRrYhDtzZtgZ9gG0hdYv3EG5q+RlFX9JgxaGhxIY2JeXX7M8o+DXR&#10;JCW7dfrSnwp//M43084p9T7s1nMQnjr/L365f3SYH8fwfCZc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f1qMAAAADcAAAADwAAAAAAAAAAAAAAAACYAgAAZHJzL2Rvd25y&#10;ZXYueG1sUEsFBgAAAAAEAAQA9QAAAIUDAAAAAA==&#10;" path="m53,92l,,106,,53,92xe" fillcolor="#add7e6" stroked="f">
                  <v:path arrowok="t" o:connecttype="custom" o:connectlocs="53,4133;0,4041;106,4041;53,4133" o:connectangles="0,0,0,0"/>
                </v:shape>
                <v:shape id="Freeform 149" o:spid="_x0000_s1028" style="position:absolute;left:8635;top:4041;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CysMA&#10;AADcAAAADwAAAGRycy9kb3ducmV2LnhtbERPS2vCQBC+F/oflil4040tSonZiPSBUg/SKJ6H7JgN&#10;ZmdjdtW0v74rCL3Nx/ecbN7bRlyo87VjBeNRAoK4dLrmSsFu+zl8BeEDssbGMSn4IQ/z/PEhw1S7&#10;K3/TpQiViCHsU1RgQmhTKX1pyKIfuZY4cgfXWQwRdpXUHV5juG3kc5JMpcWaY4PBlt4MlcfibBUs&#10;3715WbUns558bPTv3n/tFueTUoOnfjEDEagP/+K7e6Xj/MkUbs/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CysMAAADcAAAADwAAAAAAAAAAAAAAAACYAgAAZHJzL2Rv&#10;d25yZXYueG1sUEsFBgAAAAAEAAQA9QAAAIgDAAAAAA==&#10;" path="m53,92l106,,,,53,92xe" filled="f" strokecolor="#add7e6" strokeweight=".19256mm">
                  <v:path arrowok="t" o:connecttype="custom" o:connectlocs="53,4133;106,4041;0,4041;53,4133" o:connectangles="0,0,0,0"/>
                </v:shape>
                <w10:wrap anchorx="page"/>
              </v:group>
            </w:pict>
          </mc:Fallback>
        </mc:AlternateContent>
      </w:r>
      <w:r w:rsidR="00F5753A">
        <w:rPr>
          <w:rFonts w:ascii="Arial" w:eastAsia="Arial" w:hAnsi="Arial" w:cs="Arial"/>
          <w:b/>
          <w:position w:val="-1"/>
          <w:sz w:val="21"/>
          <w:szCs w:val="21"/>
        </w:rPr>
        <w:t>Soil</w:t>
      </w:r>
      <w:r w:rsidR="00F5753A">
        <w:rPr>
          <w:rFonts w:ascii="Arial" w:eastAsia="Arial" w:hAnsi="Arial" w:cs="Arial"/>
          <w:b/>
          <w:spacing w:val="-3"/>
          <w:position w:val="-1"/>
          <w:sz w:val="21"/>
          <w:szCs w:val="21"/>
        </w:rPr>
        <w:t xml:space="preserve"> </w:t>
      </w:r>
      <w:r w:rsidR="00F5753A">
        <w:rPr>
          <w:rFonts w:ascii="Arial" w:eastAsia="Arial" w:hAnsi="Arial" w:cs="Arial"/>
          <w:b/>
          <w:w w:val="99"/>
          <w:position w:val="-1"/>
          <w:sz w:val="21"/>
          <w:szCs w:val="21"/>
        </w:rPr>
        <w:t>Mo</w:t>
      </w:r>
      <w:r w:rsidR="00F5753A">
        <w:rPr>
          <w:rFonts w:ascii="Arial" w:eastAsia="Arial" w:hAnsi="Arial" w:cs="Arial"/>
          <w:b/>
          <w:position w:val="-1"/>
          <w:sz w:val="21"/>
          <w:szCs w:val="21"/>
        </w:rPr>
        <w:t>i</w:t>
      </w:r>
      <w:r w:rsidR="00F5753A">
        <w:rPr>
          <w:rFonts w:ascii="Arial" w:eastAsia="Arial" w:hAnsi="Arial" w:cs="Arial"/>
          <w:b/>
          <w:w w:val="99"/>
          <w:position w:val="-1"/>
          <w:sz w:val="21"/>
          <w:szCs w:val="21"/>
        </w:rPr>
        <w:t>sture</w:t>
      </w:r>
    </w:p>
    <w:p w14:paraId="6A476986" w14:textId="77777777" w:rsidR="005B53EE" w:rsidRDefault="005B53EE" w:rsidP="00F9389F">
      <w:pPr>
        <w:spacing w:before="5" w:line="220" w:lineRule="exact"/>
        <w:rPr>
          <w:sz w:val="22"/>
          <w:szCs w:val="22"/>
        </w:rPr>
        <w:sectPr w:rsidR="005B53EE">
          <w:pgSz w:w="12240" w:h="15840"/>
          <w:pgMar w:top="620" w:right="1300" w:bottom="280" w:left="1300" w:header="429" w:footer="1426" w:gutter="0"/>
          <w:cols w:space="720"/>
        </w:sectPr>
      </w:pPr>
    </w:p>
    <w:p w14:paraId="50A826B3" w14:textId="1477BCF8" w:rsidR="005B53EE" w:rsidRDefault="00726C06" w:rsidP="00F9389F">
      <w:pPr>
        <w:spacing w:before="42"/>
        <w:rPr>
          <w:rFonts w:ascii="Arial" w:eastAsia="Arial" w:hAnsi="Arial" w:cs="Arial"/>
          <w:sz w:val="17"/>
          <w:szCs w:val="17"/>
        </w:rPr>
      </w:pPr>
      <w:r>
        <w:rPr>
          <w:noProof/>
        </w:rPr>
        <w:lastRenderedPageBreak/>
        <mc:AlternateContent>
          <mc:Choice Requires="wpg">
            <w:drawing>
              <wp:anchor distT="0" distB="0" distL="114300" distR="114300" simplePos="0" relativeHeight="503314292" behindDoc="1" locked="0" layoutInCell="1" allowOverlap="1" wp14:anchorId="1A9DFA3D" wp14:editId="34E01AFA">
                <wp:simplePos x="0" y="0"/>
                <wp:positionH relativeFrom="page">
                  <wp:posOffset>2288540</wp:posOffset>
                </wp:positionH>
                <wp:positionV relativeFrom="paragraph">
                  <wp:posOffset>217805</wp:posOffset>
                </wp:positionV>
                <wp:extent cx="49530" cy="49530"/>
                <wp:effectExtent l="12065" t="16510" r="14605" b="10160"/>
                <wp:wrapNone/>
                <wp:docPr id="15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9530"/>
                          <a:chOff x="3605" y="344"/>
                          <a:chExt cx="79" cy="79"/>
                        </a:xfrm>
                      </wpg:grpSpPr>
                      <wps:wsp>
                        <wps:cNvPr id="153" name="Freeform 147"/>
                        <wps:cNvSpPr>
                          <a:spLocks/>
                        </wps:cNvSpPr>
                        <wps:spPr bwMode="auto">
                          <a:xfrm>
                            <a:off x="3605" y="344"/>
                            <a:ext cx="79" cy="79"/>
                          </a:xfrm>
                          <a:custGeom>
                            <a:avLst/>
                            <a:gdLst>
                              <a:gd name="T0" fmla="+- 0 3683 3605"/>
                              <a:gd name="T1" fmla="*/ T0 w 79"/>
                              <a:gd name="T2" fmla="+- 0 383 344"/>
                              <a:gd name="T3" fmla="*/ 383 h 79"/>
                              <a:gd name="T4" fmla="+- 0 3677 3605"/>
                              <a:gd name="T5" fmla="*/ T4 w 79"/>
                              <a:gd name="T6" fmla="+- 0 404 344"/>
                              <a:gd name="T7" fmla="*/ 404 h 79"/>
                              <a:gd name="T8" fmla="+- 0 3661 3605"/>
                              <a:gd name="T9" fmla="*/ T8 w 79"/>
                              <a:gd name="T10" fmla="+- 0 419 344"/>
                              <a:gd name="T11" fmla="*/ 419 h 79"/>
                              <a:gd name="T12" fmla="+- 0 3644 3605"/>
                              <a:gd name="T13" fmla="*/ T12 w 79"/>
                              <a:gd name="T14" fmla="+- 0 423 344"/>
                              <a:gd name="T15" fmla="*/ 423 h 79"/>
                              <a:gd name="T16" fmla="+- 0 3623 3605"/>
                              <a:gd name="T17" fmla="*/ T16 w 79"/>
                              <a:gd name="T18" fmla="+- 0 416 344"/>
                              <a:gd name="T19" fmla="*/ 416 h 79"/>
                              <a:gd name="T20" fmla="+- 0 3609 3605"/>
                              <a:gd name="T21" fmla="*/ T20 w 79"/>
                              <a:gd name="T22" fmla="+- 0 400 344"/>
                              <a:gd name="T23" fmla="*/ 400 h 79"/>
                              <a:gd name="T24" fmla="+- 0 3605 3605"/>
                              <a:gd name="T25" fmla="*/ T24 w 79"/>
                              <a:gd name="T26" fmla="+- 0 383 344"/>
                              <a:gd name="T27" fmla="*/ 383 h 79"/>
                              <a:gd name="T28" fmla="+- 0 3611 3605"/>
                              <a:gd name="T29" fmla="*/ T28 w 79"/>
                              <a:gd name="T30" fmla="+- 0 362 344"/>
                              <a:gd name="T31" fmla="*/ 362 h 79"/>
                              <a:gd name="T32" fmla="+- 0 3627 3605"/>
                              <a:gd name="T33" fmla="*/ T32 w 79"/>
                              <a:gd name="T34" fmla="+- 0 348 344"/>
                              <a:gd name="T35" fmla="*/ 348 h 79"/>
                              <a:gd name="T36" fmla="+- 0 3644 3605"/>
                              <a:gd name="T37" fmla="*/ T36 w 79"/>
                              <a:gd name="T38" fmla="+- 0 344 344"/>
                              <a:gd name="T39" fmla="*/ 344 h 79"/>
                              <a:gd name="T40" fmla="+- 0 3665 3605"/>
                              <a:gd name="T41" fmla="*/ T40 w 79"/>
                              <a:gd name="T42" fmla="+- 0 350 344"/>
                              <a:gd name="T43" fmla="*/ 350 h 79"/>
                              <a:gd name="T44" fmla="+- 0 3679 3605"/>
                              <a:gd name="T45" fmla="*/ T44 w 79"/>
                              <a:gd name="T46" fmla="+- 0 366 344"/>
                              <a:gd name="T47" fmla="*/ 366 h 79"/>
                              <a:gd name="T48" fmla="+- 0 3683 3605"/>
                              <a:gd name="T49" fmla="*/ T48 w 79"/>
                              <a:gd name="T50" fmla="+- 0 383 344"/>
                              <a:gd name="T51" fmla="*/ 38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8" y="39"/>
                                </a:moveTo>
                                <a:lnTo>
                                  <a:pt x="72" y="60"/>
                                </a:lnTo>
                                <a:lnTo>
                                  <a:pt x="56" y="75"/>
                                </a:lnTo>
                                <a:lnTo>
                                  <a:pt x="39" y="79"/>
                                </a:lnTo>
                                <a:lnTo>
                                  <a:pt x="18" y="72"/>
                                </a:lnTo>
                                <a:lnTo>
                                  <a:pt x="4" y="56"/>
                                </a:lnTo>
                                <a:lnTo>
                                  <a:pt x="0" y="39"/>
                                </a:lnTo>
                                <a:lnTo>
                                  <a:pt x="6" y="18"/>
                                </a:lnTo>
                                <a:lnTo>
                                  <a:pt x="22" y="4"/>
                                </a:lnTo>
                                <a:lnTo>
                                  <a:pt x="39" y="0"/>
                                </a:lnTo>
                                <a:lnTo>
                                  <a:pt x="60" y="6"/>
                                </a:lnTo>
                                <a:lnTo>
                                  <a:pt x="74" y="22"/>
                                </a:lnTo>
                                <a:lnTo>
                                  <a:pt x="78" y="39"/>
                                </a:lnTo>
                                <a:close/>
                              </a:path>
                            </a:pathLst>
                          </a:custGeom>
                          <a:noFill/>
                          <a:ln w="6932">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234E34" id="Group 146" o:spid="_x0000_s1026" style="position:absolute;margin-left:180.2pt;margin-top:17.15pt;width:3.9pt;height:3.9pt;z-index:-2188;mso-position-horizontal-relative:page" coordorigin="3605,344"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">
                <v:shape id="Freeform 147" o:spid="_x0000_s1027" style="position:absolute;left:3605;top:34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J8b8A&#10;AADcAAAADwAAAGRycy9kb3ducmV2LnhtbERPzYrCMBC+L/gOYQRva+qKrlSjyILiQQR1H2BoxrbY&#10;TEon2vr2RhC8zcf3O4tV5yp1p0ZKzwZGwwQUceZtybmB//PmewZKArLFyjMZeJDAatn7WmBqfctH&#10;up9CrmIIS4oGihDqVGvJCnIoQ18TR+7iG4chwibXtsE2hrtK/yTJVDssOTYUWNNfQdn1dHMG3O0g&#10;s/05bNryt03kKJd6t9XGDPrdeg4qUBc+4rd7Z+P8yRhez8QL9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CYnxvwAAANwAAAAPAAAAAAAAAAAAAAAAAJgCAABkcnMvZG93bnJl&#10;di54bWxQSwUGAAAAAAQABAD1AAAAhAMAAAAA&#10;" path="m78,39l72,60,56,75,39,79,18,72,4,56,,39,6,18,22,4,39,,60,6,74,22r4,17xe" filled="f" strokecolor="#ffa07a" strokeweight=".19256mm">
                  <v:path arrowok="t" o:connecttype="custom" o:connectlocs="78,383;72,404;56,419;39,423;18,416;4,400;0,383;6,362;22,348;39,344;60,350;74,366;78,383" o:connectangles="0,0,0,0,0,0,0,0,0,0,0,0,0"/>
                </v:shape>
                <w10:wrap anchorx="page"/>
              </v:group>
            </w:pict>
          </mc:Fallback>
        </mc:AlternateContent>
      </w:r>
      <w:r w:rsidR="00F5753A">
        <w:rPr>
          <w:rFonts w:ascii="Arial" w:eastAsia="Arial" w:hAnsi="Arial" w:cs="Arial"/>
          <w:w w:val="102"/>
          <w:sz w:val="17"/>
          <w:szCs w:val="17"/>
        </w:rPr>
        <w:t>0.06</w:t>
      </w:r>
    </w:p>
    <w:p w14:paraId="5DE185E1" w14:textId="77777777" w:rsidR="005B53EE" w:rsidRDefault="005B53EE" w:rsidP="00F9389F">
      <w:pPr>
        <w:spacing w:line="200" w:lineRule="exact"/>
      </w:pPr>
    </w:p>
    <w:p w14:paraId="2FD9F550" w14:textId="77777777" w:rsidR="005B53EE" w:rsidRDefault="005B53EE" w:rsidP="00F9389F">
      <w:pPr>
        <w:spacing w:before="12" w:line="220" w:lineRule="exact"/>
        <w:rPr>
          <w:sz w:val="22"/>
          <w:szCs w:val="22"/>
        </w:rPr>
      </w:pPr>
    </w:p>
    <w:p w14:paraId="57A4B91B" w14:textId="2FEFC20F" w:rsidR="005B53EE" w:rsidRDefault="00726C06" w:rsidP="00F9389F">
      <w:pPr>
        <w:rPr>
          <w:rFonts w:ascii="Arial" w:eastAsia="Arial" w:hAnsi="Arial" w:cs="Arial"/>
          <w:sz w:val="17"/>
          <w:szCs w:val="17"/>
        </w:rPr>
      </w:pPr>
      <w:r>
        <w:rPr>
          <w:noProof/>
        </w:rPr>
        <mc:AlternateContent>
          <mc:Choice Requires="wpg">
            <w:drawing>
              <wp:anchor distT="0" distB="0" distL="114300" distR="114300" simplePos="0" relativeHeight="503314294" behindDoc="1" locked="0" layoutInCell="1" allowOverlap="1" wp14:anchorId="3995BC38" wp14:editId="5C0E6970">
                <wp:simplePos x="0" y="0"/>
                <wp:positionH relativeFrom="page">
                  <wp:posOffset>2279015</wp:posOffset>
                </wp:positionH>
                <wp:positionV relativeFrom="paragraph">
                  <wp:posOffset>93980</wp:posOffset>
                </wp:positionV>
                <wp:extent cx="69215" cy="69215"/>
                <wp:effectExtent l="12065" t="12700" r="13970" b="13335"/>
                <wp:wrapNone/>
                <wp:docPr id="149"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3589" y="148"/>
                          <a:chExt cx="109" cy="109"/>
                        </a:xfrm>
                      </wpg:grpSpPr>
                      <wps:wsp>
                        <wps:cNvPr id="150" name="Freeform 145"/>
                        <wps:cNvSpPr>
                          <a:spLocks/>
                        </wps:cNvSpPr>
                        <wps:spPr bwMode="auto">
                          <a:xfrm>
                            <a:off x="3595" y="154"/>
                            <a:ext cx="99" cy="99"/>
                          </a:xfrm>
                          <a:custGeom>
                            <a:avLst/>
                            <a:gdLst>
                              <a:gd name="T0" fmla="+- 0 3644 3595"/>
                              <a:gd name="T1" fmla="*/ T0 w 99"/>
                              <a:gd name="T2" fmla="+- 0 252 154"/>
                              <a:gd name="T3" fmla="*/ 252 h 99"/>
                              <a:gd name="T4" fmla="+- 0 3595 3595"/>
                              <a:gd name="T5" fmla="*/ T4 w 99"/>
                              <a:gd name="T6" fmla="+- 0 203 154"/>
                              <a:gd name="T7" fmla="*/ 203 h 99"/>
                              <a:gd name="T8" fmla="+- 0 3644 3595"/>
                              <a:gd name="T9" fmla="*/ T8 w 99"/>
                              <a:gd name="T10" fmla="+- 0 154 154"/>
                              <a:gd name="T11" fmla="*/ 154 h 99"/>
                              <a:gd name="T12" fmla="+- 0 3693 3595"/>
                              <a:gd name="T13" fmla="*/ T12 w 99"/>
                              <a:gd name="T14" fmla="+- 0 203 154"/>
                              <a:gd name="T15" fmla="*/ 203 h 99"/>
                              <a:gd name="T16" fmla="+- 0 3644 3595"/>
                              <a:gd name="T17" fmla="*/ T16 w 99"/>
                              <a:gd name="T18" fmla="+- 0 252 154"/>
                              <a:gd name="T19" fmla="*/ 252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4"/>
                        <wps:cNvSpPr>
                          <a:spLocks/>
                        </wps:cNvSpPr>
                        <wps:spPr bwMode="auto">
                          <a:xfrm>
                            <a:off x="3595" y="154"/>
                            <a:ext cx="99" cy="99"/>
                          </a:xfrm>
                          <a:custGeom>
                            <a:avLst/>
                            <a:gdLst>
                              <a:gd name="T0" fmla="+- 0 3644 3595"/>
                              <a:gd name="T1" fmla="*/ T0 w 99"/>
                              <a:gd name="T2" fmla="+- 0 252 154"/>
                              <a:gd name="T3" fmla="*/ 252 h 99"/>
                              <a:gd name="T4" fmla="+- 0 3693 3595"/>
                              <a:gd name="T5" fmla="*/ T4 w 99"/>
                              <a:gd name="T6" fmla="+- 0 203 154"/>
                              <a:gd name="T7" fmla="*/ 203 h 99"/>
                              <a:gd name="T8" fmla="+- 0 3644 3595"/>
                              <a:gd name="T9" fmla="*/ T8 w 99"/>
                              <a:gd name="T10" fmla="+- 0 154 154"/>
                              <a:gd name="T11" fmla="*/ 154 h 99"/>
                              <a:gd name="T12" fmla="+- 0 3595 3595"/>
                              <a:gd name="T13" fmla="*/ T12 w 99"/>
                              <a:gd name="T14" fmla="+- 0 203 154"/>
                              <a:gd name="T15" fmla="*/ 203 h 99"/>
                              <a:gd name="T16" fmla="+- 0 3644 3595"/>
                              <a:gd name="T17" fmla="*/ T16 w 99"/>
                              <a:gd name="T18" fmla="+- 0 252 154"/>
                              <a:gd name="T19" fmla="*/ 252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BA7638B" id="Group 143" o:spid="_x0000_s1026" style="position:absolute;margin-left:179.45pt;margin-top:7.4pt;width:5.45pt;height:5.45pt;z-index:-2186;mso-position-horizontal-relative:page" coordorigin="3589,148"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">
                <v:shape id="Freeform 145" o:spid="_x0000_s1027" style="position:absolute;left:3595;top:154;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9J8UA&#10;AADcAAAADwAAAGRycy9kb3ducmV2LnhtbESPT2/CMAzF70j7DpEncaPpBkysIyA0DcRlYvw57Gg1&#10;pqnWOFUToPv282ESN1vv+b2f58veN+pKXawDG3jKclDEZbA1VwZOx/VoBiomZItNYDLwSxGWi4fB&#10;HAsbbryn6yFVSkI4FmjApdQWWsfSkceYhZZYtHPoPCZZu0rbDm8S7hv9nOcv2mPN0uCwpXdH5c/h&#10;4g18hM3ZjUvaTWyMq/br+/VzWydjho/96g1Uoj7dzf/XWyv4U8GX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b0nxQAAANwAAAAPAAAAAAAAAAAAAAAAAJgCAABkcnMv&#10;ZG93bnJldi54bWxQSwUGAAAAAAQABAD1AAAAigMAAAAA&#10;" path="m49,98l,49,49,,98,49,49,98xe" fillcolor="#add7e6" stroked="f">
                  <v:path arrowok="t" o:connecttype="custom" o:connectlocs="49,252;0,203;49,154;98,203;49,252" o:connectangles="0,0,0,0,0"/>
                </v:shape>
                <v:shape id="Freeform 144" o:spid="_x0000_s1028" style="position:absolute;left:3595;top:154;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mT78A&#10;AADcAAAADwAAAGRycy9kb3ducmV2LnhtbERPzYrCMBC+C75DmAVvNq2gSDXKKigieFD7AEMztsVm&#10;UpKo9e3NwoK3+fh+Z7nuTSue5HxjWUGWpCCIS6sbrhQU1914DsIHZI2tZVLwJg/r1XCwxFzbF5/p&#10;eQmViCHsc1RQh9DlUvqyJoM+sR1x5G7WGQwRukpqh68Yblo5SdOZNNhwbKixo21N5f3yMArwtjne&#10;N7p3++MpK/w+FFrOU6VGP/3vAkSgPnzF/+6DjvOnGfw9Ey+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umZPvwAAANwAAAAPAAAAAAAAAAAAAAAAAJgCAABkcnMvZG93bnJl&#10;di54bWxQSwUGAAAAAAQABAD1AAAAhAMAAAAA&#10;" path="m49,98l98,49,49,,,49,49,98xe" filled="f" strokecolor="#add7e6" strokeweight=".19256mm">
                  <v:path arrowok="t" o:connecttype="custom" o:connectlocs="49,252;98,203;49,154;0,203;49,252" o:connectangles="0,0,0,0,0"/>
                </v:shape>
                <w10:wrap anchorx="page"/>
              </v:group>
            </w:pict>
          </mc:Fallback>
        </mc:AlternateContent>
      </w:r>
      <w:r>
        <w:rPr>
          <w:noProof/>
        </w:rPr>
        <mc:AlternateContent>
          <mc:Choice Requires="wpg">
            <w:drawing>
              <wp:anchor distT="0" distB="0" distL="114300" distR="114300" simplePos="0" relativeHeight="503314295" behindDoc="1" locked="0" layoutInCell="1" allowOverlap="1" wp14:anchorId="406283D0" wp14:editId="285B6D81">
                <wp:simplePos x="0" y="0"/>
                <wp:positionH relativeFrom="page">
                  <wp:posOffset>2276475</wp:posOffset>
                </wp:positionH>
                <wp:positionV relativeFrom="paragraph">
                  <wp:posOffset>260985</wp:posOffset>
                </wp:positionV>
                <wp:extent cx="73660" cy="64770"/>
                <wp:effectExtent l="19050" t="8255" r="12065" b="12700"/>
                <wp:wrapNone/>
                <wp:docPr id="146"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 cy="64770"/>
                          <a:chOff x="3586" y="411"/>
                          <a:chExt cx="117" cy="103"/>
                        </a:xfrm>
                      </wpg:grpSpPr>
                      <wps:wsp>
                        <wps:cNvPr id="147" name="Freeform 142"/>
                        <wps:cNvSpPr>
                          <a:spLocks/>
                        </wps:cNvSpPr>
                        <wps:spPr bwMode="auto">
                          <a:xfrm>
                            <a:off x="3591" y="417"/>
                            <a:ext cx="106" cy="92"/>
                          </a:xfrm>
                          <a:custGeom>
                            <a:avLst/>
                            <a:gdLst>
                              <a:gd name="T0" fmla="+- 0 3644 3591"/>
                              <a:gd name="T1" fmla="*/ T0 w 106"/>
                              <a:gd name="T2" fmla="+- 0 508 417"/>
                              <a:gd name="T3" fmla="*/ 508 h 92"/>
                              <a:gd name="T4" fmla="+- 0 3591 3591"/>
                              <a:gd name="T5" fmla="*/ T4 w 106"/>
                              <a:gd name="T6" fmla="+- 0 417 417"/>
                              <a:gd name="T7" fmla="*/ 417 h 92"/>
                              <a:gd name="T8" fmla="+- 0 3697 3591"/>
                              <a:gd name="T9" fmla="*/ T8 w 106"/>
                              <a:gd name="T10" fmla="+- 0 417 417"/>
                              <a:gd name="T11" fmla="*/ 417 h 92"/>
                              <a:gd name="T12" fmla="+- 0 3644 3591"/>
                              <a:gd name="T13" fmla="*/ T12 w 106"/>
                              <a:gd name="T14" fmla="+- 0 508 417"/>
                              <a:gd name="T15" fmla="*/ 508 h 92"/>
                            </a:gdLst>
                            <a:ahLst/>
                            <a:cxnLst>
                              <a:cxn ang="0">
                                <a:pos x="T1" y="T3"/>
                              </a:cxn>
                              <a:cxn ang="0">
                                <a:pos x="T5" y="T7"/>
                              </a:cxn>
                              <a:cxn ang="0">
                                <a:pos x="T9" y="T11"/>
                              </a:cxn>
                              <a:cxn ang="0">
                                <a:pos x="T13" y="T15"/>
                              </a:cxn>
                            </a:cxnLst>
                            <a:rect l="0" t="0" r="r" b="b"/>
                            <a:pathLst>
                              <a:path w="106" h="92">
                                <a:moveTo>
                                  <a:pt x="53" y="91"/>
                                </a:moveTo>
                                <a:lnTo>
                                  <a:pt x="0" y="0"/>
                                </a:lnTo>
                                <a:lnTo>
                                  <a:pt x="106" y="0"/>
                                </a:lnTo>
                                <a:lnTo>
                                  <a:pt x="53" y="91"/>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1"/>
                        <wps:cNvSpPr>
                          <a:spLocks/>
                        </wps:cNvSpPr>
                        <wps:spPr bwMode="auto">
                          <a:xfrm>
                            <a:off x="3591" y="417"/>
                            <a:ext cx="106" cy="92"/>
                          </a:xfrm>
                          <a:custGeom>
                            <a:avLst/>
                            <a:gdLst>
                              <a:gd name="T0" fmla="+- 0 3644 3591"/>
                              <a:gd name="T1" fmla="*/ T0 w 106"/>
                              <a:gd name="T2" fmla="+- 0 508 417"/>
                              <a:gd name="T3" fmla="*/ 508 h 92"/>
                              <a:gd name="T4" fmla="+- 0 3697 3591"/>
                              <a:gd name="T5" fmla="*/ T4 w 106"/>
                              <a:gd name="T6" fmla="+- 0 417 417"/>
                              <a:gd name="T7" fmla="*/ 417 h 92"/>
                              <a:gd name="T8" fmla="+- 0 3591 3591"/>
                              <a:gd name="T9" fmla="*/ T8 w 106"/>
                              <a:gd name="T10" fmla="+- 0 417 417"/>
                              <a:gd name="T11" fmla="*/ 417 h 92"/>
                              <a:gd name="T12" fmla="+- 0 3644 3591"/>
                              <a:gd name="T13" fmla="*/ T12 w 106"/>
                              <a:gd name="T14" fmla="+- 0 508 417"/>
                              <a:gd name="T15" fmla="*/ 508 h 92"/>
                            </a:gdLst>
                            <a:ahLst/>
                            <a:cxnLst>
                              <a:cxn ang="0">
                                <a:pos x="T1" y="T3"/>
                              </a:cxn>
                              <a:cxn ang="0">
                                <a:pos x="T5" y="T7"/>
                              </a:cxn>
                              <a:cxn ang="0">
                                <a:pos x="T9" y="T11"/>
                              </a:cxn>
                              <a:cxn ang="0">
                                <a:pos x="T13" y="T15"/>
                              </a:cxn>
                            </a:cxnLst>
                            <a:rect l="0" t="0" r="r" b="b"/>
                            <a:pathLst>
                              <a:path w="106" h="92">
                                <a:moveTo>
                                  <a:pt x="53" y="91"/>
                                </a:moveTo>
                                <a:lnTo>
                                  <a:pt x="106" y="0"/>
                                </a:lnTo>
                                <a:lnTo>
                                  <a:pt x="0" y="0"/>
                                </a:lnTo>
                                <a:lnTo>
                                  <a:pt x="53" y="91"/>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24ECDA9" id="Group 140" o:spid="_x0000_s1026" style="position:absolute;margin-left:179.25pt;margin-top:20.55pt;width:5.8pt;height:5.1pt;z-index:-2185;mso-position-horizontal-relative:page" coordorigin="3586,411" coordsize="11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">
                <v:shape id="Freeform 142" o:spid="_x0000_s1027" style="position:absolute;left:3591;top:417;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YmcAA&#10;AADcAAAADwAAAGRycy9kb3ducmV2LnhtbERPTWvCQBC9C/6HZQRvZmMVLWlWsYrgtWnpeZodk2h2&#10;NmbXGP99VxC8zeN9TrruTS06al1lWcE0ikEQ51ZXXCj4+d5P3kE4j6yxtkwK7uRgvRoOUky0vfEX&#10;dZkvRAhhl6CC0vsmkdLlJRl0kW2IA3e0rUEfYFtI3eIthJtavsXxQhqsODSU2NC2pPycXY2Ci4ln&#10;e7I7p0/3v8L/fubbZe+UGo/6zQcIT71/iZ/ugw7z50t4PBMu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BYmcAAAADcAAAADwAAAAAAAAAAAAAAAACYAgAAZHJzL2Rvd25y&#10;ZXYueG1sUEsFBgAAAAAEAAQA9QAAAIUDAAAAAA==&#10;" path="m53,91l,,106,,53,91xe" fillcolor="#add7e6" stroked="f">
                  <v:path arrowok="t" o:connecttype="custom" o:connectlocs="53,508;0,417;106,417;53,508" o:connectangles="0,0,0,0"/>
                </v:shape>
                <v:shape id="Freeform 141" o:spid="_x0000_s1028" style="position:absolute;left:3591;top:417;width:106;height:92;visibility:visible;mso-wrap-style:square;v-text-anchor:top" coordsize="10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scA&#10;AADcAAAADwAAAGRycy9kb3ducmV2LnhtbESPS0/DMBCE70j9D9ZW4kYdykNViFNVBURFD6gP9byK&#10;lzgiXqex2wZ+PXtA4rarmZ35tpgPvlVn6mMT2MDtJANFXAXbcG1gv3u9mYGKCdliG5gMfFOEeTm6&#10;KjC34cIbOm9TrSSEY44GXEpdrnWsHHmMk9ARi/YZeo9J1r7WtseLhPtWT7PsUXtsWBocdrR0VH1t&#10;T97A23N0d6vu6NYPLx/25xDf94vT0Zjr8bB4ApVoSP/mv+uVFfx7oZVnZAJd/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5f7HAAAA3AAAAA8AAAAAAAAAAAAAAAAAmAIAAGRy&#10;cy9kb3ducmV2LnhtbFBLBQYAAAAABAAEAPUAAACMAwAAAAA=&#10;" path="m53,91l106,,,,53,91xe" filled="f" strokecolor="#add7e6" strokeweight=".19256mm">
                  <v:path arrowok="t" o:connecttype="custom" o:connectlocs="53,508;106,417;0,417;53,508" o:connectangles="0,0,0,0"/>
                </v:shape>
                <w10:wrap anchorx="page"/>
              </v:group>
            </w:pict>
          </mc:Fallback>
        </mc:AlternateContent>
      </w:r>
      <w:r w:rsidR="00F5753A">
        <w:rPr>
          <w:rFonts w:ascii="Arial" w:eastAsia="Arial" w:hAnsi="Arial" w:cs="Arial"/>
          <w:w w:val="102"/>
          <w:sz w:val="17"/>
          <w:szCs w:val="17"/>
        </w:rPr>
        <w:t>0.04</w:t>
      </w:r>
    </w:p>
    <w:p w14:paraId="655E1FBE" w14:textId="77777777" w:rsidR="005B53EE" w:rsidRDefault="005B53EE" w:rsidP="00F9389F">
      <w:pPr>
        <w:spacing w:line="200" w:lineRule="exact"/>
      </w:pPr>
    </w:p>
    <w:p w14:paraId="66F49B2E" w14:textId="77777777" w:rsidR="005B53EE" w:rsidRDefault="005B53EE" w:rsidP="00F9389F">
      <w:pPr>
        <w:spacing w:before="12" w:line="220" w:lineRule="exact"/>
        <w:rPr>
          <w:sz w:val="22"/>
          <w:szCs w:val="22"/>
        </w:rPr>
      </w:pPr>
    </w:p>
    <w:p w14:paraId="50F227C6" w14:textId="77777777" w:rsidR="005B53EE" w:rsidRDefault="00F5753A" w:rsidP="00F9389F">
      <w:pPr>
        <w:spacing w:line="180" w:lineRule="exact"/>
        <w:rPr>
          <w:rFonts w:ascii="Arial" w:eastAsia="Arial" w:hAnsi="Arial" w:cs="Arial"/>
          <w:sz w:val="17"/>
          <w:szCs w:val="17"/>
        </w:rPr>
      </w:pPr>
      <w:r>
        <w:rPr>
          <w:rFonts w:ascii="Arial" w:eastAsia="Arial" w:hAnsi="Arial" w:cs="Arial"/>
          <w:w w:val="102"/>
          <w:position w:val="-1"/>
          <w:sz w:val="17"/>
          <w:szCs w:val="17"/>
        </w:rPr>
        <w:t>0.02</w:t>
      </w:r>
    </w:p>
    <w:p w14:paraId="74ECBEA1" w14:textId="77777777" w:rsidR="005B53EE" w:rsidRDefault="00F5753A" w:rsidP="00F9389F">
      <w:pPr>
        <w:spacing w:before="6" w:line="280" w:lineRule="exact"/>
        <w:rPr>
          <w:sz w:val="28"/>
          <w:szCs w:val="28"/>
        </w:rPr>
      </w:pPr>
      <w:r>
        <w:br w:type="column"/>
      </w:r>
    </w:p>
    <w:p w14:paraId="395A0F50" w14:textId="7CC05209" w:rsidR="005B53EE" w:rsidRDefault="00726C06" w:rsidP="00F9389F">
      <w:pPr>
        <w:spacing w:line="300" w:lineRule="auto"/>
        <w:ind w:right="6595"/>
        <w:rPr>
          <w:rFonts w:ascii="Arial" w:eastAsia="Arial" w:hAnsi="Arial" w:cs="Arial"/>
          <w:sz w:val="17"/>
          <w:szCs w:val="17"/>
        </w:rPr>
        <w:sectPr w:rsidR="005B53EE">
          <w:type w:val="continuous"/>
          <w:pgSz w:w="12240" w:h="15840"/>
          <w:pgMar w:top="1480" w:right="1300" w:bottom="280" w:left="1300" w:header="720" w:footer="720" w:gutter="0"/>
          <w:cols w:num="2" w:space="720" w:equalWidth="0">
            <w:col w:w="1708" w:space="832"/>
            <w:col w:w="7100"/>
          </w:cols>
        </w:sectPr>
      </w:pPr>
      <w:r>
        <w:rPr>
          <w:noProof/>
        </w:rPr>
        <mc:AlternateContent>
          <mc:Choice Requires="wpg">
            <w:drawing>
              <wp:anchor distT="0" distB="0" distL="114300" distR="114300" simplePos="0" relativeHeight="503314272" behindDoc="1" locked="0" layoutInCell="1" allowOverlap="1" wp14:anchorId="1E67A9BE" wp14:editId="3C1495B7">
                <wp:simplePos x="0" y="0"/>
                <wp:positionH relativeFrom="page">
                  <wp:posOffset>3142615</wp:posOffset>
                </wp:positionH>
                <wp:positionV relativeFrom="paragraph">
                  <wp:posOffset>1488440</wp:posOffset>
                </wp:positionV>
                <wp:extent cx="89535" cy="179070"/>
                <wp:effectExtent l="0" t="11430" r="3168650" b="1628775"/>
                <wp:wrapNone/>
                <wp:docPr id="137"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79070"/>
                          <a:chOff x="4949" y="2345"/>
                          <a:chExt cx="141" cy="283"/>
                        </a:xfrm>
                      </wpg:grpSpPr>
                      <wps:wsp>
                        <wps:cNvPr id="138" name="Freeform 139"/>
                        <wps:cNvSpPr>
                          <a:spLocks/>
                        </wps:cNvSpPr>
                        <wps:spPr bwMode="auto">
                          <a:xfrm>
                            <a:off x="4980" y="2474"/>
                            <a:ext cx="79" cy="79"/>
                          </a:xfrm>
                          <a:custGeom>
                            <a:avLst/>
                            <a:gdLst>
                              <a:gd name="T0" fmla="+- 0 5059 4980"/>
                              <a:gd name="T1" fmla="*/ T0 w 79"/>
                              <a:gd name="T2" fmla="+- 0 2513 2474"/>
                              <a:gd name="T3" fmla="*/ 2513 h 79"/>
                              <a:gd name="T4" fmla="+- 0 5053 4980"/>
                              <a:gd name="T5" fmla="*/ T4 w 79"/>
                              <a:gd name="T6" fmla="+- 0 2535 2474"/>
                              <a:gd name="T7" fmla="*/ 2535 h 79"/>
                              <a:gd name="T8" fmla="+- 0 5037 4980"/>
                              <a:gd name="T9" fmla="*/ T8 w 79"/>
                              <a:gd name="T10" fmla="+- 0 2549 2474"/>
                              <a:gd name="T11" fmla="*/ 2549 h 79"/>
                              <a:gd name="T12" fmla="+- 0 5020 4980"/>
                              <a:gd name="T13" fmla="*/ T12 w 79"/>
                              <a:gd name="T14" fmla="+- 0 2553 2474"/>
                              <a:gd name="T15" fmla="*/ 2553 h 79"/>
                              <a:gd name="T16" fmla="+- 0 4999 4980"/>
                              <a:gd name="T17" fmla="*/ T16 w 79"/>
                              <a:gd name="T18" fmla="+- 0 2547 2474"/>
                              <a:gd name="T19" fmla="*/ 2547 h 79"/>
                              <a:gd name="T20" fmla="+- 0 4984 4980"/>
                              <a:gd name="T21" fmla="*/ T20 w 79"/>
                              <a:gd name="T22" fmla="+- 0 2530 2474"/>
                              <a:gd name="T23" fmla="*/ 2530 h 79"/>
                              <a:gd name="T24" fmla="+- 0 4980 4980"/>
                              <a:gd name="T25" fmla="*/ T24 w 79"/>
                              <a:gd name="T26" fmla="+- 0 2513 2474"/>
                              <a:gd name="T27" fmla="*/ 2513 h 79"/>
                              <a:gd name="T28" fmla="+- 0 4987 4980"/>
                              <a:gd name="T29" fmla="*/ T28 w 79"/>
                              <a:gd name="T30" fmla="+- 0 2492 2474"/>
                              <a:gd name="T31" fmla="*/ 2492 h 79"/>
                              <a:gd name="T32" fmla="+- 0 5003 4980"/>
                              <a:gd name="T33" fmla="*/ T32 w 79"/>
                              <a:gd name="T34" fmla="+- 0 2478 2474"/>
                              <a:gd name="T35" fmla="*/ 2478 h 79"/>
                              <a:gd name="T36" fmla="+- 0 5020 4980"/>
                              <a:gd name="T37" fmla="*/ T36 w 79"/>
                              <a:gd name="T38" fmla="+- 0 2474 2474"/>
                              <a:gd name="T39" fmla="*/ 2474 h 79"/>
                              <a:gd name="T40" fmla="+- 0 5041 4980"/>
                              <a:gd name="T41" fmla="*/ T40 w 79"/>
                              <a:gd name="T42" fmla="+- 0 2480 2474"/>
                              <a:gd name="T43" fmla="*/ 2480 h 79"/>
                              <a:gd name="T44" fmla="+- 0 5055 4980"/>
                              <a:gd name="T45" fmla="*/ T44 w 79"/>
                              <a:gd name="T46" fmla="+- 0 2496 2474"/>
                              <a:gd name="T47" fmla="*/ 2496 h 79"/>
                              <a:gd name="T48" fmla="+- 0 5059 4980"/>
                              <a:gd name="T49" fmla="*/ T48 w 79"/>
                              <a:gd name="T50" fmla="+- 0 2513 2474"/>
                              <a:gd name="T51" fmla="*/ 251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4980" y="2350"/>
                            <a:ext cx="79" cy="79"/>
                          </a:xfrm>
                          <a:custGeom>
                            <a:avLst/>
                            <a:gdLst>
                              <a:gd name="T0" fmla="+- 0 5059 4980"/>
                              <a:gd name="T1" fmla="*/ T0 w 79"/>
                              <a:gd name="T2" fmla="+- 0 2390 2350"/>
                              <a:gd name="T3" fmla="*/ 2390 h 79"/>
                              <a:gd name="T4" fmla="+- 0 5053 4980"/>
                              <a:gd name="T5" fmla="*/ T4 w 79"/>
                              <a:gd name="T6" fmla="+- 0 2411 2350"/>
                              <a:gd name="T7" fmla="*/ 2411 h 79"/>
                              <a:gd name="T8" fmla="+- 0 5037 4980"/>
                              <a:gd name="T9" fmla="*/ T8 w 79"/>
                              <a:gd name="T10" fmla="+- 0 2425 2350"/>
                              <a:gd name="T11" fmla="*/ 2425 h 79"/>
                              <a:gd name="T12" fmla="+- 0 5020 4980"/>
                              <a:gd name="T13" fmla="*/ T12 w 79"/>
                              <a:gd name="T14" fmla="+- 0 2429 2350"/>
                              <a:gd name="T15" fmla="*/ 2429 h 79"/>
                              <a:gd name="T16" fmla="+- 0 4999 4980"/>
                              <a:gd name="T17" fmla="*/ T16 w 79"/>
                              <a:gd name="T18" fmla="+- 0 2423 2350"/>
                              <a:gd name="T19" fmla="*/ 2423 h 79"/>
                              <a:gd name="T20" fmla="+- 0 4984 4980"/>
                              <a:gd name="T21" fmla="*/ T20 w 79"/>
                              <a:gd name="T22" fmla="+- 0 2407 2350"/>
                              <a:gd name="T23" fmla="*/ 2407 h 79"/>
                              <a:gd name="T24" fmla="+- 0 4980 4980"/>
                              <a:gd name="T25" fmla="*/ T24 w 79"/>
                              <a:gd name="T26" fmla="+- 0 2390 2350"/>
                              <a:gd name="T27" fmla="*/ 2390 h 79"/>
                              <a:gd name="T28" fmla="+- 0 4987 4980"/>
                              <a:gd name="T29" fmla="*/ T28 w 79"/>
                              <a:gd name="T30" fmla="+- 0 2368 2350"/>
                              <a:gd name="T31" fmla="*/ 2368 h 79"/>
                              <a:gd name="T32" fmla="+- 0 5003 4980"/>
                              <a:gd name="T33" fmla="*/ T32 w 79"/>
                              <a:gd name="T34" fmla="+- 0 2354 2350"/>
                              <a:gd name="T35" fmla="*/ 2354 h 79"/>
                              <a:gd name="T36" fmla="+- 0 5020 4980"/>
                              <a:gd name="T37" fmla="*/ T36 w 79"/>
                              <a:gd name="T38" fmla="+- 0 2350 2350"/>
                              <a:gd name="T39" fmla="*/ 2350 h 79"/>
                              <a:gd name="T40" fmla="+- 0 5041 4980"/>
                              <a:gd name="T41" fmla="*/ T40 w 79"/>
                              <a:gd name="T42" fmla="+- 0 2357 2350"/>
                              <a:gd name="T43" fmla="*/ 2357 h 79"/>
                              <a:gd name="T44" fmla="+- 0 5055 4980"/>
                              <a:gd name="T45" fmla="*/ T44 w 79"/>
                              <a:gd name="T46" fmla="+- 0 2373 2350"/>
                              <a:gd name="T47" fmla="*/ 2373 h 79"/>
                              <a:gd name="T48" fmla="+- 0 5059 4980"/>
                              <a:gd name="T49" fmla="*/ T48 w 79"/>
                              <a:gd name="T50" fmla="+- 0 2390 2350"/>
                              <a:gd name="T51" fmla="*/ 239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7"/>
                        <wps:cNvSpPr>
                          <a:spLocks noEditPoints="1"/>
                        </wps:cNvSpPr>
                        <wps:spPr bwMode="auto">
                          <a:xfrm>
                            <a:off x="9970" y="5156"/>
                            <a:ext cx="70" cy="0"/>
                          </a:xfrm>
                          <a:custGeom>
                            <a:avLst/>
                            <a:gdLst>
                              <a:gd name="T0" fmla="+- 0 4985 4985"/>
                              <a:gd name="T1" fmla="*/ T0 w 70"/>
                              <a:gd name="T2" fmla="+- 0 5055 4985"/>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36"/>
                        <wps:cNvSpPr>
                          <a:spLocks/>
                        </wps:cNvSpPr>
                        <wps:spPr bwMode="auto">
                          <a:xfrm>
                            <a:off x="4985" y="2543"/>
                            <a:ext cx="70" cy="70"/>
                          </a:xfrm>
                          <a:custGeom>
                            <a:avLst/>
                            <a:gdLst>
                              <a:gd name="T0" fmla="+- 0 4985 4985"/>
                              <a:gd name="T1" fmla="*/ T0 w 70"/>
                              <a:gd name="T2" fmla="+- 0 2543 2543"/>
                              <a:gd name="T3" fmla="*/ 2543 h 70"/>
                              <a:gd name="T4" fmla="+- 0 5055 4985"/>
                              <a:gd name="T5" fmla="*/ T4 w 70"/>
                              <a:gd name="T6" fmla="+- 0 2543 2543"/>
                              <a:gd name="T7" fmla="*/ 2543 h 70"/>
                              <a:gd name="T8" fmla="+- 0 5055 4985"/>
                              <a:gd name="T9" fmla="*/ T8 w 70"/>
                              <a:gd name="T10" fmla="+- 0 2613 2543"/>
                              <a:gd name="T11" fmla="*/ 2613 h 70"/>
                              <a:gd name="T12" fmla="+- 0 4985 4985"/>
                              <a:gd name="T13" fmla="*/ T12 w 70"/>
                              <a:gd name="T14" fmla="+- 0 2613 2543"/>
                              <a:gd name="T15" fmla="*/ 2613 h 70"/>
                              <a:gd name="T16" fmla="+- 0 4985 4985"/>
                              <a:gd name="T17" fmla="*/ T16 w 70"/>
                              <a:gd name="T18" fmla="+- 0 2543 2543"/>
                              <a:gd name="T19" fmla="*/ 254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35"/>
                        <wps:cNvSpPr>
                          <a:spLocks/>
                        </wps:cNvSpPr>
                        <wps:spPr bwMode="auto">
                          <a:xfrm>
                            <a:off x="4971" y="2523"/>
                            <a:ext cx="99" cy="99"/>
                          </a:xfrm>
                          <a:custGeom>
                            <a:avLst/>
                            <a:gdLst>
                              <a:gd name="T0" fmla="+- 0 5020 4971"/>
                              <a:gd name="T1" fmla="*/ T0 w 99"/>
                              <a:gd name="T2" fmla="+- 0 2622 2523"/>
                              <a:gd name="T3" fmla="*/ 2622 h 99"/>
                              <a:gd name="T4" fmla="+- 0 4971 4971"/>
                              <a:gd name="T5" fmla="*/ T4 w 99"/>
                              <a:gd name="T6" fmla="+- 0 2573 2523"/>
                              <a:gd name="T7" fmla="*/ 2573 h 99"/>
                              <a:gd name="T8" fmla="+- 0 5020 4971"/>
                              <a:gd name="T9" fmla="*/ T8 w 99"/>
                              <a:gd name="T10" fmla="+- 0 2523 2523"/>
                              <a:gd name="T11" fmla="*/ 2523 h 99"/>
                              <a:gd name="T12" fmla="+- 0 5069 4971"/>
                              <a:gd name="T13" fmla="*/ T12 w 99"/>
                              <a:gd name="T14" fmla="+- 0 2573 2523"/>
                              <a:gd name="T15" fmla="*/ 2573 h 99"/>
                              <a:gd name="T16" fmla="+- 0 5020 4971"/>
                              <a:gd name="T17" fmla="*/ T16 w 99"/>
                              <a:gd name="T18" fmla="+- 0 2622 2523"/>
                              <a:gd name="T19" fmla="*/ 2622 h 99"/>
                            </a:gdLst>
                            <a:ahLst/>
                            <a:cxnLst>
                              <a:cxn ang="0">
                                <a:pos x="T1" y="T3"/>
                              </a:cxn>
                              <a:cxn ang="0">
                                <a:pos x="T5" y="T7"/>
                              </a:cxn>
                              <a:cxn ang="0">
                                <a:pos x="T9" y="T11"/>
                              </a:cxn>
                              <a:cxn ang="0">
                                <a:pos x="T13" y="T15"/>
                              </a:cxn>
                              <a:cxn ang="0">
                                <a:pos x="T17" y="T19"/>
                              </a:cxn>
                            </a:cxnLst>
                            <a:rect l="0" t="0" r="r" b="b"/>
                            <a:pathLst>
                              <a:path w="99" h="99">
                                <a:moveTo>
                                  <a:pt x="49" y="99"/>
                                </a:moveTo>
                                <a:lnTo>
                                  <a:pt x="0" y="50"/>
                                </a:lnTo>
                                <a:lnTo>
                                  <a:pt x="49" y="0"/>
                                </a:lnTo>
                                <a:lnTo>
                                  <a:pt x="98" y="50"/>
                                </a:lnTo>
                                <a:lnTo>
                                  <a:pt x="49" y="99"/>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4"/>
                        <wps:cNvSpPr>
                          <a:spLocks/>
                        </wps:cNvSpPr>
                        <wps:spPr bwMode="auto">
                          <a:xfrm>
                            <a:off x="4971" y="2523"/>
                            <a:ext cx="99" cy="99"/>
                          </a:xfrm>
                          <a:custGeom>
                            <a:avLst/>
                            <a:gdLst>
                              <a:gd name="T0" fmla="+- 0 5020 4971"/>
                              <a:gd name="T1" fmla="*/ T0 w 99"/>
                              <a:gd name="T2" fmla="+- 0 2622 2523"/>
                              <a:gd name="T3" fmla="*/ 2622 h 99"/>
                              <a:gd name="T4" fmla="+- 0 5069 4971"/>
                              <a:gd name="T5" fmla="*/ T4 w 99"/>
                              <a:gd name="T6" fmla="+- 0 2573 2523"/>
                              <a:gd name="T7" fmla="*/ 2573 h 99"/>
                              <a:gd name="T8" fmla="+- 0 5020 4971"/>
                              <a:gd name="T9" fmla="*/ T8 w 99"/>
                              <a:gd name="T10" fmla="+- 0 2523 2523"/>
                              <a:gd name="T11" fmla="*/ 2523 h 99"/>
                              <a:gd name="T12" fmla="+- 0 4971 4971"/>
                              <a:gd name="T13" fmla="*/ T12 w 99"/>
                              <a:gd name="T14" fmla="+- 0 2573 2523"/>
                              <a:gd name="T15" fmla="*/ 2573 h 99"/>
                              <a:gd name="T16" fmla="+- 0 5020 4971"/>
                              <a:gd name="T17" fmla="*/ T16 w 99"/>
                              <a:gd name="T18" fmla="+- 0 2622 2523"/>
                              <a:gd name="T19" fmla="*/ 2622 h 99"/>
                            </a:gdLst>
                            <a:ahLst/>
                            <a:cxnLst>
                              <a:cxn ang="0">
                                <a:pos x="T1" y="T3"/>
                              </a:cxn>
                              <a:cxn ang="0">
                                <a:pos x="T5" y="T7"/>
                              </a:cxn>
                              <a:cxn ang="0">
                                <a:pos x="T9" y="T11"/>
                              </a:cxn>
                              <a:cxn ang="0">
                                <a:pos x="T13" y="T15"/>
                              </a:cxn>
                              <a:cxn ang="0">
                                <a:pos x="T17" y="T19"/>
                              </a:cxn>
                            </a:cxnLst>
                            <a:rect l="0" t="0" r="r" b="b"/>
                            <a:pathLst>
                              <a:path w="99" h="99">
                                <a:moveTo>
                                  <a:pt x="49" y="99"/>
                                </a:moveTo>
                                <a:lnTo>
                                  <a:pt x="98" y="50"/>
                                </a:lnTo>
                                <a:lnTo>
                                  <a:pt x="49" y="0"/>
                                </a:lnTo>
                                <a:lnTo>
                                  <a:pt x="0" y="50"/>
                                </a:lnTo>
                                <a:lnTo>
                                  <a:pt x="49" y="99"/>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33"/>
                        <wps:cNvSpPr>
                          <a:spLocks noEditPoints="1"/>
                        </wps:cNvSpPr>
                        <wps:spPr bwMode="auto">
                          <a:xfrm>
                            <a:off x="10040" y="4894"/>
                            <a:ext cx="0" cy="133"/>
                          </a:xfrm>
                          <a:custGeom>
                            <a:avLst/>
                            <a:gdLst>
                              <a:gd name="T0" fmla="+- 0 2579 2447"/>
                              <a:gd name="T1" fmla="*/ 2579 h 132"/>
                              <a:gd name="T2" fmla="+- 0 2447 2447"/>
                              <a:gd name="T3" fmla="*/ 2447 h 132"/>
                            </a:gdLst>
                            <a:ahLst/>
                            <a:cxnLst>
                              <a:cxn ang="0">
                                <a:pos x="0" y="T1"/>
                              </a:cxn>
                              <a:cxn ang="0">
                                <a:pos x="0" y="T3"/>
                              </a:cxn>
                            </a:cxnLst>
                            <a:rect l="0" t="0" r="r" b="b"/>
                            <a:pathLst>
                              <a:path h="132">
                                <a:moveTo>
                                  <a:pt x="0" y="132"/>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32"/>
                        <wps:cNvSpPr>
                          <a:spLocks/>
                        </wps:cNvSpPr>
                        <wps:spPr bwMode="auto">
                          <a:xfrm>
                            <a:off x="4980" y="2474"/>
                            <a:ext cx="79" cy="79"/>
                          </a:xfrm>
                          <a:custGeom>
                            <a:avLst/>
                            <a:gdLst>
                              <a:gd name="T0" fmla="+- 0 5059 4980"/>
                              <a:gd name="T1" fmla="*/ T0 w 79"/>
                              <a:gd name="T2" fmla="+- 0 2513 2474"/>
                              <a:gd name="T3" fmla="*/ 2513 h 79"/>
                              <a:gd name="T4" fmla="+- 0 5053 4980"/>
                              <a:gd name="T5" fmla="*/ T4 w 79"/>
                              <a:gd name="T6" fmla="+- 0 2535 2474"/>
                              <a:gd name="T7" fmla="*/ 2535 h 79"/>
                              <a:gd name="T8" fmla="+- 0 5037 4980"/>
                              <a:gd name="T9" fmla="*/ T8 w 79"/>
                              <a:gd name="T10" fmla="+- 0 2549 2474"/>
                              <a:gd name="T11" fmla="*/ 2549 h 79"/>
                              <a:gd name="T12" fmla="+- 0 5020 4980"/>
                              <a:gd name="T13" fmla="*/ T12 w 79"/>
                              <a:gd name="T14" fmla="+- 0 2553 2474"/>
                              <a:gd name="T15" fmla="*/ 2553 h 79"/>
                              <a:gd name="T16" fmla="+- 0 4999 4980"/>
                              <a:gd name="T17" fmla="*/ T16 w 79"/>
                              <a:gd name="T18" fmla="+- 0 2547 2474"/>
                              <a:gd name="T19" fmla="*/ 2547 h 79"/>
                              <a:gd name="T20" fmla="+- 0 4984 4980"/>
                              <a:gd name="T21" fmla="*/ T20 w 79"/>
                              <a:gd name="T22" fmla="+- 0 2530 2474"/>
                              <a:gd name="T23" fmla="*/ 2530 h 79"/>
                              <a:gd name="T24" fmla="+- 0 4980 4980"/>
                              <a:gd name="T25" fmla="*/ T24 w 79"/>
                              <a:gd name="T26" fmla="+- 0 2513 2474"/>
                              <a:gd name="T27" fmla="*/ 2513 h 79"/>
                              <a:gd name="T28" fmla="+- 0 4987 4980"/>
                              <a:gd name="T29" fmla="*/ T28 w 79"/>
                              <a:gd name="T30" fmla="+- 0 2492 2474"/>
                              <a:gd name="T31" fmla="*/ 2492 h 79"/>
                              <a:gd name="T32" fmla="+- 0 5003 4980"/>
                              <a:gd name="T33" fmla="*/ T32 w 79"/>
                              <a:gd name="T34" fmla="+- 0 2478 2474"/>
                              <a:gd name="T35" fmla="*/ 2478 h 79"/>
                              <a:gd name="T36" fmla="+- 0 5020 4980"/>
                              <a:gd name="T37" fmla="*/ T36 w 79"/>
                              <a:gd name="T38" fmla="+- 0 2474 2474"/>
                              <a:gd name="T39" fmla="*/ 2474 h 79"/>
                              <a:gd name="T40" fmla="+- 0 5041 4980"/>
                              <a:gd name="T41" fmla="*/ T40 w 79"/>
                              <a:gd name="T42" fmla="+- 0 2480 2474"/>
                              <a:gd name="T43" fmla="*/ 2480 h 79"/>
                              <a:gd name="T44" fmla="+- 0 5055 4980"/>
                              <a:gd name="T45" fmla="*/ T44 w 79"/>
                              <a:gd name="T46" fmla="+- 0 2496 2474"/>
                              <a:gd name="T47" fmla="*/ 2496 h 79"/>
                              <a:gd name="T48" fmla="+- 0 5059 4980"/>
                              <a:gd name="T49" fmla="*/ T48 w 79"/>
                              <a:gd name="T50" fmla="+- 0 2513 2474"/>
                              <a:gd name="T51" fmla="*/ 251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D9B5AC7" id="Group 131" o:spid="_x0000_s1026" style="position:absolute;margin-left:247.45pt;margin-top:117.2pt;width:7.05pt;height:14.1pt;z-index:-2208;mso-position-horizontal-relative:page" coordorigin="4949,2345" coordsize="14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">
                <v:shape id="Freeform 139" o:spid="_x0000_s1027" style="position:absolute;left:4980;top:247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QhMQA&#10;AADcAAAADwAAAGRycy9kb3ducmV2LnhtbESPQW/CMAyF75P4D5GRdhspMA1UCAhNmsQOHMYmuFqN&#10;SQuN0zYByr+fD5N2s/We3/u8XPe+VjfqYhXYwHiUgSIugq3YGfj5/niZg4oJ2WIdmAw8KMJ6NXha&#10;Ym7Dnb/otk9OSQjHHA2UKTW51rEoyWMchYZYtFPoPCZZO6dth3cJ97WeZNmb9lixNJTY0HtJxWV/&#10;9QZc37bn424WwjW5Fl9p8jkbH4x5HvabBahEffo3/11vreBPhVaekQn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ikITEAAAA3AAAAA8AAAAAAAAAAAAAAAAAmAIAAGRycy9k&#10;b3ducmV2LnhtbFBLBQYAAAAABAAEAPUAAACJAwAAAAA=&#10;" path="m79,39l73,61,57,75,40,79,19,73,4,56,,39,7,18,23,4,40,,61,6,75,22r4,17xe" filled="f" strokeweight=".19256mm">
                  <v:path arrowok="t" o:connecttype="custom" o:connectlocs="79,2513;73,2535;57,2549;40,2553;19,2547;4,2530;0,2513;7,2492;23,2478;40,2474;61,2480;75,2496;79,2513" o:connectangles="0,0,0,0,0,0,0,0,0,0,0,0,0"/>
                </v:shape>
                <v:shape id="Freeform 138" o:spid="_x0000_s1028" style="position:absolute;left:4980;top:2350;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7tKcQA&#10;AADcAAAADwAAAGRycy9kb3ducmV2LnhtbERPTWsCMRC9C/0PYQq9abYtVF2NIm21empdRehtupnu&#10;Lm4mSxJ1/fdGELzN433OeNqaWhzJ+cqygudeAoI4t7riQsF2M+8OQPiArLG2TArO5GE6eeiMMdX2&#10;xGs6ZqEQMYR9igrKEJpUSp+XZND3bEMcuX/rDIYIXSG1w1MMN7V8SZI3abDi2FBiQ+8l5fvsYBR8&#10;/li9mpvfr/5H5sz3YLlY/NU7pZ4e29kIRKA23MU391LH+a9DuD4TL5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7SnEAAAA3AAAAA8AAAAAAAAAAAAAAAAAmAIAAGRycy9k&#10;b3ducmV2LnhtbFBLBQYAAAAABAAEAPUAAACJAwAAAAA=&#10;" path="m79,40l73,61,57,75,40,79,19,73,4,57,,40,7,18,23,4,40,,61,7,75,23r4,17xe" filled="f" strokecolor="#fa8071" strokeweight=".19256mm">
                  <v:path arrowok="t" o:connecttype="custom" o:connectlocs="79,2390;73,2411;57,2425;40,2429;19,2423;4,2407;0,2390;7,2368;23,2354;40,2350;61,2357;75,2373;79,2390" o:connectangles="0,0,0,0,0,0,0,0,0,0,0,0,0"/>
                </v:shape>
                <v:shape id="Freeform 137" o:spid="_x0000_s1029" style="position:absolute;left:9970;top:515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h+sMA&#10;AADcAAAADwAAAGRycy9kb3ducmV2LnhtbESPQU/DMAyF70j8h8hI3Fg6QHTqlk0INGk3xMaBo9V4&#10;TbXEKUm2ln8/H5C42XrP731ebabg1YVS7iMbmM8qUMRttD13Br4O24cFqFyQLfrIZOCXMmzWtzcr&#10;bGwc+ZMu+9IpCeHcoAFXytBonVtHAfMsDsSiHWMKWGRNnbYJRwkPXj9W1YsO2LM0OBzozVF72p+D&#10;ge96dP5j+x7iefA/wT/NU115Y+7vptclqEJT+Tf/Xe+s4D8LvjwjE+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h+sMAAADcAAAADwAAAAAAAAAAAAAAAACYAgAAZHJzL2Rv&#10;d25yZXYueG1sUEsFBgAAAAAEAAQA9QAAAIgDAAAAAA==&#10;" path="m,l70,e" filled="f" strokecolor="#add7e6" strokeweight="1.264mm">
                  <v:path arrowok="t" o:connecttype="custom" o:connectlocs="0,0;70,0" o:connectangles="0,0"/>
                  <o:lock v:ext="edit" verticies="t"/>
                </v:shape>
                <v:shape id="Freeform 136" o:spid="_x0000_s1030" style="position:absolute;left:4985;top:254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BWcQA&#10;AADcAAAADwAAAGRycy9kb3ducmV2LnhtbERP22rCQBB9F/yHZYS+FN0oxbapawiFkkJBW/UDhuyY&#10;BLOzMbtNol/fFQq+zeFcZ5UMphYdta6yrGA+i0AQ51ZXXCg47D+mLyCcR9ZYWyYFF3KQrMejFcba&#10;9vxD3c4XIoSwi1FB6X0TS+nykgy6mW2IA3e0rUEfYFtI3WIfwk0tF1G0lAYrDg0lNvReUn7a/RoF&#10;Wqbn5ff28SvLrq+HzfOJ+mhBSj1MhvQNhKfB38X/7k8d5j/N4fZMu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8QVnEAAAA3AAAAA8AAAAAAAAAAAAAAAAAmAIAAGRycy9k&#10;b3ducmV2LnhtbFBLBQYAAAAABAAEAPUAAACJAwAAAAA=&#10;" path="m,l70,r,70l,70,,xe" filled="f" strokecolor="#add7e6" strokeweight=".19256mm">
                  <v:path arrowok="t" o:connecttype="custom" o:connectlocs="0,2543;70,2543;70,2613;0,2613;0,2543" o:connectangles="0,0,0,0,0"/>
                </v:shape>
                <v:shape id="Freeform 135" o:spid="_x0000_s1031" style="position:absolute;left:4971;top:252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4QFsIA&#10;AADcAAAADwAAAGRycy9kb3ducmV2LnhtbERPTWvCQBC9F/wPywi91Y1WSpu6hiBtyUW0qQePQ3bM&#10;hmZnQ3Zr4r93BaG3ebzPWWWjbcWZet84VjCfJSCIK6cbrhUcfj6fXkH4gKyxdUwKLuQhW08eVphq&#10;N/A3nctQixjCPkUFJoQuldJXhiz6meuII3dyvcUQYV9L3eMQw20rF0nyIi02HBsMdrQxVP2Wf1bB&#10;h/s6meeKdkvtfd7tj2/boglKPU7H/B1EoDH8i+/uQsf5ywXcnokX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hAWwgAAANwAAAAPAAAAAAAAAAAAAAAAAJgCAABkcnMvZG93&#10;bnJldi54bWxQSwUGAAAAAAQABAD1AAAAhwMAAAAA&#10;" path="m49,99l,50,49,,98,50,49,99xe" fillcolor="#add7e6" stroked="f">
                  <v:path arrowok="t" o:connecttype="custom" o:connectlocs="49,2622;0,2573;49,2523;98,2573;49,2622" o:connectangles="0,0,0,0,0"/>
                </v:shape>
                <v:shape id="Freeform 134" o:spid="_x0000_s1032" style="position:absolute;left:4971;top:2523;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3LfsAA&#10;AADcAAAADwAAAGRycy9kb3ducmV2LnhtbERPzYrCMBC+L+w7hFnwtqauskg1FV1QRPBg7QMMzdiW&#10;NpOSRK1vbwRhb/Px/c5yNZhO3Mj5xrKCyTgBQVxa3XCloDhvv+cgfEDW2FkmBQ/ysMo+P5aYanvn&#10;E93yUIkYwj5FBXUIfSqlL2sy6Me2J47cxTqDIUJXSe3wHsNNJ3+S5FcabDg21NjTX01lm1+NArxs&#10;Du1GD253OE4KvwuFlvNEqdHXsF6ACDSEf/Hbvddx/mwK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f3LfsAAAADcAAAADwAAAAAAAAAAAAAAAACYAgAAZHJzL2Rvd25y&#10;ZXYueG1sUEsFBgAAAAAEAAQA9QAAAIUDAAAAAA==&#10;" path="m49,99l98,50,49,,,50,49,99xe" filled="f" strokecolor="#add7e6" strokeweight=".19256mm">
                  <v:path arrowok="t" o:connecttype="custom" o:connectlocs="49,2622;98,2573;49,2523;0,2573;49,2622" o:connectangles="0,0,0,0,0"/>
                </v:shape>
                <v:shape id="Freeform 133" o:spid="_x0000_s1033" style="position:absolute;left:10040;top:4894;width:0;height:133;visibility:visible;mso-wrap-style:square;v-text-anchor:top" coordsize="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lesIA&#10;AADcAAAADwAAAGRycy9kb3ducmV2LnhtbERPTYvCMBC9C/6HMIK3NVW6ItUoIii6t3UX8Tg2Y1tt&#10;JiWJWvfXbxYWvM3jfc5s0Zpa3Mn5yrKC4SABQZxbXXGh4Ptr/TYB4QOyxtoyKXiSh8W825lhpu2D&#10;P+m+D4WIIewzVFCG0GRS+rwkg35gG+LIna0zGCJ0hdQOHzHc1HKUJGNpsOLYUGJDq5Ly6/5mFFQ/&#10;h8PluHz/OOlxcLs03xTX00apfq9dTkEEasNL/O/e6jg/TeH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6V6wgAAANwAAAAPAAAAAAAAAAAAAAAAAJgCAABkcnMvZG93&#10;bnJldi54bWxQSwUGAAAAAAQABAD1AAAAhwMAAAAA&#10;" path="m,132l,e" filled="f" strokeweight=".19256mm">
                  <v:path arrowok="t" o:connecttype="custom" o:connectlocs="0,2599;0,2466" o:connectangles="0,0"/>
                  <o:lock v:ext="edit" verticies="t"/>
                </v:shape>
                <v:shape id="Freeform 132" o:spid="_x0000_s1034" style="position:absolute;left:4980;top:2474;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MZ8EA&#10;AADcAAAADwAAAGRycy9kb3ducmV2LnhtbERPTYvCMBC9C/6HMIK3NVXcVapRZGFBD3tYFb0OzZhW&#10;m0nbRK3/fiMI3ubxPme+bG0pbtT4wrGC4SABQZw5XbBRsN/9fExB+ICssXRMCh7kYbnoduaYanfn&#10;P7ptgxExhH2KCvIQqlRKn+Vk0Q9cRRy5k2sshggbI3WD9xhuSzlKki9pseDYkGNF3zlll+3VKjBt&#10;XZ+PvxPnrsHUOKbRZjI8KNXvtasZiEBteItf7rWO88ef8HwmXi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lTGfBAAAA3AAAAA8AAAAAAAAAAAAAAAAAmAIAAGRycy9kb3du&#10;cmV2LnhtbFBLBQYAAAAABAAEAPUAAACGAwAAAAA=&#10;" path="m79,39l73,61,57,75,40,79,19,73,4,56,,39,7,18,23,4,40,,61,6,75,22r4,17xe" filled="f" strokeweight=".19256mm">
                  <v:path arrowok="t" o:connecttype="custom" o:connectlocs="79,2513;73,2535;57,2549;40,2553;19,2547;4,2530;0,2513;7,2492;23,2478;40,2474;61,2480;75,2496;79,2513" o:connectangles="0,0,0,0,0,0,0,0,0,0,0,0,0"/>
                </v:shape>
                <w10:wrap anchorx="page"/>
              </v:group>
            </w:pict>
          </mc:Fallback>
        </mc:AlternateContent>
      </w:r>
      <w:r>
        <w:rPr>
          <w:noProof/>
        </w:rPr>
        <mc:AlternateContent>
          <mc:Choice Requires="wpg">
            <w:drawing>
              <wp:anchor distT="0" distB="0" distL="114300" distR="114300" simplePos="0" relativeHeight="503314273" behindDoc="1" locked="0" layoutInCell="1" allowOverlap="1" wp14:anchorId="09E79613" wp14:editId="70691035">
                <wp:simplePos x="0" y="0"/>
                <wp:positionH relativeFrom="page">
                  <wp:posOffset>3475355</wp:posOffset>
                </wp:positionH>
                <wp:positionV relativeFrom="paragraph">
                  <wp:posOffset>1371600</wp:posOffset>
                </wp:positionV>
                <wp:extent cx="89535" cy="226695"/>
                <wp:effectExtent l="0" t="8890" r="3502660" b="1574165"/>
                <wp:wrapNone/>
                <wp:docPr id="12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26695"/>
                          <a:chOff x="5473" y="2160"/>
                          <a:chExt cx="141" cy="357"/>
                        </a:xfrm>
                      </wpg:grpSpPr>
                      <wps:wsp>
                        <wps:cNvPr id="129" name="Freeform 130"/>
                        <wps:cNvSpPr>
                          <a:spLocks/>
                        </wps:cNvSpPr>
                        <wps:spPr bwMode="auto">
                          <a:xfrm>
                            <a:off x="5504" y="2323"/>
                            <a:ext cx="79" cy="79"/>
                          </a:xfrm>
                          <a:custGeom>
                            <a:avLst/>
                            <a:gdLst>
                              <a:gd name="T0" fmla="+- 0 5583 5504"/>
                              <a:gd name="T1" fmla="*/ T0 w 79"/>
                              <a:gd name="T2" fmla="+- 0 2363 2323"/>
                              <a:gd name="T3" fmla="*/ 2363 h 79"/>
                              <a:gd name="T4" fmla="+- 0 5577 5504"/>
                              <a:gd name="T5" fmla="*/ T4 w 79"/>
                              <a:gd name="T6" fmla="+- 0 2384 2323"/>
                              <a:gd name="T7" fmla="*/ 2384 h 79"/>
                              <a:gd name="T8" fmla="+- 0 5561 5504"/>
                              <a:gd name="T9" fmla="*/ T8 w 79"/>
                              <a:gd name="T10" fmla="+- 0 2398 2323"/>
                              <a:gd name="T11" fmla="*/ 2398 h 79"/>
                              <a:gd name="T12" fmla="+- 0 5544 5504"/>
                              <a:gd name="T13" fmla="*/ T12 w 79"/>
                              <a:gd name="T14" fmla="+- 0 2402 2323"/>
                              <a:gd name="T15" fmla="*/ 2402 h 79"/>
                              <a:gd name="T16" fmla="+- 0 5523 5504"/>
                              <a:gd name="T17" fmla="*/ T16 w 79"/>
                              <a:gd name="T18" fmla="+- 0 2396 2323"/>
                              <a:gd name="T19" fmla="*/ 2396 h 79"/>
                              <a:gd name="T20" fmla="+- 0 5508 5504"/>
                              <a:gd name="T21" fmla="*/ T20 w 79"/>
                              <a:gd name="T22" fmla="+- 0 2380 2323"/>
                              <a:gd name="T23" fmla="*/ 2380 h 79"/>
                              <a:gd name="T24" fmla="+- 0 5504 5504"/>
                              <a:gd name="T25" fmla="*/ T24 w 79"/>
                              <a:gd name="T26" fmla="+- 0 2363 2323"/>
                              <a:gd name="T27" fmla="*/ 2363 h 79"/>
                              <a:gd name="T28" fmla="+- 0 5511 5504"/>
                              <a:gd name="T29" fmla="*/ T28 w 79"/>
                              <a:gd name="T30" fmla="+- 0 2341 2323"/>
                              <a:gd name="T31" fmla="*/ 2341 h 79"/>
                              <a:gd name="T32" fmla="+- 0 5527 5504"/>
                              <a:gd name="T33" fmla="*/ T32 w 79"/>
                              <a:gd name="T34" fmla="+- 0 2327 2323"/>
                              <a:gd name="T35" fmla="*/ 2327 h 79"/>
                              <a:gd name="T36" fmla="+- 0 5544 5504"/>
                              <a:gd name="T37" fmla="*/ T36 w 79"/>
                              <a:gd name="T38" fmla="+- 0 2323 2323"/>
                              <a:gd name="T39" fmla="*/ 2323 h 79"/>
                              <a:gd name="T40" fmla="+- 0 5565 5504"/>
                              <a:gd name="T41" fmla="*/ T40 w 79"/>
                              <a:gd name="T42" fmla="+- 0 2329 2323"/>
                              <a:gd name="T43" fmla="*/ 2329 h 79"/>
                              <a:gd name="T44" fmla="+- 0 5579 5504"/>
                              <a:gd name="T45" fmla="*/ T44 w 79"/>
                              <a:gd name="T46" fmla="+- 0 2346 2323"/>
                              <a:gd name="T47" fmla="*/ 2346 h 79"/>
                              <a:gd name="T48" fmla="+- 0 5583 5504"/>
                              <a:gd name="T49" fmla="*/ T48 w 79"/>
                              <a:gd name="T50" fmla="+- 0 2363 2323"/>
                              <a:gd name="T51" fmla="*/ 236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29"/>
                        <wps:cNvSpPr>
                          <a:spLocks/>
                        </wps:cNvSpPr>
                        <wps:spPr bwMode="auto">
                          <a:xfrm>
                            <a:off x="5504" y="2356"/>
                            <a:ext cx="79" cy="79"/>
                          </a:xfrm>
                          <a:custGeom>
                            <a:avLst/>
                            <a:gdLst>
                              <a:gd name="T0" fmla="+- 0 5583 5504"/>
                              <a:gd name="T1" fmla="*/ T0 w 79"/>
                              <a:gd name="T2" fmla="+- 0 2396 2356"/>
                              <a:gd name="T3" fmla="*/ 2396 h 79"/>
                              <a:gd name="T4" fmla="+- 0 5577 5504"/>
                              <a:gd name="T5" fmla="*/ T4 w 79"/>
                              <a:gd name="T6" fmla="+- 0 2417 2356"/>
                              <a:gd name="T7" fmla="*/ 2417 h 79"/>
                              <a:gd name="T8" fmla="+- 0 5561 5504"/>
                              <a:gd name="T9" fmla="*/ T8 w 79"/>
                              <a:gd name="T10" fmla="+- 0 2431 2356"/>
                              <a:gd name="T11" fmla="*/ 2431 h 79"/>
                              <a:gd name="T12" fmla="+- 0 5544 5504"/>
                              <a:gd name="T13" fmla="*/ T12 w 79"/>
                              <a:gd name="T14" fmla="+- 0 2435 2356"/>
                              <a:gd name="T15" fmla="*/ 2435 h 79"/>
                              <a:gd name="T16" fmla="+- 0 5523 5504"/>
                              <a:gd name="T17" fmla="*/ T16 w 79"/>
                              <a:gd name="T18" fmla="+- 0 2429 2356"/>
                              <a:gd name="T19" fmla="*/ 2429 h 79"/>
                              <a:gd name="T20" fmla="+- 0 5508 5504"/>
                              <a:gd name="T21" fmla="*/ T20 w 79"/>
                              <a:gd name="T22" fmla="+- 0 2413 2356"/>
                              <a:gd name="T23" fmla="*/ 2413 h 79"/>
                              <a:gd name="T24" fmla="+- 0 5504 5504"/>
                              <a:gd name="T25" fmla="*/ T24 w 79"/>
                              <a:gd name="T26" fmla="+- 0 2396 2356"/>
                              <a:gd name="T27" fmla="*/ 2396 h 79"/>
                              <a:gd name="T28" fmla="+- 0 5511 5504"/>
                              <a:gd name="T29" fmla="*/ T28 w 79"/>
                              <a:gd name="T30" fmla="+- 0 2374 2356"/>
                              <a:gd name="T31" fmla="*/ 2374 h 79"/>
                              <a:gd name="T32" fmla="+- 0 5527 5504"/>
                              <a:gd name="T33" fmla="*/ T32 w 79"/>
                              <a:gd name="T34" fmla="+- 0 2360 2356"/>
                              <a:gd name="T35" fmla="*/ 2360 h 79"/>
                              <a:gd name="T36" fmla="+- 0 5544 5504"/>
                              <a:gd name="T37" fmla="*/ T36 w 79"/>
                              <a:gd name="T38" fmla="+- 0 2356 2356"/>
                              <a:gd name="T39" fmla="*/ 2356 h 79"/>
                              <a:gd name="T40" fmla="+- 0 5565 5504"/>
                              <a:gd name="T41" fmla="*/ T40 w 79"/>
                              <a:gd name="T42" fmla="+- 0 2362 2356"/>
                              <a:gd name="T43" fmla="*/ 2362 h 79"/>
                              <a:gd name="T44" fmla="+- 0 5579 5504"/>
                              <a:gd name="T45" fmla="*/ T44 w 79"/>
                              <a:gd name="T46" fmla="+- 0 2379 2356"/>
                              <a:gd name="T47" fmla="*/ 2379 h 79"/>
                              <a:gd name="T48" fmla="+- 0 5583 5504"/>
                              <a:gd name="T49" fmla="*/ T48 w 79"/>
                              <a:gd name="T50" fmla="+- 0 2396 2356"/>
                              <a:gd name="T51" fmla="*/ 2396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28"/>
                        <wps:cNvSpPr>
                          <a:spLocks noEditPoints="1"/>
                        </wps:cNvSpPr>
                        <wps:spPr bwMode="auto">
                          <a:xfrm>
                            <a:off x="11018" y="4954"/>
                            <a:ext cx="70" cy="0"/>
                          </a:xfrm>
                          <a:custGeom>
                            <a:avLst/>
                            <a:gdLst>
                              <a:gd name="T0" fmla="+- 0 5509 5509"/>
                              <a:gd name="T1" fmla="*/ T0 w 70"/>
                              <a:gd name="T2" fmla="+- 0 5579 5509"/>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27"/>
                        <wps:cNvSpPr>
                          <a:spLocks/>
                        </wps:cNvSpPr>
                        <wps:spPr bwMode="auto">
                          <a:xfrm>
                            <a:off x="5509" y="2442"/>
                            <a:ext cx="70" cy="70"/>
                          </a:xfrm>
                          <a:custGeom>
                            <a:avLst/>
                            <a:gdLst>
                              <a:gd name="T0" fmla="+- 0 5509 5509"/>
                              <a:gd name="T1" fmla="*/ T0 w 70"/>
                              <a:gd name="T2" fmla="+- 0 2442 2442"/>
                              <a:gd name="T3" fmla="*/ 2442 h 70"/>
                              <a:gd name="T4" fmla="+- 0 5579 5509"/>
                              <a:gd name="T5" fmla="*/ T4 w 70"/>
                              <a:gd name="T6" fmla="+- 0 2442 2442"/>
                              <a:gd name="T7" fmla="*/ 2442 h 70"/>
                              <a:gd name="T8" fmla="+- 0 5579 5509"/>
                              <a:gd name="T9" fmla="*/ T8 w 70"/>
                              <a:gd name="T10" fmla="+- 0 2512 2442"/>
                              <a:gd name="T11" fmla="*/ 2512 h 70"/>
                              <a:gd name="T12" fmla="+- 0 5509 5509"/>
                              <a:gd name="T13" fmla="*/ T12 w 70"/>
                              <a:gd name="T14" fmla="+- 0 2512 2442"/>
                              <a:gd name="T15" fmla="*/ 2512 h 70"/>
                              <a:gd name="T16" fmla="+- 0 5509 5509"/>
                              <a:gd name="T17" fmla="*/ T16 w 70"/>
                              <a:gd name="T18" fmla="+- 0 2442 2442"/>
                              <a:gd name="T19" fmla="*/ 2442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26"/>
                        <wps:cNvSpPr>
                          <a:spLocks/>
                        </wps:cNvSpPr>
                        <wps:spPr bwMode="auto">
                          <a:xfrm>
                            <a:off x="5495" y="2166"/>
                            <a:ext cx="99" cy="99"/>
                          </a:xfrm>
                          <a:custGeom>
                            <a:avLst/>
                            <a:gdLst>
                              <a:gd name="T0" fmla="+- 0 5544 5495"/>
                              <a:gd name="T1" fmla="*/ T0 w 99"/>
                              <a:gd name="T2" fmla="+- 0 2264 2166"/>
                              <a:gd name="T3" fmla="*/ 2264 h 99"/>
                              <a:gd name="T4" fmla="+- 0 5495 5495"/>
                              <a:gd name="T5" fmla="*/ T4 w 99"/>
                              <a:gd name="T6" fmla="+- 0 2215 2166"/>
                              <a:gd name="T7" fmla="*/ 2215 h 99"/>
                              <a:gd name="T8" fmla="+- 0 5544 5495"/>
                              <a:gd name="T9" fmla="*/ T8 w 99"/>
                              <a:gd name="T10" fmla="+- 0 2166 2166"/>
                              <a:gd name="T11" fmla="*/ 2166 h 99"/>
                              <a:gd name="T12" fmla="+- 0 5593 5495"/>
                              <a:gd name="T13" fmla="*/ T12 w 99"/>
                              <a:gd name="T14" fmla="+- 0 2215 2166"/>
                              <a:gd name="T15" fmla="*/ 2215 h 99"/>
                              <a:gd name="T16" fmla="+- 0 5544 5495"/>
                              <a:gd name="T17" fmla="*/ T16 w 99"/>
                              <a:gd name="T18" fmla="+- 0 2264 2166"/>
                              <a:gd name="T19" fmla="*/ 2264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25"/>
                        <wps:cNvSpPr>
                          <a:spLocks/>
                        </wps:cNvSpPr>
                        <wps:spPr bwMode="auto">
                          <a:xfrm>
                            <a:off x="5495" y="2166"/>
                            <a:ext cx="99" cy="99"/>
                          </a:xfrm>
                          <a:custGeom>
                            <a:avLst/>
                            <a:gdLst>
                              <a:gd name="T0" fmla="+- 0 5544 5495"/>
                              <a:gd name="T1" fmla="*/ T0 w 99"/>
                              <a:gd name="T2" fmla="+- 0 2264 2166"/>
                              <a:gd name="T3" fmla="*/ 2264 h 99"/>
                              <a:gd name="T4" fmla="+- 0 5593 5495"/>
                              <a:gd name="T5" fmla="*/ T4 w 99"/>
                              <a:gd name="T6" fmla="+- 0 2215 2166"/>
                              <a:gd name="T7" fmla="*/ 2215 h 99"/>
                              <a:gd name="T8" fmla="+- 0 5544 5495"/>
                              <a:gd name="T9" fmla="*/ T8 w 99"/>
                              <a:gd name="T10" fmla="+- 0 2166 2166"/>
                              <a:gd name="T11" fmla="*/ 2166 h 99"/>
                              <a:gd name="T12" fmla="+- 0 5495 5495"/>
                              <a:gd name="T13" fmla="*/ T12 w 99"/>
                              <a:gd name="T14" fmla="+- 0 2215 2166"/>
                              <a:gd name="T15" fmla="*/ 2215 h 99"/>
                              <a:gd name="T16" fmla="+- 0 5544 5495"/>
                              <a:gd name="T17" fmla="*/ T16 w 99"/>
                              <a:gd name="T18" fmla="+- 0 2264 2166"/>
                              <a:gd name="T19" fmla="*/ 2264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24"/>
                        <wps:cNvSpPr>
                          <a:spLocks noEditPoints="1"/>
                        </wps:cNvSpPr>
                        <wps:spPr bwMode="auto">
                          <a:xfrm>
                            <a:off x="11088" y="4554"/>
                            <a:ext cx="0" cy="171"/>
                          </a:xfrm>
                          <a:custGeom>
                            <a:avLst/>
                            <a:gdLst>
                              <a:gd name="T0" fmla="+- 0 2448 2277"/>
                              <a:gd name="T1" fmla="*/ 2448 h 171"/>
                              <a:gd name="T2" fmla="+- 0 2277 2277"/>
                              <a:gd name="T3" fmla="*/ 2277 h 171"/>
                            </a:gdLst>
                            <a:ahLst/>
                            <a:cxnLst>
                              <a:cxn ang="0">
                                <a:pos x="0" y="T1"/>
                              </a:cxn>
                              <a:cxn ang="0">
                                <a:pos x="0" y="T3"/>
                              </a:cxn>
                            </a:cxnLst>
                            <a:rect l="0" t="0" r="r" b="b"/>
                            <a:pathLst>
                              <a:path h="171">
                                <a:moveTo>
                                  <a:pt x="0" y="171"/>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23"/>
                        <wps:cNvSpPr>
                          <a:spLocks/>
                        </wps:cNvSpPr>
                        <wps:spPr bwMode="auto">
                          <a:xfrm>
                            <a:off x="5504" y="2323"/>
                            <a:ext cx="79" cy="79"/>
                          </a:xfrm>
                          <a:custGeom>
                            <a:avLst/>
                            <a:gdLst>
                              <a:gd name="T0" fmla="+- 0 5583 5504"/>
                              <a:gd name="T1" fmla="*/ T0 w 79"/>
                              <a:gd name="T2" fmla="+- 0 2363 2323"/>
                              <a:gd name="T3" fmla="*/ 2363 h 79"/>
                              <a:gd name="T4" fmla="+- 0 5577 5504"/>
                              <a:gd name="T5" fmla="*/ T4 w 79"/>
                              <a:gd name="T6" fmla="+- 0 2384 2323"/>
                              <a:gd name="T7" fmla="*/ 2384 h 79"/>
                              <a:gd name="T8" fmla="+- 0 5561 5504"/>
                              <a:gd name="T9" fmla="*/ T8 w 79"/>
                              <a:gd name="T10" fmla="+- 0 2398 2323"/>
                              <a:gd name="T11" fmla="*/ 2398 h 79"/>
                              <a:gd name="T12" fmla="+- 0 5544 5504"/>
                              <a:gd name="T13" fmla="*/ T12 w 79"/>
                              <a:gd name="T14" fmla="+- 0 2402 2323"/>
                              <a:gd name="T15" fmla="*/ 2402 h 79"/>
                              <a:gd name="T16" fmla="+- 0 5523 5504"/>
                              <a:gd name="T17" fmla="*/ T16 w 79"/>
                              <a:gd name="T18" fmla="+- 0 2396 2323"/>
                              <a:gd name="T19" fmla="*/ 2396 h 79"/>
                              <a:gd name="T20" fmla="+- 0 5508 5504"/>
                              <a:gd name="T21" fmla="*/ T20 w 79"/>
                              <a:gd name="T22" fmla="+- 0 2380 2323"/>
                              <a:gd name="T23" fmla="*/ 2380 h 79"/>
                              <a:gd name="T24" fmla="+- 0 5504 5504"/>
                              <a:gd name="T25" fmla="*/ T24 w 79"/>
                              <a:gd name="T26" fmla="+- 0 2363 2323"/>
                              <a:gd name="T27" fmla="*/ 2363 h 79"/>
                              <a:gd name="T28" fmla="+- 0 5511 5504"/>
                              <a:gd name="T29" fmla="*/ T28 w 79"/>
                              <a:gd name="T30" fmla="+- 0 2341 2323"/>
                              <a:gd name="T31" fmla="*/ 2341 h 79"/>
                              <a:gd name="T32" fmla="+- 0 5527 5504"/>
                              <a:gd name="T33" fmla="*/ T32 w 79"/>
                              <a:gd name="T34" fmla="+- 0 2327 2323"/>
                              <a:gd name="T35" fmla="*/ 2327 h 79"/>
                              <a:gd name="T36" fmla="+- 0 5544 5504"/>
                              <a:gd name="T37" fmla="*/ T36 w 79"/>
                              <a:gd name="T38" fmla="+- 0 2323 2323"/>
                              <a:gd name="T39" fmla="*/ 2323 h 79"/>
                              <a:gd name="T40" fmla="+- 0 5565 5504"/>
                              <a:gd name="T41" fmla="*/ T40 w 79"/>
                              <a:gd name="T42" fmla="+- 0 2329 2323"/>
                              <a:gd name="T43" fmla="*/ 2329 h 79"/>
                              <a:gd name="T44" fmla="+- 0 5579 5504"/>
                              <a:gd name="T45" fmla="*/ T44 w 79"/>
                              <a:gd name="T46" fmla="+- 0 2346 2323"/>
                              <a:gd name="T47" fmla="*/ 2346 h 79"/>
                              <a:gd name="T48" fmla="+- 0 5583 5504"/>
                              <a:gd name="T49" fmla="*/ T48 w 79"/>
                              <a:gd name="T50" fmla="+- 0 2363 2323"/>
                              <a:gd name="T51" fmla="*/ 236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76EC0CB" id="Group 122" o:spid="_x0000_s1026" style="position:absolute;margin-left:273.65pt;margin-top:108pt;width:7.05pt;height:17.85pt;z-index:-2207;mso-position-horizontal-relative:page" coordorigin="5473,2160" coordsize="14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">
                <v:shape id="Freeform 130" o:spid="_x0000_s1027" style="position:absolute;left:5504;top:232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jwsIA&#10;AADcAAAADwAAAGRycy9kb3ducmV2LnhtbERPTWvCQBC9F/oflhF6azaGojW6ShGE9tBDteh1yI6b&#10;aHY2yW5i+u/dQqG3ebzPWW1GW4uBOl85VjBNUhDEhdMVGwXfh93zKwgfkDXWjknBD3nYrB8fVphr&#10;d+MvGvbBiBjCPkcFZQhNLqUvSrLoE9cQR+7sOoshws5I3eEthttaZmk6kxYrjg0lNrQtqbjue6vA&#10;jG17OX3OneuDafGFso/59KjU02R8W4IINIZ/8Z/7Xcf52QJ+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96PCwgAAANwAAAAPAAAAAAAAAAAAAAAAAJgCAABkcnMvZG93&#10;bnJldi54bWxQSwUGAAAAAAQABAD1AAAAhwMAAAAA&#10;" path="m79,40l73,61,57,75,40,79,19,73,4,57,,40,7,18,23,4,40,,61,6,75,23r4,17xe" filled="f" strokeweight=".19256mm">
                  <v:path arrowok="t" o:connecttype="custom" o:connectlocs="79,2363;73,2384;57,2398;40,2402;19,2396;4,2380;0,2363;7,2341;23,2327;40,2323;61,2329;75,2346;79,2363" o:connectangles="0,0,0,0,0,0,0,0,0,0,0,0,0"/>
                </v:shape>
                <v:shape id="Freeform 129" o:spid="_x0000_s1028" style="position:absolute;left:5504;top:2356;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EtMYA&#10;AADcAAAADwAAAGRycy9kb3ducmV2LnhtbESPT0/DMAzF70h8h8iTuLF0IMHULZsQsH8ntm6axM00&#10;pq1onCrJtvLt5wMSN1vv+b2fp/PetepMITaeDYyGGSji0tuGKwOH/eJ+DComZIutZzLwSxHms9ub&#10;KebWX3hH5yJVSkI45migTqnLtY5lTQ7j0HfEon374DDJGiptA14k3LX6IcuetMOGpaHGjl5rKn+K&#10;kzPwvvV2s3Cfq+e3IriP8Xq5/GqPxtwN+pcJqER9+jf/Xa+t4D8KvjwjE+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REtMYAAADcAAAADwAAAAAAAAAAAAAAAACYAgAAZHJz&#10;L2Rvd25yZXYueG1sUEsFBgAAAAAEAAQA9QAAAIsDAAAAAA==&#10;" path="m79,40l73,61,57,75,40,79,19,73,4,57,,40,7,18,23,4,40,,61,6,75,23r4,17xe" filled="f" strokecolor="#fa8071" strokeweight=".19256mm">
                  <v:path arrowok="t" o:connecttype="custom" o:connectlocs="79,2396;73,2417;57,2431;40,2435;19,2429;4,2413;0,2396;7,2374;23,2360;40,2356;61,2362;75,2379;79,2396" o:connectangles="0,0,0,0,0,0,0,0,0,0,0,0,0"/>
                </v:shape>
                <v:shape id="Freeform 128" o:spid="_x0000_s1029" style="position:absolute;left:11018;top:495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3HMAA&#10;AADcAAAADwAAAGRycy9kb3ducmV2LnhtbERPTWsCMRC9F/wPYQreanYVatkapSiCN6n14HHYjJvF&#10;ZLIm0V3/vSkUepvH+5zFanBW3CnE1rOCclKAIK69brlRcPzZvn2AiAlZo/VMCh4UYbUcvSyw0r7n&#10;b7ofUiNyCMcKFZiUukrKWBtyGCe+I87c2QeHKcPQSB2wz+HOymlRvEuHLecGgx2tDdWXw80pOM17&#10;Y/fbjfO3zl6dnZVhXlilxq/D1yeIREP6F/+5dzrPn5Xw+0y+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C3HMAAAADcAAAADwAAAAAAAAAAAAAAAACYAgAAZHJzL2Rvd25y&#10;ZXYueG1sUEsFBgAAAAAEAAQA9QAAAIUDAAAAAA==&#10;" path="m,l70,e" filled="f" strokecolor="#add7e6" strokeweight="1.264mm">
                  <v:path arrowok="t" o:connecttype="custom" o:connectlocs="0,0;70,0" o:connectangles="0,0"/>
                  <o:lock v:ext="edit" verticies="t"/>
                </v:shape>
                <v:shape id="Freeform 127" o:spid="_x0000_s1030" style="position:absolute;left:5509;top:2442;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sU8MA&#10;AADcAAAADwAAAGRycy9kb3ducmV2LnhtbERP22rCQBB9L/gPywi+SN0YQduYVUQQhUJbrR8wZMck&#10;JDsbs6tJ+/XdgtC3OZzrpOve1OJOrSstK5hOIhDEmdUl5wrOX7vnFxDOI2usLZOCb3KwXg2eUky0&#10;7fhI95PPRQhhl6CCwvsmkdJlBRl0E9sQB+5iW4M+wDaXusUuhJtaxlE0lwZLDg0FNrQtKKtON6NA&#10;y811/vkxftvvf17P74uKuigmpUbDfrME4an3/+KH+6DD/FkM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isU8MAAADcAAAADwAAAAAAAAAAAAAAAACYAgAAZHJzL2Rv&#10;d25yZXYueG1sUEsFBgAAAAAEAAQA9QAAAIgDAAAAAA==&#10;" path="m,l70,r,70l,70,,xe" filled="f" strokecolor="#add7e6" strokeweight=".19256mm">
                  <v:path arrowok="t" o:connecttype="custom" o:connectlocs="0,2442;70,2442;70,2512;0,2512;0,2442" o:connectangles="0,0,0,0,0"/>
                </v:shape>
                <v:shape id="Freeform 126" o:spid="_x0000_s1031" style="position:absolute;left:5495;top:2166;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G8MEA&#10;AADcAAAADwAAAGRycy9kb3ducmV2LnhtbERPS4vCMBC+C/sfwix403StyG41ioiKF/Gxe/A4NGNT&#10;tpmUJmr990YQvM3H95zJrLWVuFLjS8cKvvoJCOLc6ZILBX+/q943CB+QNVaOScGdPMymH50JZtrd&#10;+EDXYyhEDGGfoQITQp1J6XNDFn3f1cSRO7vGYoiwKaRu8BbDbSUHSTKSFkuODQZrWhjK/48Xq2Dp&#10;1meT5rQbau/n9f70s92UQanuZzsfgwjUhrf45d7oOD9N4flMvE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UxvDBAAAA3AAAAA8AAAAAAAAAAAAAAAAAmAIAAGRycy9kb3du&#10;cmV2LnhtbFBLBQYAAAAABAAEAPUAAACGAwAAAAA=&#10;" path="m49,98l,49,49,,98,49,49,98xe" fillcolor="#add7e6" stroked="f">
                  <v:path arrowok="t" o:connecttype="custom" o:connectlocs="49,2264;0,2215;49,2166;98,2215;49,2264" o:connectangles="0,0,0,0,0"/>
                </v:shape>
                <v:shape id="Freeform 125" o:spid="_x0000_s1032" style="position:absolute;left:5495;top:2166;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gd8AA&#10;AADcAAAADwAAAGRycy9kb3ducmV2LnhtbERPzYrCMBC+L+w7hFnwtqauskg1FV1QRPBg7QMMzdiW&#10;NpOSRK1vbwRhb/Px/c5yNZhO3Mj5xrKCyTgBQVxa3XCloDhvv+cgfEDW2FkmBQ/ysMo+P5aYanvn&#10;E93yUIkYwj5FBXUIfSqlL2sy6Me2J47cxTqDIUJXSe3wHsNNJ3+S5FcabDg21NjTX01lm1+NArxs&#10;Du1GD253OE4KvwuFlvNEqdHXsF6ACDSEf/Hbvddx/nQG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Igd8AAAADcAAAADwAAAAAAAAAAAAAAAACYAgAAZHJzL2Rvd25y&#10;ZXYueG1sUEsFBgAAAAAEAAQA9QAAAIUDAAAAAA==&#10;" path="m49,98l98,49,49,,,49,49,98xe" filled="f" strokecolor="#add7e6" strokeweight=".19256mm">
                  <v:path arrowok="t" o:connecttype="custom" o:connectlocs="49,2264;98,2215;49,2166;0,2215;49,2264" o:connectangles="0,0,0,0,0"/>
                </v:shape>
                <v:shape id="Freeform 124" o:spid="_x0000_s1033" style="position:absolute;left:11088;top:4554;width:0;height:171;visibility:visible;mso-wrap-style:square;v-text-anchor:top" coordsize="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1P+cIA&#10;AADcAAAADwAAAGRycy9kb3ducmV2LnhtbERPS2sCMRC+F/ofwhS81Wwrq7I1LqWL4EWk2tLrdDP7&#10;oJvJmkRd/70pCN7m43vOIh9MJ07kfGtZwcs4AUFcWt1yreBrv3qeg/ABWWNnmRRcyEO+fHxYYKbt&#10;mT/ptAu1iCHsM1TQhNBnUvqyIYN+bHviyFXWGQwRulpqh+cYbjr5miRTabDl2NBgTx8NlX+7o1Fw&#10;+C0uk02K2+JHf1ezau5sKp1So6fh/Q1EoCHcxTf3Wsf5kxT+n4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U/5wgAAANwAAAAPAAAAAAAAAAAAAAAAAJgCAABkcnMvZG93&#10;bnJldi54bWxQSwUGAAAAAAQABAD1AAAAhwMAAAAA&#10;" path="m,171l,e" filled="f" strokeweight=".19256mm">
                  <v:path arrowok="t" o:connecttype="custom" o:connectlocs="0,2448;0,2277" o:connectangles="0,0"/>
                  <o:lock v:ext="edit" verticies="t"/>
                </v:shape>
                <v:shape id="Freeform 123" o:spid="_x0000_s1034" style="position:absolute;left:5504;top:232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hbcMA&#10;AADcAAAADwAAAGRycy9kb3ducmV2LnhtbERPTWvCQBC9C/6HZQq91Y1WokQ3QQShPfTQtOh1yE43&#10;abOzSXbV9N+7hYK3ebzP2RajbcWFBt84VjCfJSCIK6cbNgo+Pw5PaxA+IGtsHZOCX/JQ5NPJFjPt&#10;rvxOlzIYEUPYZ6igDqHLpPRVTRb9zHXEkftyg8UQ4WCkHvAaw20rF0mSSosNx4YaO9rXVP2UZ6vA&#10;jH3/fXpbOXcOpsclLV5X86NSjw/jbgMi0Bju4n/3i47zn1P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GhbcMAAADcAAAADwAAAAAAAAAAAAAAAACYAgAAZHJzL2Rv&#10;d25yZXYueG1sUEsFBgAAAAAEAAQA9QAAAIgDAAAAAA==&#10;" path="m79,40l73,61,57,75,40,79,19,73,4,57,,40,7,18,23,4,40,,61,6,75,23r4,17xe" filled="f" strokeweight=".19256mm">
                  <v:path arrowok="t" o:connecttype="custom" o:connectlocs="79,2363;73,2384;57,2398;40,2402;19,2396;4,2380;0,2363;7,2341;23,2327;40,2323;61,2329;75,2346;79,2363" o:connectangles="0,0,0,0,0,0,0,0,0,0,0,0,0"/>
                </v:shape>
                <w10:wrap anchorx="page"/>
              </v:group>
            </w:pict>
          </mc:Fallback>
        </mc:AlternateContent>
      </w:r>
      <w:r>
        <w:rPr>
          <w:noProof/>
        </w:rPr>
        <mc:AlternateContent>
          <mc:Choice Requires="wpg">
            <w:drawing>
              <wp:anchor distT="0" distB="0" distL="114300" distR="114300" simplePos="0" relativeHeight="503314281" behindDoc="1" locked="0" layoutInCell="1" allowOverlap="1" wp14:anchorId="14750549" wp14:editId="5C447C02">
                <wp:simplePos x="0" y="0"/>
                <wp:positionH relativeFrom="page">
                  <wp:posOffset>4160520</wp:posOffset>
                </wp:positionH>
                <wp:positionV relativeFrom="paragraph">
                  <wp:posOffset>1492885</wp:posOffset>
                </wp:positionV>
                <wp:extent cx="49530" cy="49530"/>
                <wp:effectExtent l="17145" t="15875" r="19050" b="10795"/>
                <wp:wrapNone/>
                <wp:docPr id="126"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49530"/>
                          <a:chOff x="6552" y="2352"/>
                          <a:chExt cx="79" cy="79"/>
                        </a:xfrm>
                      </wpg:grpSpPr>
                      <wps:wsp>
                        <wps:cNvPr id="127" name="Freeform 121"/>
                        <wps:cNvSpPr>
                          <a:spLocks/>
                        </wps:cNvSpPr>
                        <wps:spPr bwMode="auto">
                          <a:xfrm>
                            <a:off x="6552" y="2352"/>
                            <a:ext cx="79" cy="79"/>
                          </a:xfrm>
                          <a:custGeom>
                            <a:avLst/>
                            <a:gdLst>
                              <a:gd name="T0" fmla="+- 0 6631 6552"/>
                              <a:gd name="T1" fmla="*/ T0 w 79"/>
                              <a:gd name="T2" fmla="+- 0 2391 2352"/>
                              <a:gd name="T3" fmla="*/ 2391 h 79"/>
                              <a:gd name="T4" fmla="+- 0 6625 6552"/>
                              <a:gd name="T5" fmla="*/ T4 w 79"/>
                              <a:gd name="T6" fmla="+- 0 2412 2352"/>
                              <a:gd name="T7" fmla="*/ 2412 h 79"/>
                              <a:gd name="T8" fmla="+- 0 6609 6552"/>
                              <a:gd name="T9" fmla="*/ T8 w 79"/>
                              <a:gd name="T10" fmla="+- 0 2427 2352"/>
                              <a:gd name="T11" fmla="*/ 2427 h 79"/>
                              <a:gd name="T12" fmla="+- 0 6592 6552"/>
                              <a:gd name="T13" fmla="*/ T12 w 79"/>
                              <a:gd name="T14" fmla="+- 0 2431 2352"/>
                              <a:gd name="T15" fmla="*/ 2431 h 79"/>
                              <a:gd name="T16" fmla="+- 0 6571 6552"/>
                              <a:gd name="T17" fmla="*/ T16 w 79"/>
                              <a:gd name="T18" fmla="+- 0 2424 2352"/>
                              <a:gd name="T19" fmla="*/ 2424 h 79"/>
                              <a:gd name="T20" fmla="+- 0 6556 6552"/>
                              <a:gd name="T21" fmla="*/ T20 w 79"/>
                              <a:gd name="T22" fmla="+- 0 2408 2352"/>
                              <a:gd name="T23" fmla="*/ 2408 h 79"/>
                              <a:gd name="T24" fmla="+- 0 6552 6552"/>
                              <a:gd name="T25" fmla="*/ T24 w 79"/>
                              <a:gd name="T26" fmla="+- 0 2391 2352"/>
                              <a:gd name="T27" fmla="*/ 2391 h 79"/>
                              <a:gd name="T28" fmla="+- 0 6559 6552"/>
                              <a:gd name="T29" fmla="*/ T28 w 79"/>
                              <a:gd name="T30" fmla="+- 0 2370 2352"/>
                              <a:gd name="T31" fmla="*/ 2370 h 79"/>
                              <a:gd name="T32" fmla="+- 0 6575 6552"/>
                              <a:gd name="T33" fmla="*/ T32 w 79"/>
                              <a:gd name="T34" fmla="+- 0 2356 2352"/>
                              <a:gd name="T35" fmla="*/ 2356 h 79"/>
                              <a:gd name="T36" fmla="+- 0 6592 6552"/>
                              <a:gd name="T37" fmla="*/ T36 w 79"/>
                              <a:gd name="T38" fmla="+- 0 2352 2352"/>
                              <a:gd name="T39" fmla="*/ 2352 h 79"/>
                              <a:gd name="T40" fmla="+- 0 6613 6552"/>
                              <a:gd name="T41" fmla="*/ T40 w 79"/>
                              <a:gd name="T42" fmla="+- 0 2358 2352"/>
                              <a:gd name="T43" fmla="*/ 2358 h 79"/>
                              <a:gd name="T44" fmla="+- 0 6627 6552"/>
                              <a:gd name="T45" fmla="*/ T44 w 79"/>
                              <a:gd name="T46" fmla="+- 0 2374 2352"/>
                              <a:gd name="T47" fmla="*/ 2374 h 79"/>
                              <a:gd name="T48" fmla="+- 0 6631 6552"/>
                              <a:gd name="T49" fmla="*/ T48 w 79"/>
                              <a:gd name="T50" fmla="+- 0 2391 2352"/>
                              <a:gd name="T51" fmla="*/ 2391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9"/>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8B5866F" id="Group 120" o:spid="_x0000_s1026" style="position:absolute;margin-left:327.6pt;margin-top:117.55pt;width:3.9pt;height:3.9pt;z-index:-2199;mso-position-horizontal-relative:page" coordorigin="6552,2352"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">
                <v:shape id="Freeform 121" o:spid="_x0000_s1027" style="position:absolute;left:6552;top:235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KHcMA&#10;AADcAAAADwAAAGRycy9kb3ducmV2LnhtbERPS2vCQBC+F/oflhF6qxs9VEndBPFVPVljEbxNs9Mk&#10;NDsbdrca/323IPQ2H99zZnlvWnEh5xvLCkbDBARxaXXDlYKP4/p5CsIHZI2tZVJwIw959vgww1Tb&#10;Kx/oUoRKxBD2KSqoQ+hSKX1Zk0E/tB1x5L6sMxgidJXUDq8x3LRynCQv0mDDsaHGjhY1ld/Fj1Gw&#10;erd6tzbnt8mycGY/3W42n+1JqadBP38FEagP/+K7e6vj/PE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RKHcMAAADcAAAADwAAAAAAAAAAAAAAAACYAgAAZHJzL2Rv&#10;d25yZXYueG1sUEsFBgAAAAAEAAQA9QAAAIgDAAAAAA==&#10;" path="m79,39l73,60,57,75,40,79,19,72,4,56,,39,7,18,23,4,40,,61,6,75,22r4,17xe" filled="f" strokecolor="#fa8071" strokeweight=".19256mm">
                  <v:path arrowok="t" o:connecttype="custom" o:connectlocs="79,2391;73,2412;57,2427;40,2431;19,2424;4,2408;0,2391;7,2370;23,2356;40,2352;61,2358;75,2374;79,2391" o:connectangles="0,0,0,0,0,0,0,0,0,0,0,0,0"/>
                </v:shape>
                <w10:wrap anchorx="page"/>
              </v:group>
            </w:pict>
          </mc:Fallback>
        </mc:AlternateContent>
      </w:r>
      <w:r>
        <w:rPr>
          <w:noProof/>
        </w:rPr>
        <mc:AlternateContent>
          <mc:Choice Requires="wpg">
            <w:drawing>
              <wp:anchor distT="0" distB="0" distL="114300" distR="114300" simplePos="0" relativeHeight="503314293" behindDoc="1" locked="0" layoutInCell="1" allowOverlap="1" wp14:anchorId="685885B4" wp14:editId="59940BA3">
                <wp:simplePos x="0" y="0"/>
                <wp:positionH relativeFrom="page">
                  <wp:posOffset>2268855</wp:posOffset>
                </wp:positionH>
                <wp:positionV relativeFrom="paragraph">
                  <wp:posOffset>190500</wp:posOffset>
                </wp:positionV>
                <wp:extent cx="89535" cy="50800"/>
                <wp:effectExtent l="0" t="8890" r="2299335" b="216535"/>
                <wp:wrapNone/>
                <wp:docPr id="123"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50800"/>
                          <a:chOff x="3573" y="301"/>
                          <a:chExt cx="141" cy="81"/>
                        </a:xfrm>
                      </wpg:grpSpPr>
                      <wps:wsp>
                        <wps:cNvPr id="124" name="Freeform 119"/>
                        <wps:cNvSpPr>
                          <a:spLocks noEditPoints="1"/>
                        </wps:cNvSpPr>
                        <wps:spPr bwMode="auto">
                          <a:xfrm>
                            <a:off x="7218" y="682"/>
                            <a:ext cx="70" cy="0"/>
                          </a:xfrm>
                          <a:custGeom>
                            <a:avLst/>
                            <a:gdLst>
                              <a:gd name="T0" fmla="+- 0 3609 3609"/>
                              <a:gd name="T1" fmla="*/ T0 w 70"/>
                              <a:gd name="T2" fmla="+- 0 3679 3609"/>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18"/>
                        <wps:cNvSpPr>
                          <a:spLocks/>
                        </wps:cNvSpPr>
                        <wps:spPr bwMode="auto">
                          <a:xfrm>
                            <a:off x="3609" y="306"/>
                            <a:ext cx="70" cy="70"/>
                          </a:xfrm>
                          <a:custGeom>
                            <a:avLst/>
                            <a:gdLst>
                              <a:gd name="T0" fmla="+- 0 3609 3609"/>
                              <a:gd name="T1" fmla="*/ T0 w 70"/>
                              <a:gd name="T2" fmla="+- 0 306 306"/>
                              <a:gd name="T3" fmla="*/ 306 h 70"/>
                              <a:gd name="T4" fmla="+- 0 3679 3609"/>
                              <a:gd name="T5" fmla="*/ T4 w 70"/>
                              <a:gd name="T6" fmla="+- 0 306 306"/>
                              <a:gd name="T7" fmla="*/ 306 h 70"/>
                              <a:gd name="T8" fmla="+- 0 3679 3609"/>
                              <a:gd name="T9" fmla="*/ T8 w 70"/>
                              <a:gd name="T10" fmla="+- 0 376 306"/>
                              <a:gd name="T11" fmla="*/ 376 h 70"/>
                              <a:gd name="T12" fmla="+- 0 3609 3609"/>
                              <a:gd name="T13" fmla="*/ T12 w 70"/>
                              <a:gd name="T14" fmla="+- 0 376 306"/>
                              <a:gd name="T15" fmla="*/ 376 h 70"/>
                              <a:gd name="T16" fmla="+- 0 3609 3609"/>
                              <a:gd name="T17" fmla="*/ T16 w 70"/>
                              <a:gd name="T18" fmla="+- 0 306 306"/>
                              <a:gd name="T19" fmla="*/ 306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E792B40" id="Group 117" o:spid="_x0000_s1026" style="position:absolute;margin-left:178.65pt;margin-top:15pt;width:7.05pt;height:4pt;z-index:-2187;mso-position-horizontal-relative:page" coordorigin="3573,301" coordsize="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">
                <v:shape id="Freeform 119" o:spid="_x0000_s1027" style="position:absolute;left:7218;top:682;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OMIA&#10;AADcAAAADwAAAGRycy9kb3ducmV2LnhtbERP22rCQBB9L/Qflin4VjcJbZHoKm0gpX2zMR8wZCcX&#10;zM6G7BqjX98VBN/mcK6z2c2mFxONrrOsIF5GIIgrqztuFJSH/HUFwnlkjb1lUnAhB7vt89MGU23P&#10;/EdT4RsRQtilqKD1fkildFVLBt3SDsSBq+1o0Ac4NlKPeA7hppdJFH1Igx2HhhYHylqqjsXJKHg/&#10;XrLm95QXbs7ja22/vstpnyi1eJk/1yA8zf4hvrt/dJifvMHtmXC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P44wgAAANwAAAAPAAAAAAAAAAAAAAAAAJgCAABkcnMvZG93&#10;bnJldi54bWxQSwUGAAAAAAQABAD1AAAAhwMAAAAA&#10;" path="m,l70,e" filled="f" strokecolor="#add7e6" strokeweight="1.264mm">
                  <v:path arrowok="t" o:connecttype="custom" o:connectlocs="0,0;70,0" o:connectangles="0,0"/>
                  <o:lock v:ext="edit" verticies="t"/>
                </v:shape>
                <v:shape id="Freeform 118" o:spid="_x0000_s1028" style="position:absolute;left:3609;top:306;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i+sMA&#10;AADcAAAADwAAAGRycy9kb3ducmV2LnhtbERP22rCQBB9L/gPywi+SN0YUNuYVUQQhUJbrR8wZMck&#10;JDsbs6tJ+/XdgtC3OZzrpOve1OJOrSstK5hOIhDEmdUl5wrOX7vnFxDOI2usLZOCb3KwXg2eUky0&#10;7fhI95PPRQhhl6CCwvsmkdJlBRl0E9sQB+5iW4M+wDaXusUuhJtaxlE0lwZLDg0FNrQtKKtON6NA&#10;y811/vkxftvvf17P74uKuigmpUbDfrME4an3/+KH+6DD/HgG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ii+sMAAADcAAAADwAAAAAAAAAAAAAAAACYAgAAZHJzL2Rv&#10;d25yZXYueG1sUEsFBgAAAAAEAAQA9QAAAIgDAAAAAA==&#10;" path="m,l70,r,70l,70,,xe" filled="f" strokecolor="#add7e6" strokeweight=".19256mm">
                  <v:path arrowok="t" o:connecttype="custom" o:connectlocs="0,306;70,306;70,376;0,376;0,306" o:connectangles="0,0,0,0,0"/>
                </v:shape>
                <w10:wrap anchorx="page"/>
              </v:group>
            </w:pict>
          </mc:Fallback>
        </mc:AlternateContent>
      </w:r>
      <w:r>
        <w:rPr>
          <w:noProof/>
        </w:rPr>
        <mc:AlternateContent>
          <mc:Choice Requires="wps">
            <w:drawing>
              <wp:anchor distT="0" distB="0" distL="114300" distR="114300" simplePos="0" relativeHeight="503314296" behindDoc="1" locked="0" layoutInCell="1" allowOverlap="1" wp14:anchorId="270E2F79" wp14:editId="05A4EAE7">
                <wp:simplePos x="0" y="0"/>
                <wp:positionH relativeFrom="page">
                  <wp:posOffset>1976120</wp:posOffset>
                </wp:positionH>
                <wp:positionV relativeFrom="paragraph">
                  <wp:posOffset>-127635</wp:posOffset>
                </wp:positionV>
                <wp:extent cx="4018915" cy="2520950"/>
                <wp:effectExtent l="4445" t="0" r="0" b="0"/>
                <wp:wrapNone/>
                <wp:docPr id="12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915" cy="252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05"/>
                              <w:gridCol w:w="754"/>
                              <w:gridCol w:w="1048"/>
                              <w:gridCol w:w="1048"/>
                              <w:gridCol w:w="1048"/>
                              <w:gridCol w:w="1048"/>
                              <w:gridCol w:w="1048"/>
                              <w:gridCol w:w="231"/>
                            </w:tblGrid>
                            <w:tr w:rsidR="000B0C38" w14:paraId="65640E27" w14:textId="77777777">
                              <w:trPr>
                                <w:trHeight w:hRule="exact" w:val="627"/>
                              </w:trPr>
                              <w:tc>
                                <w:tcPr>
                                  <w:tcW w:w="105" w:type="dxa"/>
                                  <w:tcBorders>
                                    <w:top w:val="single" w:sz="4" w:space="0" w:color="000000"/>
                                    <w:left w:val="nil"/>
                                    <w:bottom w:val="single" w:sz="4" w:space="0" w:color="000000"/>
                                    <w:right w:val="single" w:sz="4" w:space="0" w:color="000000"/>
                                  </w:tcBorders>
                                </w:tcPr>
                                <w:p w14:paraId="011A1123" w14:textId="77777777" w:rsidR="000B0C38" w:rsidRDefault="000B0C38"/>
                              </w:tc>
                              <w:tc>
                                <w:tcPr>
                                  <w:tcW w:w="6225" w:type="dxa"/>
                                  <w:gridSpan w:val="7"/>
                                  <w:vMerge w:val="restart"/>
                                  <w:tcBorders>
                                    <w:top w:val="nil"/>
                                    <w:left w:val="single" w:sz="4" w:space="0" w:color="000000"/>
                                    <w:right w:val="nil"/>
                                  </w:tcBorders>
                                </w:tcPr>
                                <w:p w14:paraId="60101E37" w14:textId="77777777" w:rsidR="000B0C38" w:rsidRDefault="000B0C38"/>
                              </w:tc>
                            </w:tr>
                            <w:tr w:rsidR="000B0C38" w14:paraId="3294D62D" w14:textId="77777777">
                              <w:trPr>
                                <w:trHeight w:hRule="exact" w:val="627"/>
                              </w:trPr>
                              <w:tc>
                                <w:tcPr>
                                  <w:tcW w:w="105" w:type="dxa"/>
                                  <w:tcBorders>
                                    <w:top w:val="single" w:sz="4" w:space="0" w:color="000000"/>
                                    <w:left w:val="nil"/>
                                    <w:bottom w:val="single" w:sz="4" w:space="0" w:color="000000"/>
                                    <w:right w:val="single" w:sz="4" w:space="0" w:color="000000"/>
                                  </w:tcBorders>
                                </w:tcPr>
                                <w:p w14:paraId="4A7FE23B" w14:textId="77777777" w:rsidR="000B0C38" w:rsidRDefault="000B0C38"/>
                              </w:tc>
                              <w:tc>
                                <w:tcPr>
                                  <w:tcW w:w="6225" w:type="dxa"/>
                                  <w:gridSpan w:val="7"/>
                                  <w:vMerge/>
                                  <w:tcBorders>
                                    <w:left w:val="single" w:sz="4" w:space="0" w:color="000000"/>
                                    <w:right w:val="nil"/>
                                  </w:tcBorders>
                                </w:tcPr>
                                <w:p w14:paraId="2716D923" w14:textId="77777777" w:rsidR="000B0C38" w:rsidRDefault="000B0C38"/>
                              </w:tc>
                            </w:tr>
                            <w:tr w:rsidR="000B0C38" w14:paraId="1BB5101D" w14:textId="77777777">
                              <w:trPr>
                                <w:trHeight w:hRule="exact" w:val="627"/>
                              </w:trPr>
                              <w:tc>
                                <w:tcPr>
                                  <w:tcW w:w="105" w:type="dxa"/>
                                  <w:tcBorders>
                                    <w:top w:val="single" w:sz="4" w:space="0" w:color="000000"/>
                                    <w:left w:val="nil"/>
                                    <w:bottom w:val="single" w:sz="4" w:space="0" w:color="000000"/>
                                    <w:right w:val="single" w:sz="4" w:space="0" w:color="000000"/>
                                  </w:tcBorders>
                                </w:tcPr>
                                <w:p w14:paraId="12E95A9C" w14:textId="77777777" w:rsidR="000B0C38" w:rsidRDefault="000B0C38"/>
                              </w:tc>
                              <w:tc>
                                <w:tcPr>
                                  <w:tcW w:w="6225" w:type="dxa"/>
                                  <w:gridSpan w:val="7"/>
                                  <w:vMerge/>
                                  <w:tcBorders>
                                    <w:left w:val="single" w:sz="4" w:space="0" w:color="000000"/>
                                    <w:bottom w:val="dashed" w:sz="4" w:space="0" w:color="000000"/>
                                    <w:right w:val="nil"/>
                                  </w:tcBorders>
                                </w:tcPr>
                                <w:p w14:paraId="1D45D97B" w14:textId="77777777" w:rsidR="000B0C38" w:rsidRDefault="000B0C38"/>
                              </w:tc>
                            </w:tr>
                            <w:tr w:rsidR="000B0C38" w14:paraId="2EDD6AEC" w14:textId="77777777">
                              <w:trPr>
                                <w:trHeight w:hRule="exact" w:val="627"/>
                              </w:trPr>
                              <w:tc>
                                <w:tcPr>
                                  <w:tcW w:w="105" w:type="dxa"/>
                                  <w:tcBorders>
                                    <w:top w:val="single" w:sz="4" w:space="0" w:color="000000"/>
                                    <w:left w:val="nil"/>
                                    <w:bottom w:val="single" w:sz="4" w:space="0" w:color="000000"/>
                                    <w:right w:val="single" w:sz="4" w:space="0" w:color="000000"/>
                                  </w:tcBorders>
                                </w:tcPr>
                                <w:p w14:paraId="0C37E681" w14:textId="77777777" w:rsidR="000B0C38" w:rsidRDefault="000B0C38"/>
                              </w:tc>
                              <w:tc>
                                <w:tcPr>
                                  <w:tcW w:w="6225" w:type="dxa"/>
                                  <w:gridSpan w:val="7"/>
                                  <w:vMerge w:val="restart"/>
                                  <w:tcBorders>
                                    <w:top w:val="dashed" w:sz="4" w:space="0" w:color="000000"/>
                                    <w:left w:val="single" w:sz="4" w:space="0" w:color="000000"/>
                                    <w:right w:val="nil"/>
                                  </w:tcBorders>
                                </w:tcPr>
                                <w:p w14:paraId="57929EA8" w14:textId="77777777" w:rsidR="000B0C38" w:rsidRDefault="000B0C38"/>
                              </w:tc>
                            </w:tr>
                            <w:tr w:rsidR="000B0C38" w14:paraId="179B6EC3" w14:textId="77777777">
                              <w:trPr>
                                <w:trHeight w:hRule="exact" w:val="627"/>
                              </w:trPr>
                              <w:tc>
                                <w:tcPr>
                                  <w:tcW w:w="105" w:type="dxa"/>
                                  <w:tcBorders>
                                    <w:top w:val="single" w:sz="4" w:space="0" w:color="000000"/>
                                    <w:left w:val="nil"/>
                                    <w:bottom w:val="single" w:sz="4" w:space="0" w:color="000000"/>
                                    <w:right w:val="single" w:sz="4" w:space="0" w:color="000000"/>
                                  </w:tcBorders>
                                </w:tcPr>
                                <w:p w14:paraId="7F5BBC0B" w14:textId="77777777" w:rsidR="000B0C38" w:rsidRDefault="000B0C38"/>
                              </w:tc>
                              <w:tc>
                                <w:tcPr>
                                  <w:tcW w:w="6225" w:type="dxa"/>
                                  <w:gridSpan w:val="7"/>
                                  <w:vMerge/>
                                  <w:tcBorders>
                                    <w:left w:val="single" w:sz="4" w:space="0" w:color="000000"/>
                                    <w:right w:val="nil"/>
                                  </w:tcBorders>
                                </w:tcPr>
                                <w:p w14:paraId="7D49E9CE" w14:textId="77777777" w:rsidR="000B0C38" w:rsidRDefault="000B0C38"/>
                              </w:tc>
                            </w:tr>
                            <w:tr w:rsidR="000B0C38" w14:paraId="5D3A1019" w14:textId="77777777">
                              <w:trPr>
                                <w:trHeight w:hRule="exact" w:val="676"/>
                              </w:trPr>
                              <w:tc>
                                <w:tcPr>
                                  <w:tcW w:w="105" w:type="dxa"/>
                                  <w:tcBorders>
                                    <w:top w:val="single" w:sz="4" w:space="0" w:color="000000"/>
                                    <w:left w:val="nil"/>
                                    <w:bottom w:val="single" w:sz="4" w:space="0" w:color="000000"/>
                                    <w:right w:val="single" w:sz="4" w:space="0" w:color="000000"/>
                                  </w:tcBorders>
                                </w:tcPr>
                                <w:p w14:paraId="40F4EA1C" w14:textId="77777777" w:rsidR="000B0C38" w:rsidRDefault="000B0C38"/>
                              </w:tc>
                              <w:tc>
                                <w:tcPr>
                                  <w:tcW w:w="6225" w:type="dxa"/>
                                  <w:gridSpan w:val="7"/>
                                  <w:vMerge/>
                                  <w:tcBorders>
                                    <w:left w:val="single" w:sz="4" w:space="0" w:color="000000"/>
                                    <w:bottom w:val="single" w:sz="4" w:space="0" w:color="000000"/>
                                    <w:right w:val="nil"/>
                                  </w:tcBorders>
                                </w:tcPr>
                                <w:p w14:paraId="0EC601A7" w14:textId="77777777" w:rsidR="000B0C38" w:rsidRDefault="000B0C38"/>
                              </w:tc>
                            </w:tr>
                            <w:tr w:rsidR="000B0C38" w14:paraId="351CD870" w14:textId="77777777">
                              <w:trPr>
                                <w:trHeight w:hRule="exact" w:val="105"/>
                              </w:trPr>
                              <w:tc>
                                <w:tcPr>
                                  <w:tcW w:w="859" w:type="dxa"/>
                                  <w:gridSpan w:val="2"/>
                                  <w:tcBorders>
                                    <w:top w:val="single" w:sz="4" w:space="0" w:color="000000"/>
                                    <w:left w:val="nil"/>
                                    <w:bottom w:val="nil"/>
                                    <w:right w:val="single" w:sz="4" w:space="0" w:color="000000"/>
                                  </w:tcBorders>
                                </w:tcPr>
                                <w:p w14:paraId="17888446" w14:textId="77777777" w:rsidR="000B0C38" w:rsidRDefault="000B0C38"/>
                              </w:tc>
                              <w:tc>
                                <w:tcPr>
                                  <w:tcW w:w="1048" w:type="dxa"/>
                                  <w:tcBorders>
                                    <w:top w:val="single" w:sz="4" w:space="0" w:color="000000"/>
                                    <w:left w:val="single" w:sz="4" w:space="0" w:color="000000"/>
                                    <w:bottom w:val="nil"/>
                                    <w:right w:val="single" w:sz="4" w:space="0" w:color="000000"/>
                                  </w:tcBorders>
                                </w:tcPr>
                                <w:p w14:paraId="6B472833" w14:textId="77777777" w:rsidR="000B0C38" w:rsidRDefault="000B0C38"/>
                              </w:tc>
                              <w:tc>
                                <w:tcPr>
                                  <w:tcW w:w="1048" w:type="dxa"/>
                                  <w:tcBorders>
                                    <w:top w:val="single" w:sz="4" w:space="0" w:color="000000"/>
                                    <w:left w:val="single" w:sz="4" w:space="0" w:color="000000"/>
                                    <w:bottom w:val="nil"/>
                                    <w:right w:val="single" w:sz="4" w:space="0" w:color="000000"/>
                                  </w:tcBorders>
                                </w:tcPr>
                                <w:p w14:paraId="23DE2444" w14:textId="77777777" w:rsidR="000B0C38" w:rsidRDefault="000B0C38"/>
                              </w:tc>
                              <w:tc>
                                <w:tcPr>
                                  <w:tcW w:w="1048" w:type="dxa"/>
                                  <w:tcBorders>
                                    <w:top w:val="single" w:sz="4" w:space="0" w:color="000000"/>
                                    <w:left w:val="single" w:sz="4" w:space="0" w:color="000000"/>
                                    <w:bottom w:val="nil"/>
                                    <w:right w:val="single" w:sz="4" w:space="0" w:color="000000"/>
                                  </w:tcBorders>
                                </w:tcPr>
                                <w:p w14:paraId="1C22025F" w14:textId="77777777" w:rsidR="000B0C38" w:rsidRDefault="000B0C38"/>
                              </w:tc>
                              <w:tc>
                                <w:tcPr>
                                  <w:tcW w:w="1048" w:type="dxa"/>
                                  <w:tcBorders>
                                    <w:top w:val="single" w:sz="4" w:space="0" w:color="000000"/>
                                    <w:left w:val="single" w:sz="4" w:space="0" w:color="000000"/>
                                    <w:bottom w:val="nil"/>
                                    <w:right w:val="single" w:sz="4" w:space="0" w:color="000000"/>
                                  </w:tcBorders>
                                </w:tcPr>
                                <w:p w14:paraId="5FC1BCCB" w14:textId="77777777" w:rsidR="000B0C38" w:rsidRDefault="000B0C38"/>
                              </w:tc>
                              <w:tc>
                                <w:tcPr>
                                  <w:tcW w:w="1048" w:type="dxa"/>
                                  <w:tcBorders>
                                    <w:top w:val="single" w:sz="4" w:space="0" w:color="000000"/>
                                    <w:left w:val="single" w:sz="4" w:space="0" w:color="000000"/>
                                    <w:bottom w:val="nil"/>
                                    <w:right w:val="single" w:sz="4" w:space="0" w:color="000000"/>
                                  </w:tcBorders>
                                </w:tcPr>
                                <w:p w14:paraId="2674A020" w14:textId="77777777" w:rsidR="000B0C38" w:rsidRDefault="000B0C38"/>
                              </w:tc>
                              <w:tc>
                                <w:tcPr>
                                  <w:tcW w:w="231" w:type="dxa"/>
                                  <w:tcBorders>
                                    <w:top w:val="single" w:sz="4" w:space="0" w:color="000000"/>
                                    <w:left w:val="single" w:sz="4" w:space="0" w:color="000000"/>
                                    <w:bottom w:val="nil"/>
                                    <w:right w:val="nil"/>
                                  </w:tcBorders>
                                </w:tcPr>
                                <w:p w14:paraId="632FA013" w14:textId="77777777" w:rsidR="000B0C38" w:rsidRDefault="000B0C38"/>
                              </w:tc>
                            </w:tr>
                          </w:tbl>
                          <w:p w14:paraId="2EA80ADE" w14:textId="77777777" w:rsidR="000B0C38" w:rsidRDefault="000B0C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margin-left:155.6pt;margin-top:-10pt;width:316.45pt;height:198.5pt;z-index:-2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05"/>
                        <w:gridCol w:w="754"/>
                        <w:gridCol w:w="1048"/>
                        <w:gridCol w:w="1048"/>
                        <w:gridCol w:w="1048"/>
                        <w:gridCol w:w="1048"/>
                        <w:gridCol w:w="1048"/>
                        <w:gridCol w:w="231"/>
                      </w:tblGrid>
                      <w:tr w:rsidR="000B0C38" w14:paraId="65640E27" w14:textId="77777777">
                        <w:trPr>
                          <w:trHeight w:hRule="exact" w:val="627"/>
                        </w:trPr>
                        <w:tc>
                          <w:tcPr>
                            <w:tcW w:w="105" w:type="dxa"/>
                            <w:tcBorders>
                              <w:top w:val="single" w:sz="4" w:space="0" w:color="000000"/>
                              <w:left w:val="nil"/>
                              <w:bottom w:val="single" w:sz="4" w:space="0" w:color="000000"/>
                              <w:right w:val="single" w:sz="4" w:space="0" w:color="000000"/>
                            </w:tcBorders>
                          </w:tcPr>
                          <w:p w14:paraId="011A1123" w14:textId="77777777" w:rsidR="000B0C38" w:rsidRDefault="000B0C38"/>
                        </w:tc>
                        <w:tc>
                          <w:tcPr>
                            <w:tcW w:w="6225" w:type="dxa"/>
                            <w:gridSpan w:val="7"/>
                            <w:vMerge w:val="restart"/>
                            <w:tcBorders>
                              <w:top w:val="nil"/>
                              <w:left w:val="single" w:sz="4" w:space="0" w:color="000000"/>
                              <w:right w:val="nil"/>
                            </w:tcBorders>
                          </w:tcPr>
                          <w:p w14:paraId="60101E37" w14:textId="77777777" w:rsidR="000B0C38" w:rsidRDefault="000B0C38"/>
                        </w:tc>
                      </w:tr>
                      <w:tr w:rsidR="000B0C38" w14:paraId="3294D62D" w14:textId="77777777">
                        <w:trPr>
                          <w:trHeight w:hRule="exact" w:val="627"/>
                        </w:trPr>
                        <w:tc>
                          <w:tcPr>
                            <w:tcW w:w="105" w:type="dxa"/>
                            <w:tcBorders>
                              <w:top w:val="single" w:sz="4" w:space="0" w:color="000000"/>
                              <w:left w:val="nil"/>
                              <w:bottom w:val="single" w:sz="4" w:space="0" w:color="000000"/>
                              <w:right w:val="single" w:sz="4" w:space="0" w:color="000000"/>
                            </w:tcBorders>
                          </w:tcPr>
                          <w:p w14:paraId="4A7FE23B" w14:textId="77777777" w:rsidR="000B0C38" w:rsidRDefault="000B0C38"/>
                        </w:tc>
                        <w:tc>
                          <w:tcPr>
                            <w:tcW w:w="6225" w:type="dxa"/>
                            <w:gridSpan w:val="7"/>
                            <w:vMerge/>
                            <w:tcBorders>
                              <w:left w:val="single" w:sz="4" w:space="0" w:color="000000"/>
                              <w:right w:val="nil"/>
                            </w:tcBorders>
                          </w:tcPr>
                          <w:p w14:paraId="2716D923" w14:textId="77777777" w:rsidR="000B0C38" w:rsidRDefault="000B0C38"/>
                        </w:tc>
                      </w:tr>
                      <w:tr w:rsidR="000B0C38" w14:paraId="1BB5101D" w14:textId="77777777">
                        <w:trPr>
                          <w:trHeight w:hRule="exact" w:val="627"/>
                        </w:trPr>
                        <w:tc>
                          <w:tcPr>
                            <w:tcW w:w="105" w:type="dxa"/>
                            <w:tcBorders>
                              <w:top w:val="single" w:sz="4" w:space="0" w:color="000000"/>
                              <w:left w:val="nil"/>
                              <w:bottom w:val="single" w:sz="4" w:space="0" w:color="000000"/>
                              <w:right w:val="single" w:sz="4" w:space="0" w:color="000000"/>
                            </w:tcBorders>
                          </w:tcPr>
                          <w:p w14:paraId="12E95A9C" w14:textId="77777777" w:rsidR="000B0C38" w:rsidRDefault="000B0C38"/>
                        </w:tc>
                        <w:tc>
                          <w:tcPr>
                            <w:tcW w:w="6225" w:type="dxa"/>
                            <w:gridSpan w:val="7"/>
                            <w:vMerge/>
                            <w:tcBorders>
                              <w:left w:val="single" w:sz="4" w:space="0" w:color="000000"/>
                              <w:bottom w:val="dashed" w:sz="4" w:space="0" w:color="000000"/>
                              <w:right w:val="nil"/>
                            </w:tcBorders>
                          </w:tcPr>
                          <w:p w14:paraId="1D45D97B" w14:textId="77777777" w:rsidR="000B0C38" w:rsidRDefault="000B0C38"/>
                        </w:tc>
                      </w:tr>
                      <w:tr w:rsidR="000B0C38" w14:paraId="2EDD6AEC" w14:textId="77777777">
                        <w:trPr>
                          <w:trHeight w:hRule="exact" w:val="627"/>
                        </w:trPr>
                        <w:tc>
                          <w:tcPr>
                            <w:tcW w:w="105" w:type="dxa"/>
                            <w:tcBorders>
                              <w:top w:val="single" w:sz="4" w:space="0" w:color="000000"/>
                              <w:left w:val="nil"/>
                              <w:bottom w:val="single" w:sz="4" w:space="0" w:color="000000"/>
                              <w:right w:val="single" w:sz="4" w:space="0" w:color="000000"/>
                            </w:tcBorders>
                          </w:tcPr>
                          <w:p w14:paraId="0C37E681" w14:textId="77777777" w:rsidR="000B0C38" w:rsidRDefault="000B0C38"/>
                        </w:tc>
                        <w:tc>
                          <w:tcPr>
                            <w:tcW w:w="6225" w:type="dxa"/>
                            <w:gridSpan w:val="7"/>
                            <w:vMerge w:val="restart"/>
                            <w:tcBorders>
                              <w:top w:val="dashed" w:sz="4" w:space="0" w:color="000000"/>
                              <w:left w:val="single" w:sz="4" w:space="0" w:color="000000"/>
                              <w:right w:val="nil"/>
                            </w:tcBorders>
                          </w:tcPr>
                          <w:p w14:paraId="57929EA8" w14:textId="77777777" w:rsidR="000B0C38" w:rsidRDefault="000B0C38"/>
                        </w:tc>
                      </w:tr>
                      <w:tr w:rsidR="000B0C38" w14:paraId="179B6EC3" w14:textId="77777777">
                        <w:trPr>
                          <w:trHeight w:hRule="exact" w:val="627"/>
                        </w:trPr>
                        <w:tc>
                          <w:tcPr>
                            <w:tcW w:w="105" w:type="dxa"/>
                            <w:tcBorders>
                              <w:top w:val="single" w:sz="4" w:space="0" w:color="000000"/>
                              <w:left w:val="nil"/>
                              <w:bottom w:val="single" w:sz="4" w:space="0" w:color="000000"/>
                              <w:right w:val="single" w:sz="4" w:space="0" w:color="000000"/>
                            </w:tcBorders>
                          </w:tcPr>
                          <w:p w14:paraId="7F5BBC0B" w14:textId="77777777" w:rsidR="000B0C38" w:rsidRDefault="000B0C38"/>
                        </w:tc>
                        <w:tc>
                          <w:tcPr>
                            <w:tcW w:w="6225" w:type="dxa"/>
                            <w:gridSpan w:val="7"/>
                            <w:vMerge/>
                            <w:tcBorders>
                              <w:left w:val="single" w:sz="4" w:space="0" w:color="000000"/>
                              <w:right w:val="nil"/>
                            </w:tcBorders>
                          </w:tcPr>
                          <w:p w14:paraId="7D49E9CE" w14:textId="77777777" w:rsidR="000B0C38" w:rsidRDefault="000B0C38"/>
                        </w:tc>
                      </w:tr>
                      <w:tr w:rsidR="000B0C38" w14:paraId="5D3A1019" w14:textId="77777777">
                        <w:trPr>
                          <w:trHeight w:hRule="exact" w:val="676"/>
                        </w:trPr>
                        <w:tc>
                          <w:tcPr>
                            <w:tcW w:w="105" w:type="dxa"/>
                            <w:tcBorders>
                              <w:top w:val="single" w:sz="4" w:space="0" w:color="000000"/>
                              <w:left w:val="nil"/>
                              <w:bottom w:val="single" w:sz="4" w:space="0" w:color="000000"/>
                              <w:right w:val="single" w:sz="4" w:space="0" w:color="000000"/>
                            </w:tcBorders>
                          </w:tcPr>
                          <w:p w14:paraId="40F4EA1C" w14:textId="77777777" w:rsidR="000B0C38" w:rsidRDefault="000B0C38"/>
                        </w:tc>
                        <w:tc>
                          <w:tcPr>
                            <w:tcW w:w="6225" w:type="dxa"/>
                            <w:gridSpan w:val="7"/>
                            <w:vMerge/>
                            <w:tcBorders>
                              <w:left w:val="single" w:sz="4" w:space="0" w:color="000000"/>
                              <w:bottom w:val="single" w:sz="4" w:space="0" w:color="000000"/>
                              <w:right w:val="nil"/>
                            </w:tcBorders>
                          </w:tcPr>
                          <w:p w14:paraId="0EC601A7" w14:textId="77777777" w:rsidR="000B0C38" w:rsidRDefault="000B0C38"/>
                        </w:tc>
                      </w:tr>
                      <w:tr w:rsidR="000B0C38" w14:paraId="351CD870" w14:textId="77777777">
                        <w:trPr>
                          <w:trHeight w:hRule="exact" w:val="105"/>
                        </w:trPr>
                        <w:tc>
                          <w:tcPr>
                            <w:tcW w:w="859" w:type="dxa"/>
                            <w:gridSpan w:val="2"/>
                            <w:tcBorders>
                              <w:top w:val="single" w:sz="4" w:space="0" w:color="000000"/>
                              <w:left w:val="nil"/>
                              <w:bottom w:val="nil"/>
                              <w:right w:val="single" w:sz="4" w:space="0" w:color="000000"/>
                            </w:tcBorders>
                          </w:tcPr>
                          <w:p w14:paraId="17888446" w14:textId="77777777" w:rsidR="000B0C38" w:rsidRDefault="000B0C38"/>
                        </w:tc>
                        <w:tc>
                          <w:tcPr>
                            <w:tcW w:w="1048" w:type="dxa"/>
                            <w:tcBorders>
                              <w:top w:val="single" w:sz="4" w:space="0" w:color="000000"/>
                              <w:left w:val="single" w:sz="4" w:space="0" w:color="000000"/>
                              <w:bottom w:val="nil"/>
                              <w:right w:val="single" w:sz="4" w:space="0" w:color="000000"/>
                            </w:tcBorders>
                          </w:tcPr>
                          <w:p w14:paraId="6B472833" w14:textId="77777777" w:rsidR="000B0C38" w:rsidRDefault="000B0C38"/>
                        </w:tc>
                        <w:tc>
                          <w:tcPr>
                            <w:tcW w:w="1048" w:type="dxa"/>
                            <w:tcBorders>
                              <w:top w:val="single" w:sz="4" w:space="0" w:color="000000"/>
                              <w:left w:val="single" w:sz="4" w:space="0" w:color="000000"/>
                              <w:bottom w:val="nil"/>
                              <w:right w:val="single" w:sz="4" w:space="0" w:color="000000"/>
                            </w:tcBorders>
                          </w:tcPr>
                          <w:p w14:paraId="23DE2444" w14:textId="77777777" w:rsidR="000B0C38" w:rsidRDefault="000B0C38"/>
                        </w:tc>
                        <w:tc>
                          <w:tcPr>
                            <w:tcW w:w="1048" w:type="dxa"/>
                            <w:tcBorders>
                              <w:top w:val="single" w:sz="4" w:space="0" w:color="000000"/>
                              <w:left w:val="single" w:sz="4" w:space="0" w:color="000000"/>
                              <w:bottom w:val="nil"/>
                              <w:right w:val="single" w:sz="4" w:space="0" w:color="000000"/>
                            </w:tcBorders>
                          </w:tcPr>
                          <w:p w14:paraId="1C22025F" w14:textId="77777777" w:rsidR="000B0C38" w:rsidRDefault="000B0C38"/>
                        </w:tc>
                        <w:tc>
                          <w:tcPr>
                            <w:tcW w:w="1048" w:type="dxa"/>
                            <w:tcBorders>
                              <w:top w:val="single" w:sz="4" w:space="0" w:color="000000"/>
                              <w:left w:val="single" w:sz="4" w:space="0" w:color="000000"/>
                              <w:bottom w:val="nil"/>
                              <w:right w:val="single" w:sz="4" w:space="0" w:color="000000"/>
                            </w:tcBorders>
                          </w:tcPr>
                          <w:p w14:paraId="5FC1BCCB" w14:textId="77777777" w:rsidR="000B0C38" w:rsidRDefault="000B0C38"/>
                        </w:tc>
                        <w:tc>
                          <w:tcPr>
                            <w:tcW w:w="1048" w:type="dxa"/>
                            <w:tcBorders>
                              <w:top w:val="single" w:sz="4" w:space="0" w:color="000000"/>
                              <w:left w:val="single" w:sz="4" w:space="0" w:color="000000"/>
                              <w:bottom w:val="nil"/>
                              <w:right w:val="single" w:sz="4" w:space="0" w:color="000000"/>
                            </w:tcBorders>
                          </w:tcPr>
                          <w:p w14:paraId="2674A020" w14:textId="77777777" w:rsidR="000B0C38" w:rsidRDefault="000B0C38"/>
                        </w:tc>
                        <w:tc>
                          <w:tcPr>
                            <w:tcW w:w="231" w:type="dxa"/>
                            <w:tcBorders>
                              <w:top w:val="single" w:sz="4" w:space="0" w:color="000000"/>
                              <w:left w:val="single" w:sz="4" w:space="0" w:color="000000"/>
                              <w:bottom w:val="nil"/>
                              <w:right w:val="nil"/>
                            </w:tcBorders>
                          </w:tcPr>
                          <w:p w14:paraId="632FA013" w14:textId="77777777" w:rsidR="000B0C38" w:rsidRDefault="000B0C38"/>
                        </w:tc>
                      </w:tr>
                    </w:tbl>
                    <w:p w14:paraId="2EA80ADE" w14:textId="77777777" w:rsidR="000B0C38" w:rsidRDefault="000B0C38"/>
                  </w:txbxContent>
                </v:textbox>
                <w10:wrap anchorx="page"/>
              </v:shape>
            </w:pict>
          </mc:Fallback>
        </mc:AlternateContent>
      </w:r>
      <w:r w:rsidR="00F5753A">
        <w:rPr>
          <w:rFonts w:ascii="Arial" w:eastAsia="Arial" w:hAnsi="Arial" w:cs="Arial"/>
          <w:w w:val="102"/>
          <w:sz w:val="17"/>
          <w:szCs w:val="17"/>
        </w:rPr>
        <w:t>exp03 exp04 exp07 exp08</w:t>
      </w:r>
    </w:p>
    <w:p w14:paraId="4F0A4E66" w14:textId="77777777" w:rsidR="005B53EE" w:rsidRDefault="005B53EE" w:rsidP="00F9389F">
      <w:pPr>
        <w:spacing w:before="2" w:line="180" w:lineRule="exact"/>
        <w:rPr>
          <w:sz w:val="19"/>
          <w:szCs w:val="19"/>
        </w:rPr>
      </w:pPr>
    </w:p>
    <w:p w14:paraId="596E6CD4" w14:textId="77777777" w:rsidR="005B53EE" w:rsidRDefault="005B53EE" w:rsidP="00F9389F">
      <w:pPr>
        <w:spacing w:line="200" w:lineRule="exact"/>
      </w:pPr>
    </w:p>
    <w:p w14:paraId="7C51EFAE" w14:textId="77777777" w:rsidR="005B53EE" w:rsidRDefault="00F5753A" w:rsidP="00F9389F">
      <w:pPr>
        <w:spacing w:before="42" w:line="180" w:lineRule="exact"/>
        <w:ind w:left="1368"/>
        <w:rPr>
          <w:rFonts w:ascii="Arial" w:eastAsia="Arial" w:hAnsi="Arial" w:cs="Arial"/>
          <w:sz w:val="17"/>
          <w:szCs w:val="17"/>
        </w:rPr>
      </w:pPr>
      <w:r>
        <w:rPr>
          <w:rFonts w:ascii="Arial" w:eastAsia="Arial" w:hAnsi="Arial" w:cs="Arial"/>
          <w:w w:val="102"/>
          <w:position w:val="-1"/>
          <w:sz w:val="17"/>
          <w:szCs w:val="17"/>
        </w:rPr>
        <w:t>0.00</w:t>
      </w:r>
    </w:p>
    <w:p w14:paraId="6E64F146" w14:textId="77777777" w:rsidR="005B53EE" w:rsidRDefault="005B53EE" w:rsidP="00F9389F">
      <w:pPr>
        <w:spacing w:before="2" w:line="180" w:lineRule="exact"/>
        <w:rPr>
          <w:sz w:val="19"/>
          <w:szCs w:val="19"/>
        </w:rPr>
      </w:pPr>
    </w:p>
    <w:p w14:paraId="31890F6E" w14:textId="77777777" w:rsidR="005B53EE" w:rsidRDefault="005B53EE" w:rsidP="00F9389F">
      <w:pPr>
        <w:spacing w:line="200" w:lineRule="exact"/>
      </w:pPr>
    </w:p>
    <w:p w14:paraId="7221B252" w14:textId="3006ED11" w:rsidR="005B53EE" w:rsidRDefault="00726C06" w:rsidP="00F9389F">
      <w:pPr>
        <w:spacing w:before="42" w:line="180" w:lineRule="exact"/>
        <w:ind w:left="1309"/>
        <w:rPr>
          <w:rFonts w:ascii="Arial" w:eastAsia="Arial" w:hAnsi="Arial" w:cs="Arial"/>
          <w:sz w:val="17"/>
          <w:szCs w:val="17"/>
        </w:rPr>
      </w:pPr>
      <w:r>
        <w:rPr>
          <w:noProof/>
        </w:rPr>
        <mc:AlternateContent>
          <mc:Choice Requires="wpg">
            <w:drawing>
              <wp:anchor distT="0" distB="0" distL="114300" distR="114300" simplePos="0" relativeHeight="503314269" behindDoc="1" locked="0" layoutInCell="1" allowOverlap="1" wp14:anchorId="663FE9B4" wp14:editId="51511E5E">
                <wp:simplePos x="0" y="0"/>
                <wp:positionH relativeFrom="page">
                  <wp:posOffset>2144395</wp:posOffset>
                </wp:positionH>
                <wp:positionV relativeFrom="paragraph">
                  <wp:posOffset>135255</wp:posOffset>
                </wp:positionV>
                <wp:extent cx="89535" cy="130810"/>
                <wp:effectExtent l="1270" t="12065" r="2176145" b="142875"/>
                <wp:wrapNone/>
                <wp:docPr id="113"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30810"/>
                          <a:chOff x="3377" y="213"/>
                          <a:chExt cx="141" cy="206"/>
                        </a:xfrm>
                      </wpg:grpSpPr>
                      <wps:wsp>
                        <wps:cNvPr id="114" name="Freeform 115"/>
                        <wps:cNvSpPr>
                          <a:spLocks/>
                        </wps:cNvSpPr>
                        <wps:spPr bwMode="auto">
                          <a:xfrm>
                            <a:off x="3408" y="275"/>
                            <a:ext cx="79" cy="79"/>
                          </a:xfrm>
                          <a:custGeom>
                            <a:avLst/>
                            <a:gdLst>
                              <a:gd name="T0" fmla="+- 0 3487 3408"/>
                              <a:gd name="T1" fmla="*/ T0 w 79"/>
                              <a:gd name="T2" fmla="+- 0 315 275"/>
                              <a:gd name="T3" fmla="*/ 315 h 79"/>
                              <a:gd name="T4" fmla="+- 0 3481 3408"/>
                              <a:gd name="T5" fmla="*/ T4 w 79"/>
                              <a:gd name="T6" fmla="+- 0 336 275"/>
                              <a:gd name="T7" fmla="*/ 336 h 79"/>
                              <a:gd name="T8" fmla="+- 0 3465 3408"/>
                              <a:gd name="T9" fmla="*/ T8 w 79"/>
                              <a:gd name="T10" fmla="+- 0 350 275"/>
                              <a:gd name="T11" fmla="*/ 350 h 79"/>
                              <a:gd name="T12" fmla="+- 0 3448 3408"/>
                              <a:gd name="T13" fmla="*/ T12 w 79"/>
                              <a:gd name="T14" fmla="+- 0 354 275"/>
                              <a:gd name="T15" fmla="*/ 354 h 79"/>
                              <a:gd name="T16" fmla="+- 0 3427 3408"/>
                              <a:gd name="T17" fmla="*/ T16 w 79"/>
                              <a:gd name="T18" fmla="+- 0 348 275"/>
                              <a:gd name="T19" fmla="*/ 348 h 79"/>
                              <a:gd name="T20" fmla="+- 0 3412 3408"/>
                              <a:gd name="T21" fmla="*/ T20 w 79"/>
                              <a:gd name="T22" fmla="+- 0 332 275"/>
                              <a:gd name="T23" fmla="*/ 332 h 79"/>
                              <a:gd name="T24" fmla="+- 0 3408 3408"/>
                              <a:gd name="T25" fmla="*/ T24 w 79"/>
                              <a:gd name="T26" fmla="+- 0 315 275"/>
                              <a:gd name="T27" fmla="*/ 315 h 79"/>
                              <a:gd name="T28" fmla="+- 0 3415 3408"/>
                              <a:gd name="T29" fmla="*/ T28 w 79"/>
                              <a:gd name="T30" fmla="+- 0 294 275"/>
                              <a:gd name="T31" fmla="*/ 294 h 79"/>
                              <a:gd name="T32" fmla="+- 0 3431 3408"/>
                              <a:gd name="T33" fmla="*/ T32 w 79"/>
                              <a:gd name="T34" fmla="+- 0 279 275"/>
                              <a:gd name="T35" fmla="*/ 279 h 79"/>
                              <a:gd name="T36" fmla="+- 0 3448 3408"/>
                              <a:gd name="T37" fmla="*/ T36 w 79"/>
                              <a:gd name="T38" fmla="+- 0 275 275"/>
                              <a:gd name="T39" fmla="*/ 275 h 79"/>
                              <a:gd name="T40" fmla="+- 0 3469 3408"/>
                              <a:gd name="T41" fmla="*/ T40 w 79"/>
                              <a:gd name="T42" fmla="+- 0 282 275"/>
                              <a:gd name="T43" fmla="*/ 282 h 79"/>
                              <a:gd name="T44" fmla="+- 0 3483 3408"/>
                              <a:gd name="T45" fmla="*/ T44 w 79"/>
                              <a:gd name="T46" fmla="+- 0 298 275"/>
                              <a:gd name="T47" fmla="*/ 298 h 79"/>
                              <a:gd name="T48" fmla="+- 0 3487 3408"/>
                              <a:gd name="T49" fmla="*/ T48 w 79"/>
                              <a:gd name="T50" fmla="+- 0 315 275"/>
                              <a:gd name="T51" fmla="*/ 3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14"/>
                        <wps:cNvSpPr>
                          <a:spLocks/>
                        </wps:cNvSpPr>
                        <wps:spPr bwMode="auto">
                          <a:xfrm>
                            <a:off x="3408" y="335"/>
                            <a:ext cx="79" cy="79"/>
                          </a:xfrm>
                          <a:custGeom>
                            <a:avLst/>
                            <a:gdLst>
                              <a:gd name="T0" fmla="+- 0 3487 3408"/>
                              <a:gd name="T1" fmla="*/ T0 w 79"/>
                              <a:gd name="T2" fmla="+- 0 375 335"/>
                              <a:gd name="T3" fmla="*/ 375 h 79"/>
                              <a:gd name="T4" fmla="+- 0 3481 3408"/>
                              <a:gd name="T5" fmla="*/ T4 w 79"/>
                              <a:gd name="T6" fmla="+- 0 396 335"/>
                              <a:gd name="T7" fmla="*/ 396 h 79"/>
                              <a:gd name="T8" fmla="+- 0 3465 3408"/>
                              <a:gd name="T9" fmla="*/ T8 w 79"/>
                              <a:gd name="T10" fmla="+- 0 410 335"/>
                              <a:gd name="T11" fmla="*/ 410 h 79"/>
                              <a:gd name="T12" fmla="+- 0 3448 3408"/>
                              <a:gd name="T13" fmla="*/ T12 w 79"/>
                              <a:gd name="T14" fmla="+- 0 414 335"/>
                              <a:gd name="T15" fmla="*/ 414 h 79"/>
                              <a:gd name="T16" fmla="+- 0 3427 3408"/>
                              <a:gd name="T17" fmla="*/ T16 w 79"/>
                              <a:gd name="T18" fmla="+- 0 408 335"/>
                              <a:gd name="T19" fmla="*/ 408 h 79"/>
                              <a:gd name="T20" fmla="+- 0 3412 3408"/>
                              <a:gd name="T21" fmla="*/ T20 w 79"/>
                              <a:gd name="T22" fmla="+- 0 392 335"/>
                              <a:gd name="T23" fmla="*/ 392 h 79"/>
                              <a:gd name="T24" fmla="+- 0 3408 3408"/>
                              <a:gd name="T25" fmla="*/ T24 w 79"/>
                              <a:gd name="T26" fmla="+- 0 375 335"/>
                              <a:gd name="T27" fmla="*/ 375 h 79"/>
                              <a:gd name="T28" fmla="+- 0 3415 3408"/>
                              <a:gd name="T29" fmla="*/ T28 w 79"/>
                              <a:gd name="T30" fmla="+- 0 354 335"/>
                              <a:gd name="T31" fmla="*/ 354 h 79"/>
                              <a:gd name="T32" fmla="+- 0 3431 3408"/>
                              <a:gd name="T33" fmla="*/ T32 w 79"/>
                              <a:gd name="T34" fmla="+- 0 339 335"/>
                              <a:gd name="T35" fmla="*/ 339 h 79"/>
                              <a:gd name="T36" fmla="+- 0 3448 3408"/>
                              <a:gd name="T37" fmla="*/ T36 w 79"/>
                              <a:gd name="T38" fmla="+- 0 335 335"/>
                              <a:gd name="T39" fmla="*/ 335 h 79"/>
                              <a:gd name="T40" fmla="+- 0 3469 3408"/>
                              <a:gd name="T41" fmla="*/ T40 w 79"/>
                              <a:gd name="T42" fmla="+- 0 342 335"/>
                              <a:gd name="T43" fmla="*/ 342 h 79"/>
                              <a:gd name="T44" fmla="+- 0 3483 3408"/>
                              <a:gd name="T45" fmla="*/ T44 w 79"/>
                              <a:gd name="T46" fmla="+- 0 358 335"/>
                              <a:gd name="T47" fmla="*/ 358 h 79"/>
                              <a:gd name="T48" fmla="+- 0 3487 3408"/>
                              <a:gd name="T49" fmla="*/ T48 w 79"/>
                              <a:gd name="T50" fmla="+- 0 375 335"/>
                              <a:gd name="T51" fmla="*/ 37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3"/>
                        <wps:cNvSpPr>
                          <a:spLocks noEditPoints="1"/>
                        </wps:cNvSpPr>
                        <wps:spPr bwMode="auto">
                          <a:xfrm>
                            <a:off x="6826" y="602"/>
                            <a:ext cx="70" cy="0"/>
                          </a:xfrm>
                          <a:custGeom>
                            <a:avLst/>
                            <a:gdLst>
                              <a:gd name="T0" fmla="+- 0 3413 3413"/>
                              <a:gd name="T1" fmla="*/ T0 w 70"/>
                              <a:gd name="T2" fmla="+- 0 3483 3413"/>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12"/>
                        <wps:cNvSpPr>
                          <a:spLocks/>
                        </wps:cNvSpPr>
                        <wps:spPr bwMode="auto">
                          <a:xfrm>
                            <a:off x="3413" y="267"/>
                            <a:ext cx="70" cy="70"/>
                          </a:xfrm>
                          <a:custGeom>
                            <a:avLst/>
                            <a:gdLst>
                              <a:gd name="T0" fmla="+- 0 3413 3413"/>
                              <a:gd name="T1" fmla="*/ T0 w 70"/>
                              <a:gd name="T2" fmla="+- 0 267 267"/>
                              <a:gd name="T3" fmla="*/ 267 h 70"/>
                              <a:gd name="T4" fmla="+- 0 3483 3413"/>
                              <a:gd name="T5" fmla="*/ T4 w 70"/>
                              <a:gd name="T6" fmla="+- 0 267 267"/>
                              <a:gd name="T7" fmla="*/ 267 h 70"/>
                              <a:gd name="T8" fmla="+- 0 3483 3413"/>
                              <a:gd name="T9" fmla="*/ T8 w 70"/>
                              <a:gd name="T10" fmla="+- 0 336 267"/>
                              <a:gd name="T11" fmla="*/ 336 h 70"/>
                              <a:gd name="T12" fmla="+- 0 3413 3413"/>
                              <a:gd name="T13" fmla="*/ T12 w 70"/>
                              <a:gd name="T14" fmla="+- 0 336 267"/>
                              <a:gd name="T15" fmla="*/ 336 h 70"/>
                              <a:gd name="T16" fmla="+- 0 3413 3413"/>
                              <a:gd name="T17" fmla="*/ T16 w 70"/>
                              <a:gd name="T18" fmla="+- 0 267 267"/>
                              <a:gd name="T19" fmla="*/ 26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11"/>
                        <wps:cNvSpPr>
                          <a:spLocks/>
                        </wps:cNvSpPr>
                        <wps:spPr bwMode="auto">
                          <a:xfrm>
                            <a:off x="3399" y="219"/>
                            <a:ext cx="99" cy="99"/>
                          </a:xfrm>
                          <a:custGeom>
                            <a:avLst/>
                            <a:gdLst>
                              <a:gd name="T0" fmla="+- 0 3448 3399"/>
                              <a:gd name="T1" fmla="*/ T0 w 99"/>
                              <a:gd name="T2" fmla="+- 0 317 219"/>
                              <a:gd name="T3" fmla="*/ 317 h 99"/>
                              <a:gd name="T4" fmla="+- 0 3399 3399"/>
                              <a:gd name="T5" fmla="*/ T4 w 99"/>
                              <a:gd name="T6" fmla="+- 0 268 219"/>
                              <a:gd name="T7" fmla="*/ 268 h 99"/>
                              <a:gd name="T8" fmla="+- 0 3448 3399"/>
                              <a:gd name="T9" fmla="*/ T8 w 99"/>
                              <a:gd name="T10" fmla="+- 0 219 219"/>
                              <a:gd name="T11" fmla="*/ 219 h 99"/>
                              <a:gd name="T12" fmla="+- 0 3497 3399"/>
                              <a:gd name="T13" fmla="*/ T12 w 99"/>
                              <a:gd name="T14" fmla="+- 0 268 219"/>
                              <a:gd name="T15" fmla="*/ 268 h 99"/>
                              <a:gd name="T16" fmla="+- 0 3448 3399"/>
                              <a:gd name="T17" fmla="*/ T16 w 99"/>
                              <a:gd name="T18" fmla="+- 0 317 219"/>
                              <a:gd name="T19" fmla="*/ 317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0"/>
                        <wps:cNvSpPr>
                          <a:spLocks/>
                        </wps:cNvSpPr>
                        <wps:spPr bwMode="auto">
                          <a:xfrm>
                            <a:off x="3399" y="219"/>
                            <a:ext cx="99" cy="99"/>
                          </a:xfrm>
                          <a:custGeom>
                            <a:avLst/>
                            <a:gdLst>
                              <a:gd name="T0" fmla="+- 0 3448 3399"/>
                              <a:gd name="T1" fmla="*/ T0 w 99"/>
                              <a:gd name="T2" fmla="+- 0 317 219"/>
                              <a:gd name="T3" fmla="*/ 317 h 99"/>
                              <a:gd name="T4" fmla="+- 0 3497 3399"/>
                              <a:gd name="T5" fmla="*/ T4 w 99"/>
                              <a:gd name="T6" fmla="+- 0 268 219"/>
                              <a:gd name="T7" fmla="*/ 268 h 99"/>
                              <a:gd name="T8" fmla="+- 0 3448 3399"/>
                              <a:gd name="T9" fmla="*/ T8 w 99"/>
                              <a:gd name="T10" fmla="+- 0 219 219"/>
                              <a:gd name="T11" fmla="*/ 219 h 99"/>
                              <a:gd name="T12" fmla="+- 0 3399 3399"/>
                              <a:gd name="T13" fmla="*/ T12 w 99"/>
                              <a:gd name="T14" fmla="+- 0 268 219"/>
                              <a:gd name="T15" fmla="*/ 268 h 99"/>
                              <a:gd name="T16" fmla="+- 0 3448 3399"/>
                              <a:gd name="T17" fmla="*/ T16 w 99"/>
                              <a:gd name="T18" fmla="+- 0 317 219"/>
                              <a:gd name="T19" fmla="*/ 317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09"/>
                        <wps:cNvSpPr>
                          <a:spLocks noEditPoints="1"/>
                        </wps:cNvSpPr>
                        <wps:spPr bwMode="auto">
                          <a:xfrm>
                            <a:off x="6896" y="540"/>
                            <a:ext cx="0" cy="89"/>
                          </a:xfrm>
                          <a:custGeom>
                            <a:avLst/>
                            <a:gdLst>
                              <a:gd name="T0" fmla="+- 0 359 270"/>
                              <a:gd name="T1" fmla="*/ 359 h 89"/>
                              <a:gd name="T2" fmla="+- 0 270 270"/>
                              <a:gd name="T3" fmla="*/ 270 h 89"/>
                            </a:gdLst>
                            <a:ahLst/>
                            <a:cxnLst>
                              <a:cxn ang="0">
                                <a:pos x="0" y="T1"/>
                              </a:cxn>
                              <a:cxn ang="0">
                                <a:pos x="0" y="T3"/>
                              </a:cxn>
                            </a:cxnLst>
                            <a:rect l="0" t="0" r="r" b="b"/>
                            <a:pathLst>
                              <a:path h="89">
                                <a:moveTo>
                                  <a:pt x="0" y="89"/>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08"/>
                        <wps:cNvSpPr>
                          <a:spLocks/>
                        </wps:cNvSpPr>
                        <wps:spPr bwMode="auto">
                          <a:xfrm>
                            <a:off x="3408" y="275"/>
                            <a:ext cx="79" cy="79"/>
                          </a:xfrm>
                          <a:custGeom>
                            <a:avLst/>
                            <a:gdLst>
                              <a:gd name="T0" fmla="+- 0 3487 3408"/>
                              <a:gd name="T1" fmla="*/ T0 w 79"/>
                              <a:gd name="T2" fmla="+- 0 315 275"/>
                              <a:gd name="T3" fmla="*/ 315 h 79"/>
                              <a:gd name="T4" fmla="+- 0 3481 3408"/>
                              <a:gd name="T5" fmla="*/ T4 w 79"/>
                              <a:gd name="T6" fmla="+- 0 336 275"/>
                              <a:gd name="T7" fmla="*/ 336 h 79"/>
                              <a:gd name="T8" fmla="+- 0 3465 3408"/>
                              <a:gd name="T9" fmla="*/ T8 w 79"/>
                              <a:gd name="T10" fmla="+- 0 350 275"/>
                              <a:gd name="T11" fmla="*/ 350 h 79"/>
                              <a:gd name="T12" fmla="+- 0 3448 3408"/>
                              <a:gd name="T13" fmla="*/ T12 w 79"/>
                              <a:gd name="T14" fmla="+- 0 354 275"/>
                              <a:gd name="T15" fmla="*/ 354 h 79"/>
                              <a:gd name="T16" fmla="+- 0 3427 3408"/>
                              <a:gd name="T17" fmla="*/ T16 w 79"/>
                              <a:gd name="T18" fmla="+- 0 348 275"/>
                              <a:gd name="T19" fmla="*/ 348 h 79"/>
                              <a:gd name="T20" fmla="+- 0 3412 3408"/>
                              <a:gd name="T21" fmla="*/ T20 w 79"/>
                              <a:gd name="T22" fmla="+- 0 332 275"/>
                              <a:gd name="T23" fmla="*/ 332 h 79"/>
                              <a:gd name="T24" fmla="+- 0 3408 3408"/>
                              <a:gd name="T25" fmla="*/ T24 w 79"/>
                              <a:gd name="T26" fmla="+- 0 315 275"/>
                              <a:gd name="T27" fmla="*/ 315 h 79"/>
                              <a:gd name="T28" fmla="+- 0 3415 3408"/>
                              <a:gd name="T29" fmla="*/ T28 w 79"/>
                              <a:gd name="T30" fmla="+- 0 294 275"/>
                              <a:gd name="T31" fmla="*/ 294 h 79"/>
                              <a:gd name="T32" fmla="+- 0 3431 3408"/>
                              <a:gd name="T33" fmla="*/ T32 w 79"/>
                              <a:gd name="T34" fmla="+- 0 279 275"/>
                              <a:gd name="T35" fmla="*/ 279 h 79"/>
                              <a:gd name="T36" fmla="+- 0 3448 3408"/>
                              <a:gd name="T37" fmla="*/ T36 w 79"/>
                              <a:gd name="T38" fmla="+- 0 275 275"/>
                              <a:gd name="T39" fmla="*/ 275 h 79"/>
                              <a:gd name="T40" fmla="+- 0 3469 3408"/>
                              <a:gd name="T41" fmla="*/ T40 w 79"/>
                              <a:gd name="T42" fmla="+- 0 282 275"/>
                              <a:gd name="T43" fmla="*/ 282 h 79"/>
                              <a:gd name="T44" fmla="+- 0 3483 3408"/>
                              <a:gd name="T45" fmla="*/ T44 w 79"/>
                              <a:gd name="T46" fmla="+- 0 298 275"/>
                              <a:gd name="T47" fmla="*/ 298 h 79"/>
                              <a:gd name="T48" fmla="+- 0 3487 3408"/>
                              <a:gd name="T49" fmla="*/ T48 w 79"/>
                              <a:gd name="T50" fmla="+- 0 315 275"/>
                              <a:gd name="T51" fmla="*/ 3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9"/>
                                </a:lnTo>
                                <a:lnTo>
                                  <a:pt x="23" y="4"/>
                                </a:lnTo>
                                <a:lnTo>
                                  <a:pt x="40" y="0"/>
                                </a:lnTo>
                                <a:lnTo>
                                  <a:pt x="61" y="7"/>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D9A71C" id="Group 107" o:spid="_x0000_s1026" style="position:absolute;margin-left:168.85pt;margin-top:10.65pt;width:7.05pt;height:10.3pt;z-index:-2211;mso-position-horizontal-relative:page" coordorigin="3377,213" coordsize="14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">
                <v:shape id="Freeform 115" o:spid="_x0000_s1027" style="position:absolute;left:3408;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G4cIA&#10;AADcAAAADwAAAGRycy9kb3ducmV2LnhtbERPTWvCQBC9F/wPywjemk0kVEmzSikU9OChVux1yI6b&#10;2Oxskl1j+u+7hUJv83ifU24n24qRBt84VpAlKQjiyumGjYLTx9vjGoQPyBpbx6TgmzxsN7OHEgvt&#10;7vxO4zEYEUPYF6igDqErpPRVTRZ94jriyF3cYDFEOBipB7zHcNvKZZo+SYsNx4YaO3qtqfo63qwC&#10;M/X99fOwcu4WTI85Lfer7KzUYj69PIMINIV/8Z97p+P8LIf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sbhwgAAANwAAAAPAAAAAAAAAAAAAAAAAJgCAABkcnMvZG93&#10;bnJldi54bWxQSwUGAAAAAAQABAD1AAAAhwMAAAAA&#10;" path="m79,40l73,61,57,75,40,79,19,73,4,57,,40,7,19,23,4,40,,61,7,75,23r4,17xe" filled="f" strokeweight=".19256mm">
                  <v:path arrowok="t" o:connecttype="custom" o:connectlocs="79,315;73,336;57,350;40,354;19,348;4,332;0,315;7,294;23,279;40,275;61,282;75,298;79,315" o:connectangles="0,0,0,0,0,0,0,0,0,0,0,0,0"/>
                </v:shape>
                <v:shape id="Freeform 114" o:spid="_x0000_s1028" style="position:absolute;left:3408;top:33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7TMMA&#10;AADcAAAADwAAAGRycy9kb3ducmV2LnhtbERPTWsCMRC9C/6HMEJvmlVoldUoRau1p+q2CN7GzXR3&#10;cTNZklTXf28KQm/zeJ8zW7SmFhdyvrKsYDhIQBDnVldcKPj+WvcnIHxA1lhbJgU38rCYdzszTLW9&#10;8p4uWShEDGGfooIyhCaV0uclGfQD2xBH7sc6gyFCV0jt8BrDTS1HSfIiDVYcG0psaFlSfs5+jYK3&#10;ndUfa3N8H68yZz4n283mVB+Ueuq1r1MQgdrwL364tzrOHz7D3zPx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a7TMMAAADcAAAADwAAAAAAAAAAAAAAAACYAgAAZHJzL2Rv&#10;d25yZXYueG1sUEsFBgAAAAAEAAQA9QAAAIgDAAAAAA==&#10;" path="m79,40l73,61,57,75,40,79,19,73,4,57,,40,7,19,23,4,40,,61,7,75,23r4,17xe" filled="f" strokecolor="#fa8071" strokeweight=".19256mm">
                  <v:path arrowok="t" o:connecttype="custom" o:connectlocs="79,375;73,396;57,410;40,414;19,408;4,392;0,375;7,354;23,339;40,335;61,342;75,358;79,375" o:connectangles="0,0,0,0,0,0,0,0,0,0,0,0,0"/>
                </v:shape>
                <v:shape id="Freeform 113" o:spid="_x0000_s1029" style="position:absolute;left:6826;top:602;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zCMEA&#10;AADcAAAADwAAAGRycy9kb3ducmV2LnhtbERPTWsCMRC9C/6HMIXeNLstaNmaXYoi9FZqe+hx2Iyb&#10;xWSyJtFd/70pFHqbx/ucTTM5K64UYu9ZQbksQBC3XvfcKfj+2i9eQMSErNF6JgU3itDU89kGK+1H&#10;/qTrIXUih3CsUIFJaaikjK0hh3HpB+LMHX1wmDIMndQBxxzurHwqipV02HNuMDjQ1lB7Olycgp/1&#10;aOzHfuf8ZbBnZ5/LsC6sUo8P09sriERT+hf/ud91nl+u4PeZfIG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scwjBAAAA3AAAAA8AAAAAAAAAAAAAAAAAmAIAAGRycy9kb3du&#10;cmV2LnhtbFBLBQYAAAAABAAEAPUAAACGAwAAAAA=&#10;" path="m,l70,e" filled="f" strokecolor="#add7e6" strokeweight="1.264mm">
                  <v:path arrowok="t" o:connecttype="custom" o:connectlocs="0,0;70,0" o:connectangles="0,0"/>
                  <o:lock v:ext="edit" verticies="t"/>
                </v:shape>
                <v:shape id="Freeform 112" o:spid="_x0000_s1030" style="position:absolute;left:3413;top:26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Tq8QA&#10;AADcAAAADwAAAGRycy9kb3ducmV2LnhtbERP22rCQBB9L/gPyxR8kboxD1FTV5FCSaFgvX3AkJ0m&#10;wexszK5J2q93C0Lf5nCus9oMphYdta6yrGA2jUAQ51ZXXCg4n95fFiCcR9ZYWyYFP+Rgsx49rTDV&#10;tucDdUdfiBDCLkUFpfdNKqXLSzLoprYhDty3bQ36ANtC6hb7EG5qGUdRIg1WHBpKbOitpPxyvBkF&#10;Wm6vyf5r8pllv8vzbn6hPopJqfHzsH0F4Wnw/+KH+0OH+bM5/D0TL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U6vEAAAA3AAAAA8AAAAAAAAAAAAAAAAAmAIAAGRycy9k&#10;b3ducmV2LnhtbFBLBQYAAAAABAAEAPUAAACJAwAAAAA=&#10;" path="m,l70,r,69l,69,,xe" filled="f" strokecolor="#add7e6" strokeweight=".19256mm">
                  <v:path arrowok="t" o:connecttype="custom" o:connectlocs="0,267;70,267;70,336;0,336;0,267" o:connectangles="0,0,0,0,0"/>
                </v:shape>
                <v:shape id="Freeform 111" o:spid="_x0000_s1031" style="position:absolute;left:3399;top:2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I4cUA&#10;AADcAAAADwAAAGRycy9kb3ducmV2LnhtbESPQW/CMAyF75P2HyJP2m2kDDSNjrRC05i4oDHgwNFq&#10;TFOtcaomg/Lv8QGJm633/N7neTn4Vp2oj01gA+NRBoq4Crbh2sB+t3x5BxUTssU2MBm4UISyeHyY&#10;Y27DmX/ptE21khCOORpwKXW51rFy5DGOQkcs2jH0HpOsfa1tj2cJ961+zbI37bFhaXDY0aej6m/7&#10;7w18he+jm1T0M7UxLrrNYbZeNcmY56dh8QEq0ZDu5tv1ygr+WGjlGZlA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QjhxQAAANwAAAAPAAAAAAAAAAAAAAAAAJgCAABkcnMv&#10;ZG93bnJldi54bWxQSwUGAAAAAAQABAD1AAAAigMAAAAA&#10;" path="m49,98l,49,49,,98,49,49,98xe" fillcolor="#add7e6" stroked="f">
                  <v:path arrowok="t" o:connecttype="custom" o:connectlocs="49,317;0,268;49,219;98,268;49,317" o:connectangles="0,0,0,0,0"/>
                </v:shape>
                <v:shape id="Freeform 110" o:spid="_x0000_s1032" style="position:absolute;left:3399;top:219;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Tib8A&#10;AADcAAAADwAAAGRycy9kb3ducmV2LnhtbERPzYrCMBC+C75DmAVvNq0H0WqUVVBE8KD2AYZmbIvN&#10;pCRR69ubhQVv8/H9znLdm1Y8yfnGsoIsSUEQl1Y3XCkorrvxDIQPyBpby6TgTR7Wq+Fgibm2Lz7T&#10;8xIqEUPY56igDqHLpfRlTQZ9YjviyN2sMxgidJXUDl8x3LRykqZTabDh2FBjR9uayvvlYRTgbXO8&#10;b3Tv9sdTVvh9KLScpUqNfvrfBYhAffiK/90HHednc/h7Jl4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ptOJvwAAANwAAAAPAAAAAAAAAAAAAAAAAJgCAABkcnMvZG93bnJl&#10;di54bWxQSwUGAAAAAAQABAD1AAAAhAMAAAAA&#10;" path="m49,98l98,49,49,,,49,49,98xe" filled="f" strokecolor="#add7e6" strokeweight=".19256mm">
                  <v:path arrowok="t" o:connecttype="custom" o:connectlocs="49,317;98,268;49,219;0,268;49,317" o:connectangles="0,0,0,0,0"/>
                </v:shape>
                <v:shape id="Freeform 109" o:spid="_x0000_s1033" style="position:absolute;left:6896;top:540;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2bg8YA&#10;AADcAAAADwAAAGRycy9kb3ducmV2LnhtbESPT0/DMAzF75P4DpGRuLF0RQJUlk0T0mDixvijHa3G&#10;a7M1TknC2n17fEDazdZ7fu/n+XL0nTpRTC6wgdm0AEVcB+u4MfD5sb59BJUyssUuMBk4U4Ll4moy&#10;x8qGgd/ptM2NkhBOFRpoc+4rrVPdksc0DT2xaPsQPWZZY6NtxEHCfafLorjXHh1LQ4s9PbdUH7e/&#10;3sBmfSh/Xkbn7nbD7vXh++0rntPMmJvrcfUEKtOYL+b/640V/FLw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2bg8YAAADcAAAADwAAAAAAAAAAAAAAAACYAgAAZHJz&#10;L2Rvd25yZXYueG1sUEsFBgAAAAAEAAQA9QAAAIsDAAAAAA==&#10;" path="m,89l,e" filled="f" strokeweight=".19256mm">
                  <v:path arrowok="t" o:connecttype="custom" o:connectlocs="0,359;0,270" o:connectangles="0,0"/>
                  <o:lock v:ext="edit" verticies="t"/>
                </v:shape>
                <v:shape id="Freeform 108" o:spid="_x0000_s1034" style="position:absolute;left:3408;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vxMIA&#10;AADcAAAADwAAAGRycy9kb3ducmV2LnhtbERPTWvCQBC9C/0PyxR6M5uEUkvqGkpBsIceqmKvQ3a6&#10;iWZnk+xG4793CwVv83ifsywn24ozDb5xrCBLUhDEldMNGwX73Xr+CsIHZI2tY1JwJQ/l6mG2xEK7&#10;C3/TeRuMiCHsC1RQh9AVUvqqJos+cR1x5H7dYDFEOBipB7zEcNvKPE1fpMWGY0ONHX3UVJ22o1Vg&#10;pr4//nwtnBuD6fGZ8s9FdlDq6XF6fwMRaAp38b97o+P8PIO/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a/EwgAAANwAAAAPAAAAAAAAAAAAAAAAAJgCAABkcnMvZG93&#10;bnJldi54bWxQSwUGAAAAAAQABAD1AAAAhwMAAAAA&#10;" path="m79,40l73,61,57,75,40,79,19,73,4,57,,40,7,19,23,4,40,,61,7,75,23r4,17xe" filled="f" strokeweight=".19256mm">
                  <v:path arrowok="t" o:connecttype="custom" o:connectlocs="79,315;73,336;57,350;40,354;19,348;4,332;0,315;7,294;23,279;40,275;61,282;75,298;79,315" o:connectangles="0,0,0,0,0,0,0,0,0,0,0,0,0"/>
                </v:shape>
                <w10:wrap anchorx="page"/>
              </v:group>
            </w:pict>
          </mc:Fallback>
        </mc:AlternateContent>
      </w:r>
      <w:r>
        <w:rPr>
          <w:noProof/>
        </w:rPr>
        <mc:AlternateContent>
          <mc:Choice Requires="wpg">
            <w:drawing>
              <wp:anchor distT="0" distB="0" distL="114300" distR="114300" simplePos="0" relativeHeight="503314270" behindDoc="1" locked="0" layoutInCell="1" allowOverlap="1" wp14:anchorId="3CF599CC" wp14:editId="3FC066AE">
                <wp:simplePos x="0" y="0"/>
                <wp:positionH relativeFrom="page">
                  <wp:posOffset>2493645</wp:posOffset>
                </wp:positionH>
                <wp:positionV relativeFrom="paragraph">
                  <wp:posOffset>134620</wp:posOffset>
                </wp:positionV>
                <wp:extent cx="56515" cy="209550"/>
                <wp:effectExtent l="7620" t="0" r="2479040" b="140970"/>
                <wp:wrapNone/>
                <wp:docPr id="108"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 cy="209550"/>
                          <a:chOff x="3927" y="213"/>
                          <a:chExt cx="90" cy="331"/>
                        </a:xfrm>
                      </wpg:grpSpPr>
                      <wps:wsp>
                        <wps:cNvPr id="109" name="Freeform 106"/>
                        <wps:cNvSpPr>
                          <a:spLocks/>
                        </wps:cNvSpPr>
                        <wps:spPr bwMode="auto">
                          <a:xfrm>
                            <a:off x="3932" y="339"/>
                            <a:ext cx="79" cy="79"/>
                          </a:xfrm>
                          <a:custGeom>
                            <a:avLst/>
                            <a:gdLst>
                              <a:gd name="T0" fmla="+- 0 4011 3932"/>
                              <a:gd name="T1" fmla="*/ T0 w 79"/>
                              <a:gd name="T2" fmla="+- 0 378 339"/>
                              <a:gd name="T3" fmla="*/ 378 h 79"/>
                              <a:gd name="T4" fmla="+- 0 4005 3932"/>
                              <a:gd name="T5" fmla="*/ T4 w 79"/>
                              <a:gd name="T6" fmla="+- 0 399 339"/>
                              <a:gd name="T7" fmla="*/ 399 h 79"/>
                              <a:gd name="T8" fmla="+- 0 3989 3932"/>
                              <a:gd name="T9" fmla="*/ T8 w 79"/>
                              <a:gd name="T10" fmla="+- 0 413 339"/>
                              <a:gd name="T11" fmla="*/ 413 h 79"/>
                              <a:gd name="T12" fmla="+- 0 3972 3932"/>
                              <a:gd name="T13" fmla="*/ T12 w 79"/>
                              <a:gd name="T14" fmla="+- 0 417 339"/>
                              <a:gd name="T15" fmla="*/ 417 h 79"/>
                              <a:gd name="T16" fmla="+- 0 3951 3932"/>
                              <a:gd name="T17" fmla="*/ T16 w 79"/>
                              <a:gd name="T18" fmla="+- 0 411 339"/>
                              <a:gd name="T19" fmla="*/ 411 h 79"/>
                              <a:gd name="T20" fmla="+- 0 3936 3932"/>
                              <a:gd name="T21" fmla="*/ T20 w 79"/>
                              <a:gd name="T22" fmla="+- 0 395 339"/>
                              <a:gd name="T23" fmla="*/ 395 h 79"/>
                              <a:gd name="T24" fmla="+- 0 3932 3932"/>
                              <a:gd name="T25" fmla="*/ T24 w 79"/>
                              <a:gd name="T26" fmla="+- 0 378 339"/>
                              <a:gd name="T27" fmla="*/ 378 h 79"/>
                              <a:gd name="T28" fmla="+- 0 3939 3932"/>
                              <a:gd name="T29" fmla="*/ T28 w 79"/>
                              <a:gd name="T30" fmla="+- 0 357 339"/>
                              <a:gd name="T31" fmla="*/ 357 h 79"/>
                              <a:gd name="T32" fmla="+- 0 3955 3932"/>
                              <a:gd name="T33" fmla="*/ T32 w 79"/>
                              <a:gd name="T34" fmla="+- 0 343 339"/>
                              <a:gd name="T35" fmla="*/ 343 h 79"/>
                              <a:gd name="T36" fmla="+- 0 3972 3932"/>
                              <a:gd name="T37" fmla="*/ T36 w 79"/>
                              <a:gd name="T38" fmla="+- 0 339 339"/>
                              <a:gd name="T39" fmla="*/ 339 h 79"/>
                              <a:gd name="T40" fmla="+- 0 3993 3932"/>
                              <a:gd name="T41" fmla="*/ T40 w 79"/>
                              <a:gd name="T42" fmla="+- 0 345 339"/>
                              <a:gd name="T43" fmla="*/ 345 h 79"/>
                              <a:gd name="T44" fmla="+- 0 4007 3932"/>
                              <a:gd name="T45" fmla="*/ T44 w 79"/>
                              <a:gd name="T46" fmla="+- 0 361 339"/>
                              <a:gd name="T47" fmla="*/ 361 h 79"/>
                              <a:gd name="T48" fmla="+- 0 4011 3932"/>
                              <a:gd name="T49" fmla="*/ T48 w 79"/>
                              <a:gd name="T50" fmla="+- 0 378 339"/>
                              <a:gd name="T51" fmla="*/ 37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05"/>
                        <wps:cNvSpPr>
                          <a:spLocks/>
                        </wps:cNvSpPr>
                        <wps:spPr bwMode="auto">
                          <a:xfrm>
                            <a:off x="3932" y="275"/>
                            <a:ext cx="79" cy="79"/>
                          </a:xfrm>
                          <a:custGeom>
                            <a:avLst/>
                            <a:gdLst>
                              <a:gd name="T0" fmla="+- 0 4011 3932"/>
                              <a:gd name="T1" fmla="*/ T0 w 79"/>
                              <a:gd name="T2" fmla="+- 0 314 275"/>
                              <a:gd name="T3" fmla="*/ 314 h 79"/>
                              <a:gd name="T4" fmla="+- 0 4005 3932"/>
                              <a:gd name="T5" fmla="*/ T4 w 79"/>
                              <a:gd name="T6" fmla="+- 0 335 275"/>
                              <a:gd name="T7" fmla="*/ 335 h 79"/>
                              <a:gd name="T8" fmla="+- 0 3989 3932"/>
                              <a:gd name="T9" fmla="*/ T8 w 79"/>
                              <a:gd name="T10" fmla="+- 0 350 275"/>
                              <a:gd name="T11" fmla="*/ 350 h 79"/>
                              <a:gd name="T12" fmla="+- 0 3972 3932"/>
                              <a:gd name="T13" fmla="*/ T12 w 79"/>
                              <a:gd name="T14" fmla="+- 0 353 275"/>
                              <a:gd name="T15" fmla="*/ 353 h 79"/>
                              <a:gd name="T16" fmla="+- 0 3951 3932"/>
                              <a:gd name="T17" fmla="*/ T16 w 79"/>
                              <a:gd name="T18" fmla="+- 0 347 275"/>
                              <a:gd name="T19" fmla="*/ 347 h 79"/>
                              <a:gd name="T20" fmla="+- 0 3936 3932"/>
                              <a:gd name="T21" fmla="*/ T20 w 79"/>
                              <a:gd name="T22" fmla="+- 0 331 275"/>
                              <a:gd name="T23" fmla="*/ 331 h 79"/>
                              <a:gd name="T24" fmla="+- 0 3932 3932"/>
                              <a:gd name="T25" fmla="*/ T24 w 79"/>
                              <a:gd name="T26" fmla="+- 0 314 275"/>
                              <a:gd name="T27" fmla="*/ 314 h 79"/>
                              <a:gd name="T28" fmla="+- 0 3939 3932"/>
                              <a:gd name="T29" fmla="*/ T28 w 79"/>
                              <a:gd name="T30" fmla="+- 0 293 275"/>
                              <a:gd name="T31" fmla="*/ 293 h 79"/>
                              <a:gd name="T32" fmla="+- 0 3955 3932"/>
                              <a:gd name="T33" fmla="*/ T32 w 79"/>
                              <a:gd name="T34" fmla="+- 0 279 275"/>
                              <a:gd name="T35" fmla="*/ 279 h 79"/>
                              <a:gd name="T36" fmla="+- 0 3972 3932"/>
                              <a:gd name="T37" fmla="*/ T36 w 79"/>
                              <a:gd name="T38" fmla="+- 0 275 275"/>
                              <a:gd name="T39" fmla="*/ 275 h 79"/>
                              <a:gd name="T40" fmla="+- 0 3993 3932"/>
                              <a:gd name="T41" fmla="*/ T40 w 79"/>
                              <a:gd name="T42" fmla="+- 0 281 275"/>
                              <a:gd name="T43" fmla="*/ 281 h 79"/>
                              <a:gd name="T44" fmla="+- 0 4007 3932"/>
                              <a:gd name="T45" fmla="*/ T44 w 79"/>
                              <a:gd name="T46" fmla="+- 0 297 275"/>
                              <a:gd name="T47" fmla="*/ 297 h 79"/>
                              <a:gd name="T48" fmla="+- 0 4011 3932"/>
                              <a:gd name="T49" fmla="*/ T48 w 79"/>
                              <a:gd name="T50" fmla="+- 0 314 275"/>
                              <a:gd name="T51" fmla="*/ 31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04"/>
                        <wps:cNvSpPr>
                          <a:spLocks noEditPoints="1"/>
                        </wps:cNvSpPr>
                        <wps:spPr bwMode="auto">
                          <a:xfrm>
                            <a:off x="7944" y="436"/>
                            <a:ext cx="0" cy="320"/>
                          </a:xfrm>
                          <a:custGeom>
                            <a:avLst/>
                            <a:gdLst>
                              <a:gd name="T0" fmla="+- 0 538 218"/>
                              <a:gd name="T1" fmla="*/ 538 h 320"/>
                              <a:gd name="T2" fmla="+- 0 218 218"/>
                              <a:gd name="T3" fmla="*/ 218 h 320"/>
                            </a:gdLst>
                            <a:ahLst/>
                            <a:cxnLst>
                              <a:cxn ang="0">
                                <a:pos x="0" y="T1"/>
                              </a:cxn>
                              <a:cxn ang="0">
                                <a:pos x="0" y="T3"/>
                              </a:cxn>
                            </a:cxnLst>
                            <a:rect l="0" t="0" r="r" b="b"/>
                            <a:pathLst>
                              <a:path h="320">
                                <a:moveTo>
                                  <a:pt x="0" y="320"/>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03"/>
                        <wps:cNvSpPr>
                          <a:spLocks/>
                        </wps:cNvSpPr>
                        <wps:spPr bwMode="auto">
                          <a:xfrm>
                            <a:off x="3932" y="339"/>
                            <a:ext cx="79" cy="79"/>
                          </a:xfrm>
                          <a:custGeom>
                            <a:avLst/>
                            <a:gdLst>
                              <a:gd name="T0" fmla="+- 0 4011 3932"/>
                              <a:gd name="T1" fmla="*/ T0 w 79"/>
                              <a:gd name="T2" fmla="+- 0 378 339"/>
                              <a:gd name="T3" fmla="*/ 378 h 79"/>
                              <a:gd name="T4" fmla="+- 0 4005 3932"/>
                              <a:gd name="T5" fmla="*/ T4 w 79"/>
                              <a:gd name="T6" fmla="+- 0 399 339"/>
                              <a:gd name="T7" fmla="*/ 399 h 79"/>
                              <a:gd name="T8" fmla="+- 0 3989 3932"/>
                              <a:gd name="T9" fmla="*/ T8 w 79"/>
                              <a:gd name="T10" fmla="+- 0 413 339"/>
                              <a:gd name="T11" fmla="*/ 413 h 79"/>
                              <a:gd name="T12" fmla="+- 0 3972 3932"/>
                              <a:gd name="T13" fmla="*/ T12 w 79"/>
                              <a:gd name="T14" fmla="+- 0 417 339"/>
                              <a:gd name="T15" fmla="*/ 417 h 79"/>
                              <a:gd name="T16" fmla="+- 0 3951 3932"/>
                              <a:gd name="T17" fmla="*/ T16 w 79"/>
                              <a:gd name="T18" fmla="+- 0 411 339"/>
                              <a:gd name="T19" fmla="*/ 411 h 79"/>
                              <a:gd name="T20" fmla="+- 0 3936 3932"/>
                              <a:gd name="T21" fmla="*/ T20 w 79"/>
                              <a:gd name="T22" fmla="+- 0 395 339"/>
                              <a:gd name="T23" fmla="*/ 395 h 79"/>
                              <a:gd name="T24" fmla="+- 0 3932 3932"/>
                              <a:gd name="T25" fmla="*/ T24 w 79"/>
                              <a:gd name="T26" fmla="+- 0 378 339"/>
                              <a:gd name="T27" fmla="*/ 378 h 79"/>
                              <a:gd name="T28" fmla="+- 0 3939 3932"/>
                              <a:gd name="T29" fmla="*/ T28 w 79"/>
                              <a:gd name="T30" fmla="+- 0 357 339"/>
                              <a:gd name="T31" fmla="*/ 357 h 79"/>
                              <a:gd name="T32" fmla="+- 0 3955 3932"/>
                              <a:gd name="T33" fmla="*/ T32 w 79"/>
                              <a:gd name="T34" fmla="+- 0 343 339"/>
                              <a:gd name="T35" fmla="*/ 343 h 79"/>
                              <a:gd name="T36" fmla="+- 0 3972 3932"/>
                              <a:gd name="T37" fmla="*/ T36 w 79"/>
                              <a:gd name="T38" fmla="+- 0 339 339"/>
                              <a:gd name="T39" fmla="*/ 339 h 79"/>
                              <a:gd name="T40" fmla="+- 0 3993 3932"/>
                              <a:gd name="T41" fmla="*/ T40 w 79"/>
                              <a:gd name="T42" fmla="+- 0 345 339"/>
                              <a:gd name="T43" fmla="*/ 345 h 79"/>
                              <a:gd name="T44" fmla="+- 0 4007 3932"/>
                              <a:gd name="T45" fmla="*/ T44 w 79"/>
                              <a:gd name="T46" fmla="+- 0 361 339"/>
                              <a:gd name="T47" fmla="*/ 361 h 79"/>
                              <a:gd name="T48" fmla="+- 0 4011 3932"/>
                              <a:gd name="T49" fmla="*/ T48 w 79"/>
                              <a:gd name="T50" fmla="+- 0 378 339"/>
                              <a:gd name="T51" fmla="*/ 37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624392E" id="Group 102" o:spid="_x0000_s1026" style="position:absolute;margin-left:196.35pt;margin-top:10.6pt;width:4.45pt;height:16.5pt;z-index:-2210;mso-position-horizontal-relative:page" coordorigin="3927,213" coordsize="9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">
                <v:shape id="Freeform 106" o:spid="_x0000_s1027" style="position:absolute;left:3932;top:33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osEA&#10;AADcAAAADwAAAGRycy9kb3ducmV2LnhtbERPS4vCMBC+C/6HMIK3NVVE3a5RRBD0sAcf6HVoZtOu&#10;zaRtonb/vREWvM3H95z5srWluFPjC8cKhoMEBHHmdMFGwem4+ZiB8AFZY+mYFPyRh+Wi25ljqt2D&#10;93Q/BCNiCPsUFeQhVKmUPsvJoh+4ijhyP66xGCJsjNQNPmK4LeUoSSbSYsGxIceK1jll18PNKjBt&#10;Xf9evqfO3YKpcUyj3XR4Vqrfa1dfIAK14S3+d291nJ98wuuZeIF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C/6LBAAAA3AAAAA8AAAAAAAAAAAAAAAAAmAIAAGRycy9kb3du&#10;cmV2LnhtbFBLBQYAAAAABAAEAPUAAACGAwAAAAA=&#10;" path="m79,39l73,60,57,74,40,78,19,72,4,56,,39,7,18,23,4,40,,61,6,75,22r4,17xe" filled="f" strokeweight=".19256mm">
                  <v:path arrowok="t" o:connecttype="custom" o:connectlocs="79,378;73,399;57,413;40,417;19,411;4,395;0,378;7,357;23,343;40,339;61,345;75,361;79,378" o:connectangles="0,0,0,0,0,0,0,0,0,0,0,0,0"/>
                </v:shape>
                <v:shape id="Freeform 105" o:spid="_x0000_s1028" style="position:absolute;left:3932;top:275;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Y1MYA&#10;AADcAAAADwAAAGRycy9kb3ducmV2LnhtbESPT2/CMAzF75P4DpGRdhspHBjqCGji3+A06KZJu3mN&#10;11Y0TpVkUL79fJi0m633/N7P82XvWnWhEBvPBsajDBRx6W3DlYH3t+3DDFRMyBZbz2TgRhGWi8Hd&#10;HHPrr3yiS5EqJSEcczRQp9TlWseyJodx5Dti0b59cJhkDZW2Aa8S7lo9ybKpdtiwNNTY0aqm8lz8&#10;OAObo7eHrft8eVwXwb3O9rvdV/thzP2wf34ClahP/+a/670V/LHgyzMy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EY1MYAAADcAAAADwAAAAAAAAAAAAAAAACYAgAAZHJz&#10;L2Rvd25yZXYueG1sUEsFBgAAAAAEAAQA9QAAAIsDAAAAAA==&#10;" path="m79,39l73,60,57,75,40,78,19,72,4,56,,39,7,18,23,4,40,,61,6,75,22r4,17xe" filled="f" strokecolor="#fa8071" strokeweight=".19256mm">
                  <v:path arrowok="t" o:connecttype="custom" o:connectlocs="79,314;73,335;57,350;40,353;19,347;4,331;0,314;7,293;23,279;40,275;61,281;75,297;79,314" o:connectangles="0,0,0,0,0,0,0,0,0,0,0,0,0"/>
                </v:shape>
                <v:shape id="Freeform 104" o:spid="_x0000_s1029" style="position:absolute;left:7944;top:436;width:0;height:320;visibility:visible;mso-wrap-style:square;v-text-anchor:top" coordsize="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A2MQA&#10;AADcAAAADwAAAGRycy9kb3ducmV2LnhtbERPTWvCQBC9C/0PyxR6kbpJKEGiq1RFqqei9qC3ITsm&#10;odnZkF01za93C4K3ebzPmc47U4srta6yrCAeRSCIc6srLhT8HNbvYxDOI2usLZOCP3Iwn70Mpphp&#10;e+MdXfe+ECGEXYYKSu+bTEqXl2TQjWxDHLizbQ36ANtC6hZvIdzUMomiVBqsODSU2NCypPx3fzEK&#10;Vr3/On9vmtNxNUySjzTdLvr+pNTba/c5AeGp80/xw73RYX4cw/8z4QI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YwNjEAAAA3AAAAA8AAAAAAAAAAAAAAAAAmAIAAGRycy9k&#10;b3ducmV2LnhtbFBLBQYAAAAABAAEAPUAAACJAwAAAAA=&#10;" path="m,320l,e" filled="f" strokeweight=".19256mm">
                  <v:path arrowok="t" o:connecttype="custom" o:connectlocs="0,538;0,218" o:connectangles="0,0"/>
                  <o:lock v:ext="edit" verticies="t"/>
                </v:shape>
                <v:shape id="Freeform 103" o:spid="_x0000_s1030" style="position:absolute;left:3932;top:339;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7DsIA&#10;AADcAAAADwAAAGRycy9kb3ducmV2LnhtbERPTWvCQBC9C/0PyxR6M5uEUkvqGkpBsIceqmKvQ3a6&#10;iWZnk+xG4793CwVv83ifsywn24ozDb5xrCBLUhDEldMNGwX73Xr+CsIHZI2tY1JwJQ/l6mG2xEK7&#10;C3/TeRuMiCHsC1RQh9AVUvqqJos+cR1x5H7dYDFEOBipB7zEcNvKPE1fpMWGY0ONHX3UVJ22o1Vg&#10;pr4//nwtnBuD6fGZ8s9FdlDq6XF6fwMRaAp38b97o+P8LIe/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sOwgAAANwAAAAPAAAAAAAAAAAAAAAAAJgCAABkcnMvZG93&#10;bnJldi54bWxQSwUGAAAAAAQABAD1AAAAhwMAAAAA&#10;" path="m79,39l73,60,57,74,40,78,19,72,4,56,,39,7,18,23,4,40,,61,6,75,22r4,17xe" filled="f" strokeweight=".19256mm">
                  <v:path arrowok="t" o:connecttype="custom" o:connectlocs="79,378;73,399;57,413;40,417;19,411;4,395;0,378;7,357;23,343;40,339;61,345;75,361;79,378" o:connectangles="0,0,0,0,0,0,0,0,0,0,0,0,0"/>
                </v:shape>
                <w10:wrap anchorx="page"/>
              </v:group>
            </w:pict>
          </mc:Fallback>
        </mc:AlternateContent>
      </w:r>
      <w:r>
        <w:rPr>
          <w:noProof/>
        </w:rPr>
        <mc:AlternateContent>
          <mc:Choice Requires="wpg">
            <w:drawing>
              <wp:anchor distT="0" distB="0" distL="114300" distR="114300" simplePos="0" relativeHeight="503314282" behindDoc="1" locked="0" layoutInCell="1" allowOverlap="1" wp14:anchorId="351A072B" wp14:editId="4B39BA5E">
                <wp:simplePos x="0" y="0"/>
                <wp:positionH relativeFrom="page">
                  <wp:posOffset>2477135</wp:posOffset>
                </wp:positionH>
                <wp:positionV relativeFrom="paragraph">
                  <wp:posOffset>36195</wp:posOffset>
                </wp:positionV>
                <wp:extent cx="89535" cy="50800"/>
                <wp:effectExtent l="0" t="8255" r="2500630" b="64770"/>
                <wp:wrapNone/>
                <wp:docPr id="105"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50800"/>
                          <a:chOff x="3901" y="58"/>
                          <a:chExt cx="141" cy="81"/>
                        </a:xfrm>
                      </wpg:grpSpPr>
                      <wps:wsp>
                        <wps:cNvPr id="106" name="Freeform 101"/>
                        <wps:cNvSpPr>
                          <a:spLocks noEditPoints="1"/>
                        </wps:cNvSpPr>
                        <wps:spPr bwMode="auto">
                          <a:xfrm>
                            <a:off x="7874" y="196"/>
                            <a:ext cx="70" cy="0"/>
                          </a:xfrm>
                          <a:custGeom>
                            <a:avLst/>
                            <a:gdLst>
                              <a:gd name="T0" fmla="+- 0 3937 3937"/>
                              <a:gd name="T1" fmla="*/ T0 w 70"/>
                              <a:gd name="T2" fmla="+- 0 4007 3937"/>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0"/>
                        <wps:cNvSpPr>
                          <a:spLocks/>
                        </wps:cNvSpPr>
                        <wps:spPr bwMode="auto">
                          <a:xfrm>
                            <a:off x="3937" y="63"/>
                            <a:ext cx="70" cy="70"/>
                          </a:xfrm>
                          <a:custGeom>
                            <a:avLst/>
                            <a:gdLst>
                              <a:gd name="T0" fmla="+- 0 3937 3937"/>
                              <a:gd name="T1" fmla="*/ T0 w 70"/>
                              <a:gd name="T2" fmla="+- 0 63 63"/>
                              <a:gd name="T3" fmla="*/ 63 h 70"/>
                              <a:gd name="T4" fmla="+- 0 4007 3937"/>
                              <a:gd name="T5" fmla="*/ T4 w 70"/>
                              <a:gd name="T6" fmla="+- 0 63 63"/>
                              <a:gd name="T7" fmla="*/ 63 h 70"/>
                              <a:gd name="T8" fmla="+- 0 4007 3937"/>
                              <a:gd name="T9" fmla="*/ T8 w 70"/>
                              <a:gd name="T10" fmla="+- 0 133 63"/>
                              <a:gd name="T11" fmla="*/ 133 h 70"/>
                              <a:gd name="T12" fmla="+- 0 3937 3937"/>
                              <a:gd name="T13" fmla="*/ T12 w 70"/>
                              <a:gd name="T14" fmla="+- 0 133 63"/>
                              <a:gd name="T15" fmla="*/ 133 h 70"/>
                              <a:gd name="T16" fmla="+- 0 3937 3937"/>
                              <a:gd name="T17" fmla="*/ T16 w 70"/>
                              <a:gd name="T18" fmla="+- 0 63 63"/>
                              <a:gd name="T19" fmla="*/ 6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512C8E0" id="Group 99" o:spid="_x0000_s1026" style="position:absolute;margin-left:195.05pt;margin-top:2.85pt;width:7.05pt;height:4pt;z-index:-2198;mso-position-horizontal-relative:page" coordorigin="3901,58" coordsize="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">
                <v:shape id="Freeform 101" o:spid="_x0000_s1027" style="position:absolute;left:7874;top:19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ZtMIA&#10;AADcAAAADwAAAGRycy9kb3ducmV2LnhtbERPzWrCQBC+C32HZYTedBNBKamr1ECKvdmYBxiy4yaY&#10;nQ3ZNcY+fVco9DYf3+9s95PtxEiDbx0rSJcJCOLa6ZaNgupcLN5A+ICssXNMCh7kYb97mW0x0+7O&#10;3zSWwYgYwj5DBU0IfSalrxuy6JeuJ47cxQ0WQ4SDkXrAewy3nVwlyUZabDk2NNhT3lB9LW9Wwfr6&#10;yM3XrSj9VKQ/F3f4rMbTSqnX+fTxDiLQFP7Ff+6jjvOTDTyfi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m0wgAAANwAAAAPAAAAAAAAAAAAAAAAAJgCAABkcnMvZG93&#10;bnJldi54bWxQSwUGAAAAAAQABAD1AAAAhwMAAAAA&#10;" path="m,l70,e" filled="f" strokecolor="#add7e6" strokeweight="1.264mm">
                  <v:path arrowok="t" o:connecttype="custom" o:connectlocs="0,0;70,0" o:connectangles="0,0"/>
                  <o:lock v:ext="edit" verticies="t"/>
                </v:shape>
                <v:shape id="Freeform 100" o:spid="_x0000_s1028" style="position:absolute;left:3937;top:6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FdsMA&#10;AADcAAAADwAAAGRycy9kb3ducmV2LnhtbERPzWrCQBC+C77DMoKXUnfrQW10FRGKBaG20QcYsmMS&#10;zM7G7GpSn74rFLzNx/c7i1VnK3GjxpeONbyNFAjizJmScw3Hw8frDIQPyAYrx6Thlzyslv3eAhPj&#10;Wv6hWxpyEUPYJ6ihCKFOpPRZQRb9yNXEkTu5xmKIsMmlabCN4baSY6Um0mLJsaHAmjYFZef0ajUY&#10;ub5Mvvcvu+32/n78mp6pVWPSejjo1nMQgbrwFP+7P02cr6bweC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PFdsMAAADcAAAADwAAAAAAAAAAAAAAAACYAgAAZHJzL2Rv&#10;d25yZXYueG1sUEsFBgAAAAAEAAQA9QAAAIgDAAAAAA==&#10;" path="m,l70,r,70l,70,,xe" filled="f" strokecolor="#add7e6" strokeweight=".19256mm">
                  <v:path arrowok="t" o:connecttype="custom" o:connectlocs="0,63;70,63;70,133;0,133;0,63" o:connectangles="0,0,0,0,0"/>
                </v:shape>
                <w10:wrap anchorx="page"/>
              </v:group>
            </w:pict>
          </mc:Fallback>
        </mc:AlternateContent>
      </w:r>
      <w:r w:rsidR="00F5753A">
        <w:rPr>
          <w:rFonts w:ascii="Arial" w:eastAsia="Arial" w:hAnsi="Arial" w:cs="Arial"/>
          <w:w w:val="102"/>
          <w:position w:val="-1"/>
          <w:sz w:val="17"/>
          <w:szCs w:val="17"/>
        </w:rPr>
        <w:t>-0</w:t>
      </w:r>
      <w:r w:rsidR="00F5753A">
        <w:rPr>
          <w:rFonts w:ascii="Arial" w:eastAsia="Arial" w:hAnsi="Arial" w:cs="Arial"/>
          <w:w w:val="103"/>
          <w:position w:val="-1"/>
          <w:sz w:val="17"/>
          <w:szCs w:val="17"/>
        </w:rPr>
        <w:t>.</w:t>
      </w:r>
      <w:r w:rsidR="00F5753A">
        <w:rPr>
          <w:rFonts w:ascii="Arial" w:eastAsia="Arial" w:hAnsi="Arial" w:cs="Arial"/>
          <w:w w:val="102"/>
          <w:position w:val="-1"/>
          <w:sz w:val="17"/>
          <w:szCs w:val="17"/>
        </w:rPr>
        <w:t>02</w:t>
      </w:r>
    </w:p>
    <w:p w14:paraId="11C2D8F2" w14:textId="77777777" w:rsidR="005B53EE" w:rsidRDefault="005B53EE" w:rsidP="00F9389F">
      <w:pPr>
        <w:spacing w:before="2" w:line="180" w:lineRule="exact"/>
        <w:rPr>
          <w:sz w:val="19"/>
          <w:szCs w:val="19"/>
        </w:rPr>
      </w:pPr>
    </w:p>
    <w:p w14:paraId="7B0977C7" w14:textId="77777777" w:rsidR="005B53EE" w:rsidRDefault="005B53EE" w:rsidP="00F9389F">
      <w:pPr>
        <w:spacing w:line="200" w:lineRule="exact"/>
      </w:pPr>
    </w:p>
    <w:p w14:paraId="35451284" w14:textId="77777777" w:rsidR="005B53EE" w:rsidRDefault="00F5753A" w:rsidP="00F9389F">
      <w:pPr>
        <w:spacing w:before="42" w:line="180" w:lineRule="exact"/>
        <w:ind w:left="1309"/>
        <w:rPr>
          <w:rFonts w:ascii="Arial" w:eastAsia="Arial" w:hAnsi="Arial" w:cs="Arial"/>
          <w:sz w:val="17"/>
          <w:szCs w:val="17"/>
        </w:rPr>
      </w:pPr>
      <w:r>
        <w:rPr>
          <w:rFonts w:ascii="Arial" w:eastAsia="Arial" w:hAnsi="Arial" w:cs="Arial"/>
          <w:w w:val="102"/>
          <w:position w:val="-1"/>
          <w:sz w:val="17"/>
          <w:szCs w:val="17"/>
        </w:rPr>
        <w:t>-0</w:t>
      </w:r>
      <w:r>
        <w:rPr>
          <w:rFonts w:ascii="Arial" w:eastAsia="Arial" w:hAnsi="Arial" w:cs="Arial"/>
          <w:w w:val="103"/>
          <w:position w:val="-1"/>
          <w:sz w:val="17"/>
          <w:szCs w:val="17"/>
        </w:rPr>
        <w:t>.</w:t>
      </w:r>
      <w:r>
        <w:rPr>
          <w:rFonts w:ascii="Arial" w:eastAsia="Arial" w:hAnsi="Arial" w:cs="Arial"/>
          <w:w w:val="102"/>
          <w:position w:val="-1"/>
          <w:sz w:val="17"/>
          <w:szCs w:val="17"/>
        </w:rPr>
        <w:t>04</w:t>
      </w:r>
    </w:p>
    <w:p w14:paraId="35E42A4B" w14:textId="77777777" w:rsidR="005B53EE" w:rsidRDefault="005B53EE" w:rsidP="00F9389F">
      <w:pPr>
        <w:spacing w:before="2" w:line="180" w:lineRule="exact"/>
        <w:rPr>
          <w:sz w:val="19"/>
          <w:szCs w:val="19"/>
        </w:rPr>
      </w:pPr>
    </w:p>
    <w:p w14:paraId="0D375F02" w14:textId="77777777" w:rsidR="005B53EE" w:rsidRDefault="005B53EE" w:rsidP="00F9389F">
      <w:pPr>
        <w:spacing w:line="200" w:lineRule="exact"/>
      </w:pPr>
    </w:p>
    <w:p w14:paraId="20448873" w14:textId="14B1E833" w:rsidR="005B53EE" w:rsidRDefault="00726C06" w:rsidP="00F9389F">
      <w:pPr>
        <w:spacing w:before="42" w:line="180" w:lineRule="exact"/>
        <w:ind w:left="1309"/>
        <w:rPr>
          <w:rFonts w:ascii="Arial" w:eastAsia="Arial" w:hAnsi="Arial" w:cs="Arial"/>
          <w:sz w:val="17"/>
          <w:szCs w:val="17"/>
        </w:rPr>
      </w:pPr>
      <w:r>
        <w:rPr>
          <w:noProof/>
        </w:rPr>
        <mc:AlternateContent>
          <mc:Choice Requires="wpg">
            <w:drawing>
              <wp:anchor distT="0" distB="0" distL="114300" distR="114300" simplePos="0" relativeHeight="503314284" behindDoc="1" locked="0" layoutInCell="1" allowOverlap="1" wp14:anchorId="4291D137" wp14:editId="73440CF4">
                <wp:simplePos x="0" y="0"/>
                <wp:positionH relativeFrom="page">
                  <wp:posOffset>2820035</wp:posOffset>
                </wp:positionH>
                <wp:positionV relativeFrom="paragraph">
                  <wp:posOffset>-298450</wp:posOffset>
                </wp:positionV>
                <wp:extent cx="69215" cy="69215"/>
                <wp:effectExtent l="10160" t="12065" r="15875" b="13970"/>
                <wp:wrapNone/>
                <wp:docPr id="10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4441" y="-471"/>
                          <a:chExt cx="109" cy="109"/>
                        </a:xfrm>
                      </wpg:grpSpPr>
                      <wps:wsp>
                        <wps:cNvPr id="103" name="Freeform 98"/>
                        <wps:cNvSpPr>
                          <a:spLocks/>
                        </wps:cNvSpPr>
                        <wps:spPr bwMode="auto">
                          <a:xfrm>
                            <a:off x="4447" y="-465"/>
                            <a:ext cx="99" cy="99"/>
                          </a:xfrm>
                          <a:custGeom>
                            <a:avLst/>
                            <a:gdLst>
                              <a:gd name="T0" fmla="+- 0 4496 4447"/>
                              <a:gd name="T1" fmla="*/ T0 w 99"/>
                              <a:gd name="T2" fmla="+- 0 -367 -465"/>
                              <a:gd name="T3" fmla="*/ -367 h 99"/>
                              <a:gd name="T4" fmla="+- 0 4447 4447"/>
                              <a:gd name="T5" fmla="*/ T4 w 99"/>
                              <a:gd name="T6" fmla="+- 0 -416 -465"/>
                              <a:gd name="T7" fmla="*/ -416 h 99"/>
                              <a:gd name="T8" fmla="+- 0 4496 4447"/>
                              <a:gd name="T9" fmla="*/ T8 w 99"/>
                              <a:gd name="T10" fmla="+- 0 -465 -465"/>
                              <a:gd name="T11" fmla="*/ -465 h 99"/>
                              <a:gd name="T12" fmla="+- 0 4545 4447"/>
                              <a:gd name="T13" fmla="*/ T12 w 99"/>
                              <a:gd name="T14" fmla="+- 0 -416 -465"/>
                              <a:gd name="T15" fmla="*/ -416 h 99"/>
                              <a:gd name="T16" fmla="+- 0 4496 4447"/>
                              <a:gd name="T17" fmla="*/ T16 w 99"/>
                              <a:gd name="T18" fmla="+- 0 -367 -465"/>
                              <a:gd name="T19" fmla="*/ -367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7"/>
                        <wps:cNvSpPr>
                          <a:spLocks/>
                        </wps:cNvSpPr>
                        <wps:spPr bwMode="auto">
                          <a:xfrm>
                            <a:off x="4447" y="-465"/>
                            <a:ext cx="99" cy="99"/>
                          </a:xfrm>
                          <a:custGeom>
                            <a:avLst/>
                            <a:gdLst>
                              <a:gd name="T0" fmla="+- 0 4496 4447"/>
                              <a:gd name="T1" fmla="*/ T0 w 99"/>
                              <a:gd name="T2" fmla="+- 0 -367 -465"/>
                              <a:gd name="T3" fmla="*/ -367 h 99"/>
                              <a:gd name="T4" fmla="+- 0 4545 4447"/>
                              <a:gd name="T5" fmla="*/ T4 w 99"/>
                              <a:gd name="T6" fmla="+- 0 -416 -465"/>
                              <a:gd name="T7" fmla="*/ -416 h 99"/>
                              <a:gd name="T8" fmla="+- 0 4496 4447"/>
                              <a:gd name="T9" fmla="*/ T8 w 99"/>
                              <a:gd name="T10" fmla="+- 0 -465 -465"/>
                              <a:gd name="T11" fmla="*/ -465 h 99"/>
                              <a:gd name="T12" fmla="+- 0 4447 4447"/>
                              <a:gd name="T13" fmla="*/ T12 w 99"/>
                              <a:gd name="T14" fmla="+- 0 -416 -465"/>
                              <a:gd name="T15" fmla="*/ -416 h 99"/>
                              <a:gd name="T16" fmla="+- 0 4496 4447"/>
                              <a:gd name="T17" fmla="*/ T16 w 99"/>
                              <a:gd name="T18" fmla="+- 0 -367 -465"/>
                              <a:gd name="T19" fmla="*/ -367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F952ACD" id="Group 96" o:spid="_x0000_s1026" style="position:absolute;margin-left:222.05pt;margin-top:-23.5pt;width:5.45pt;height:5.45pt;z-index:-2196;mso-position-horizontal-relative:page" coordorigin="4441,-471"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">
                <v:shape id="Freeform 98" o:spid="_x0000_s1027" style="position:absolute;left:4447;top:-465;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gMTcAA&#10;AADcAAAADwAAAGRycy9kb3ducmV2LnhtbERPS4vCMBC+C/6HMII3TX0gWo0isi5eZH0dPA7N2BSb&#10;SWmy2v33RljwNh/fcxarxpbiQbUvHCsY9BMQxJnTBecKLudtbwrCB2SNpWNS8EceVst2a4Gpdk8+&#10;0uMUchFD2KeowIRQpVL6zJBF33cVceRurrYYIqxzqWt8xnBbymGSTKTFgmODwYo2hrL76dcq+HLf&#10;NzPK6GesvV9Xh+tsvyuCUt1Os56DCNSEj/jfvdNxfjKC9zPx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gMTcAAAADcAAAADwAAAAAAAAAAAAAAAACYAgAAZHJzL2Rvd25y&#10;ZXYueG1sUEsFBgAAAAAEAAQA9QAAAIUDAAAAAA==&#10;" path="m49,98l,49,49,,98,49,49,98xe" fillcolor="#add7e6" stroked="f">
                  <v:path arrowok="t" o:connecttype="custom" o:connectlocs="49,-367;0,-416;49,-465;98,-416;49,-367" o:connectangles="0,0,0,0,0"/>
                </v:shape>
                <v:shape id="Freeform 97" o:spid="_x0000_s1028" style="position:absolute;left:4447;top:-465;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7qyr8A&#10;AADcAAAADwAAAGRycy9kb3ducmV2LnhtbERPzYrCMBC+C/sOYRb2pomyiFRjWReURfCg9gGGZmxL&#10;m0lJota33wiCt/n4fmeVD7YTN/KhcaxhOlEgiEtnGq40FOfteAEiRGSDnWPS8KAA+fpjtMLMuDsf&#10;6XaKlUghHDLUUMfYZ1KGsiaLYeJ64sRdnLcYE/SVNB7vKdx2cqbUXFpsODXU2NNvTWV7uloNeNns&#10;240Z/G5/mBZhFwsjF0rrr8/hZwki0hDf4pf7z6T56huez6QL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furKvwAAANwAAAAPAAAAAAAAAAAAAAAAAJgCAABkcnMvZG93bnJl&#10;di54bWxQSwUGAAAAAAQABAD1AAAAhAMAAAAA&#10;" path="m49,98l98,49,49,,,49,49,98xe" filled="f" strokecolor="#add7e6" strokeweight=".19256mm">
                  <v:path arrowok="t" o:connecttype="custom" o:connectlocs="49,-367;98,-416;49,-465;0,-416;49,-367" o:connectangles="0,0,0,0,0"/>
                </v:shape>
                <w10:wrap anchorx="page"/>
              </v:group>
            </w:pict>
          </mc:Fallback>
        </mc:AlternateContent>
      </w:r>
      <w:r>
        <w:rPr>
          <w:noProof/>
        </w:rPr>
        <mc:AlternateContent>
          <mc:Choice Requires="wps">
            <w:drawing>
              <wp:anchor distT="0" distB="0" distL="114300" distR="114300" simplePos="0" relativeHeight="503314297" behindDoc="1" locked="0" layoutInCell="1" allowOverlap="1" wp14:anchorId="6F140797" wp14:editId="7D239867">
                <wp:simplePos x="0" y="0"/>
                <wp:positionH relativeFrom="page">
                  <wp:posOffset>1513840</wp:posOffset>
                </wp:positionH>
                <wp:positionV relativeFrom="paragraph">
                  <wp:posOffset>-2755900</wp:posOffset>
                </wp:positionV>
                <wp:extent cx="135890" cy="3298825"/>
                <wp:effectExtent l="0" t="2540" r="0" b="3810"/>
                <wp:wrapNone/>
                <wp:docPr id="10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329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398B8" w14:textId="77777777" w:rsidR="000B0C38" w:rsidRDefault="000B0C38">
                            <w:pPr>
                              <w:spacing w:before="2"/>
                              <w:ind w:left="20" w:right="-26"/>
                              <w:rPr>
                                <w:rFonts w:ascii="Arial" w:eastAsia="Arial" w:hAnsi="Arial" w:cs="Arial"/>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140797" id="Text Box 95" o:spid="_x0000_s1068" type="#_x0000_t202" style="position:absolute;left:0;text-align:left;margin-left:119.2pt;margin-top:-217pt;width:10.7pt;height:259.75pt;z-index:-21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jJtAIAALc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" filled="f" stroked="f">
                <v:textbox style="layout-flow:vertical;mso-layout-flow-alt:bottom-to-top" inset="0,0,0,0">
                  <w:txbxContent>
                    <w:p w14:paraId="79A398B8" w14:textId="77777777" w:rsidR="00F9389F" w:rsidRDefault="00F9389F">
                      <w:pPr>
                        <w:spacing w:before="2"/>
                        <w:ind w:left="20" w:right="-26"/>
                        <w:rPr>
                          <w:rFonts w:ascii="Arial" w:eastAsia="Arial" w:hAnsi="Arial" w:cs="Arial"/>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v:textbox>
                <w10:wrap anchorx="page"/>
              </v:shape>
            </w:pict>
          </mc:Fallback>
        </mc:AlternateContent>
      </w:r>
      <w:r w:rsidR="00F5753A">
        <w:rPr>
          <w:rFonts w:ascii="Arial" w:eastAsia="Arial" w:hAnsi="Arial" w:cs="Arial"/>
          <w:w w:val="102"/>
          <w:position w:val="-1"/>
          <w:sz w:val="17"/>
          <w:szCs w:val="17"/>
        </w:rPr>
        <w:t>-0</w:t>
      </w:r>
      <w:r w:rsidR="00F5753A">
        <w:rPr>
          <w:rFonts w:ascii="Arial" w:eastAsia="Arial" w:hAnsi="Arial" w:cs="Arial"/>
          <w:w w:val="103"/>
          <w:position w:val="-1"/>
          <w:sz w:val="17"/>
          <w:szCs w:val="17"/>
        </w:rPr>
        <w:t>.</w:t>
      </w:r>
      <w:r w:rsidR="00F5753A">
        <w:rPr>
          <w:rFonts w:ascii="Arial" w:eastAsia="Arial" w:hAnsi="Arial" w:cs="Arial"/>
          <w:w w:val="102"/>
          <w:position w:val="-1"/>
          <w:sz w:val="17"/>
          <w:szCs w:val="17"/>
        </w:rPr>
        <w:t>06</w:t>
      </w:r>
    </w:p>
    <w:p w14:paraId="00336A84" w14:textId="77777777" w:rsidR="005B53EE" w:rsidRDefault="005B53EE" w:rsidP="00F9389F">
      <w:pPr>
        <w:spacing w:before="1" w:line="160" w:lineRule="exact"/>
        <w:rPr>
          <w:sz w:val="17"/>
          <w:szCs w:val="17"/>
        </w:rPr>
      </w:pPr>
    </w:p>
    <w:p w14:paraId="4F89E90C" w14:textId="1096C7C5" w:rsidR="005B53EE" w:rsidRDefault="00726C06" w:rsidP="00F9389F">
      <w:pPr>
        <w:spacing w:line="180" w:lineRule="exact"/>
        <w:ind w:left="2623"/>
        <w:rPr>
          <w:rFonts w:ascii="Arial" w:eastAsia="Arial" w:hAnsi="Arial" w:cs="Arial"/>
          <w:sz w:val="17"/>
          <w:szCs w:val="17"/>
        </w:rPr>
      </w:pPr>
      <w:r>
        <w:rPr>
          <w:noProof/>
        </w:rPr>
        <mc:AlternateContent>
          <mc:Choice Requires="wpg">
            <w:drawing>
              <wp:anchor distT="0" distB="0" distL="114300" distR="114300" simplePos="0" relativeHeight="503314271" behindDoc="1" locked="0" layoutInCell="1" allowOverlap="1" wp14:anchorId="6E74192C" wp14:editId="0C1B5BA0">
                <wp:simplePos x="0" y="0"/>
                <wp:positionH relativeFrom="page">
                  <wp:posOffset>2809875</wp:posOffset>
                </wp:positionH>
                <wp:positionV relativeFrom="paragraph">
                  <wp:posOffset>-884555</wp:posOffset>
                </wp:positionV>
                <wp:extent cx="89535" cy="250190"/>
                <wp:effectExtent l="0" t="793115" r="2834640" b="0"/>
                <wp:wrapNone/>
                <wp:docPr id="9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250190"/>
                          <a:chOff x="4425" y="-1394"/>
                          <a:chExt cx="141" cy="395"/>
                        </a:xfrm>
                      </wpg:grpSpPr>
                      <wps:wsp>
                        <wps:cNvPr id="95" name="Freeform 94"/>
                        <wps:cNvSpPr>
                          <a:spLocks/>
                        </wps:cNvSpPr>
                        <wps:spPr bwMode="auto">
                          <a:xfrm>
                            <a:off x="4456" y="-1197"/>
                            <a:ext cx="79" cy="79"/>
                          </a:xfrm>
                          <a:custGeom>
                            <a:avLst/>
                            <a:gdLst>
                              <a:gd name="T0" fmla="+- 0 4535 4456"/>
                              <a:gd name="T1" fmla="*/ T0 w 79"/>
                              <a:gd name="T2" fmla="+- 0 -1158 -1197"/>
                              <a:gd name="T3" fmla="*/ -1158 h 79"/>
                              <a:gd name="T4" fmla="+- 0 4529 4456"/>
                              <a:gd name="T5" fmla="*/ T4 w 79"/>
                              <a:gd name="T6" fmla="+- 0 -1136 -1197"/>
                              <a:gd name="T7" fmla="*/ -1136 h 79"/>
                              <a:gd name="T8" fmla="+- 0 4513 4456"/>
                              <a:gd name="T9" fmla="*/ T8 w 79"/>
                              <a:gd name="T10" fmla="+- 0 -1122 -1197"/>
                              <a:gd name="T11" fmla="*/ -1122 h 79"/>
                              <a:gd name="T12" fmla="+- 0 4496 4456"/>
                              <a:gd name="T13" fmla="*/ T12 w 79"/>
                              <a:gd name="T14" fmla="+- 0 -1118 -1197"/>
                              <a:gd name="T15" fmla="*/ -1118 h 79"/>
                              <a:gd name="T16" fmla="+- 0 4475 4456"/>
                              <a:gd name="T17" fmla="*/ T16 w 79"/>
                              <a:gd name="T18" fmla="+- 0 -1124 -1197"/>
                              <a:gd name="T19" fmla="*/ -1124 h 79"/>
                              <a:gd name="T20" fmla="+- 0 4460 4456"/>
                              <a:gd name="T21" fmla="*/ T20 w 79"/>
                              <a:gd name="T22" fmla="+- 0 -1141 -1197"/>
                              <a:gd name="T23" fmla="*/ -1141 h 79"/>
                              <a:gd name="T24" fmla="+- 0 4456 4456"/>
                              <a:gd name="T25" fmla="*/ T24 w 79"/>
                              <a:gd name="T26" fmla="+- 0 -1158 -1197"/>
                              <a:gd name="T27" fmla="*/ -1158 h 79"/>
                              <a:gd name="T28" fmla="+- 0 4463 4456"/>
                              <a:gd name="T29" fmla="*/ T28 w 79"/>
                              <a:gd name="T30" fmla="+- 0 -1179 -1197"/>
                              <a:gd name="T31" fmla="*/ -1179 h 79"/>
                              <a:gd name="T32" fmla="+- 0 4479 4456"/>
                              <a:gd name="T33" fmla="*/ T32 w 79"/>
                              <a:gd name="T34" fmla="+- 0 -1193 -1197"/>
                              <a:gd name="T35" fmla="*/ -1193 h 79"/>
                              <a:gd name="T36" fmla="+- 0 4496 4456"/>
                              <a:gd name="T37" fmla="*/ T36 w 79"/>
                              <a:gd name="T38" fmla="+- 0 -1197 -1197"/>
                              <a:gd name="T39" fmla="*/ -1197 h 79"/>
                              <a:gd name="T40" fmla="+- 0 4517 4456"/>
                              <a:gd name="T41" fmla="*/ T40 w 79"/>
                              <a:gd name="T42" fmla="+- 0 -1191 -1197"/>
                              <a:gd name="T43" fmla="*/ -1191 h 79"/>
                              <a:gd name="T44" fmla="+- 0 4531 4456"/>
                              <a:gd name="T45" fmla="*/ T44 w 79"/>
                              <a:gd name="T46" fmla="+- 0 -1175 -1197"/>
                              <a:gd name="T47" fmla="*/ -1175 h 79"/>
                              <a:gd name="T48" fmla="+- 0 4535 4456"/>
                              <a:gd name="T49" fmla="*/ T48 w 79"/>
                              <a:gd name="T50" fmla="+- 0 -1158 -1197"/>
                              <a:gd name="T51" fmla="*/ -115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3"/>
                        <wps:cNvSpPr>
                          <a:spLocks/>
                        </wps:cNvSpPr>
                        <wps:spPr bwMode="auto">
                          <a:xfrm>
                            <a:off x="4456" y="-1388"/>
                            <a:ext cx="79" cy="79"/>
                          </a:xfrm>
                          <a:custGeom>
                            <a:avLst/>
                            <a:gdLst>
                              <a:gd name="T0" fmla="+- 0 4535 4456"/>
                              <a:gd name="T1" fmla="*/ T0 w 79"/>
                              <a:gd name="T2" fmla="+- 0 -1349 -1388"/>
                              <a:gd name="T3" fmla="*/ -1349 h 79"/>
                              <a:gd name="T4" fmla="+- 0 4529 4456"/>
                              <a:gd name="T5" fmla="*/ T4 w 79"/>
                              <a:gd name="T6" fmla="+- 0 -1328 -1388"/>
                              <a:gd name="T7" fmla="*/ -1328 h 79"/>
                              <a:gd name="T8" fmla="+- 0 4513 4456"/>
                              <a:gd name="T9" fmla="*/ T8 w 79"/>
                              <a:gd name="T10" fmla="+- 0 -1313 -1388"/>
                              <a:gd name="T11" fmla="*/ -1313 h 79"/>
                              <a:gd name="T12" fmla="+- 0 4496 4456"/>
                              <a:gd name="T13" fmla="*/ T12 w 79"/>
                              <a:gd name="T14" fmla="+- 0 -1310 -1388"/>
                              <a:gd name="T15" fmla="*/ -1310 h 79"/>
                              <a:gd name="T16" fmla="+- 0 4475 4456"/>
                              <a:gd name="T17" fmla="*/ T16 w 79"/>
                              <a:gd name="T18" fmla="+- 0 -1316 -1388"/>
                              <a:gd name="T19" fmla="*/ -1316 h 79"/>
                              <a:gd name="T20" fmla="+- 0 4460 4456"/>
                              <a:gd name="T21" fmla="*/ T20 w 79"/>
                              <a:gd name="T22" fmla="+- 0 -1332 -1388"/>
                              <a:gd name="T23" fmla="*/ -1332 h 79"/>
                              <a:gd name="T24" fmla="+- 0 4456 4456"/>
                              <a:gd name="T25" fmla="*/ T24 w 79"/>
                              <a:gd name="T26" fmla="+- 0 -1349 -1388"/>
                              <a:gd name="T27" fmla="*/ -1349 h 79"/>
                              <a:gd name="T28" fmla="+- 0 4463 4456"/>
                              <a:gd name="T29" fmla="*/ T28 w 79"/>
                              <a:gd name="T30" fmla="+- 0 -1370 -1388"/>
                              <a:gd name="T31" fmla="*/ -1370 h 79"/>
                              <a:gd name="T32" fmla="+- 0 4479 4456"/>
                              <a:gd name="T33" fmla="*/ T32 w 79"/>
                              <a:gd name="T34" fmla="+- 0 -1384 -1388"/>
                              <a:gd name="T35" fmla="*/ -1384 h 79"/>
                              <a:gd name="T36" fmla="+- 0 4496 4456"/>
                              <a:gd name="T37" fmla="*/ T36 w 79"/>
                              <a:gd name="T38" fmla="+- 0 -1388 -1388"/>
                              <a:gd name="T39" fmla="*/ -1388 h 79"/>
                              <a:gd name="T40" fmla="+- 0 4517 4456"/>
                              <a:gd name="T41" fmla="*/ T40 w 79"/>
                              <a:gd name="T42" fmla="+- 0 -1382 -1388"/>
                              <a:gd name="T43" fmla="*/ -1382 h 79"/>
                              <a:gd name="T44" fmla="+- 0 4531 4456"/>
                              <a:gd name="T45" fmla="*/ T44 w 79"/>
                              <a:gd name="T46" fmla="+- 0 -1366 -1388"/>
                              <a:gd name="T47" fmla="*/ -1366 h 79"/>
                              <a:gd name="T48" fmla="+- 0 4535 4456"/>
                              <a:gd name="T49" fmla="*/ T48 w 79"/>
                              <a:gd name="T50" fmla="+- 0 -1349 -1388"/>
                              <a:gd name="T51" fmla="*/ -1349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5"/>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2"/>
                        <wps:cNvSpPr>
                          <a:spLocks noEditPoints="1"/>
                        </wps:cNvSpPr>
                        <wps:spPr bwMode="auto">
                          <a:xfrm>
                            <a:off x="8922" y="-2604"/>
                            <a:ext cx="70" cy="0"/>
                          </a:xfrm>
                          <a:custGeom>
                            <a:avLst/>
                            <a:gdLst>
                              <a:gd name="T0" fmla="+- 0 4461 4461"/>
                              <a:gd name="T1" fmla="*/ T0 w 70"/>
                              <a:gd name="T2" fmla="+- 0 4531 4461"/>
                              <a:gd name="T3" fmla="*/ T2 w 70"/>
                            </a:gdLst>
                            <a:ahLst/>
                            <a:cxnLst>
                              <a:cxn ang="0">
                                <a:pos x="T1" y="0"/>
                              </a:cxn>
                              <a:cxn ang="0">
                                <a:pos x="T3" y="0"/>
                              </a:cxn>
                            </a:cxnLst>
                            <a:rect l="0" t="0" r="r" b="b"/>
                            <a:pathLst>
                              <a:path w="70">
                                <a:moveTo>
                                  <a:pt x="0" y="0"/>
                                </a:moveTo>
                                <a:lnTo>
                                  <a:pt x="70" y="0"/>
                                </a:lnTo>
                              </a:path>
                            </a:pathLst>
                          </a:custGeom>
                          <a:noFill/>
                          <a:ln w="45505">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1"/>
                        <wps:cNvSpPr>
                          <a:spLocks/>
                        </wps:cNvSpPr>
                        <wps:spPr bwMode="auto">
                          <a:xfrm>
                            <a:off x="4461" y="-1337"/>
                            <a:ext cx="70" cy="70"/>
                          </a:xfrm>
                          <a:custGeom>
                            <a:avLst/>
                            <a:gdLst>
                              <a:gd name="T0" fmla="+- 0 4461 4461"/>
                              <a:gd name="T1" fmla="*/ T0 w 70"/>
                              <a:gd name="T2" fmla="+- 0 -1337 -1337"/>
                              <a:gd name="T3" fmla="*/ -1337 h 70"/>
                              <a:gd name="T4" fmla="+- 0 4531 4461"/>
                              <a:gd name="T5" fmla="*/ T4 w 70"/>
                              <a:gd name="T6" fmla="+- 0 -1337 -1337"/>
                              <a:gd name="T7" fmla="*/ -1337 h 70"/>
                              <a:gd name="T8" fmla="+- 0 4531 4461"/>
                              <a:gd name="T9" fmla="*/ T8 w 70"/>
                              <a:gd name="T10" fmla="+- 0 -1267 -1337"/>
                              <a:gd name="T11" fmla="*/ -1267 h 70"/>
                              <a:gd name="T12" fmla="+- 0 4461 4461"/>
                              <a:gd name="T13" fmla="*/ T12 w 70"/>
                              <a:gd name="T14" fmla="+- 0 -1267 -1337"/>
                              <a:gd name="T15" fmla="*/ -1267 h 70"/>
                              <a:gd name="T16" fmla="+- 0 4461 4461"/>
                              <a:gd name="T17" fmla="*/ T16 w 70"/>
                              <a:gd name="T18" fmla="+- 0 -1337 -1337"/>
                              <a:gd name="T19" fmla="*/ -1337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70"/>
                                </a:lnTo>
                                <a:lnTo>
                                  <a:pt x="0" y="70"/>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0"/>
                        <wps:cNvSpPr>
                          <a:spLocks noEditPoints="1"/>
                        </wps:cNvSpPr>
                        <wps:spPr bwMode="auto">
                          <a:xfrm>
                            <a:off x="8992" y="-2622"/>
                            <a:ext cx="0" cy="307"/>
                          </a:xfrm>
                          <a:custGeom>
                            <a:avLst/>
                            <a:gdLst>
                              <a:gd name="T0" fmla="+- 0 -1005 -1311"/>
                              <a:gd name="T1" fmla="*/ -1005 h 306"/>
                              <a:gd name="T2" fmla="+- 0 -1311 -1311"/>
                              <a:gd name="T3" fmla="*/ -1311 h 306"/>
                            </a:gdLst>
                            <a:ahLst/>
                            <a:cxnLst>
                              <a:cxn ang="0">
                                <a:pos x="0" y="T1"/>
                              </a:cxn>
                              <a:cxn ang="0">
                                <a:pos x="0" y="T3"/>
                              </a:cxn>
                            </a:cxnLst>
                            <a:rect l="0" t="0" r="r" b="b"/>
                            <a:pathLst>
                              <a:path h="306">
                                <a:moveTo>
                                  <a:pt x="0" y="306"/>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9"/>
                        <wps:cNvSpPr>
                          <a:spLocks/>
                        </wps:cNvSpPr>
                        <wps:spPr bwMode="auto">
                          <a:xfrm>
                            <a:off x="4456" y="-1197"/>
                            <a:ext cx="79" cy="79"/>
                          </a:xfrm>
                          <a:custGeom>
                            <a:avLst/>
                            <a:gdLst>
                              <a:gd name="T0" fmla="+- 0 4535 4456"/>
                              <a:gd name="T1" fmla="*/ T0 w 79"/>
                              <a:gd name="T2" fmla="+- 0 -1158 -1197"/>
                              <a:gd name="T3" fmla="*/ -1158 h 79"/>
                              <a:gd name="T4" fmla="+- 0 4529 4456"/>
                              <a:gd name="T5" fmla="*/ T4 w 79"/>
                              <a:gd name="T6" fmla="+- 0 -1136 -1197"/>
                              <a:gd name="T7" fmla="*/ -1136 h 79"/>
                              <a:gd name="T8" fmla="+- 0 4513 4456"/>
                              <a:gd name="T9" fmla="*/ T8 w 79"/>
                              <a:gd name="T10" fmla="+- 0 -1122 -1197"/>
                              <a:gd name="T11" fmla="*/ -1122 h 79"/>
                              <a:gd name="T12" fmla="+- 0 4496 4456"/>
                              <a:gd name="T13" fmla="*/ T12 w 79"/>
                              <a:gd name="T14" fmla="+- 0 -1118 -1197"/>
                              <a:gd name="T15" fmla="*/ -1118 h 79"/>
                              <a:gd name="T16" fmla="+- 0 4475 4456"/>
                              <a:gd name="T17" fmla="*/ T16 w 79"/>
                              <a:gd name="T18" fmla="+- 0 -1124 -1197"/>
                              <a:gd name="T19" fmla="*/ -1124 h 79"/>
                              <a:gd name="T20" fmla="+- 0 4460 4456"/>
                              <a:gd name="T21" fmla="*/ T20 w 79"/>
                              <a:gd name="T22" fmla="+- 0 -1141 -1197"/>
                              <a:gd name="T23" fmla="*/ -1141 h 79"/>
                              <a:gd name="T24" fmla="+- 0 4456 4456"/>
                              <a:gd name="T25" fmla="*/ T24 w 79"/>
                              <a:gd name="T26" fmla="+- 0 -1158 -1197"/>
                              <a:gd name="T27" fmla="*/ -1158 h 79"/>
                              <a:gd name="T28" fmla="+- 0 4463 4456"/>
                              <a:gd name="T29" fmla="*/ T28 w 79"/>
                              <a:gd name="T30" fmla="+- 0 -1179 -1197"/>
                              <a:gd name="T31" fmla="*/ -1179 h 79"/>
                              <a:gd name="T32" fmla="+- 0 4479 4456"/>
                              <a:gd name="T33" fmla="*/ T32 w 79"/>
                              <a:gd name="T34" fmla="+- 0 -1193 -1197"/>
                              <a:gd name="T35" fmla="*/ -1193 h 79"/>
                              <a:gd name="T36" fmla="+- 0 4496 4456"/>
                              <a:gd name="T37" fmla="*/ T36 w 79"/>
                              <a:gd name="T38" fmla="+- 0 -1197 -1197"/>
                              <a:gd name="T39" fmla="*/ -1197 h 79"/>
                              <a:gd name="T40" fmla="+- 0 4517 4456"/>
                              <a:gd name="T41" fmla="*/ T40 w 79"/>
                              <a:gd name="T42" fmla="+- 0 -1191 -1197"/>
                              <a:gd name="T43" fmla="*/ -1191 h 79"/>
                              <a:gd name="T44" fmla="+- 0 4531 4456"/>
                              <a:gd name="T45" fmla="*/ T44 w 79"/>
                              <a:gd name="T46" fmla="+- 0 -1175 -1197"/>
                              <a:gd name="T47" fmla="*/ -1175 h 79"/>
                              <a:gd name="T48" fmla="+- 0 4535 4456"/>
                              <a:gd name="T49" fmla="*/ T48 w 79"/>
                              <a:gd name="T50" fmla="+- 0 -1158 -1197"/>
                              <a:gd name="T51" fmla="*/ -115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1"/>
                                </a:lnTo>
                                <a:lnTo>
                                  <a:pt x="57" y="75"/>
                                </a:lnTo>
                                <a:lnTo>
                                  <a:pt x="40" y="79"/>
                                </a:lnTo>
                                <a:lnTo>
                                  <a:pt x="19" y="73"/>
                                </a:lnTo>
                                <a:lnTo>
                                  <a:pt x="4" y="56"/>
                                </a:lnTo>
                                <a:lnTo>
                                  <a:pt x="0" y="39"/>
                                </a:lnTo>
                                <a:lnTo>
                                  <a:pt x="7" y="18"/>
                                </a:lnTo>
                                <a:lnTo>
                                  <a:pt x="23" y="4"/>
                                </a:lnTo>
                                <a:lnTo>
                                  <a:pt x="40" y="0"/>
                                </a:lnTo>
                                <a:lnTo>
                                  <a:pt x="61" y="6"/>
                                </a:lnTo>
                                <a:lnTo>
                                  <a:pt x="75" y="22"/>
                                </a:lnTo>
                                <a:lnTo>
                                  <a:pt x="79" y="39"/>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977E8B1" id="Group 88" o:spid="_x0000_s1026" style="position:absolute;margin-left:221.25pt;margin-top:-69.65pt;width:7.05pt;height:19.7pt;z-index:-2209;mso-position-horizontal-relative:page" coordorigin="4425,-1394" coordsize="14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">
                <v:shape id="Freeform 94" o:spid="_x0000_s1027" style="position:absolute;left:4456;top:-119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yEsMA&#10;AADbAAAADwAAAGRycy9kb3ducmV2LnhtbESPQWvCQBSE74X+h+UJ3upGUVOjqxRB0EMP1dJeH9nn&#10;Jpp9m2RXjf++WxA8DjPzDbNYdbYSV2p96VjBcJCAIM6dLtko+D5s3t5B+ICssXJMCu7kYbV8fVlg&#10;pt2Nv+i6D0ZECPsMFRQh1JmUPi/Ioh+4mjh6R9daDFG2RuoWbxFuKzlKkqm0WHJcKLCmdUH5eX+x&#10;CkzXNKffz9S5SzANjmm0S4c/SvV73cccRKAuPMOP9lYrmE3g/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eyEsMAAADbAAAADwAAAAAAAAAAAAAAAACYAgAAZHJzL2Rv&#10;d25yZXYueG1sUEsFBgAAAAAEAAQA9QAAAIgDAAAAAA==&#10;" path="m79,39l73,61,57,75,40,79,19,73,4,56,,39,7,18,23,4,40,,61,6,75,22r4,17xe" filled="f" strokeweight=".19256mm">
                  <v:path arrowok="t" o:connecttype="custom" o:connectlocs="79,-1158;73,-1136;57,-1122;40,-1118;19,-1124;4,-1141;0,-1158;7,-1179;23,-1193;40,-1197;61,-1191;75,-1175;79,-1158" o:connectangles="0,0,0,0,0,0,0,0,0,0,0,0,0"/>
                </v:shape>
                <v:shape id="Freeform 93" o:spid="_x0000_s1028" style="position:absolute;left:4456;top:-1388;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vsUA&#10;AADbAAAADwAAAGRycy9kb3ducmV2LnhtbESPQWvCQBSE7wX/w/KE3szGHqxGVylarT2paRG8PbOv&#10;STD7NuxuNf333YLQ4zAz3zCzRWcacSXna8sKhkkKgriwuuZSwefHejAG4QOyxsYyKfghD4t572GG&#10;mbY3PtA1D6WIEPYZKqhCaDMpfVGRQZ/Yljh6X9YZDFG6UmqHtwg3jXxK05E0WHNcqLClZUXFJf82&#10;Cl73Vr+vzenteZU7sxtvN5tzc1Tqsd+9TEEE6sJ/+N7eagWTE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a+xQAAANsAAAAPAAAAAAAAAAAAAAAAAJgCAABkcnMv&#10;ZG93bnJldi54bWxQSwUGAAAAAAQABAD1AAAAigMAAAAA&#10;" path="m79,39l73,60,57,75,40,78,19,72,4,56,,39,7,18,23,4,40,,61,6,75,22r4,17xe" filled="f" strokecolor="#fa8071" strokeweight=".19256mm">
                  <v:path arrowok="t" o:connecttype="custom" o:connectlocs="79,-1349;73,-1328;57,-1313;40,-1310;19,-1316;4,-1332;0,-1349;7,-1370;23,-1384;40,-1388;61,-1382;75,-1366;79,-1349" o:connectangles="0,0,0,0,0,0,0,0,0,0,0,0,0"/>
                </v:shape>
                <v:shape id="Freeform 92" o:spid="_x0000_s1029" style="position:absolute;left:8922;top:-2604;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2cMIA&#10;AADbAAAADwAAAGRycy9kb3ducmV2LnhtbESPQWsCMRSE7wX/Q3hCbzVrha6uRpGK4K3U9uDxsXlu&#10;FpOXNYnu9t+bQqHHYWa+YVabwVlxpxBbzwqmkwIEce11y42C76/9yxxETMgarWdS8EMRNuvR0wor&#10;7Xv+pPsxNSJDOFaowKTUVVLG2pDDOPEdcfbOPjhMWYZG6oB9hjsrX4viTTpsOS8Y7OjdUH053pyC&#10;U9kb+7HfOX/r7NXZ2TSUhVXqeTxslyASDek//Nc+aAWLEn6/5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jZwwgAAANsAAAAPAAAAAAAAAAAAAAAAAJgCAABkcnMvZG93&#10;bnJldi54bWxQSwUGAAAAAAQABAD1AAAAhwMAAAAA&#10;" path="m,l70,e" filled="f" strokecolor="#add7e6" strokeweight="1.264mm">
                  <v:path arrowok="t" o:connecttype="custom" o:connectlocs="0,0;70,0" o:connectangles="0,0"/>
                  <o:lock v:ext="edit" verticies="t"/>
                </v:shape>
                <v:shape id="Freeform 91" o:spid="_x0000_s1030" style="position:absolute;left:4461;top:-1337;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qX8AA&#10;AADbAAAADwAAAGRycy9kb3ducmV2LnhtbERPy4rCMBTdD/gP4QpuRFNd+KhGEUEUBMfXB1yaa1ts&#10;bmoTbfXrzWJglofzni8bU4gXVS63rGDQj0AQJ1bnnCq4Xja9CQjnkTUWlknBmxwsF62fOcba1nyi&#10;19mnIoSwi1FB5n0ZS+mSjAy6vi2JA3ezlUEfYJVKXWEdwk0hh1E0kgZzDg0ZlrTOKLmfn0aBlqvH&#10;6Pjb3W+3n+n1ML5THQ1JqU67Wc1AeGr8v/jPvdMKpmFs+BJ+gFx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eqX8AAAADbAAAADwAAAAAAAAAAAAAAAACYAgAAZHJzL2Rvd25y&#10;ZXYueG1sUEsFBgAAAAAEAAQA9QAAAIUDAAAAAA==&#10;" path="m,l70,r,70l,70,,xe" filled="f" strokecolor="#add7e6" strokeweight=".19256mm">
                  <v:path arrowok="t" o:connecttype="custom" o:connectlocs="0,-1337;70,-1337;70,-1267;0,-1267;0,-1337" o:connectangles="0,0,0,0,0"/>
                </v:shape>
                <v:shape id="Freeform 90" o:spid="_x0000_s1031" style="position:absolute;left:8992;top:-2622;width:0;height:307;visibility:visible;mso-wrap-style:square;v-text-anchor:top" coordsize="0,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hS8QA&#10;AADbAAAADwAAAGRycy9kb3ducmV2LnhtbESPzW7CMBCE75X6DtYi9YKKTQ+0BAwqSPzcqlIeYBUv&#10;SSBeh9gB06evkZB6HM3MN5rpPNpaXKj1lWMNw4ECQZw7U3GhYf+zev0A4QOywdoxabiRh/ns+WmK&#10;mXFX/qbLLhQiQdhnqKEMocmk9HlJFv3ANcTJO7jWYkiyLaRp8ZrgtpZvSo2kxYrTQokNLUvKT7vO&#10;auje5VdcbI5N1yk7PPfV7z6uj1q/9OLnBESgGP7Dj/bWaBiP4f4l/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UYUvEAAAA2wAAAA8AAAAAAAAAAAAAAAAAmAIAAGRycy9k&#10;b3ducmV2LnhtbFBLBQYAAAAABAAEAPUAAACJAwAAAAA=&#10;" path="m,306l,e" filled="f" strokeweight=".19256mm">
                  <v:path arrowok="t" o:connecttype="custom" o:connectlocs="0,-1008;0,-1315" o:connectangles="0,0"/>
                  <o:lock v:ext="edit" verticies="t"/>
                </v:shape>
                <v:shape id="Freeform 89" o:spid="_x0000_s1032" style="position:absolute;left:4456;top:-1197;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WP8UA&#10;AADcAAAADwAAAGRycy9kb3ducmV2LnhtbESPQWvCQBCF7wX/wzJCb3WTUGpJXaUIgh481Ep7HbLj&#10;JjY7m2RXjf++cyj0NsN78943i9XoW3WlITaBDeSzDBRxFWzDzsDxc/P0CiomZIttYDJwpwir5eRh&#10;gaUNN/6g6yE5JSEcSzRQp9SVWseqJo9xFjpi0U5h8JhkHZy2A94k3Le6yLIX7bFhaaixo3VN1c/h&#10;4g24se/P3/t5CJfkenymYjfPv4x5nI7vb6ASjenf/He9tYKfCb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FY/xQAAANwAAAAPAAAAAAAAAAAAAAAAAJgCAABkcnMv&#10;ZG93bnJldi54bWxQSwUGAAAAAAQABAD1AAAAigMAAAAA&#10;" path="m79,39l73,61,57,75,40,79,19,73,4,56,,39,7,18,23,4,40,,61,6,75,22r4,17xe" filled="f" strokeweight=".19256mm">
                  <v:path arrowok="t" o:connecttype="custom" o:connectlocs="79,-1158;73,-1136;57,-1122;40,-1118;19,-1124;4,-1141;0,-1158;7,-1179;23,-1193;40,-1197;61,-1191;75,-1175;79,-1158" o:connectangles="0,0,0,0,0,0,0,0,0,0,0,0,0"/>
                </v:shape>
                <w10:wrap anchorx="page"/>
              </v:group>
            </w:pict>
          </mc:Fallback>
        </mc:AlternateContent>
      </w:r>
      <w:r>
        <w:rPr>
          <w:noProof/>
        </w:rPr>
        <mc:AlternateContent>
          <mc:Choice Requires="wpg">
            <w:drawing>
              <wp:anchor distT="0" distB="0" distL="114300" distR="114300" simplePos="0" relativeHeight="503314283" behindDoc="1" locked="0" layoutInCell="1" allowOverlap="1" wp14:anchorId="76F6ADC8" wp14:editId="5094D202">
                <wp:simplePos x="0" y="0"/>
                <wp:positionH relativeFrom="page">
                  <wp:posOffset>2487295</wp:posOffset>
                </wp:positionH>
                <wp:positionV relativeFrom="paragraph">
                  <wp:posOffset>-629920</wp:posOffset>
                </wp:positionV>
                <wp:extent cx="69215" cy="69215"/>
                <wp:effectExtent l="10795" t="9525" r="15240" b="16510"/>
                <wp:wrapNone/>
                <wp:docPr id="9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15" cy="69215"/>
                          <a:chOff x="3917" y="-993"/>
                          <a:chExt cx="109" cy="109"/>
                        </a:xfrm>
                      </wpg:grpSpPr>
                      <wps:wsp>
                        <wps:cNvPr id="92" name="Freeform 87"/>
                        <wps:cNvSpPr>
                          <a:spLocks/>
                        </wps:cNvSpPr>
                        <wps:spPr bwMode="auto">
                          <a:xfrm>
                            <a:off x="3923" y="-987"/>
                            <a:ext cx="99" cy="99"/>
                          </a:xfrm>
                          <a:custGeom>
                            <a:avLst/>
                            <a:gdLst>
                              <a:gd name="T0" fmla="+- 0 3972 3923"/>
                              <a:gd name="T1" fmla="*/ T0 w 99"/>
                              <a:gd name="T2" fmla="+- 0 -889 -987"/>
                              <a:gd name="T3" fmla="*/ -889 h 99"/>
                              <a:gd name="T4" fmla="+- 0 3923 3923"/>
                              <a:gd name="T5" fmla="*/ T4 w 99"/>
                              <a:gd name="T6" fmla="+- 0 -938 -987"/>
                              <a:gd name="T7" fmla="*/ -938 h 99"/>
                              <a:gd name="T8" fmla="+- 0 3972 3923"/>
                              <a:gd name="T9" fmla="*/ T8 w 99"/>
                              <a:gd name="T10" fmla="+- 0 -987 -987"/>
                              <a:gd name="T11" fmla="*/ -987 h 99"/>
                              <a:gd name="T12" fmla="+- 0 4021 3923"/>
                              <a:gd name="T13" fmla="*/ T12 w 99"/>
                              <a:gd name="T14" fmla="+- 0 -938 -987"/>
                              <a:gd name="T15" fmla="*/ -938 h 99"/>
                              <a:gd name="T16" fmla="+- 0 3972 3923"/>
                              <a:gd name="T17" fmla="*/ T16 w 99"/>
                              <a:gd name="T18" fmla="+- 0 -889 -987"/>
                              <a:gd name="T19" fmla="*/ -889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6"/>
                        <wps:cNvSpPr>
                          <a:spLocks/>
                        </wps:cNvSpPr>
                        <wps:spPr bwMode="auto">
                          <a:xfrm>
                            <a:off x="3923" y="-987"/>
                            <a:ext cx="99" cy="99"/>
                          </a:xfrm>
                          <a:custGeom>
                            <a:avLst/>
                            <a:gdLst>
                              <a:gd name="T0" fmla="+- 0 3972 3923"/>
                              <a:gd name="T1" fmla="*/ T0 w 99"/>
                              <a:gd name="T2" fmla="+- 0 -889 -987"/>
                              <a:gd name="T3" fmla="*/ -889 h 99"/>
                              <a:gd name="T4" fmla="+- 0 4021 3923"/>
                              <a:gd name="T5" fmla="*/ T4 w 99"/>
                              <a:gd name="T6" fmla="+- 0 -938 -987"/>
                              <a:gd name="T7" fmla="*/ -938 h 99"/>
                              <a:gd name="T8" fmla="+- 0 3972 3923"/>
                              <a:gd name="T9" fmla="*/ T8 w 99"/>
                              <a:gd name="T10" fmla="+- 0 -987 -987"/>
                              <a:gd name="T11" fmla="*/ -987 h 99"/>
                              <a:gd name="T12" fmla="+- 0 3923 3923"/>
                              <a:gd name="T13" fmla="*/ T12 w 99"/>
                              <a:gd name="T14" fmla="+- 0 -938 -987"/>
                              <a:gd name="T15" fmla="*/ -938 h 99"/>
                              <a:gd name="T16" fmla="+- 0 3972 3923"/>
                              <a:gd name="T17" fmla="*/ T16 w 99"/>
                              <a:gd name="T18" fmla="+- 0 -889 -987"/>
                              <a:gd name="T19" fmla="*/ -889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ED01313" id="Group 85" o:spid="_x0000_s1026" style="position:absolute;margin-left:195.85pt;margin-top:-49.6pt;width:5.45pt;height:5.45pt;z-index:-2197;mso-position-horizontal-relative:page" coordorigin="3917,-993" coordsize="10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">
                <v:shape id="Freeform 87" o:spid="_x0000_s1027" style="position:absolute;left:3923;top:-98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vosMA&#10;AADbAAAADwAAAGRycy9kb3ducmV2LnhtbESPT4vCMBTE7wv7HcJb8Lam/mHRahRZVvEiavXg8dE8&#10;m2LzUpqo9dsbQdjjMDO/Yabz1lbiRo0vHSvodRMQxLnTJRcKjofl9wiED8gaK8ek4EEe5rPPjymm&#10;2t15T7csFCJC2KeowIRQp1L63JBF33U1cfTOrrEYomwKqRu8R7itZD9JfqTFkuOCwZp+DeWX7GoV&#10;/LnV2Qxy2g6194t6dxpv1mVQqvPVLiYgArXhP/xur7WCcR9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KvosMAAADbAAAADwAAAAAAAAAAAAAAAACYAgAAZHJzL2Rv&#10;d25yZXYueG1sUEsFBgAAAAAEAAQA9QAAAIgDAAAAAA==&#10;" path="m49,98l,49,49,,98,49,49,98xe" fillcolor="#add7e6" stroked="f">
                  <v:path arrowok="t" o:connecttype="custom" o:connectlocs="49,-889;0,-938;49,-987;98,-938;49,-889" o:connectangles="0,0,0,0,0"/>
                </v:shape>
                <v:shape id="Freeform 86" o:spid="_x0000_s1028" style="position:absolute;left:3923;top:-987;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U/sIA&#10;AADbAAAADwAAAGRycy9kb3ducmV2LnhtbESP0WrCQBRE3wv+w3IF3+omLRSbuooRGiTgg5oPuGSv&#10;STB7N+xuNf69WxB8HGbmDLNcj6YXV3K+s6wgnScgiGurO24UVKff9wUIH5A19pZJwZ08rFeTtyVm&#10;2t74QNdjaESEsM9QQRvCkEnp65YM+rkdiKN3ts5giNI1Uju8Rbjp5UeSfEmDHceFFgfatlRfjn9G&#10;AZ7z8pLr0RXlPq18ESotF4lSs+m4+QERaAyv8LO90wq+P+H/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pT+wgAAANsAAAAPAAAAAAAAAAAAAAAAAJgCAABkcnMvZG93&#10;bnJldi54bWxQSwUGAAAAAAQABAD1AAAAhwMAAAAA&#10;" path="m49,98l98,49,49,,,49,49,98xe" filled="f" strokecolor="#add7e6" strokeweight=".19256mm">
                  <v:path arrowok="t" o:connecttype="custom" o:connectlocs="49,-889;98,-938;49,-987;0,-938;49,-889" o:connectangles="0,0,0,0,0"/>
                </v:shape>
                <w10:wrap anchorx="page"/>
              </v:group>
            </w:pict>
          </mc:Fallback>
        </mc:AlternateContent>
      </w:r>
      <w:r w:rsidR="00F5753A">
        <w:rPr>
          <w:rFonts w:ascii="Arial" w:eastAsia="Arial" w:hAnsi="Arial" w:cs="Arial"/>
          <w:position w:val="-1"/>
          <w:sz w:val="17"/>
          <w:szCs w:val="17"/>
        </w:rPr>
        <w:t>2</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4</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6</w:t>
      </w:r>
      <w:r w:rsidR="00F9389F">
        <w:rPr>
          <w:rFonts w:ascii="Arial" w:eastAsia="Arial" w:hAnsi="Arial" w:cs="Arial"/>
          <w:position w:val="-1"/>
          <w:sz w:val="17"/>
          <w:szCs w:val="17"/>
        </w:rPr>
        <w:t xml:space="preserve">          </w:t>
      </w:r>
      <w:r w:rsidR="00F5753A">
        <w:rPr>
          <w:rFonts w:ascii="Arial" w:eastAsia="Arial" w:hAnsi="Arial" w:cs="Arial"/>
          <w:position w:val="-1"/>
          <w:sz w:val="17"/>
          <w:szCs w:val="17"/>
        </w:rPr>
        <w:t>8</w:t>
      </w:r>
      <w:r w:rsidR="00F9389F">
        <w:rPr>
          <w:rFonts w:ascii="Arial" w:eastAsia="Arial" w:hAnsi="Arial" w:cs="Arial"/>
          <w:position w:val="-1"/>
          <w:sz w:val="17"/>
          <w:szCs w:val="17"/>
        </w:rPr>
        <w:t xml:space="preserve">         </w:t>
      </w:r>
      <w:r w:rsidR="00F5753A">
        <w:rPr>
          <w:rFonts w:ascii="Arial" w:eastAsia="Arial" w:hAnsi="Arial" w:cs="Arial"/>
          <w:spacing w:val="10"/>
          <w:position w:val="-1"/>
          <w:sz w:val="17"/>
          <w:szCs w:val="17"/>
        </w:rPr>
        <w:t xml:space="preserve"> </w:t>
      </w:r>
      <w:r w:rsidR="00F5753A">
        <w:rPr>
          <w:rFonts w:ascii="Arial" w:eastAsia="Arial" w:hAnsi="Arial" w:cs="Arial"/>
          <w:position w:val="-1"/>
          <w:sz w:val="17"/>
          <w:szCs w:val="17"/>
        </w:rPr>
        <w:t>10</w:t>
      </w:r>
      <w:r w:rsidR="00F9389F">
        <w:rPr>
          <w:rFonts w:ascii="Arial" w:eastAsia="Arial" w:hAnsi="Arial" w:cs="Arial"/>
          <w:position w:val="-1"/>
          <w:sz w:val="17"/>
          <w:szCs w:val="17"/>
        </w:rPr>
        <w:t xml:space="preserve">         </w:t>
      </w:r>
      <w:r w:rsidR="00F5753A">
        <w:rPr>
          <w:rFonts w:ascii="Arial" w:eastAsia="Arial" w:hAnsi="Arial" w:cs="Arial"/>
          <w:w w:val="102"/>
          <w:position w:val="-1"/>
          <w:sz w:val="17"/>
          <w:szCs w:val="17"/>
        </w:rPr>
        <w:t>12</w:t>
      </w:r>
    </w:p>
    <w:p w14:paraId="78BE59CF" w14:textId="77777777" w:rsidR="005B53EE" w:rsidRDefault="005B53EE" w:rsidP="00F9389F">
      <w:pPr>
        <w:spacing w:before="5" w:line="180" w:lineRule="exact"/>
        <w:rPr>
          <w:sz w:val="18"/>
          <w:szCs w:val="18"/>
        </w:rPr>
      </w:pPr>
    </w:p>
    <w:p w14:paraId="39884A5E" w14:textId="593CC78D" w:rsidR="005B53EE" w:rsidRDefault="00726C06" w:rsidP="00F9389F">
      <w:pPr>
        <w:spacing w:before="42" w:line="180" w:lineRule="exact"/>
        <w:ind w:left="4754" w:right="4334"/>
        <w:rPr>
          <w:rFonts w:ascii="Arial" w:eastAsia="Arial" w:hAnsi="Arial" w:cs="Arial"/>
          <w:sz w:val="17"/>
          <w:szCs w:val="17"/>
        </w:rPr>
      </w:pPr>
      <w:r>
        <w:rPr>
          <w:noProof/>
        </w:rPr>
        <mc:AlternateContent>
          <mc:Choice Requires="wpg">
            <w:drawing>
              <wp:anchor distT="0" distB="0" distL="114300" distR="114300" simplePos="0" relativeHeight="503314274" behindDoc="1" locked="0" layoutInCell="1" allowOverlap="1" wp14:anchorId="7075DB26" wp14:editId="5B2C9AD5">
                <wp:simplePos x="0" y="0"/>
                <wp:positionH relativeFrom="page">
                  <wp:posOffset>3808095</wp:posOffset>
                </wp:positionH>
                <wp:positionV relativeFrom="paragraph">
                  <wp:posOffset>-1373505</wp:posOffset>
                </wp:positionV>
                <wp:extent cx="89535" cy="180975"/>
                <wp:effectExtent l="0" t="1259840" r="3836670" b="6985"/>
                <wp:wrapNone/>
                <wp:docPr id="8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80975"/>
                          <a:chOff x="5997" y="-2164"/>
                          <a:chExt cx="141" cy="285"/>
                        </a:xfrm>
                      </wpg:grpSpPr>
                      <wps:wsp>
                        <wps:cNvPr id="83" name="Freeform 84"/>
                        <wps:cNvSpPr>
                          <a:spLocks/>
                        </wps:cNvSpPr>
                        <wps:spPr bwMode="auto">
                          <a:xfrm>
                            <a:off x="6028" y="-2033"/>
                            <a:ext cx="79" cy="79"/>
                          </a:xfrm>
                          <a:custGeom>
                            <a:avLst/>
                            <a:gdLst>
                              <a:gd name="T0" fmla="+- 0 6107 6028"/>
                              <a:gd name="T1" fmla="*/ T0 w 79"/>
                              <a:gd name="T2" fmla="+- 0 -1993 -2033"/>
                              <a:gd name="T3" fmla="*/ -1993 h 79"/>
                              <a:gd name="T4" fmla="+- 0 6101 6028"/>
                              <a:gd name="T5" fmla="*/ T4 w 79"/>
                              <a:gd name="T6" fmla="+- 0 -1972 -2033"/>
                              <a:gd name="T7" fmla="*/ -1972 h 79"/>
                              <a:gd name="T8" fmla="+- 0 6085 6028"/>
                              <a:gd name="T9" fmla="*/ T8 w 79"/>
                              <a:gd name="T10" fmla="+- 0 -1958 -2033"/>
                              <a:gd name="T11" fmla="*/ -1958 h 79"/>
                              <a:gd name="T12" fmla="+- 0 6068 6028"/>
                              <a:gd name="T13" fmla="*/ T12 w 79"/>
                              <a:gd name="T14" fmla="+- 0 -1954 -2033"/>
                              <a:gd name="T15" fmla="*/ -1954 h 79"/>
                              <a:gd name="T16" fmla="+- 0 6047 6028"/>
                              <a:gd name="T17" fmla="*/ T16 w 79"/>
                              <a:gd name="T18" fmla="+- 0 -1960 -2033"/>
                              <a:gd name="T19" fmla="*/ -1960 h 79"/>
                              <a:gd name="T20" fmla="+- 0 6032 6028"/>
                              <a:gd name="T21" fmla="*/ T20 w 79"/>
                              <a:gd name="T22" fmla="+- 0 -1976 -2033"/>
                              <a:gd name="T23" fmla="*/ -1976 h 79"/>
                              <a:gd name="T24" fmla="+- 0 6028 6028"/>
                              <a:gd name="T25" fmla="*/ T24 w 79"/>
                              <a:gd name="T26" fmla="+- 0 -1993 -2033"/>
                              <a:gd name="T27" fmla="*/ -1993 h 79"/>
                              <a:gd name="T28" fmla="+- 0 6035 6028"/>
                              <a:gd name="T29" fmla="*/ T28 w 79"/>
                              <a:gd name="T30" fmla="+- 0 -2015 -2033"/>
                              <a:gd name="T31" fmla="*/ -2015 h 79"/>
                              <a:gd name="T32" fmla="+- 0 6051 6028"/>
                              <a:gd name="T33" fmla="*/ T32 w 79"/>
                              <a:gd name="T34" fmla="+- 0 -2029 -2033"/>
                              <a:gd name="T35" fmla="*/ -2029 h 79"/>
                              <a:gd name="T36" fmla="+- 0 6068 6028"/>
                              <a:gd name="T37" fmla="*/ T36 w 79"/>
                              <a:gd name="T38" fmla="+- 0 -2033 -2033"/>
                              <a:gd name="T39" fmla="*/ -2033 h 79"/>
                              <a:gd name="T40" fmla="+- 0 6089 6028"/>
                              <a:gd name="T41" fmla="*/ T40 w 79"/>
                              <a:gd name="T42" fmla="+- 0 -2027 -2033"/>
                              <a:gd name="T43" fmla="*/ -2027 h 79"/>
                              <a:gd name="T44" fmla="+- 0 6103 6028"/>
                              <a:gd name="T45" fmla="*/ T44 w 79"/>
                              <a:gd name="T46" fmla="+- 0 -2010 -2033"/>
                              <a:gd name="T47" fmla="*/ -2010 h 79"/>
                              <a:gd name="T48" fmla="+- 0 6107 6028"/>
                              <a:gd name="T49" fmla="*/ T48 w 79"/>
                              <a:gd name="T50" fmla="+- 0 -1993 -2033"/>
                              <a:gd name="T51" fmla="*/ -19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3"/>
                        <wps:cNvSpPr>
                          <a:spLocks/>
                        </wps:cNvSpPr>
                        <wps:spPr bwMode="auto">
                          <a:xfrm>
                            <a:off x="6028" y="-1962"/>
                            <a:ext cx="79" cy="79"/>
                          </a:xfrm>
                          <a:custGeom>
                            <a:avLst/>
                            <a:gdLst>
                              <a:gd name="T0" fmla="+- 0 6107 6028"/>
                              <a:gd name="T1" fmla="*/ T0 w 79"/>
                              <a:gd name="T2" fmla="+- 0 -1923 -1962"/>
                              <a:gd name="T3" fmla="*/ -1923 h 79"/>
                              <a:gd name="T4" fmla="+- 0 6101 6028"/>
                              <a:gd name="T5" fmla="*/ T4 w 79"/>
                              <a:gd name="T6" fmla="+- 0 -1902 -1962"/>
                              <a:gd name="T7" fmla="*/ -1902 h 79"/>
                              <a:gd name="T8" fmla="+- 0 6085 6028"/>
                              <a:gd name="T9" fmla="*/ T8 w 79"/>
                              <a:gd name="T10" fmla="+- 0 -1888 -1962"/>
                              <a:gd name="T11" fmla="*/ -1888 h 79"/>
                              <a:gd name="T12" fmla="+- 0 6068 6028"/>
                              <a:gd name="T13" fmla="*/ T12 w 79"/>
                              <a:gd name="T14" fmla="+- 0 -1884 -1962"/>
                              <a:gd name="T15" fmla="*/ -1884 h 79"/>
                              <a:gd name="T16" fmla="+- 0 6047 6028"/>
                              <a:gd name="T17" fmla="*/ T16 w 79"/>
                              <a:gd name="T18" fmla="+- 0 -1890 -1962"/>
                              <a:gd name="T19" fmla="*/ -1890 h 79"/>
                              <a:gd name="T20" fmla="+- 0 6032 6028"/>
                              <a:gd name="T21" fmla="*/ T20 w 79"/>
                              <a:gd name="T22" fmla="+- 0 -1906 -1962"/>
                              <a:gd name="T23" fmla="*/ -1906 h 79"/>
                              <a:gd name="T24" fmla="+- 0 6028 6028"/>
                              <a:gd name="T25" fmla="*/ T24 w 79"/>
                              <a:gd name="T26" fmla="+- 0 -1923 -1962"/>
                              <a:gd name="T27" fmla="*/ -1923 h 79"/>
                              <a:gd name="T28" fmla="+- 0 6035 6028"/>
                              <a:gd name="T29" fmla="*/ T28 w 79"/>
                              <a:gd name="T30" fmla="+- 0 -1944 -1962"/>
                              <a:gd name="T31" fmla="*/ -1944 h 79"/>
                              <a:gd name="T32" fmla="+- 0 6051 6028"/>
                              <a:gd name="T33" fmla="*/ T32 w 79"/>
                              <a:gd name="T34" fmla="+- 0 -1958 -1962"/>
                              <a:gd name="T35" fmla="*/ -1958 h 79"/>
                              <a:gd name="T36" fmla="+- 0 6068 6028"/>
                              <a:gd name="T37" fmla="*/ T36 w 79"/>
                              <a:gd name="T38" fmla="+- 0 -1962 -1962"/>
                              <a:gd name="T39" fmla="*/ -1962 h 79"/>
                              <a:gd name="T40" fmla="+- 0 6089 6028"/>
                              <a:gd name="T41" fmla="*/ T40 w 79"/>
                              <a:gd name="T42" fmla="+- 0 -1956 -1962"/>
                              <a:gd name="T43" fmla="*/ -1956 h 79"/>
                              <a:gd name="T44" fmla="+- 0 6103 6028"/>
                              <a:gd name="T45" fmla="*/ T44 w 79"/>
                              <a:gd name="T46" fmla="+- 0 -1940 -1962"/>
                              <a:gd name="T47" fmla="*/ -1940 h 79"/>
                              <a:gd name="T48" fmla="+- 0 6107 6028"/>
                              <a:gd name="T49" fmla="*/ T48 w 79"/>
                              <a:gd name="T50" fmla="+- 0 -1923 -1962"/>
                              <a:gd name="T51" fmla="*/ -192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39"/>
                                </a:moveTo>
                                <a:lnTo>
                                  <a:pt x="73" y="60"/>
                                </a:lnTo>
                                <a:lnTo>
                                  <a:pt x="57" y="74"/>
                                </a:lnTo>
                                <a:lnTo>
                                  <a:pt x="40" y="78"/>
                                </a:lnTo>
                                <a:lnTo>
                                  <a:pt x="19" y="72"/>
                                </a:lnTo>
                                <a:lnTo>
                                  <a:pt x="4" y="56"/>
                                </a:lnTo>
                                <a:lnTo>
                                  <a:pt x="0" y="39"/>
                                </a:lnTo>
                                <a:lnTo>
                                  <a:pt x="7" y="18"/>
                                </a:lnTo>
                                <a:lnTo>
                                  <a:pt x="23" y="4"/>
                                </a:lnTo>
                                <a:lnTo>
                                  <a:pt x="40" y="0"/>
                                </a:lnTo>
                                <a:lnTo>
                                  <a:pt x="61" y="6"/>
                                </a:lnTo>
                                <a:lnTo>
                                  <a:pt x="75" y="22"/>
                                </a:lnTo>
                                <a:lnTo>
                                  <a:pt x="79" y="39"/>
                                </a:lnTo>
                                <a:close/>
                              </a:path>
                            </a:pathLst>
                          </a:custGeom>
                          <a:noFill/>
                          <a:ln w="6932">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2"/>
                        <wps:cNvSpPr>
                          <a:spLocks noEditPoints="1"/>
                        </wps:cNvSpPr>
                        <wps:spPr bwMode="auto">
                          <a:xfrm>
                            <a:off x="12066" y="-3896"/>
                            <a:ext cx="70" cy="0"/>
                          </a:xfrm>
                          <a:custGeom>
                            <a:avLst/>
                            <a:gdLst>
                              <a:gd name="T0" fmla="+- 0 6033 6033"/>
                              <a:gd name="T1" fmla="*/ T0 w 70"/>
                              <a:gd name="T2" fmla="+- 0 6103 6033"/>
                              <a:gd name="T3" fmla="*/ T2 w 70"/>
                            </a:gdLst>
                            <a:ahLst/>
                            <a:cxnLst>
                              <a:cxn ang="0">
                                <a:pos x="T1" y="0"/>
                              </a:cxn>
                              <a:cxn ang="0">
                                <a:pos x="T3" y="0"/>
                              </a:cxn>
                            </a:cxnLst>
                            <a:rect l="0" t="0" r="r" b="b"/>
                            <a:pathLst>
                              <a:path w="70">
                                <a:moveTo>
                                  <a:pt x="0" y="0"/>
                                </a:moveTo>
                                <a:lnTo>
                                  <a:pt x="70" y="0"/>
                                </a:lnTo>
                              </a:path>
                            </a:pathLst>
                          </a:custGeom>
                          <a:noFill/>
                          <a:ln w="45504">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1"/>
                        <wps:cNvSpPr>
                          <a:spLocks/>
                        </wps:cNvSpPr>
                        <wps:spPr bwMode="auto">
                          <a:xfrm>
                            <a:off x="6033" y="-1983"/>
                            <a:ext cx="70" cy="70"/>
                          </a:xfrm>
                          <a:custGeom>
                            <a:avLst/>
                            <a:gdLst>
                              <a:gd name="T0" fmla="+- 0 6033 6033"/>
                              <a:gd name="T1" fmla="*/ T0 w 70"/>
                              <a:gd name="T2" fmla="+- 0 -1983 -1983"/>
                              <a:gd name="T3" fmla="*/ -1983 h 70"/>
                              <a:gd name="T4" fmla="+- 0 6103 6033"/>
                              <a:gd name="T5" fmla="*/ T4 w 70"/>
                              <a:gd name="T6" fmla="+- 0 -1983 -1983"/>
                              <a:gd name="T7" fmla="*/ -1983 h 70"/>
                              <a:gd name="T8" fmla="+- 0 6103 6033"/>
                              <a:gd name="T9" fmla="*/ T8 w 70"/>
                              <a:gd name="T10" fmla="+- 0 -1914 -1983"/>
                              <a:gd name="T11" fmla="*/ -1914 h 70"/>
                              <a:gd name="T12" fmla="+- 0 6033 6033"/>
                              <a:gd name="T13" fmla="*/ T12 w 70"/>
                              <a:gd name="T14" fmla="+- 0 -1914 -1983"/>
                              <a:gd name="T15" fmla="*/ -1914 h 70"/>
                              <a:gd name="T16" fmla="+- 0 6033 6033"/>
                              <a:gd name="T17" fmla="*/ T16 w 70"/>
                              <a:gd name="T18" fmla="+- 0 -1983 -1983"/>
                              <a:gd name="T19" fmla="*/ -1983 h 70"/>
                            </a:gdLst>
                            <a:ahLst/>
                            <a:cxnLst>
                              <a:cxn ang="0">
                                <a:pos x="T1" y="T3"/>
                              </a:cxn>
                              <a:cxn ang="0">
                                <a:pos x="T5" y="T7"/>
                              </a:cxn>
                              <a:cxn ang="0">
                                <a:pos x="T9" y="T11"/>
                              </a:cxn>
                              <a:cxn ang="0">
                                <a:pos x="T13" y="T15"/>
                              </a:cxn>
                              <a:cxn ang="0">
                                <a:pos x="T17" y="T19"/>
                              </a:cxn>
                            </a:cxnLst>
                            <a:rect l="0" t="0" r="r" b="b"/>
                            <a:pathLst>
                              <a:path w="70" h="70">
                                <a:moveTo>
                                  <a:pt x="0" y="0"/>
                                </a:moveTo>
                                <a:lnTo>
                                  <a:pt x="70" y="0"/>
                                </a:lnTo>
                                <a:lnTo>
                                  <a:pt x="70" y="69"/>
                                </a:lnTo>
                                <a:lnTo>
                                  <a:pt x="0" y="69"/>
                                </a:lnTo>
                                <a:lnTo>
                                  <a:pt x="0" y="0"/>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0"/>
                        <wps:cNvSpPr>
                          <a:spLocks/>
                        </wps:cNvSpPr>
                        <wps:spPr bwMode="auto">
                          <a:xfrm>
                            <a:off x="6019" y="-2158"/>
                            <a:ext cx="99" cy="99"/>
                          </a:xfrm>
                          <a:custGeom>
                            <a:avLst/>
                            <a:gdLst>
                              <a:gd name="T0" fmla="+- 0 6068 6019"/>
                              <a:gd name="T1" fmla="*/ T0 w 99"/>
                              <a:gd name="T2" fmla="+- 0 -2060 -2158"/>
                              <a:gd name="T3" fmla="*/ -2060 h 99"/>
                              <a:gd name="T4" fmla="+- 0 6019 6019"/>
                              <a:gd name="T5" fmla="*/ T4 w 99"/>
                              <a:gd name="T6" fmla="+- 0 -2109 -2158"/>
                              <a:gd name="T7" fmla="*/ -2109 h 99"/>
                              <a:gd name="T8" fmla="+- 0 6068 6019"/>
                              <a:gd name="T9" fmla="*/ T8 w 99"/>
                              <a:gd name="T10" fmla="+- 0 -2158 -2158"/>
                              <a:gd name="T11" fmla="*/ -2158 h 99"/>
                              <a:gd name="T12" fmla="+- 0 6117 6019"/>
                              <a:gd name="T13" fmla="*/ T12 w 99"/>
                              <a:gd name="T14" fmla="+- 0 -2109 -2158"/>
                              <a:gd name="T15" fmla="*/ -2109 h 99"/>
                              <a:gd name="T16" fmla="+- 0 6068 6019"/>
                              <a:gd name="T17" fmla="*/ T16 w 99"/>
                              <a:gd name="T18" fmla="+- 0 -2060 -2158"/>
                              <a:gd name="T19" fmla="*/ -2060 h 99"/>
                            </a:gdLst>
                            <a:ahLst/>
                            <a:cxnLst>
                              <a:cxn ang="0">
                                <a:pos x="T1" y="T3"/>
                              </a:cxn>
                              <a:cxn ang="0">
                                <a:pos x="T5" y="T7"/>
                              </a:cxn>
                              <a:cxn ang="0">
                                <a:pos x="T9" y="T11"/>
                              </a:cxn>
                              <a:cxn ang="0">
                                <a:pos x="T13" y="T15"/>
                              </a:cxn>
                              <a:cxn ang="0">
                                <a:pos x="T17" y="T19"/>
                              </a:cxn>
                            </a:cxnLst>
                            <a:rect l="0" t="0" r="r" b="b"/>
                            <a:pathLst>
                              <a:path w="99" h="99">
                                <a:moveTo>
                                  <a:pt x="49" y="98"/>
                                </a:moveTo>
                                <a:lnTo>
                                  <a:pt x="0" y="49"/>
                                </a:lnTo>
                                <a:lnTo>
                                  <a:pt x="49" y="0"/>
                                </a:lnTo>
                                <a:lnTo>
                                  <a:pt x="98" y="49"/>
                                </a:lnTo>
                                <a:lnTo>
                                  <a:pt x="49" y="98"/>
                                </a:lnTo>
                                <a:close/>
                              </a:path>
                            </a:pathLst>
                          </a:custGeom>
                          <a:solidFill>
                            <a:srgbClr val="ADD7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9"/>
                        <wps:cNvSpPr>
                          <a:spLocks/>
                        </wps:cNvSpPr>
                        <wps:spPr bwMode="auto">
                          <a:xfrm>
                            <a:off x="6019" y="-2158"/>
                            <a:ext cx="99" cy="99"/>
                          </a:xfrm>
                          <a:custGeom>
                            <a:avLst/>
                            <a:gdLst>
                              <a:gd name="T0" fmla="+- 0 6068 6019"/>
                              <a:gd name="T1" fmla="*/ T0 w 99"/>
                              <a:gd name="T2" fmla="+- 0 -2060 -2158"/>
                              <a:gd name="T3" fmla="*/ -2060 h 99"/>
                              <a:gd name="T4" fmla="+- 0 6117 6019"/>
                              <a:gd name="T5" fmla="*/ T4 w 99"/>
                              <a:gd name="T6" fmla="+- 0 -2109 -2158"/>
                              <a:gd name="T7" fmla="*/ -2109 h 99"/>
                              <a:gd name="T8" fmla="+- 0 6068 6019"/>
                              <a:gd name="T9" fmla="*/ T8 w 99"/>
                              <a:gd name="T10" fmla="+- 0 -2158 -2158"/>
                              <a:gd name="T11" fmla="*/ -2158 h 99"/>
                              <a:gd name="T12" fmla="+- 0 6019 6019"/>
                              <a:gd name="T13" fmla="*/ T12 w 99"/>
                              <a:gd name="T14" fmla="+- 0 -2109 -2158"/>
                              <a:gd name="T15" fmla="*/ -2109 h 99"/>
                              <a:gd name="T16" fmla="+- 0 6068 6019"/>
                              <a:gd name="T17" fmla="*/ T16 w 99"/>
                              <a:gd name="T18" fmla="+- 0 -2060 -2158"/>
                              <a:gd name="T19" fmla="*/ -2060 h 99"/>
                            </a:gdLst>
                            <a:ahLst/>
                            <a:cxnLst>
                              <a:cxn ang="0">
                                <a:pos x="T1" y="T3"/>
                              </a:cxn>
                              <a:cxn ang="0">
                                <a:pos x="T5" y="T7"/>
                              </a:cxn>
                              <a:cxn ang="0">
                                <a:pos x="T9" y="T11"/>
                              </a:cxn>
                              <a:cxn ang="0">
                                <a:pos x="T13" y="T15"/>
                              </a:cxn>
                              <a:cxn ang="0">
                                <a:pos x="T17" y="T19"/>
                              </a:cxn>
                            </a:cxnLst>
                            <a:rect l="0" t="0" r="r" b="b"/>
                            <a:pathLst>
                              <a:path w="99" h="99">
                                <a:moveTo>
                                  <a:pt x="49" y="98"/>
                                </a:moveTo>
                                <a:lnTo>
                                  <a:pt x="98" y="49"/>
                                </a:lnTo>
                                <a:lnTo>
                                  <a:pt x="49" y="0"/>
                                </a:lnTo>
                                <a:lnTo>
                                  <a:pt x="0" y="49"/>
                                </a:lnTo>
                                <a:lnTo>
                                  <a:pt x="49" y="98"/>
                                </a:lnTo>
                                <a:close/>
                              </a:path>
                            </a:pathLst>
                          </a:custGeom>
                          <a:noFill/>
                          <a:ln w="6932">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78"/>
                        <wps:cNvSpPr>
                          <a:spLocks noEditPoints="1"/>
                        </wps:cNvSpPr>
                        <wps:spPr bwMode="auto">
                          <a:xfrm>
                            <a:off x="12136" y="-4130"/>
                            <a:ext cx="0" cy="143"/>
                          </a:xfrm>
                          <a:custGeom>
                            <a:avLst/>
                            <a:gdLst>
                              <a:gd name="T0" fmla="+- 0 -1922 -2065"/>
                              <a:gd name="T1" fmla="*/ -1922 h 143"/>
                              <a:gd name="T2" fmla="+- 0 -2065 -2065"/>
                              <a:gd name="T3" fmla="*/ -2065 h 143"/>
                            </a:gdLst>
                            <a:ahLst/>
                            <a:cxnLst>
                              <a:cxn ang="0">
                                <a:pos x="0" y="T1"/>
                              </a:cxn>
                              <a:cxn ang="0">
                                <a:pos x="0" y="T3"/>
                              </a:cxn>
                            </a:cxnLst>
                            <a:rect l="0" t="0" r="r" b="b"/>
                            <a:pathLst>
                              <a:path h="143">
                                <a:moveTo>
                                  <a:pt x="0" y="143"/>
                                </a:moveTo>
                                <a:lnTo>
                                  <a:pt x="0" y="0"/>
                                </a:lnTo>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77"/>
                        <wps:cNvSpPr>
                          <a:spLocks/>
                        </wps:cNvSpPr>
                        <wps:spPr bwMode="auto">
                          <a:xfrm>
                            <a:off x="6028" y="-2033"/>
                            <a:ext cx="79" cy="79"/>
                          </a:xfrm>
                          <a:custGeom>
                            <a:avLst/>
                            <a:gdLst>
                              <a:gd name="T0" fmla="+- 0 6107 6028"/>
                              <a:gd name="T1" fmla="*/ T0 w 79"/>
                              <a:gd name="T2" fmla="+- 0 -1993 -2033"/>
                              <a:gd name="T3" fmla="*/ -1993 h 79"/>
                              <a:gd name="T4" fmla="+- 0 6101 6028"/>
                              <a:gd name="T5" fmla="*/ T4 w 79"/>
                              <a:gd name="T6" fmla="+- 0 -1972 -2033"/>
                              <a:gd name="T7" fmla="*/ -1972 h 79"/>
                              <a:gd name="T8" fmla="+- 0 6085 6028"/>
                              <a:gd name="T9" fmla="*/ T8 w 79"/>
                              <a:gd name="T10" fmla="+- 0 -1958 -2033"/>
                              <a:gd name="T11" fmla="*/ -1958 h 79"/>
                              <a:gd name="T12" fmla="+- 0 6068 6028"/>
                              <a:gd name="T13" fmla="*/ T12 w 79"/>
                              <a:gd name="T14" fmla="+- 0 -1954 -2033"/>
                              <a:gd name="T15" fmla="*/ -1954 h 79"/>
                              <a:gd name="T16" fmla="+- 0 6047 6028"/>
                              <a:gd name="T17" fmla="*/ T16 w 79"/>
                              <a:gd name="T18" fmla="+- 0 -1960 -2033"/>
                              <a:gd name="T19" fmla="*/ -1960 h 79"/>
                              <a:gd name="T20" fmla="+- 0 6032 6028"/>
                              <a:gd name="T21" fmla="*/ T20 w 79"/>
                              <a:gd name="T22" fmla="+- 0 -1976 -2033"/>
                              <a:gd name="T23" fmla="*/ -1976 h 79"/>
                              <a:gd name="T24" fmla="+- 0 6028 6028"/>
                              <a:gd name="T25" fmla="*/ T24 w 79"/>
                              <a:gd name="T26" fmla="+- 0 -1993 -2033"/>
                              <a:gd name="T27" fmla="*/ -1993 h 79"/>
                              <a:gd name="T28" fmla="+- 0 6035 6028"/>
                              <a:gd name="T29" fmla="*/ T28 w 79"/>
                              <a:gd name="T30" fmla="+- 0 -2015 -2033"/>
                              <a:gd name="T31" fmla="*/ -2015 h 79"/>
                              <a:gd name="T32" fmla="+- 0 6051 6028"/>
                              <a:gd name="T33" fmla="*/ T32 w 79"/>
                              <a:gd name="T34" fmla="+- 0 -2029 -2033"/>
                              <a:gd name="T35" fmla="*/ -2029 h 79"/>
                              <a:gd name="T36" fmla="+- 0 6068 6028"/>
                              <a:gd name="T37" fmla="*/ T36 w 79"/>
                              <a:gd name="T38" fmla="+- 0 -2033 -2033"/>
                              <a:gd name="T39" fmla="*/ -2033 h 79"/>
                              <a:gd name="T40" fmla="+- 0 6089 6028"/>
                              <a:gd name="T41" fmla="*/ T40 w 79"/>
                              <a:gd name="T42" fmla="+- 0 -2027 -2033"/>
                              <a:gd name="T43" fmla="*/ -2027 h 79"/>
                              <a:gd name="T44" fmla="+- 0 6103 6028"/>
                              <a:gd name="T45" fmla="*/ T44 w 79"/>
                              <a:gd name="T46" fmla="+- 0 -2010 -2033"/>
                              <a:gd name="T47" fmla="*/ -2010 h 79"/>
                              <a:gd name="T48" fmla="+- 0 6107 6028"/>
                              <a:gd name="T49" fmla="*/ T48 w 79"/>
                              <a:gd name="T50" fmla="+- 0 -1993 -2033"/>
                              <a:gd name="T51" fmla="*/ -199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9" h="79">
                                <a:moveTo>
                                  <a:pt x="79" y="40"/>
                                </a:moveTo>
                                <a:lnTo>
                                  <a:pt x="73" y="61"/>
                                </a:lnTo>
                                <a:lnTo>
                                  <a:pt x="57" y="75"/>
                                </a:lnTo>
                                <a:lnTo>
                                  <a:pt x="40" y="79"/>
                                </a:lnTo>
                                <a:lnTo>
                                  <a:pt x="19" y="73"/>
                                </a:lnTo>
                                <a:lnTo>
                                  <a:pt x="4" y="57"/>
                                </a:lnTo>
                                <a:lnTo>
                                  <a:pt x="0" y="40"/>
                                </a:lnTo>
                                <a:lnTo>
                                  <a:pt x="7" y="18"/>
                                </a:lnTo>
                                <a:lnTo>
                                  <a:pt x="23" y="4"/>
                                </a:lnTo>
                                <a:lnTo>
                                  <a:pt x="40" y="0"/>
                                </a:lnTo>
                                <a:lnTo>
                                  <a:pt x="61" y="6"/>
                                </a:lnTo>
                                <a:lnTo>
                                  <a:pt x="75" y="23"/>
                                </a:lnTo>
                                <a:lnTo>
                                  <a:pt x="79" y="40"/>
                                </a:lnTo>
                                <a:close/>
                              </a:path>
                            </a:pathLst>
                          </a:custGeom>
                          <a:noFill/>
                          <a:ln w="69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A2482D" id="Group 76" o:spid="_x0000_s1026" style="position:absolute;margin-left:299.85pt;margin-top:-108.15pt;width:7.05pt;height:14.25pt;z-index:-2206;mso-position-horizontal-relative:page" coordorigin="5997,-2164" coordsize="14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">
                <v:shape id="Freeform 84" o:spid="_x0000_s1027" style="position:absolute;left:6028;top:-203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ZIMMA&#10;AADbAAAADwAAAGRycy9kb3ducmV2LnhtbESPT4vCMBTE74LfITzBm6b+QaVrFBEEPXjQXfT6aN6m&#10;3W1e2iZq/fZmYcHjMDO/YZbr1pbiTo0vHCsYDRMQxJnTBRsFX5+7wQKED8gaS8ek4Eke1qtuZ4mp&#10;dg8+0f0cjIgQ9ikqyEOoUil9lpNFP3QVcfS+XWMxRNkYqRt8RLgt5ThJZtJiwXEhx4q2OWW/55tV&#10;YNq6/rke587dgqlxSuPDfHRRqt9rNx8gArXhHf5v77WCxQT+vs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sZIMMAAADbAAAADwAAAAAAAAAAAAAAAACYAgAAZHJzL2Rv&#10;d25yZXYueG1sUEsFBgAAAAAEAAQA9QAAAIgDAAAAAA==&#10;" path="m79,40l73,61,57,75,40,79,19,73,4,57,,40,7,18,23,4,40,,61,6,75,23r4,17xe" filled="f" strokeweight=".19256mm">
                  <v:path arrowok="t" o:connecttype="custom" o:connectlocs="79,-1993;73,-1972;57,-1958;40,-1954;19,-1960;4,-1976;0,-1993;7,-2015;23,-2029;40,-2033;61,-2027;75,-2010;79,-1993" o:connectangles="0,0,0,0,0,0,0,0,0,0,0,0,0"/>
                </v:shape>
                <v:shape id="Freeform 83" o:spid="_x0000_s1028" style="position:absolute;left:6028;top:-1962;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Lj8UA&#10;AADbAAAADwAAAGRycy9kb3ducmV2LnhtbESPT2vCQBTE74LfYXmCN91YREPqKmL915NtWgq9vWZf&#10;k2D2bdhdNf323YLQ4zAzv2EWq8404krO15YVTMYJCOLC6ppLBe9vu1EKwgdkjY1lUvBDHlbLfm+B&#10;mbY3fqVrHkoRIewzVFCF0GZS+qIig35sW+LofVtnMETpSqkd3iLcNPIhSWbSYM1xocKWNhUV5/xi&#10;FGxfrH7emc/D/Cl35pQe9/uv5kOp4aBbP4II1IX/8L191ArSK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UuPxQAAANsAAAAPAAAAAAAAAAAAAAAAAJgCAABkcnMv&#10;ZG93bnJldi54bWxQSwUGAAAAAAQABAD1AAAAigMAAAAA&#10;" path="m79,39l73,60,57,74,40,78,19,72,4,56,,39,7,18,23,4,40,,61,6,75,22r4,17xe" filled="f" strokecolor="#fa8071" strokeweight=".19256mm">
                  <v:path arrowok="t" o:connecttype="custom" o:connectlocs="79,-1923;73,-1902;57,-1888;40,-1884;19,-1890;4,-1906;0,-1923;7,-1944;23,-1958;40,-1962;61,-1956;75,-1940;79,-1923" o:connectangles="0,0,0,0,0,0,0,0,0,0,0,0,0"/>
                </v:shape>
                <v:shape id="Freeform 82" o:spid="_x0000_s1029" style="position:absolute;left:12066;top:-3896;width:70;height:0;visibility:visible;mso-wrap-style:square;v-text-anchor:top" coordsize="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iVsEA&#10;AADbAAAADwAAAGRycy9kb3ducmV2LnhtbESP0YrCMBRE3wX/IVxh3zRVcJFqFBUq+qa1H3Bprm2x&#10;uSlNrHW/3ggLPg4zc4ZZbXpTi45aV1lWMJ1EIIhzqysuFGTXZLwA4TyyxtoyKXiRg816OFhhrO2T&#10;L9SlvhABwi5GBaX3TSyly0sy6Ca2IQ7ezbYGfZBtIXWLzwA3tZxF0a80WHFYKLGhfUn5PX0YBfP7&#10;a1+cHknq+mT6d7O7Q9adZ0r9jPrtEoSn3n/D/+2jVrCYw+d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M4lbBAAAA2wAAAA8AAAAAAAAAAAAAAAAAmAIAAGRycy9kb3du&#10;cmV2LnhtbFBLBQYAAAAABAAEAPUAAACGAwAAAAA=&#10;" path="m,l70,e" filled="f" strokecolor="#add7e6" strokeweight="1.264mm">
                  <v:path arrowok="t" o:connecttype="custom" o:connectlocs="0,0;70,0" o:connectangles="0,0"/>
                  <o:lock v:ext="edit" verticies="t"/>
                </v:shape>
                <v:shape id="Freeform 81" o:spid="_x0000_s1030" style="position:absolute;left:6033;top:-1983;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Na8QA&#10;AADbAAAADwAAAGRycy9kb3ducmV2LnhtbESP3YrCMBSE7wXfIRxhb0RTvehqNYoI4sLCrn8PcGiO&#10;bbE5qU20XZ/eLAheDjPzDTNftqYUd6pdYVnBaBiBIE6tLjhTcDpuBhMQziNrLC2Tgj9ysFx0O3NM&#10;tG14T/eDz0SAsEtQQe59lUjp0pwMuqGtiIN3trVBH2SdSV1jE+CmlOMoiqXBgsNCjhWtc0ovh5tR&#10;oOXqGu9++9/b7WN6+vm8UBONSamPXruagfDU+nf41f7SCiYx/H8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DWvEAAAA2wAAAA8AAAAAAAAAAAAAAAAAmAIAAGRycy9k&#10;b3ducmV2LnhtbFBLBQYAAAAABAAEAPUAAACJAwAAAAA=&#10;" path="m,l70,r,69l,69,,xe" filled="f" strokecolor="#add7e6" strokeweight=".19256mm">
                  <v:path arrowok="t" o:connecttype="custom" o:connectlocs="0,-1983;70,-1983;70,-1914;0,-1914;0,-1983" o:connectangles="0,0,0,0,0"/>
                </v:shape>
                <v:shape id="Freeform 80" o:spid="_x0000_s1031" style="position:absolute;left:6019;top:-215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a58QA&#10;AADbAAAADwAAAGRycy9kb3ducmV2LnhtbESPT2sCMRTE74LfITzBm2b7h3ZdjSKlLV6K7daDx8fm&#10;uVm6eQmbqNtvbwTB4zAzv2EWq9624kRdaBwreJhmIIgrpxuuFex+PyY5iBCRNbaOScE/BVgth4MF&#10;Ftqd+YdOZaxFgnAoUIGJ0RdShsqQxTB1njh5B9dZjEl2tdQdnhPctvIxy16kxYbTgkFPb4aqv/Jo&#10;Fby7z4N5qmj7rENY++/97GvTRKXGo349BxGpj/fwrb3RCvJXuH5JP0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cmufEAAAA2wAAAA8AAAAAAAAAAAAAAAAAmAIAAGRycy9k&#10;b3ducmV2LnhtbFBLBQYAAAAABAAEAPUAAACJAwAAAAA=&#10;" path="m49,98l,49,49,,98,49,49,98xe" fillcolor="#add7e6" stroked="f">
                  <v:path arrowok="t" o:connecttype="custom" o:connectlocs="49,-2060;0,-2109;49,-2158;98,-2109;49,-2060" o:connectangles="0,0,0,0,0"/>
                </v:shape>
                <v:shape id="Freeform 79" o:spid="_x0000_s1032" style="position:absolute;left:6019;top:-2158;width:99;height:99;visibility:visible;mso-wrap-style:square;v-text-anchor:top" coordsize="9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QUrsA&#10;AADbAAAADwAAAGRycy9kb3ducmV2LnhtbERPSwrCMBDdC94hjODOprqQUo2igiKCC7UHGJqxLTaT&#10;kkSttzcLweXj/Zfr3rTiRc43lhVMkxQEcWl1w5WC4rafZCB8QNbYWiYFH/KwXg0HS8y1ffOFXtdQ&#10;iRjCPkcFdQhdLqUvazLoE9sRR+5uncEQoaukdviO4aaVszSdS4MNx4YaO9rVVD6uT6MA79vTY6t7&#10;dzidp4U/hELLLFVqPOo3CxCB+vAX/9xHrSCLY+OX+AP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M7kFK7AAAA2wAAAA8AAAAAAAAAAAAAAAAAmAIAAGRycy9kb3ducmV2Lnht&#10;bFBLBQYAAAAABAAEAPUAAACAAwAAAAA=&#10;" path="m49,98l98,49,49,,,49,49,98xe" filled="f" strokecolor="#add7e6" strokeweight=".19256mm">
                  <v:path arrowok="t" o:connecttype="custom" o:connectlocs="49,-2060;98,-2109;49,-2158;0,-2109;49,-2060" o:connectangles="0,0,0,0,0"/>
                </v:shape>
                <v:shape id="Freeform 78" o:spid="_x0000_s1033" style="position:absolute;left:12136;top:-4130;width:0;height:143;visibility:visible;mso-wrap-style:square;v-text-anchor:top" coordsize="0,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gf8MA&#10;AADbAAAADwAAAGRycy9kb3ducmV2LnhtbESPUWvCQBCE34X+h2MLfdNLhYqmnhKEQtEiNPYHLLk1&#10;F83thdxW47/vCUIfh5n5hlmuB9+qC/WxCWzgdZKBIq6Cbbg28HP4GM9BRUG22AYmAzeKsF49jZaY&#10;23Dlb7qUUqsE4ZijASfS5VrHypHHOAkdcfKOofcoSfa1tj1eE9y3epplM+2x4bTgsKONo+pc/noD&#10;x2F7yqbFdvPVyeIt7KRw5b4w5uV5KN5BCQ3yH360P62B+QLuX9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Tgf8MAAADbAAAADwAAAAAAAAAAAAAAAACYAgAAZHJzL2Rv&#10;d25yZXYueG1sUEsFBgAAAAAEAAQA9QAAAIgDAAAAAA==&#10;" path="m,143l,e" filled="f" strokeweight=".19256mm">
                  <v:path arrowok="t" o:connecttype="custom" o:connectlocs="0,-1922;0,-2065" o:connectangles="0,0"/>
                  <o:lock v:ext="edit" verticies="t"/>
                </v:shape>
                <v:shape id="Freeform 77" o:spid="_x0000_s1034" style="position:absolute;left:6028;top:-2033;width:79;height:79;visibility:visible;mso-wrap-style:square;v-text-anchor:top" coordsize="7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RisEA&#10;AADbAAAADwAAAGRycy9kb3ducmV2LnhtbERPz2vCMBS+D/wfwhO8zbQiU2ujiDDYDjvMDb0+mmda&#10;bV7aJrbdf78cBjt+fL/z/Whr0VPnK8cK0nkCgrhwumKj4Pvr9XkNwgdkjbVjUvBDHva7yVOOmXYD&#10;f1J/CkbEEPYZKihDaDIpfVGSRT93DXHkrq6zGCLsjNQdDjHc1nKRJC/SYsWxocSGjiUV99PDKjBj&#10;294uHyvnHsG0uKTF+yo9KzWbjoctiEBj+Bf/ud+0gk1cH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QEYrBAAAA2wAAAA8AAAAAAAAAAAAAAAAAmAIAAGRycy9kb3du&#10;cmV2LnhtbFBLBQYAAAAABAAEAPUAAACGAwAAAAA=&#10;" path="m79,40l73,61,57,75,40,79,19,73,4,57,,40,7,18,23,4,40,,61,6,75,23r4,17xe" filled="f" strokeweight=".19256mm">
                  <v:path arrowok="t" o:connecttype="custom" o:connectlocs="79,-1993;73,-1972;57,-1958;40,-1954;19,-1960;4,-1976;0,-1993;7,-2015;23,-2029;40,-2033;61,-2027;75,-2010;79,-1993" o:connectangles="0,0,0,0,0,0,0,0,0,0,0,0,0"/>
                </v:shape>
                <w10:wrap anchorx="page"/>
              </v:group>
            </w:pict>
          </mc:Fallback>
        </mc:AlternateContent>
      </w:r>
      <w:r w:rsidR="00F5753A">
        <w:rPr>
          <w:rFonts w:ascii="Arial" w:eastAsia="Arial" w:hAnsi="Arial" w:cs="Arial"/>
          <w:w w:val="102"/>
          <w:position w:val="-1"/>
          <w:sz w:val="17"/>
          <w:szCs w:val="17"/>
        </w:rPr>
        <w:t>Mon</w:t>
      </w:r>
      <w:r w:rsidR="00F5753A">
        <w:rPr>
          <w:rFonts w:ascii="Arial" w:eastAsia="Arial" w:hAnsi="Arial" w:cs="Arial"/>
          <w:w w:val="103"/>
          <w:position w:val="-1"/>
          <w:sz w:val="17"/>
          <w:szCs w:val="17"/>
        </w:rPr>
        <w:t>t</w:t>
      </w:r>
      <w:r w:rsidR="00F5753A">
        <w:rPr>
          <w:rFonts w:ascii="Arial" w:eastAsia="Arial" w:hAnsi="Arial" w:cs="Arial"/>
          <w:w w:val="102"/>
          <w:position w:val="-1"/>
          <w:sz w:val="17"/>
          <w:szCs w:val="17"/>
        </w:rPr>
        <w:t>h</w:t>
      </w:r>
    </w:p>
    <w:p w14:paraId="3C99CED7" w14:textId="77777777" w:rsidR="005B53EE" w:rsidRDefault="005B53EE" w:rsidP="00F9389F">
      <w:pPr>
        <w:spacing w:before="8" w:line="180" w:lineRule="exact"/>
        <w:rPr>
          <w:sz w:val="19"/>
          <w:szCs w:val="19"/>
        </w:rPr>
      </w:pPr>
    </w:p>
    <w:p w14:paraId="73A0EE03" w14:textId="77777777" w:rsidR="005B53EE" w:rsidRDefault="00F5753A" w:rsidP="00F9389F">
      <w:pPr>
        <w:spacing w:before="26" w:line="254" w:lineRule="auto"/>
        <w:ind w:left="715" w:right="684"/>
        <w:rPr>
          <w:sz w:val="18"/>
          <w:szCs w:val="18"/>
        </w:rPr>
        <w:sectPr w:rsidR="005B53EE">
          <w:type w:val="continuous"/>
          <w:pgSz w:w="12240" w:h="15840"/>
          <w:pgMar w:top="1480" w:right="1300" w:bottom="280" w:left="1300" w:header="720" w:footer="720" w:gutter="0"/>
          <w:cols w:space="720"/>
        </w:sectPr>
      </w:pPr>
      <w:r>
        <w:rPr>
          <w:sz w:val="18"/>
          <w:szCs w:val="18"/>
        </w:rPr>
        <w:t>Figure</w:t>
      </w:r>
      <w:r w:rsidR="00F9389F">
        <w:rPr>
          <w:sz w:val="18"/>
          <w:szCs w:val="18"/>
        </w:rPr>
        <w:t xml:space="preserve"> </w:t>
      </w:r>
      <w:r>
        <w:rPr>
          <w:sz w:val="18"/>
          <w:szCs w:val="18"/>
        </w:rPr>
        <w:t>6:</w:t>
      </w:r>
      <w:r w:rsidR="00F9389F">
        <w:rPr>
          <w:sz w:val="18"/>
          <w:szCs w:val="18"/>
        </w:rPr>
        <w:t xml:space="preserve"> </w:t>
      </w:r>
      <w:r>
        <w:rPr>
          <w:sz w:val="18"/>
          <w:szCs w:val="18"/>
        </w:rPr>
        <w:t>Soil</w:t>
      </w:r>
      <w:r>
        <w:rPr>
          <w:spacing w:val="40"/>
          <w:sz w:val="18"/>
          <w:szCs w:val="18"/>
        </w:rPr>
        <w:t xml:space="preserve"> </w:t>
      </w:r>
      <w:r>
        <w:rPr>
          <w:w w:val="110"/>
          <w:sz w:val="18"/>
          <w:szCs w:val="18"/>
        </w:rPr>
        <w:t>moisture</w:t>
      </w:r>
      <w:r>
        <w:rPr>
          <w:spacing w:val="31"/>
          <w:w w:val="110"/>
          <w:sz w:val="18"/>
          <w:szCs w:val="18"/>
        </w:rPr>
        <w:t xml:space="preserve"> </w:t>
      </w:r>
      <w:r>
        <w:rPr>
          <w:spacing w:val="-5"/>
          <w:sz w:val="18"/>
          <w:szCs w:val="18"/>
        </w:rPr>
        <w:t>w</w:t>
      </w:r>
      <w:r>
        <w:rPr>
          <w:sz w:val="18"/>
          <w:szCs w:val="18"/>
        </w:rPr>
        <w:t>as</w:t>
      </w:r>
      <w:r w:rsidR="00F9389F">
        <w:rPr>
          <w:sz w:val="18"/>
          <w:szCs w:val="18"/>
        </w:rPr>
        <w:t xml:space="preserve"> </w:t>
      </w:r>
      <w:r>
        <w:rPr>
          <w:sz w:val="18"/>
          <w:szCs w:val="18"/>
        </w:rPr>
        <w:t>l</w:t>
      </w:r>
      <w:r>
        <w:rPr>
          <w:spacing w:val="-5"/>
          <w:sz w:val="18"/>
          <w:szCs w:val="18"/>
        </w:rPr>
        <w:t>ow</w:t>
      </w:r>
      <w:r>
        <w:rPr>
          <w:sz w:val="18"/>
          <w:szCs w:val="18"/>
        </w:rPr>
        <w:t>er</w:t>
      </w:r>
      <w:r w:rsidR="00F9389F">
        <w:rPr>
          <w:sz w:val="18"/>
          <w:szCs w:val="18"/>
        </w:rPr>
        <w:t xml:space="preserve"> </w:t>
      </w:r>
      <w:r>
        <w:rPr>
          <w:sz w:val="18"/>
          <w:szCs w:val="18"/>
        </w:rPr>
        <w:t>in</w:t>
      </w:r>
      <w:r w:rsidR="00F9389F">
        <w:rPr>
          <w:sz w:val="18"/>
          <w:szCs w:val="18"/>
        </w:rPr>
        <w:t xml:space="preserve"> </w:t>
      </w:r>
      <w:r>
        <w:rPr>
          <w:w w:val="115"/>
          <w:sz w:val="18"/>
          <w:szCs w:val="18"/>
        </w:rPr>
        <w:t>structural</w:t>
      </w:r>
      <w:r>
        <w:rPr>
          <w:spacing w:val="33"/>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sidR="00F9389F">
        <w:rPr>
          <w:sz w:val="18"/>
          <w:szCs w:val="18"/>
        </w:rPr>
        <w:t xml:space="preserve"> </w:t>
      </w:r>
      <w:r>
        <w:rPr>
          <w:w w:val="109"/>
          <w:sz w:val="18"/>
          <w:szCs w:val="18"/>
        </w:rPr>
        <w:t>compared</w:t>
      </w:r>
      <w:r>
        <w:rPr>
          <w:spacing w:val="32"/>
          <w:w w:val="109"/>
          <w:sz w:val="18"/>
          <w:szCs w:val="18"/>
        </w:rPr>
        <w:t xml:space="preserve"> </w:t>
      </w:r>
      <w:r>
        <w:rPr>
          <w:sz w:val="18"/>
          <w:szCs w:val="18"/>
        </w:rPr>
        <w:t>with</w:t>
      </w:r>
      <w:r w:rsidR="00F9389F">
        <w:rPr>
          <w:sz w:val="18"/>
          <w:szCs w:val="18"/>
        </w:rPr>
        <w:t xml:space="preserve">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sidR="00F9389F">
        <w:rPr>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sidR="00F9389F">
        <w:rPr>
          <w:sz w:val="18"/>
          <w:szCs w:val="18"/>
        </w:rPr>
        <w:t xml:space="preserve"> </w:t>
      </w:r>
      <w:r>
        <w:rPr>
          <w:sz w:val="18"/>
          <w:szCs w:val="18"/>
        </w:rPr>
        <w:t>(i.e.</w:t>
      </w:r>
      <w:r w:rsidR="00F9389F">
        <w:rPr>
          <w:sz w:val="18"/>
          <w:szCs w:val="18"/>
        </w:rPr>
        <w:t xml:space="preserve"> </w:t>
      </w:r>
      <w:r>
        <w:rPr>
          <w:spacing w:val="25"/>
          <w:sz w:val="18"/>
          <w:szCs w:val="18"/>
        </w:rPr>
        <w:t xml:space="preserve"> </w:t>
      </w:r>
      <w:r>
        <w:rPr>
          <w:w w:val="102"/>
          <w:sz w:val="18"/>
          <w:szCs w:val="18"/>
        </w:rPr>
        <w:t>wi</w:t>
      </w:r>
      <w:r>
        <w:rPr>
          <w:w w:val="143"/>
          <w:sz w:val="18"/>
          <w:szCs w:val="18"/>
        </w:rPr>
        <w:t>t</w:t>
      </w:r>
      <w:r>
        <w:rPr>
          <w:w w:val="113"/>
          <w:sz w:val="18"/>
          <w:szCs w:val="18"/>
        </w:rPr>
        <w:t xml:space="preserve">h </w:t>
      </w:r>
      <w:r>
        <w:rPr>
          <w:sz w:val="18"/>
          <w:szCs w:val="18"/>
        </w:rPr>
        <w:t>no</w:t>
      </w:r>
      <w:r w:rsidR="00F9389F">
        <w:rPr>
          <w:sz w:val="18"/>
          <w:szCs w:val="18"/>
        </w:rPr>
        <w:t xml:space="preserve"> </w:t>
      </w:r>
      <w:r>
        <w:rPr>
          <w:w w:val="102"/>
          <w:sz w:val="18"/>
          <w:szCs w:val="18"/>
        </w:rPr>
        <w:t>c</w:t>
      </w:r>
      <w:r>
        <w:rPr>
          <w:w w:val="107"/>
          <w:sz w:val="18"/>
          <w:szCs w:val="18"/>
        </w:rPr>
        <w:t>o</w:t>
      </w:r>
      <w:r>
        <w:rPr>
          <w:spacing w:val="-5"/>
          <w:w w:val="107"/>
          <w:sz w:val="18"/>
          <w:szCs w:val="18"/>
        </w:rPr>
        <w:t>n</w:t>
      </w:r>
      <w:r>
        <w:rPr>
          <w:w w:val="143"/>
          <w:sz w:val="18"/>
          <w:szCs w:val="18"/>
        </w:rPr>
        <w:t>t</w:t>
      </w:r>
      <w:r>
        <w:rPr>
          <w:w w:val="109"/>
          <w:sz w:val="18"/>
          <w:szCs w:val="18"/>
        </w:rPr>
        <w:t>ro</w:t>
      </w:r>
      <w:r>
        <w:rPr>
          <w:w w:val="102"/>
          <w:sz w:val="18"/>
          <w:szCs w:val="18"/>
        </w:rPr>
        <w:t>l</w:t>
      </w:r>
      <w:r>
        <w:rPr>
          <w:spacing w:val="37"/>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38"/>
          <w:w w:val="109"/>
          <w:sz w:val="18"/>
          <w:szCs w:val="18"/>
        </w:rPr>
        <w:t xml:space="preserve"> </w:t>
      </w:r>
      <w:r>
        <w:rPr>
          <w:sz w:val="18"/>
          <w:szCs w:val="18"/>
        </w:rPr>
        <w:t>or</w:t>
      </w:r>
      <w:r w:rsidR="00F9389F">
        <w:rPr>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 xml:space="preserve"> </w:t>
      </w:r>
      <w:r>
        <w:rPr>
          <w:w w:val="109"/>
          <w:sz w:val="18"/>
          <w:szCs w:val="18"/>
        </w:rPr>
        <w:t>in</w:t>
      </w:r>
      <w:r>
        <w:rPr>
          <w:w w:val="110"/>
          <w:sz w:val="18"/>
          <w:szCs w:val="18"/>
        </w:rPr>
        <w:t>fra</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0"/>
          <w:sz w:val="18"/>
          <w:szCs w:val="18"/>
        </w:rPr>
        <w:t>re</w:t>
      </w:r>
      <w:r>
        <w:rPr>
          <w:spacing w:val="37"/>
          <w:w w:val="110"/>
          <w:sz w:val="18"/>
          <w:szCs w:val="18"/>
        </w:rPr>
        <w:t xml:space="preserve"> </w:t>
      </w:r>
      <w:r>
        <w:rPr>
          <w:sz w:val="18"/>
          <w:szCs w:val="18"/>
        </w:rPr>
        <w:t>in</w:t>
      </w:r>
      <w:r w:rsidR="00F9389F">
        <w:rPr>
          <w:sz w:val="18"/>
          <w:szCs w:val="18"/>
        </w:rPr>
        <w:t xml:space="preserve"> </w:t>
      </w:r>
      <w:r>
        <w:rPr>
          <w:sz w:val="18"/>
          <w:szCs w:val="18"/>
        </w:rPr>
        <w:t>place).</w:t>
      </w:r>
      <w:r w:rsidR="00F9389F">
        <w:rPr>
          <w:sz w:val="18"/>
          <w:szCs w:val="18"/>
        </w:rPr>
        <w:t xml:space="preserve">  </w:t>
      </w:r>
      <w:r>
        <w:rPr>
          <w:spacing w:val="-15"/>
          <w:sz w:val="18"/>
          <w:szCs w:val="18"/>
        </w:rPr>
        <w:t>W</w:t>
      </w:r>
      <w:r>
        <w:rPr>
          <w:sz w:val="18"/>
          <w:szCs w:val="18"/>
        </w:rPr>
        <w:t>e</w:t>
      </w:r>
      <w:r w:rsidR="00F9389F">
        <w:rPr>
          <w:sz w:val="18"/>
          <w:szCs w:val="18"/>
        </w:rPr>
        <w:t xml:space="preserve"> </w:t>
      </w:r>
      <w:r>
        <w:rPr>
          <w:sz w:val="18"/>
          <w:szCs w:val="18"/>
        </w:rPr>
        <w:t>sh</w:t>
      </w:r>
      <w:r>
        <w:rPr>
          <w:spacing w:val="-5"/>
          <w:sz w:val="18"/>
          <w:szCs w:val="18"/>
        </w:rPr>
        <w:t>o</w:t>
      </w:r>
      <w:r>
        <w:rPr>
          <w:sz w:val="18"/>
          <w:szCs w:val="18"/>
        </w:rPr>
        <w:t>w</w:t>
      </w:r>
      <w:r w:rsidR="00F9389F">
        <w:rPr>
          <w:sz w:val="18"/>
          <w:szCs w:val="18"/>
        </w:rPr>
        <w:t xml:space="preserve"> </w:t>
      </w:r>
      <w:r>
        <w:rPr>
          <w:sz w:val="18"/>
          <w:szCs w:val="18"/>
        </w:rPr>
        <w:t>fixed</w:t>
      </w:r>
      <w:r w:rsidR="00F9389F">
        <w:rPr>
          <w:sz w:val="18"/>
          <w:szCs w:val="18"/>
        </w:rPr>
        <w:t xml:space="preserve"> </w:t>
      </w:r>
      <w:r>
        <w:rPr>
          <w:sz w:val="18"/>
          <w:szCs w:val="18"/>
        </w:rPr>
        <w:t>effects</w:t>
      </w:r>
      <w:r w:rsidR="00F9389F">
        <w:rPr>
          <w:sz w:val="18"/>
          <w:szCs w:val="18"/>
        </w:rPr>
        <w:t xml:space="preserve"> </w:t>
      </w:r>
      <w:r>
        <w:rPr>
          <w:sz w:val="18"/>
          <w:szCs w:val="18"/>
        </w:rPr>
        <w:t>(in</w:t>
      </w:r>
      <w:r w:rsidR="00F9389F">
        <w:rPr>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from</w:t>
      </w:r>
      <w:r w:rsidR="00F9389F">
        <w:rPr>
          <w:sz w:val="18"/>
          <w:szCs w:val="18"/>
        </w:rPr>
        <w:t xml:space="preserve"> </w:t>
      </w:r>
      <w:r>
        <w:rPr>
          <w:w w:val="115"/>
          <w:sz w:val="18"/>
          <w:szCs w:val="18"/>
        </w:rPr>
        <w:t xml:space="preserve">a </w:t>
      </w:r>
      <w:r>
        <w:rPr>
          <w:sz w:val="18"/>
          <w:szCs w:val="18"/>
        </w:rPr>
        <w:t>mixed</w:t>
      </w:r>
      <w:r w:rsidR="00F9389F">
        <w:rPr>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4"/>
          <w:w w:val="103"/>
          <w:sz w:val="18"/>
          <w:szCs w:val="18"/>
        </w:rPr>
        <w:t xml:space="preserve"> </w:t>
      </w:r>
      <w:r>
        <w:rPr>
          <w:sz w:val="18"/>
          <w:szCs w:val="18"/>
        </w:rPr>
        <w:t>m</w:t>
      </w:r>
      <w:r>
        <w:rPr>
          <w:spacing w:val="5"/>
          <w:sz w:val="18"/>
          <w:szCs w:val="18"/>
        </w:rPr>
        <w:t>o</w:t>
      </w:r>
      <w:r>
        <w:rPr>
          <w:sz w:val="18"/>
          <w:szCs w:val="18"/>
        </w:rPr>
        <w:t>del</w:t>
      </w:r>
      <w:r>
        <w:rPr>
          <w:spacing w:val="42"/>
          <w:sz w:val="18"/>
          <w:szCs w:val="18"/>
        </w:rPr>
        <w:t xml:space="preserve"> </w:t>
      </w:r>
      <w:r>
        <w:rPr>
          <w:w w:val="124"/>
          <w:sz w:val="18"/>
          <w:szCs w:val="18"/>
        </w:rPr>
        <w:t>that</w:t>
      </w:r>
      <w:r>
        <w:rPr>
          <w:spacing w:val="5"/>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14"/>
          <w:w w:val="103"/>
          <w:sz w:val="18"/>
          <w:szCs w:val="18"/>
        </w:rPr>
        <w:t xml:space="preserve"> </w:t>
      </w:r>
      <w:r>
        <w:rPr>
          <w:sz w:val="18"/>
          <w:szCs w:val="18"/>
        </w:rPr>
        <w:t>for</w:t>
      </w:r>
      <w:r>
        <w:rPr>
          <w:spacing w:val="23"/>
          <w:sz w:val="18"/>
          <w:szCs w:val="18"/>
        </w:rPr>
        <w:t xml:space="preserve"> </w:t>
      </w:r>
      <w:r>
        <w:rPr>
          <w:sz w:val="18"/>
          <w:szCs w:val="18"/>
        </w:rPr>
        <w:t>differences</w:t>
      </w:r>
      <w:r w:rsidR="00F9389F">
        <w:rPr>
          <w:sz w:val="18"/>
          <w:szCs w:val="18"/>
        </w:rPr>
        <w:t xml:space="preserve"> </w:t>
      </w:r>
      <w:r>
        <w:rPr>
          <w:sz w:val="18"/>
          <w:szCs w:val="18"/>
        </w:rPr>
        <w:t>in</w:t>
      </w:r>
      <w:r>
        <w:rPr>
          <w:spacing w:val="27"/>
          <w:sz w:val="18"/>
          <w:szCs w:val="18"/>
        </w:rPr>
        <w:t xml:space="preserve"> </w:t>
      </w:r>
      <w:r>
        <w:rPr>
          <w:w w:val="108"/>
          <w:sz w:val="18"/>
          <w:szCs w:val="18"/>
        </w:rPr>
        <w:t>ex</w:t>
      </w:r>
      <w:r>
        <w:rPr>
          <w:spacing w:val="5"/>
          <w:w w:val="108"/>
          <w:sz w:val="18"/>
          <w:szCs w:val="18"/>
        </w:rPr>
        <w:t>p</w:t>
      </w:r>
      <w:r>
        <w:rPr>
          <w:w w:val="102"/>
          <w:sz w:val="18"/>
          <w:szCs w:val="18"/>
        </w:rPr>
        <w:t>e</w:t>
      </w:r>
      <w:r>
        <w:rPr>
          <w:w w:val="110"/>
          <w:sz w:val="18"/>
          <w:szCs w:val="18"/>
        </w:rPr>
        <w:t>rim</w:t>
      </w:r>
      <w:r>
        <w:rPr>
          <w:w w:val="108"/>
          <w:sz w:val="18"/>
          <w:szCs w:val="18"/>
        </w:rPr>
        <w:t>e</w:t>
      </w:r>
      <w:r>
        <w:rPr>
          <w:spacing w:val="-5"/>
          <w:w w:val="108"/>
          <w:sz w:val="18"/>
          <w:szCs w:val="18"/>
        </w:rPr>
        <w:t>n</w:t>
      </w:r>
      <w:r>
        <w:rPr>
          <w:w w:val="143"/>
          <w:sz w:val="18"/>
          <w:szCs w:val="18"/>
        </w:rPr>
        <w:t>t</w:t>
      </w:r>
      <w:r>
        <w:rPr>
          <w:w w:val="110"/>
          <w:sz w:val="18"/>
          <w:szCs w:val="18"/>
        </w:rPr>
        <w:t>al</w:t>
      </w:r>
      <w:r>
        <w:rPr>
          <w:spacing w:val="14"/>
          <w:w w:val="110"/>
          <w:sz w:val="18"/>
          <w:szCs w:val="18"/>
        </w:rPr>
        <w:t xml:space="preserve"> </w:t>
      </w:r>
      <w:r>
        <w:rPr>
          <w:sz w:val="18"/>
          <w:szCs w:val="18"/>
        </w:rPr>
        <w:t>design</w:t>
      </w:r>
      <w:r w:rsidR="00F9389F">
        <w:rPr>
          <w:sz w:val="18"/>
          <w:szCs w:val="18"/>
        </w:rPr>
        <w:t xml:space="preserve"> </w:t>
      </w:r>
      <w:r>
        <w:rPr>
          <w:sz w:val="18"/>
          <w:szCs w:val="18"/>
        </w:rPr>
        <w:t>and</w:t>
      </w:r>
      <w:r w:rsidR="00F9389F">
        <w:rPr>
          <w:sz w:val="18"/>
          <w:szCs w:val="18"/>
        </w:rPr>
        <w:t xml:space="preserve"> </w:t>
      </w:r>
      <w:r>
        <w:rPr>
          <w:sz w:val="18"/>
          <w:szCs w:val="18"/>
        </w:rPr>
        <w:t>other</w:t>
      </w:r>
      <w:r w:rsidR="00F9389F">
        <w:rPr>
          <w:sz w:val="18"/>
          <w:szCs w:val="18"/>
        </w:rPr>
        <w:t xml:space="preserve">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14"/>
          <w:w w:val="111"/>
          <w:sz w:val="18"/>
          <w:szCs w:val="18"/>
        </w:rPr>
        <w:t xml:space="preserve"> </w:t>
      </w:r>
      <w:r>
        <w:rPr>
          <w:sz w:val="18"/>
          <w:szCs w:val="18"/>
        </w:rPr>
        <w:t>among</w:t>
      </w:r>
      <w:r w:rsidR="00F9389F">
        <w:rPr>
          <w:sz w:val="18"/>
          <w:szCs w:val="18"/>
        </w:rPr>
        <w:t xml:space="preserve"> </w:t>
      </w:r>
      <w:r>
        <w:rPr>
          <w:w w:val="103"/>
          <w:sz w:val="18"/>
          <w:szCs w:val="18"/>
        </w:rPr>
        <w:t>si</w:t>
      </w:r>
      <w:r>
        <w:rPr>
          <w:w w:val="143"/>
          <w:sz w:val="18"/>
          <w:szCs w:val="18"/>
        </w:rPr>
        <w:t>t</w:t>
      </w:r>
      <w:r>
        <w:rPr>
          <w:w w:val="103"/>
          <w:sz w:val="18"/>
          <w:szCs w:val="18"/>
        </w:rPr>
        <w:t xml:space="preserve">es </w:t>
      </w:r>
      <w:r>
        <w:rPr>
          <w:sz w:val="18"/>
          <w:szCs w:val="18"/>
        </w:rPr>
        <w:t>with</w:t>
      </w:r>
      <w:r w:rsidR="00F9389F">
        <w:rPr>
          <w:sz w:val="18"/>
          <w:szCs w:val="18"/>
        </w:rPr>
        <w:t xml:space="preserve"> </w:t>
      </w:r>
      <w:r>
        <w:rPr>
          <w:sz w:val="18"/>
          <w:szCs w:val="18"/>
        </w:rPr>
        <w:t>mixed</w:t>
      </w:r>
      <w:r w:rsidR="00F9389F">
        <w:rPr>
          <w:sz w:val="18"/>
          <w:szCs w:val="18"/>
        </w:rPr>
        <w:t xml:space="preserve"> </w:t>
      </w:r>
      <w:r>
        <w:rPr>
          <w:sz w:val="18"/>
          <w:szCs w:val="18"/>
        </w:rPr>
        <w:t>effects</w:t>
      </w:r>
      <w:r>
        <w:rPr>
          <w:spacing w:val="29"/>
          <w:sz w:val="18"/>
          <w:szCs w:val="18"/>
        </w:rPr>
        <w:t xml:space="preserve"> </w:t>
      </w:r>
      <w:r>
        <w:rPr>
          <w:sz w:val="18"/>
          <w:szCs w:val="18"/>
        </w:rPr>
        <w:t>m</w:t>
      </w:r>
      <w:r>
        <w:rPr>
          <w:spacing w:val="5"/>
          <w:sz w:val="18"/>
          <w:szCs w:val="18"/>
        </w:rPr>
        <w:t>o</w:t>
      </w:r>
      <w:r>
        <w:rPr>
          <w:sz w:val="18"/>
          <w:szCs w:val="18"/>
        </w:rPr>
        <w:t>del</w:t>
      </w:r>
      <w:r>
        <w:rPr>
          <w:spacing w:val="41"/>
          <w:sz w:val="18"/>
          <w:szCs w:val="18"/>
        </w:rPr>
        <w:t xml:space="preserve"> </w:t>
      </w:r>
      <w:r>
        <w:rPr>
          <w:sz w:val="18"/>
          <w:szCs w:val="18"/>
        </w:rPr>
        <w:t>including</w:t>
      </w:r>
      <w:r w:rsidR="00F9389F">
        <w:rPr>
          <w:sz w:val="18"/>
          <w:szCs w:val="18"/>
        </w:rPr>
        <w:t xml:space="preserve"> </w:t>
      </w:r>
      <w:r>
        <w:rPr>
          <w:sz w:val="18"/>
          <w:szCs w:val="18"/>
        </w:rPr>
        <w:t>site</w:t>
      </w:r>
      <w:r>
        <w:rPr>
          <w:spacing w:val="39"/>
          <w:sz w:val="18"/>
          <w:szCs w:val="18"/>
        </w:rPr>
        <w:t xml:space="preserve"> </w:t>
      </w:r>
      <w:r>
        <w:rPr>
          <w:sz w:val="18"/>
          <w:szCs w:val="18"/>
        </w:rPr>
        <w:t>and</w:t>
      </w:r>
      <w:r w:rsidR="00F9389F">
        <w:rPr>
          <w:sz w:val="18"/>
          <w:szCs w:val="18"/>
        </w:rPr>
        <w:t xml:space="preserve"> </w:t>
      </w:r>
      <w:r>
        <w:rPr>
          <w:spacing w:val="-5"/>
          <w:sz w:val="18"/>
          <w:szCs w:val="18"/>
        </w:rPr>
        <w:t>y</w:t>
      </w:r>
      <w:r>
        <w:rPr>
          <w:sz w:val="18"/>
          <w:szCs w:val="18"/>
        </w:rPr>
        <w:t>ear</w:t>
      </w:r>
      <w:r w:rsidR="00F9389F">
        <w:rPr>
          <w:sz w:val="18"/>
          <w:szCs w:val="18"/>
        </w:rPr>
        <w:t xml:space="preserve"> </w:t>
      </w:r>
      <w:r>
        <w:rPr>
          <w:w w:val="112"/>
          <w:sz w:val="18"/>
          <w:szCs w:val="18"/>
        </w:rPr>
        <w:t>(nested</w:t>
      </w:r>
      <w:r>
        <w:rPr>
          <w:spacing w:val="7"/>
          <w:w w:val="112"/>
          <w:sz w:val="18"/>
          <w:szCs w:val="18"/>
        </w:rPr>
        <w:t xml:space="preserve"> </w:t>
      </w:r>
      <w:r>
        <w:rPr>
          <w:sz w:val="18"/>
          <w:szCs w:val="18"/>
        </w:rPr>
        <w:t>within</w:t>
      </w:r>
      <w:r w:rsidR="00F9389F">
        <w:rPr>
          <w:sz w:val="18"/>
          <w:szCs w:val="18"/>
        </w:rPr>
        <w:t xml:space="preserve"> </w:t>
      </w:r>
      <w:r>
        <w:rPr>
          <w:sz w:val="18"/>
          <w:szCs w:val="18"/>
        </w:rPr>
        <w:t>site)</w:t>
      </w:r>
      <w:r w:rsidR="00F9389F">
        <w:rPr>
          <w:sz w:val="18"/>
          <w:szCs w:val="18"/>
        </w:rPr>
        <w:t xml:space="preserve"> </w:t>
      </w:r>
      <w:r>
        <w:rPr>
          <w:sz w:val="18"/>
          <w:szCs w:val="18"/>
        </w:rPr>
        <w:t>as</w:t>
      </w:r>
      <w:r>
        <w:rPr>
          <w:spacing w:val="26"/>
          <w:sz w:val="18"/>
          <w:szCs w:val="18"/>
        </w:rPr>
        <w:t xml:space="preserve"> </w:t>
      </w:r>
      <w:r>
        <w:rPr>
          <w:w w:val="111"/>
          <w:sz w:val="18"/>
          <w:szCs w:val="18"/>
        </w:rPr>
        <w:t>random</w:t>
      </w:r>
      <w:r>
        <w:rPr>
          <w:spacing w:val="8"/>
          <w:w w:val="111"/>
          <w:sz w:val="18"/>
          <w:szCs w:val="18"/>
        </w:rPr>
        <w:t xml:space="preserve"> </w:t>
      </w:r>
      <w:r>
        <w:rPr>
          <w:w w:val="94"/>
          <w:sz w:val="18"/>
          <w:szCs w:val="18"/>
        </w:rPr>
        <w:t>eff</w:t>
      </w:r>
      <w:r>
        <w:rPr>
          <w:w w:val="102"/>
          <w:sz w:val="18"/>
          <w:szCs w:val="18"/>
        </w:rPr>
        <w:t>ec</w:t>
      </w:r>
      <w:r>
        <w:rPr>
          <w:w w:val="143"/>
          <w:sz w:val="18"/>
          <w:szCs w:val="18"/>
        </w:rPr>
        <w:t>t</w:t>
      </w:r>
      <w:r>
        <w:rPr>
          <w:w w:val="103"/>
          <w:sz w:val="18"/>
          <w:szCs w:val="18"/>
        </w:rPr>
        <w:t>s</w:t>
      </w:r>
      <w:r>
        <w:rPr>
          <w:spacing w:val="12"/>
          <w:w w:val="103"/>
          <w:sz w:val="18"/>
          <w:szCs w:val="18"/>
        </w:rPr>
        <w:t xml:space="preserve"> </w:t>
      </w:r>
      <w:r>
        <w:rPr>
          <w:sz w:val="18"/>
          <w:szCs w:val="18"/>
        </w:rPr>
        <w:t>(see</w:t>
      </w:r>
      <w:r>
        <w:rPr>
          <w:spacing w:val="29"/>
          <w:sz w:val="18"/>
          <w:szCs w:val="18"/>
        </w:rPr>
        <w:t xml:space="preserve"> </w:t>
      </w:r>
      <w:r>
        <w:rPr>
          <w:spacing w:val="-15"/>
          <w:sz w:val="18"/>
          <w:szCs w:val="18"/>
        </w:rPr>
        <w:t>T</w:t>
      </w:r>
      <w:r>
        <w:rPr>
          <w:sz w:val="18"/>
          <w:szCs w:val="18"/>
        </w:rPr>
        <w:t>able</w:t>
      </w:r>
      <w:r w:rsidR="00F9389F">
        <w:rPr>
          <w:sz w:val="18"/>
          <w:szCs w:val="18"/>
        </w:rPr>
        <w:t xml:space="preserve"> </w:t>
      </w:r>
      <w:r>
        <w:rPr>
          <w:w w:val="104"/>
          <w:sz w:val="18"/>
          <w:szCs w:val="18"/>
        </w:rPr>
        <w:t>XS</w:t>
      </w:r>
      <w:r>
        <w:rPr>
          <w:w w:val="113"/>
          <w:sz w:val="18"/>
          <w:szCs w:val="18"/>
        </w:rPr>
        <w:t xml:space="preserve">, </w:t>
      </w:r>
      <w:r>
        <w:rPr>
          <w:w w:val="102"/>
          <w:sz w:val="18"/>
          <w:szCs w:val="18"/>
        </w:rPr>
        <w:t>S</w:t>
      </w:r>
      <w:r>
        <w:rPr>
          <w:w w:val="113"/>
          <w:sz w:val="18"/>
          <w:szCs w:val="18"/>
        </w:rPr>
        <w:t>upp</w:t>
      </w:r>
      <w:r>
        <w:rPr>
          <w:w w:val="102"/>
          <w:sz w:val="18"/>
          <w:szCs w:val="18"/>
        </w:rPr>
        <w:t>l</w:t>
      </w:r>
      <w:r>
        <w:rPr>
          <w:w w:val="107"/>
          <w:sz w:val="18"/>
          <w:szCs w:val="18"/>
        </w:rPr>
        <w:t>eme</w:t>
      </w:r>
      <w:r>
        <w:rPr>
          <w:spacing w:val="-5"/>
          <w:w w:val="107"/>
          <w:sz w:val="18"/>
          <w:szCs w:val="18"/>
        </w:rPr>
        <w:t>n</w:t>
      </w:r>
      <w:r>
        <w:rPr>
          <w:w w:val="143"/>
          <w:sz w:val="18"/>
          <w:szCs w:val="18"/>
        </w:rPr>
        <w:t>t</w:t>
      </w:r>
      <w:r>
        <w:rPr>
          <w:w w:val="115"/>
          <w:sz w:val="18"/>
          <w:szCs w:val="18"/>
        </w:rPr>
        <w:t>a</w:t>
      </w:r>
      <w:r>
        <w:rPr>
          <w:w w:val="102"/>
          <w:sz w:val="18"/>
          <w:szCs w:val="18"/>
        </w:rPr>
        <w:t>l</w:t>
      </w:r>
      <w:r>
        <w:rPr>
          <w:spacing w:val="17"/>
          <w:sz w:val="18"/>
          <w:szCs w:val="18"/>
        </w:rPr>
        <w:t xml:space="preserve"> </w:t>
      </w:r>
      <w:r>
        <w:rPr>
          <w:w w:val="105"/>
          <w:sz w:val="18"/>
          <w:szCs w:val="18"/>
        </w:rPr>
        <w:t>M</w:t>
      </w:r>
      <w:r>
        <w:rPr>
          <w:w w:val="115"/>
          <w:sz w:val="18"/>
          <w:szCs w:val="18"/>
        </w:rPr>
        <w:t>a</w:t>
      </w:r>
      <w:r>
        <w:rPr>
          <w:w w:val="143"/>
          <w:sz w:val="18"/>
          <w:szCs w:val="18"/>
        </w:rPr>
        <w:t>t</w:t>
      </w:r>
      <w:r>
        <w:rPr>
          <w:w w:val="108"/>
          <w:sz w:val="18"/>
          <w:szCs w:val="18"/>
        </w:rPr>
        <w:t>eri</w:t>
      </w:r>
      <w:r>
        <w:rPr>
          <w:w w:val="115"/>
          <w:sz w:val="18"/>
          <w:szCs w:val="18"/>
        </w:rPr>
        <w:t>a</w:t>
      </w:r>
      <w:r>
        <w:rPr>
          <w:w w:val="103"/>
          <w:sz w:val="18"/>
          <w:szCs w:val="18"/>
        </w:rPr>
        <w:t>ls</w:t>
      </w:r>
      <w:r>
        <w:rPr>
          <w:spacing w:val="16"/>
          <w:sz w:val="18"/>
          <w:szCs w:val="18"/>
        </w:rPr>
        <w:t xml:space="preserve"> </w:t>
      </w:r>
      <w:r>
        <w:rPr>
          <w:sz w:val="18"/>
          <w:szCs w:val="18"/>
        </w:rPr>
        <w:t>for</w:t>
      </w:r>
      <w:r>
        <w:rPr>
          <w:spacing w:val="27"/>
          <w:sz w:val="18"/>
          <w:szCs w:val="18"/>
        </w:rPr>
        <w:t xml:space="preserve"> </w:t>
      </w:r>
      <w:r>
        <w:rPr>
          <w:w w:val="111"/>
          <w:sz w:val="18"/>
          <w:szCs w:val="18"/>
        </w:rPr>
        <w:t>details).</w:t>
      </w:r>
      <w:r>
        <w:rPr>
          <w:spacing w:val="38"/>
          <w:w w:val="111"/>
          <w:sz w:val="18"/>
          <w:szCs w:val="18"/>
        </w:rPr>
        <w:t xml:space="preserve">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el</w:t>
      </w:r>
      <w:r>
        <w:rPr>
          <w:spacing w:val="17"/>
          <w:sz w:val="18"/>
          <w:szCs w:val="18"/>
        </w:rPr>
        <w:t xml:space="preserve"> </w:t>
      </w:r>
      <w:r>
        <w:rPr>
          <w:w w:val="111"/>
          <w:sz w:val="18"/>
          <w:szCs w:val="18"/>
        </w:rPr>
        <w:t>random</w:t>
      </w:r>
      <w:r>
        <w:rPr>
          <w:spacing w:val="13"/>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7"/>
          <w:sz w:val="18"/>
          <w:szCs w:val="18"/>
        </w:rPr>
        <w:t xml:space="preserve"> </w:t>
      </w:r>
      <w:r>
        <w:rPr>
          <w:sz w:val="18"/>
          <w:szCs w:val="18"/>
        </w:rPr>
        <w:t>are</w:t>
      </w:r>
      <w:r>
        <w:rPr>
          <w:spacing w:val="43"/>
          <w:sz w:val="18"/>
          <w:szCs w:val="18"/>
        </w:rPr>
        <w:t xml:space="preserve"> </w:t>
      </w:r>
      <w:r>
        <w:rPr>
          <w:sz w:val="18"/>
          <w:szCs w:val="18"/>
        </w:rPr>
        <w:t>sh</w:t>
      </w:r>
      <w:r>
        <w:rPr>
          <w:spacing w:val="-5"/>
          <w:sz w:val="18"/>
          <w:szCs w:val="18"/>
        </w:rPr>
        <w:t>o</w:t>
      </w:r>
      <w:r>
        <w:rPr>
          <w:sz w:val="18"/>
          <w:szCs w:val="18"/>
        </w:rPr>
        <w:t>wn</w:t>
      </w:r>
      <w:r w:rsidR="00F9389F">
        <w:rPr>
          <w:sz w:val="18"/>
          <w:szCs w:val="18"/>
        </w:rPr>
        <w:t xml:space="preserve"> </w:t>
      </w:r>
      <w:r>
        <w:rPr>
          <w:spacing w:val="-5"/>
          <w:sz w:val="18"/>
          <w:szCs w:val="18"/>
        </w:rPr>
        <w:t>b</w:t>
      </w:r>
      <w:r>
        <w:rPr>
          <w:sz w:val="18"/>
          <w:szCs w:val="18"/>
        </w:rPr>
        <w:t>y</w:t>
      </w:r>
      <w:r>
        <w:rPr>
          <w:spacing w:val="35"/>
          <w:sz w:val="18"/>
          <w:szCs w:val="18"/>
        </w:rPr>
        <w:t xml:space="preserve"> </w:t>
      </w:r>
      <w:r>
        <w:rPr>
          <w:sz w:val="18"/>
          <w:szCs w:val="18"/>
        </w:rPr>
        <w:t>sy</w:t>
      </w:r>
      <w:r>
        <w:rPr>
          <w:spacing w:val="-5"/>
          <w:sz w:val="18"/>
          <w:szCs w:val="18"/>
        </w:rPr>
        <w:t>m</w:t>
      </w:r>
      <w:r>
        <w:rPr>
          <w:spacing w:val="5"/>
          <w:sz w:val="18"/>
          <w:szCs w:val="18"/>
        </w:rPr>
        <w:t>b</w:t>
      </w:r>
      <w:r>
        <w:rPr>
          <w:sz w:val="18"/>
          <w:szCs w:val="18"/>
        </w:rPr>
        <w:t>ols</w:t>
      </w:r>
      <w:r w:rsidR="00F9389F">
        <w:rPr>
          <w:sz w:val="18"/>
          <w:szCs w:val="18"/>
        </w:rPr>
        <w:t xml:space="preserve"> </w:t>
      </w:r>
      <w:r>
        <w:rPr>
          <w:sz w:val="18"/>
          <w:szCs w:val="18"/>
        </w:rPr>
        <w:t>in</w:t>
      </w:r>
      <w:r>
        <w:rPr>
          <w:spacing w:val="30"/>
          <w:sz w:val="18"/>
          <w:szCs w:val="18"/>
        </w:rPr>
        <w:t xml:space="preserve"> </w:t>
      </w:r>
      <w:r>
        <w:rPr>
          <w:sz w:val="18"/>
          <w:szCs w:val="18"/>
        </w:rPr>
        <w:t>blue</w:t>
      </w:r>
      <w:r>
        <w:rPr>
          <w:spacing w:val="43"/>
          <w:sz w:val="18"/>
          <w:szCs w:val="18"/>
        </w:rPr>
        <w:t xml:space="preserve"> </w:t>
      </w:r>
      <w:r>
        <w:rPr>
          <w:sz w:val="18"/>
          <w:szCs w:val="18"/>
        </w:rPr>
        <w:t>(for</w:t>
      </w:r>
      <w:r>
        <w:rPr>
          <w:spacing w:val="37"/>
          <w:sz w:val="18"/>
          <w:szCs w:val="18"/>
        </w:rPr>
        <w:t xml:space="preserve"> </w:t>
      </w:r>
      <w:r>
        <w:rPr>
          <w:w w:val="124"/>
          <w:sz w:val="18"/>
          <w:szCs w:val="18"/>
        </w:rPr>
        <w:t>th</w:t>
      </w:r>
      <w:r>
        <w:rPr>
          <w:w w:val="102"/>
          <w:sz w:val="18"/>
          <w:szCs w:val="18"/>
        </w:rPr>
        <w:t>o</w:t>
      </w:r>
      <w:r>
        <w:rPr>
          <w:w w:val="103"/>
          <w:sz w:val="18"/>
          <w:szCs w:val="18"/>
        </w:rPr>
        <w:t>s</w:t>
      </w:r>
      <w:r>
        <w:rPr>
          <w:w w:val="102"/>
          <w:sz w:val="18"/>
          <w:szCs w:val="18"/>
        </w:rPr>
        <w:t xml:space="preserve">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and</w:t>
      </w:r>
      <w:r w:rsidR="00F9389F">
        <w:rPr>
          <w:sz w:val="18"/>
          <w:szCs w:val="18"/>
        </w:rPr>
        <w:t xml:space="preserve"> </w:t>
      </w:r>
      <w:r>
        <w:rPr>
          <w:sz w:val="18"/>
          <w:szCs w:val="18"/>
        </w:rPr>
        <w:t>pink</w:t>
      </w:r>
      <w:r w:rsidR="00F9389F">
        <w:rPr>
          <w:sz w:val="18"/>
          <w:szCs w:val="18"/>
        </w:rPr>
        <w:t xml:space="preserve">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14:paraId="7FD7D61B" w14:textId="77777777" w:rsidR="005B53EE" w:rsidRDefault="005B53EE" w:rsidP="00F9389F">
      <w:pPr>
        <w:spacing w:line="200" w:lineRule="exact"/>
      </w:pPr>
    </w:p>
    <w:p w14:paraId="163DD51A" w14:textId="77777777" w:rsidR="005B53EE" w:rsidRDefault="005B53EE" w:rsidP="00F9389F">
      <w:pPr>
        <w:spacing w:line="200" w:lineRule="exact"/>
      </w:pPr>
    </w:p>
    <w:p w14:paraId="5D2513B2" w14:textId="77777777" w:rsidR="005B53EE" w:rsidRDefault="005B53EE" w:rsidP="00F9389F">
      <w:pPr>
        <w:spacing w:before="18" w:line="280" w:lineRule="exact"/>
        <w:rPr>
          <w:sz w:val="28"/>
          <w:szCs w:val="28"/>
        </w:rPr>
      </w:pPr>
    </w:p>
    <w:p w14:paraId="727177EA" w14:textId="6CAB85B3" w:rsidR="005B53EE" w:rsidRDefault="00726C06" w:rsidP="00F9389F">
      <w:pPr>
        <w:ind w:left="1058"/>
      </w:pPr>
      <w:r>
        <w:rPr>
          <w:noProof/>
        </w:rPr>
        <w:drawing>
          <wp:inline distT="0" distB="0" distL="0" distR="0" wp14:anchorId="746526A1" wp14:editId="56AAAC94">
            <wp:extent cx="4777105" cy="4777105"/>
            <wp:effectExtent l="0" t="0" r="444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7105" cy="4777105"/>
                    </a:xfrm>
                    <a:prstGeom prst="rect">
                      <a:avLst/>
                    </a:prstGeom>
                    <a:noFill/>
                    <a:ln>
                      <a:noFill/>
                    </a:ln>
                  </pic:spPr>
                </pic:pic>
              </a:graphicData>
            </a:graphic>
          </wp:inline>
        </w:drawing>
      </w:r>
    </w:p>
    <w:p w14:paraId="06124D90" w14:textId="77777777" w:rsidR="005B53EE" w:rsidRDefault="00F5753A" w:rsidP="00F9389F">
      <w:pPr>
        <w:spacing w:line="180" w:lineRule="exact"/>
        <w:ind w:left="715"/>
        <w:rPr>
          <w:sz w:val="18"/>
          <w:szCs w:val="18"/>
        </w:rPr>
      </w:pPr>
      <w:r>
        <w:rPr>
          <w:sz w:val="18"/>
          <w:szCs w:val="18"/>
        </w:rPr>
        <w:t>Figure</w:t>
      </w:r>
      <w:r w:rsidR="00F9389F">
        <w:rPr>
          <w:sz w:val="18"/>
          <w:szCs w:val="18"/>
        </w:rPr>
        <w:t xml:space="preserve"> </w:t>
      </w:r>
      <w:r>
        <w:rPr>
          <w:sz w:val="18"/>
          <w:szCs w:val="18"/>
        </w:rPr>
        <w:t>7:</w:t>
      </w:r>
      <w:r>
        <w:rPr>
          <w:spacing w:val="43"/>
          <w:sz w:val="18"/>
          <w:szCs w:val="18"/>
        </w:rPr>
        <w:t xml:space="preserve"> </w:t>
      </w:r>
      <w:r>
        <w:rPr>
          <w:sz w:val="18"/>
          <w:szCs w:val="18"/>
        </w:rPr>
        <w:t>Time</w:t>
      </w:r>
      <w:r w:rsidR="00F9389F">
        <w:rPr>
          <w:sz w:val="18"/>
          <w:szCs w:val="18"/>
        </w:rPr>
        <w:t xml:space="preserve"> </w:t>
      </w:r>
      <w:r>
        <w:rPr>
          <w:sz w:val="18"/>
          <w:szCs w:val="18"/>
        </w:rPr>
        <w:t>series</w:t>
      </w:r>
      <w:r>
        <w:rPr>
          <w:spacing w:val="41"/>
          <w:sz w:val="18"/>
          <w:szCs w:val="18"/>
        </w:rPr>
        <w:t xml:space="preserve"> </w:t>
      </w:r>
      <w:r>
        <w:rPr>
          <w:sz w:val="18"/>
          <w:szCs w:val="18"/>
        </w:rPr>
        <w:t>of</w:t>
      </w:r>
      <w:r>
        <w:rPr>
          <w:spacing w:val="16"/>
          <w:sz w:val="18"/>
          <w:szCs w:val="18"/>
        </w:rPr>
        <w:t xml:space="preserve"> </w:t>
      </w:r>
      <w:r>
        <w:rPr>
          <w:w w:val="109"/>
          <w:sz w:val="18"/>
          <w:szCs w:val="18"/>
        </w:rPr>
        <w:t>deviations</w:t>
      </w:r>
      <w:r>
        <w:rPr>
          <w:spacing w:val="18"/>
          <w:w w:val="109"/>
          <w:sz w:val="18"/>
          <w:szCs w:val="18"/>
        </w:rPr>
        <w:t xml:space="preserve"> </w:t>
      </w:r>
      <w:r>
        <w:rPr>
          <w:sz w:val="18"/>
          <w:szCs w:val="18"/>
        </w:rPr>
        <w:t>from</w:t>
      </w:r>
      <w:r>
        <w:rPr>
          <w:spacing w:val="39"/>
          <w:sz w:val="18"/>
          <w:szCs w:val="18"/>
        </w:rPr>
        <w:t xml:space="preserve"> </w:t>
      </w:r>
      <w:r>
        <w:rPr>
          <w:sz w:val="18"/>
          <w:szCs w:val="18"/>
        </w:rPr>
        <w:t>mean</w:t>
      </w:r>
      <w:r w:rsidR="00F9389F">
        <w:rPr>
          <w:sz w:val="18"/>
          <w:szCs w:val="18"/>
        </w:rPr>
        <w:t xml:space="preserve"> </w:t>
      </w:r>
      <w:r>
        <w:rPr>
          <w:sz w:val="18"/>
          <w:szCs w:val="18"/>
        </w:rPr>
        <w:t>daily</w:t>
      </w:r>
      <w:r w:rsidR="00F9389F">
        <w:rPr>
          <w:sz w:val="18"/>
          <w:szCs w:val="18"/>
        </w:rPr>
        <w:t xml:space="preserve"> </w:t>
      </w:r>
      <w:r>
        <w:rPr>
          <w:sz w:val="18"/>
          <w:szCs w:val="18"/>
        </w:rPr>
        <w:t>soil</w:t>
      </w:r>
      <w:r>
        <w:rPr>
          <w:spacing w:val="24"/>
          <w:sz w:val="18"/>
          <w:szCs w:val="18"/>
        </w:rPr>
        <w:t xml:space="preserve"> </w:t>
      </w:r>
      <w:r>
        <w:rPr>
          <w:w w:val="110"/>
          <w:sz w:val="18"/>
          <w:szCs w:val="18"/>
        </w:rPr>
        <w:t>moisture</w:t>
      </w:r>
      <w:r>
        <w:rPr>
          <w:spacing w:val="15"/>
          <w:w w:val="110"/>
          <w:sz w:val="18"/>
          <w:szCs w:val="18"/>
        </w:rPr>
        <w:t xml:space="preserve"> </w:t>
      </w:r>
      <w:r>
        <w:rPr>
          <w:sz w:val="18"/>
          <w:szCs w:val="18"/>
        </w:rPr>
        <w:t>in</w:t>
      </w:r>
      <w:r>
        <w:rPr>
          <w:spacing w:val="3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8"/>
          <w:sz w:val="18"/>
          <w:szCs w:val="18"/>
        </w:rPr>
        <w:t xml:space="preserve"> </w:t>
      </w:r>
      <w:r>
        <w:rPr>
          <w:sz w:val="18"/>
          <w:szCs w:val="18"/>
        </w:rPr>
        <w:t>(bla</w:t>
      </w:r>
      <w:r>
        <w:rPr>
          <w:spacing w:val="-5"/>
          <w:sz w:val="18"/>
          <w:szCs w:val="18"/>
        </w:rPr>
        <w:t>c</w:t>
      </w:r>
      <w:r>
        <w:rPr>
          <w:sz w:val="18"/>
          <w:szCs w:val="18"/>
        </w:rPr>
        <w:t>k</w:t>
      </w:r>
      <w:r w:rsidR="00F9389F">
        <w:rPr>
          <w:sz w:val="18"/>
          <w:szCs w:val="18"/>
        </w:rPr>
        <w:t xml:space="preserve"> </w:t>
      </w:r>
      <w:r>
        <w:rPr>
          <w:sz w:val="18"/>
          <w:szCs w:val="18"/>
        </w:rPr>
        <w:t>line)</w:t>
      </w:r>
      <w:r>
        <w:rPr>
          <w:spacing w:val="44"/>
          <w:sz w:val="18"/>
          <w:szCs w:val="18"/>
        </w:rPr>
        <w:t xml:space="preserve"> </w:t>
      </w:r>
      <w:r>
        <w:rPr>
          <w:sz w:val="18"/>
          <w:szCs w:val="18"/>
        </w:rPr>
        <w:t>and</w:t>
      </w:r>
      <w:r w:rsidR="00F9389F">
        <w:rPr>
          <w:sz w:val="18"/>
          <w:szCs w:val="18"/>
        </w:rPr>
        <w:t xml:space="preserve"> </w:t>
      </w:r>
      <w:r>
        <w:rPr>
          <w:spacing w:val="-5"/>
          <w:w w:val="102"/>
          <w:sz w:val="18"/>
          <w:szCs w:val="18"/>
        </w:rPr>
        <w:t>w</w:t>
      </w:r>
      <w:r>
        <w:rPr>
          <w:w w:val="115"/>
          <w:sz w:val="18"/>
          <w:szCs w:val="18"/>
        </w:rPr>
        <w:t>a</w:t>
      </w:r>
      <w:r>
        <w:rPr>
          <w:w w:val="110"/>
          <w:sz w:val="18"/>
          <w:szCs w:val="18"/>
        </w:rPr>
        <w:t>rmi</w:t>
      </w:r>
      <w:r>
        <w:rPr>
          <w:w w:val="113"/>
          <w:sz w:val="18"/>
          <w:szCs w:val="18"/>
        </w:rPr>
        <w:t>n</w:t>
      </w:r>
      <w:r>
        <w:rPr>
          <w:w w:val="102"/>
          <w:sz w:val="18"/>
          <w:szCs w:val="18"/>
        </w:rPr>
        <w:t>g</w:t>
      </w:r>
    </w:p>
    <w:p w14:paraId="0736430A" w14:textId="77777777" w:rsidR="005B53EE" w:rsidRDefault="00F5753A" w:rsidP="00F9389F">
      <w:pPr>
        <w:spacing w:before="12"/>
        <w:ind w:left="715"/>
        <w:rPr>
          <w:sz w:val="18"/>
          <w:szCs w:val="18"/>
        </w:rPr>
        <w:sectPr w:rsidR="005B53EE">
          <w:pgSz w:w="12240" w:h="15840"/>
          <w:pgMar w:top="620" w:right="1300" w:bottom="280" w:left="1300" w:header="429" w:footer="1426" w:gutter="0"/>
          <w:cols w:space="720"/>
        </w:sectPr>
      </w:pPr>
      <w:r>
        <w:rPr>
          <w:w w:val="116"/>
          <w:sz w:val="18"/>
          <w:szCs w:val="18"/>
        </w:rPr>
        <w:t>treatme</w:t>
      </w:r>
      <w:r>
        <w:rPr>
          <w:spacing w:val="-6"/>
          <w:w w:val="116"/>
          <w:sz w:val="18"/>
          <w:szCs w:val="18"/>
        </w:rPr>
        <w:t>n</w:t>
      </w:r>
      <w:r>
        <w:rPr>
          <w:w w:val="116"/>
          <w:sz w:val="18"/>
          <w:szCs w:val="18"/>
        </w:rPr>
        <w:t>ts</w:t>
      </w:r>
      <w:r>
        <w:rPr>
          <w:spacing w:val="10"/>
          <w:w w:val="116"/>
          <w:sz w:val="18"/>
          <w:szCs w:val="18"/>
        </w:rPr>
        <w:t xml:space="preserve"> </w:t>
      </w:r>
      <w:r>
        <w:rPr>
          <w:sz w:val="18"/>
          <w:szCs w:val="18"/>
        </w:rPr>
        <w:t>with</w:t>
      </w:r>
      <w:r w:rsidR="00F9389F">
        <w:rPr>
          <w:sz w:val="18"/>
          <w:szCs w:val="18"/>
        </w:rPr>
        <w:t xml:space="preserve"> </w:t>
      </w:r>
      <w:r>
        <w:rPr>
          <w:spacing w:val="-10"/>
          <w:sz w:val="18"/>
          <w:szCs w:val="18"/>
        </w:rPr>
        <w:t>v</w:t>
      </w:r>
      <w:r>
        <w:rPr>
          <w:sz w:val="18"/>
          <w:szCs w:val="18"/>
        </w:rPr>
        <w:t>arious</w:t>
      </w:r>
      <w:r w:rsidR="00F9389F">
        <w:rPr>
          <w:sz w:val="18"/>
          <w:szCs w:val="18"/>
        </w:rPr>
        <w:t xml:space="preserve"> </w:t>
      </w:r>
      <w:r>
        <w:rPr>
          <w:w w:val="117"/>
          <w:sz w:val="18"/>
          <w:szCs w:val="18"/>
        </w:rPr>
        <w:t>target</w:t>
      </w:r>
      <w:r>
        <w:rPr>
          <w:spacing w:val="9"/>
          <w:w w:val="117"/>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le</w:t>
      </w:r>
      <w:r>
        <w:rPr>
          <w:spacing w:val="-5"/>
          <w:sz w:val="18"/>
          <w:szCs w:val="18"/>
        </w:rPr>
        <w:t>v</w:t>
      </w:r>
      <w:r>
        <w:rPr>
          <w:sz w:val="18"/>
          <w:szCs w:val="18"/>
        </w:rPr>
        <w:t>els</w:t>
      </w:r>
      <w:r>
        <w:rPr>
          <w:spacing w:val="29"/>
          <w:sz w:val="18"/>
          <w:szCs w:val="18"/>
        </w:rPr>
        <w:t xml:space="preserve"> </w:t>
      </w:r>
      <w:r>
        <w:rPr>
          <w:w w:val="125"/>
          <w:sz w:val="18"/>
          <w:szCs w:val="18"/>
        </w:rPr>
        <w:t>at</w:t>
      </w:r>
      <w:r>
        <w:rPr>
          <w:spacing w:val="6"/>
          <w:w w:val="125"/>
          <w:sz w:val="18"/>
          <w:szCs w:val="18"/>
        </w:rPr>
        <w:t xml:space="preserve"> </w:t>
      </w:r>
      <w:r>
        <w:rPr>
          <w:sz w:val="18"/>
          <w:szCs w:val="18"/>
        </w:rPr>
        <w:t>10</w:t>
      </w:r>
      <w:r>
        <w:rPr>
          <w:spacing w:val="20"/>
          <w:sz w:val="18"/>
          <w:szCs w:val="18"/>
        </w:rPr>
        <w:t xml:space="preserve"> </w:t>
      </w:r>
      <w:r>
        <w:rPr>
          <w:sz w:val="18"/>
          <w:szCs w:val="18"/>
        </w:rPr>
        <w:t>study</w:t>
      </w:r>
      <w:r w:rsidR="00F9389F">
        <w:rPr>
          <w:sz w:val="18"/>
          <w:szCs w:val="18"/>
        </w:rPr>
        <w:t xml:space="preserve"> </w:t>
      </w:r>
      <w:r>
        <w:rPr>
          <w:w w:val="103"/>
          <w:sz w:val="18"/>
          <w:szCs w:val="18"/>
        </w:rPr>
        <w:t>s</w:t>
      </w:r>
      <w:r>
        <w:rPr>
          <w:w w:val="123"/>
          <w:sz w:val="18"/>
          <w:szCs w:val="18"/>
        </w:rPr>
        <w:t>it</w:t>
      </w:r>
      <w:r>
        <w:rPr>
          <w:w w:val="105"/>
          <w:sz w:val="18"/>
          <w:szCs w:val="18"/>
        </w:rPr>
        <w:t>es.</w:t>
      </w:r>
    </w:p>
    <w:p w14:paraId="47B6932D" w14:textId="77777777" w:rsidR="005B53EE" w:rsidRDefault="005B53EE" w:rsidP="00F9389F">
      <w:pPr>
        <w:spacing w:before="7" w:line="160" w:lineRule="exact"/>
        <w:rPr>
          <w:sz w:val="16"/>
          <w:szCs w:val="16"/>
        </w:rPr>
      </w:pPr>
    </w:p>
    <w:p w14:paraId="4238F632" w14:textId="77777777" w:rsidR="005B53EE" w:rsidRDefault="005B53EE" w:rsidP="00F9389F">
      <w:pPr>
        <w:spacing w:line="200" w:lineRule="exact"/>
      </w:pPr>
    </w:p>
    <w:p w14:paraId="1E49B5A1" w14:textId="77777777" w:rsidR="005B53EE" w:rsidRDefault="005B53EE" w:rsidP="00F9389F">
      <w:pPr>
        <w:spacing w:line="200" w:lineRule="exact"/>
      </w:pPr>
    </w:p>
    <w:p w14:paraId="0CC9B6AF" w14:textId="77777777" w:rsidR="005B53EE" w:rsidRDefault="005B53EE" w:rsidP="00F9389F">
      <w:pPr>
        <w:spacing w:line="200" w:lineRule="exact"/>
        <w:sectPr w:rsidR="005B53EE">
          <w:pgSz w:w="12240" w:h="15840"/>
          <w:pgMar w:top="620" w:right="1300" w:bottom="280" w:left="1300" w:header="429" w:footer="1426" w:gutter="0"/>
          <w:cols w:space="720"/>
        </w:sectPr>
      </w:pPr>
    </w:p>
    <w:p w14:paraId="31721F35" w14:textId="082F70EB" w:rsidR="005B53EE" w:rsidRDefault="00726C06" w:rsidP="00F9389F">
      <w:pPr>
        <w:spacing w:before="49" w:line="100" w:lineRule="exact"/>
        <w:ind w:left="1485" w:right="-35"/>
        <w:rPr>
          <w:rFonts w:ascii="Arial" w:eastAsia="Arial" w:hAnsi="Arial" w:cs="Arial"/>
          <w:sz w:val="10"/>
          <w:szCs w:val="10"/>
        </w:rPr>
      </w:pPr>
      <w:r>
        <w:rPr>
          <w:noProof/>
        </w:rPr>
        <w:lastRenderedPageBreak/>
        <mc:AlternateContent>
          <mc:Choice Requires="wps">
            <w:drawing>
              <wp:anchor distT="0" distB="0" distL="114300" distR="114300" simplePos="0" relativeHeight="503314307" behindDoc="1" locked="0" layoutInCell="1" allowOverlap="1" wp14:anchorId="6787E8FE" wp14:editId="0DF4ECDC">
                <wp:simplePos x="0" y="0"/>
                <wp:positionH relativeFrom="page">
                  <wp:posOffset>1544955</wp:posOffset>
                </wp:positionH>
                <wp:positionV relativeFrom="paragraph">
                  <wp:posOffset>438785</wp:posOffset>
                </wp:positionV>
                <wp:extent cx="153670" cy="727710"/>
                <wp:effectExtent l="1905" t="0" r="0" b="0"/>
                <wp:wrapNone/>
                <wp:docPr id="8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73DE" w14:textId="77777777" w:rsidR="000B0C38" w:rsidRDefault="000B0C38">
                            <w:pPr>
                              <w:spacing w:before="9" w:line="100" w:lineRule="exact"/>
                              <w:ind w:left="288" w:right="288"/>
                              <w:jc w:val="center"/>
                              <w:rPr>
                                <w:rFonts w:ascii="Arial" w:eastAsia="Arial" w:hAnsi="Arial" w:cs="Arial"/>
                                <w:sz w:val="11"/>
                                <w:szCs w:val="11"/>
                              </w:rPr>
                            </w:pPr>
                            <w:r>
                              <w:rPr>
                                <w:rFonts w:ascii="Arial" w:eastAsia="Arial" w:hAnsi="Arial" w:cs="Arial"/>
                                <w:w w:val="103"/>
                                <w:position w:val="-1"/>
                                <w:sz w:val="11"/>
                                <w:szCs w:val="11"/>
                              </w:rPr>
                              <w:t>Response</w:t>
                            </w:r>
                          </w:p>
                          <w:p w14:paraId="35BFE869" w14:textId="77777777" w:rsidR="000B0C38" w:rsidRDefault="000B0C38">
                            <w:pPr>
                              <w:spacing w:line="80" w:lineRule="exact"/>
                              <w:ind w:left="-8" w:right="-8"/>
                              <w:jc w:val="center"/>
                              <w:rPr>
                                <w:rFonts w:ascii="Arial" w:eastAsia="Arial" w:hAnsi="Arial" w:cs="Arial"/>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87E8FE" id="Text Box 74" o:spid="_x0000_s1069" type="#_x0000_t202" style="position:absolute;left:0;text-align:left;margin-left:121.65pt;margin-top:34.55pt;width:12.1pt;height:57.3pt;z-index:-21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" filled="f" stroked="f">
                <v:textbox style="layout-flow:vertical;mso-layout-flow-alt:bottom-to-top" inset="0,0,0,0">
                  <w:txbxContent>
                    <w:p w14:paraId="2D4E73DE" w14:textId="77777777" w:rsidR="00F9389F" w:rsidRDefault="00F9389F">
                      <w:pPr>
                        <w:spacing w:before="9" w:line="100" w:lineRule="exact"/>
                        <w:ind w:left="288" w:right="288"/>
                        <w:jc w:val="center"/>
                        <w:rPr>
                          <w:rFonts w:ascii="Arial" w:eastAsia="Arial" w:hAnsi="Arial" w:cs="Arial"/>
                          <w:sz w:val="11"/>
                          <w:szCs w:val="11"/>
                        </w:rPr>
                      </w:pPr>
                      <w:r>
                        <w:rPr>
                          <w:rFonts w:ascii="Arial" w:eastAsia="Arial" w:hAnsi="Arial" w:cs="Arial"/>
                          <w:w w:val="103"/>
                          <w:position w:val="-1"/>
                          <w:sz w:val="11"/>
                          <w:szCs w:val="11"/>
                        </w:rPr>
                        <w:t>Response</w:t>
                      </w:r>
                    </w:p>
                    <w:p w14:paraId="35BFE869" w14:textId="77777777" w:rsidR="00F9389F" w:rsidRDefault="00F9389F">
                      <w:pPr>
                        <w:spacing w:line="80" w:lineRule="exact"/>
                        <w:ind w:left="-8" w:right="-8"/>
                        <w:jc w:val="center"/>
                        <w:rPr>
                          <w:rFonts w:ascii="Arial" w:eastAsia="Arial" w:hAnsi="Arial" w:cs="Arial"/>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v:textbox>
                <w10:wrap anchorx="page"/>
              </v:shape>
            </w:pict>
          </mc:Fallback>
        </mc:AlternateContent>
      </w:r>
      <w:r w:rsidR="00F5753A">
        <w:rPr>
          <w:rFonts w:ascii="Arial" w:eastAsia="Arial" w:hAnsi="Arial" w:cs="Arial"/>
          <w:sz w:val="10"/>
          <w:szCs w:val="10"/>
        </w:rPr>
        <w:t>a)</w:t>
      </w:r>
      <w:r w:rsidR="00F5753A">
        <w:rPr>
          <w:rFonts w:ascii="Arial" w:eastAsia="Arial" w:hAnsi="Arial" w:cs="Arial"/>
          <w:spacing w:val="3"/>
          <w:sz w:val="10"/>
          <w:szCs w:val="10"/>
        </w:rPr>
        <w:t xml:space="preserve"> </w:t>
      </w:r>
      <w:r w:rsidR="00F5753A">
        <w:rPr>
          <w:rFonts w:ascii="Arial" w:eastAsia="Arial" w:hAnsi="Arial" w:cs="Arial"/>
          <w:sz w:val="10"/>
          <w:szCs w:val="10"/>
        </w:rPr>
        <w:t>Temperature</w:t>
      </w:r>
      <w:r w:rsidR="00F5753A">
        <w:rPr>
          <w:rFonts w:ascii="Arial" w:eastAsia="Arial" w:hAnsi="Arial" w:cs="Arial"/>
          <w:spacing w:val="12"/>
          <w:sz w:val="10"/>
          <w:szCs w:val="10"/>
        </w:rPr>
        <w:t xml:space="preserve"> </w:t>
      </w:r>
      <w:r w:rsidR="00F5753A">
        <w:rPr>
          <w:rFonts w:ascii="Arial" w:eastAsia="Arial" w:hAnsi="Arial" w:cs="Arial"/>
          <w:sz w:val="10"/>
          <w:szCs w:val="10"/>
        </w:rPr>
        <w:t>only</w:t>
      </w:r>
      <w:r w:rsidR="00F5753A">
        <w:rPr>
          <w:rFonts w:ascii="Arial" w:eastAsia="Arial" w:hAnsi="Arial" w:cs="Arial"/>
          <w:spacing w:val="5"/>
          <w:sz w:val="10"/>
          <w:szCs w:val="10"/>
        </w:rPr>
        <w:t xml:space="preserve"> </w:t>
      </w:r>
      <w:r w:rsidR="00F5753A">
        <w:rPr>
          <w:rFonts w:ascii="Arial" w:eastAsia="Arial" w:hAnsi="Arial" w:cs="Arial"/>
          <w:w w:val="102"/>
          <w:sz w:val="10"/>
          <w:szCs w:val="10"/>
        </w:rPr>
        <w:t>response</w:t>
      </w:r>
    </w:p>
    <w:p w14:paraId="0224009C" w14:textId="77777777" w:rsidR="005B53EE" w:rsidRDefault="00F5753A" w:rsidP="00F9389F">
      <w:pPr>
        <w:spacing w:before="49" w:line="100" w:lineRule="exact"/>
        <w:ind w:right="-35"/>
        <w:rPr>
          <w:rFonts w:ascii="Arial" w:eastAsia="Arial" w:hAnsi="Arial" w:cs="Arial"/>
          <w:sz w:val="10"/>
          <w:szCs w:val="10"/>
        </w:rPr>
      </w:pPr>
      <w:r>
        <w:br w:type="column"/>
      </w:r>
      <w:r>
        <w:rPr>
          <w:rFonts w:ascii="Arial" w:eastAsia="Arial" w:hAnsi="Arial" w:cs="Arial"/>
          <w:sz w:val="10"/>
          <w:szCs w:val="10"/>
        </w:rPr>
        <w:lastRenderedPageBreak/>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3A3817AC" w14:textId="77777777" w:rsidR="005B53EE" w:rsidRDefault="00F5753A" w:rsidP="00F9389F">
      <w:pPr>
        <w:spacing w:before="49" w:line="100" w:lineRule="exact"/>
        <w:rPr>
          <w:rFonts w:ascii="Arial" w:eastAsia="Arial" w:hAnsi="Arial" w:cs="Arial"/>
          <w:sz w:val="10"/>
          <w:szCs w:val="10"/>
        </w:rPr>
        <w:sectPr w:rsidR="005B53EE">
          <w:type w:val="continuous"/>
          <w:pgSz w:w="12240" w:h="15840"/>
          <w:pgMar w:top="1480" w:right="1300" w:bottom="280" w:left="1300" w:header="720" w:footer="720" w:gutter="0"/>
          <w:cols w:num="3" w:space="720" w:equalWidth="0">
            <w:col w:w="2860" w:space="862"/>
            <w:col w:w="1307" w:space="828"/>
            <w:col w:w="3783"/>
          </w:cols>
        </w:sectPr>
      </w:pPr>
      <w:r>
        <w:br w:type="column"/>
      </w:r>
      <w:r>
        <w:rPr>
          <w:rFonts w:ascii="Arial" w:eastAsia="Arial" w:hAnsi="Arial" w:cs="Arial"/>
          <w:sz w:val="10"/>
          <w:szCs w:val="10"/>
        </w:rPr>
        <w:lastRenderedPageBreak/>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14F0E167" w14:textId="77777777" w:rsidR="005B53EE" w:rsidRDefault="005B53EE" w:rsidP="00F9389F">
      <w:pPr>
        <w:spacing w:before="1" w:line="160" w:lineRule="exact"/>
        <w:rPr>
          <w:sz w:val="16"/>
          <w:szCs w:val="16"/>
        </w:rPr>
      </w:pPr>
    </w:p>
    <w:p w14:paraId="7803F492" w14:textId="0EF0D240" w:rsidR="005B53EE" w:rsidRDefault="00726C06" w:rsidP="00F9389F">
      <w:pPr>
        <w:ind w:right="2103"/>
        <w:rPr>
          <w:rFonts w:ascii="Arial" w:eastAsia="Arial" w:hAnsi="Arial" w:cs="Arial"/>
          <w:sz w:val="7"/>
          <w:szCs w:val="7"/>
        </w:rPr>
      </w:pPr>
      <w:r>
        <w:rPr>
          <w:noProof/>
        </w:rPr>
        <mc:AlternateContent>
          <mc:Choice Requires="wpg">
            <w:drawing>
              <wp:anchor distT="0" distB="0" distL="114300" distR="114300" simplePos="0" relativeHeight="503314300" behindDoc="1" locked="0" layoutInCell="1" allowOverlap="1" wp14:anchorId="640257E0" wp14:editId="0986AEE9">
                <wp:simplePos x="0" y="0"/>
                <wp:positionH relativeFrom="page">
                  <wp:posOffset>4607560</wp:posOffset>
                </wp:positionH>
                <wp:positionV relativeFrom="paragraph">
                  <wp:posOffset>6350</wp:posOffset>
                </wp:positionV>
                <wp:extent cx="887730" cy="1179195"/>
                <wp:effectExtent l="0" t="257810" r="4620260" b="20320"/>
                <wp:wrapNone/>
                <wp:docPr id="6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9195"/>
                          <a:chOff x="7257" y="11"/>
                          <a:chExt cx="1398" cy="1858"/>
                        </a:xfrm>
                      </wpg:grpSpPr>
                      <wps:wsp>
                        <wps:cNvPr id="66" name="Freeform 73"/>
                        <wps:cNvSpPr>
                          <a:spLocks noEditPoints="1"/>
                        </wps:cNvSpPr>
                        <wps:spPr bwMode="auto">
                          <a:xfrm>
                            <a:off x="14624" y="1028"/>
                            <a:ext cx="1288" cy="769"/>
                          </a:xfrm>
                          <a:custGeom>
                            <a:avLst/>
                            <a:gdLst>
                              <a:gd name="T0" fmla="+- 0 7312 7312"/>
                              <a:gd name="T1" fmla="*/ T0 w 1288"/>
                              <a:gd name="T2" fmla="+- 0 1284 514"/>
                              <a:gd name="T3" fmla="*/ 1284 h 770"/>
                              <a:gd name="T4" fmla="+- 0 7455 7312"/>
                              <a:gd name="T5" fmla="*/ T4 w 1288"/>
                              <a:gd name="T6" fmla="+- 0 1199 514"/>
                              <a:gd name="T7" fmla="*/ 1199 h 770"/>
                              <a:gd name="T8" fmla="+- 0 7598 7312"/>
                              <a:gd name="T9" fmla="*/ T8 w 1288"/>
                              <a:gd name="T10" fmla="+- 0 1113 514"/>
                              <a:gd name="T11" fmla="*/ 1113 h 770"/>
                              <a:gd name="T12" fmla="+- 0 7741 7312"/>
                              <a:gd name="T13" fmla="*/ T12 w 1288"/>
                              <a:gd name="T14" fmla="+- 0 1028 514"/>
                              <a:gd name="T15" fmla="*/ 1028 h 770"/>
                              <a:gd name="T16" fmla="+- 0 7884 7312"/>
                              <a:gd name="T17" fmla="*/ T16 w 1288"/>
                              <a:gd name="T18" fmla="+- 0 942 514"/>
                              <a:gd name="T19" fmla="*/ 942 h 770"/>
                              <a:gd name="T20" fmla="+- 0 8027 7312"/>
                              <a:gd name="T21" fmla="*/ T20 w 1288"/>
                              <a:gd name="T22" fmla="+- 0 856 514"/>
                              <a:gd name="T23" fmla="*/ 856 h 770"/>
                              <a:gd name="T24" fmla="+- 0 8170 7312"/>
                              <a:gd name="T25" fmla="*/ T24 w 1288"/>
                              <a:gd name="T26" fmla="+- 0 770 514"/>
                              <a:gd name="T27" fmla="*/ 770 h 770"/>
                              <a:gd name="T28" fmla="+- 0 8313 7312"/>
                              <a:gd name="T29" fmla="*/ T28 w 1288"/>
                              <a:gd name="T30" fmla="+- 0 685 514"/>
                              <a:gd name="T31" fmla="*/ 685 h 770"/>
                              <a:gd name="T32" fmla="+- 0 8457 7312"/>
                              <a:gd name="T33" fmla="*/ T32 w 1288"/>
                              <a:gd name="T34" fmla="+- 0 599 514"/>
                              <a:gd name="T35" fmla="*/ 599 h 770"/>
                              <a:gd name="T36" fmla="+- 0 8600 7312"/>
                              <a:gd name="T37" fmla="*/ T36 w 1288"/>
                              <a:gd name="T38" fmla="+- 0 514 514"/>
                              <a:gd name="T39" fmla="*/ 514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6" y="599"/>
                                </a:lnTo>
                                <a:lnTo>
                                  <a:pt x="429" y="514"/>
                                </a:lnTo>
                                <a:lnTo>
                                  <a:pt x="572" y="428"/>
                                </a:lnTo>
                                <a:lnTo>
                                  <a:pt x="715" y="342"/>
                                </a:lnTo>
                                <a:lnTo>
                                  <a:pt x="858" y="256"/>
                                </a:lnTo>
                                <a:lnTo>
                                  <a:pt x="1001" y="171"/>
                                </a:lnTo>
                                <a:lnTo>
                                  <a:pt x="1145" y="85"/>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2"/>
                        <wps:cNvSpPr>
                          <a:spLocks noEditPoints="1"/>
                        </wps:cNvSpPr>
                        <wps:spPr bwMode="auto">
                          <a:xfrm>
                            <a:off x="14520" y="36"/>
                            <a:ext cx="1391" cy="1847"/>
                          </a:xfrm>
                          <a:custGeom>
                            <a:avLst/>
                            <a:gdLst>
                              <a:gd name="T0" fmla="+- 0 7260 7260"/>
                              <a:gd name="T1" fmla="*/ T0 w 1391"/>
                              <a:gd name="T2" fmla="+- 0 18 18"/>
                              <a:gd name="T3" fmla="*/ 18 h 1847"/>
                              <a:gd name="T4" fmla="+- 0 7260 7260"/>
                              <a:gd name="T5" fmla="*/ T4 w 1391"/>
                              <a:gd name="T6" fmla="+- 0 1865 18"/>
                              <a:gd name="T7" fmla="*/ 1865 h 1847"/>
                              <a:gd name="T8" fmla="+- 0 8651 7260"/>
                              <a:gd name="T9" fmla="*/ T8 w 1391"/>
                              <a:gd name="T10" fmla="+- 0 1865 18"/>
                              <a:gd name="T11" fmla="*/ 1865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1"/>
                        <wps:cNvSpPr>
                          <a:spLocks noEditPoints="1"/>
                        </wps:cNvSpPr>
                        <wps:spPr bwMode="auto">
                          <a:xfrm>
                            <a:off x="14624" y="258"/>
                            <a:ext cx="1288" cy="1154"/>
                          </a:xfrm>
                          <a:custGeom>
                            <a:avLst/>
                            <a:gdLst>
                              <a:gd name="T0" fmla="+- 0 7312 7312"/>
                              <a:gd name="T1" fmla="*/ T0 w 1288"/>
                              <a:gd name="T2" fmla="+- 0 1283 129"/>
                              <a:gd name="T3" fmla="*/ 1283 h 1154"/>
                              <a:gd name="T4" fmla="+- 0 7455 7312"/>
                              <a:gd name="T5" fmla="*/ T4 w 1288"/>
                              <a:gd name="T6" fmla="+- 0 1155 129"/>
                              <a:gd name="T7" fmla="*/ 1155 h 1154"/>
                              <a:gd name="T8" fmla="+- 0 7598 7312"/>
                              <a:gd name="T9" fmla="*/ T8 w 1288"/>
                              <a:gd name="T10" fmla="+- 0 1027 129"/>
                              <a:gd name="T11" fmla="*/ 1027 h 1154"/>
                              <a:gd name="T12" fmla="+- 0 7741 7312"/>
                              <a:gd name="T13" fmla="*/ T12 w 1288"/>
                              <a:gd name="T14" fmla="+- 0 899 129"/>
                              <a:gd name="T15" fmla="*/ 899 h 1154"/>
                              <a:gd name="T16" fmla="+- 0 7884 7312"/>
                              <a:gd name="T17" fmla="*/ T16 w 1288"/>
                              <a:gd name="T18" fmla="+- 0 770 129"/>
                              <a:gd name="T19" fmla="*/ 770 h 1154"/>
                              <a:gd name="T20" fmla="+- 0 8027 7312"/>
                              <a:gd name="T21" fmla="*/ T20 w 1288"/>
                              <a:gd name="T22" fmla="+- 0 642 129"/>
                              <a:gd name="T23" fmla="*/ 642 h 1154"/>
                              <a:gd name="T24" fmla="+- 0 8170 7312"/>
                              <a:gd name="T25" fmla="*/ T24 w 1288"/>
                              <a:gd name="T26" fmla="+- 0 514 129"/>
                              <a:gd name="T27" fmla="*/ 514 h 1154"/>
                              <a:gd name="T28" fmla="+- 0 8313 7312"/>
                              <a:gd name="T29" fmla="*/ T28 w 1288"/>
                              <a:gd name="T30" fmla="+- 0 385 129"/>
                              <a:gd name="T31" fmla="*/ 385 h 1154"/>
                              <a:gd name="T32" fmla="+- 0 8457 7312"/>
                              <a:gd name="T33" fmla="*/ T32 w 1288"/>
                              <a:gd name="T34" fmla="+- 0 257 129"/>
                              <a:gd name="T35" fmla="*/ 257 h 1154"/>
                              <a:gd name="T36" fmla="+- 0 8600 7312"/>
                              <a:gd name="T37" fmla="*/ T36 w 1288"/>
                              <a:gd name="T38" fmla="+- 0 129 129"/>
                              <a:gd name="T39" fmla="*/ 129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1154">
                                <a:moveTo>
                                  <a:pt x="0" y="1154"/>
                                </a:moveTo>
                                <a:lnTo>
                                  <a:pt x="143" y="1026"/>
                                </a:lnTo>
                                <a:lnTo>
                                  <a:pt x="286" y="898"/>
                                </a:lnTo>
                                <a:lnTo>
                                  <a:pt x="429" y="770"/>
                                </a:lnTo>
                                <a:lnTo>
                                  <a:pt x="572" y="641"/>
                                </a:lnTo>
                                <a:lnTo>
                                  <a:pt x="715" y="513"/>
                                </a:lnTo>
                                <a:lnTo>
                                  <a:pt x="858" y="385"/>
                                </a:lnTo>
                                <a:lnTo>
                                  <a:pt x="1001" y="256"/>
                                </a:lnTo>
                                <a:lnTo>
                                  <a:pt x="1145" y="128"/>
                                </a:lnTo>
                                <a:lnTo>
                                  <a:pt x="1288" y="0"/>
                                </a:lnTo>
                              </a:path>
                            </a:pathLst>
                          </a:custGeom>
                          <a:noFill/>
                          <a:ln w="452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0"/>
                        <wps:cNvSpPr>
                          <a:spLocks noEditPoints="1"/>
                        </wps:cNvSpPr>
                        <wps:spPr bwMode="auto">
                          <a:xfrm>
                            <a:off x="14624" y="677"/>
                            <a:ext cx="143" cy="213"/>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69"/>
                        <wps:cNvSpPr>
                          <a:spLocks noEditPoints="1"/>
                        </wps:cNvSpPr>
                        <wps:spPr bwMode="auto">
                          <a:xfrm>
                            <a:off x="14624" y="677"/>
                            <a:ext cx="143" cy="213"/>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8"/>
                        <wps:cNvSpPr>
                          <a:spLocks noEditPoints="1"/>
                        </wps:cNvSpPr>
                        <wps:spPr bwMode="auto">
                          <a:xfrm>
                            <a:off x="14767" y="463"/>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7"/>
                        <wps:cNvSpPr>
                          <a:spLocks noEditPoints="1"/>
                        </wps:cNvSpPr>
                        <wps:spPr bwMode="auto">
                          <a:xfrm>
                            <a:off x="14767" y="463"/>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6"/>
                        <wps:cNvSpPr>
                          <a:spLocks noEditPoints="1"/>
                        </wps:cNvSpPr>
                        <wps:spPr bwMode="auto">
                          <a:xfrm>
                            <a:off x="14910" y="249"/>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5"/>
                        <wps:cNvSpPr>
                          <a:spLocks noEditPoints="1"/>
                        </wps:cNvSpPr>
                        <wps:spPr bwMode="auto">
                          <a:xfrm>
                            <a:off x="14910" y="249"/>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4"/>
                        <wps:cNvSpPr>
                          <a:spLocks noEditPoints="1"/>
                        </wps:cNvSpPr>
                        <wps:spPr bwMode="auto">
                          <a:xfrm>
                            <a:off x="15053" y="35"/>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3"/>
                        <wps:cNvSpPr>
                          <a:spLocks noEditPoints="1"/>
                        </wps:cNvSpPr>
                        <wps:spPr bwMode="auto">
                          <a:xfrm>
                            <a:off x="15053" y="35"/>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2"/>
                        <wps:cNvSpPr>
                          <a:spLocks noEditPoints="1"/>
                        </wps:cNvSpPr>
                        <wps:spPr bwMode="auto">
                          <a:xfrm>
                            <a:off x="15196" y="-179"/>
                            <a:ext cx="143" cy="214"/>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1"/>
                        <wps:cNvSpPr>
                          <a:spLocks noEditPoints="1"/>
                        </wps:cNvSpPr>
                        <wps:spPr bwMode="auto">
                          <a:xfrm>
                            <a:off x="15196" y="-179"/>
                            <a:ext cx="143" cy="214"/>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60"/>
                        <wps:cNvSpPr>
                          <a:spLocks noEditPoints="1"/>
                        </wps:cNvSpPr>
                        <wps:spPr bwMode="auto">
                          <a:xfrm>
                            <a:off x="15339" y="-375"/>
                            <a:ext cx="132" cy="196"/>
                          </a:xfrm>
                          <a:custGeom>
                            <a:avLst/>
                            <a:gdLst>
                              <a:gd name="T0" fmla="+- 0 8434 7312"/>
                              <a:gd name="T1" fmla="*/ T0 w 1122"/>
                              <a:gd name="T2" fmla="+- 0 -393 -393"/>
                              <a:gd name="T3" fmla="*/ -393 h 1676"/>
                              <a:gd name="T4" fmla="+- 0 7312 7312"/>
                              <a:gd name="T5" fmla="*/ T4 w 1122"/>
                              <a:gd name="T6" fmla="+- 0 1283 -393"/>
                              <a:gd name="T7" fmla="*/ 1283 h 1676"/>
                            </a:gdLst>
                            <a:ahLst/>
                            <a:cxnLst>
                              <a:cxn ang="0">
                                <a:pos x="T1" y="T3"/>
                              </a:cxn>
                              <a:cxn ang="0">
                                <a:pos x="T5" y="T7"/>
                              </a:cxn>
                            </a:cxnLst>
                            <a:rect l="0" t="0" r="r" b="b"/>
                            <a:pathLst>
                              <a:path w="1122" h="1676">
                                <a:moveTo>
                                  <a:pt x="1122" y="0"/>
                                </a:moveTo>
                                <a:lnTo>
                                  <a:pt x="0" y="1676"/>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59"/>
                        <wps:cNvSpPr>
                          <a:spLocks noEditPoints="1"/>
                        </wps:cNvSpPr>
                        <wps:spPr bwMode="auto">
                          <a:xfrm>
                            <a:off x="15339" y="-375"/>
                            <a:ext cx="132" cy="196"/>
                          </a:xfrm>
                          <a:custGeom>
                            <a:avLst/>
                            <a:gdLst>
                              <a:gd name="T0" fmla="+- 0 7312 7312"/>
                              <a:gd name="T1" fmla="*/ T0 w 1122"/>
                              <a:gd name="T2" fmla="+- 0 1283 -393"/>
                              <a:gd name="T3" fmla="*/ 1283 h 1676"/>
                              <a:gd name="T4" fmla="+- 0 8434 7312"/>
                              <a:gd name="T5" fmla="*/ T4 w 1122"/>
                              <a:gd name="T6" fmla="+- 0 -393 -393"/>
                              <a:gd name="T7" fmla="*/ -393 h 1676"/>
                            </a:gdLst>
                            <a:ahLst/>
                            <a:cxnLst>
                              <a:cxn ang="0">
                                <a:pos x="T1" y="T3"/>
                              </a:cxn>
                              <a:cxn ang="0">
                                <a:pos x="T5" y="T7"/>
                              </a:cxn>
                            </a:cxnLst>
                            <a:rect l="0" t="0" r="r" b="b"/>
                            <a:pathLst>
                              <a:path w="1122" h="1676">
                                <a:moveTo>
                                  <a:pt x="0" y="1676"/>
                                </a:moveTo>
                                <a:lnTo>
                                  <a:pt x="1122"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3A349A4" id="Group 58" o:spid="_x0000_s1026" style="position:absolute;margin-left:362.8pt;margin-top:.5pt;width:69.9pt;height:92.85pt;z-index:-2180;mso-position-horizontal-relative:page" coordorigin="7257,11" coordsize="1398,1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">
                <v:shape id="Freeform 73" o:spid="_x0000_s1027" style="position:absolute;left:14624;top:1028;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YV+MIA&#10;AADbAAAADwAAAGRycy9kb3ducmV2LnhtbESPQYvCMBSE7wv+h/CEvSya6iFINYqKBS/Lsip4fTTP&#10;Nti8lCZb6783Cwt7HGbmG2a1GVwjeuqC9axhNs1AEJfeWK40XM7FZAEiRGSDjWfS8KQAm/XobYW5&#10;8Q/+pv4UK5EgHHLUUMfY5lKGsiaHYepb4uTdfOcwJtlV0nT4SHDXyHmWKenQclqosaV9TeX99OM0&#10;xP2nPdprYXC+yz6+ZK8Wh0Jp/T4etksQkYb4H/5rH40GpeD3S/oB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hX4wgAAANsAAAAPAAAAAAAAAAAAAAAAAJgCAABkcnMvZG93&#10;bnJldi54bWxQSwUGAAAAAAQABAD1AAAAhwMAAAAA&#10;" path="m,770l143,685,286,599,429,514,572,428,715,342,858,256r143,-85l1145,85,1288,e" filled="f" strokeweight=".1257mm">
                  <v:stroke dashstyle="longDash"/>
                  <v:path arrowok="t" o:connecttype="custom" o:connectlocs="0,1282;143,1197;286,1112;429,1027;572,941;715,855;858,769;1001,684;1145,598;1288,513" o:connectangles="0,0,0,0,0,0,0,0,0,0"/>
                  <o:lock v:ext="edit" verticies="t"/>
                </v:shape>
                <v:shape id="Freeform 72" o:spid="_x0000_s1028" style="position:absolute;left:14520;top:36;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PlMQA&#10;AADbAAAADwAAAGRycy9kb3ducmV2LnhtbESPS2/CMBCE75X4D9Yi9VacUsQjxSCKAPUABx69r+Jt&#10;EmGvQ+wm4d/jSpV6HM3MN5r5srNGNFT70rGC10ECgjhzuuRcweW8fZmC8AFZo3FMCu7kYbnoPc0x&#10;1a7lIzWnkIsIYZ+igiKEKpXSZwVZ9ANXEUfv29UWQ5R1LnWNbYRbI4dJMpYWS44LBVa0Lii7nn6s&#10;Atttvm7rIY0O7X5nrslHM3szjVLP/W71DiJQF/7Df+1PrWA8gd8v8Q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DD5TEAAAA2wAAAA8AAAAAAAAAAAAAAAAAmAIAAGRycy9k&#10;b3ducmV2LnhtbFBLBQYAAAAABAAEAPUAAACJAwAAAAA=&#10;" path="m,l,1847r1391,e" filled="f" strokeweight=".1257mm">
                  <v:path arrowok="t" o:connecttype="custom" o:connectlocs="0,18;0,1865;1391,1865" o:connectangles="0,0,0"/>
                  <o:lock v:ext="edit" verticies="t"/>
                </v:shape>
                <v:shape id="Freeform 71" o:spid="_x0000_s1029" style="position:absolute;left:14624;top:258;width:1288;height:1154;visibility:visible;mso-wrap-style:square;v-text-anchor:top" coordsize="1288,1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8AA&#10;AADbAAAADwAAAGRycy9kb3ducmV2LnhtbERPzU7CQBC+m/AOmzHhYmQLBzSFLTFECHqz+ABjd2ib&#10;dmfr7gLl7ZmDiccv3/96M7peXSjE1rOB+SwDRVx523Jt4Pu4e34FFROyxd4zGbhRhE0xeVhjbv2V&#10;v+hSplpJCMccDTQpDbnWsWrIYZz5gVi4kw8Ok8BQaxvwKuGu14ssW2qHLUtDgwNtG6q68uyktzzs&#10;/Xvvf58W+8/uBz9CyMYXY6aP49sKVKIx/Yv/3AdrYClj5Yv8AF3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4e8AAAADbAAAADwAAAAAAAAAAAAAAAACYAgAAZHJzL2Rvd25y&#10;ZXYueG1sUEsFBgAAAAAEAAQA9QAAAIUDAAAAAA==&#10;" path="m,1154l143,1026,286,898,429,770,572,641,715,513,858,385,1001,256,1145,128,1288,e" filled="f" strokeweight=".1257mm">
                  <v:stroke dashstyle="dash"/>
                  <v:path arrowok="t" o:connecttype="custom" o:connectlocs="0,1283;143,1155;286,1027;429,899;572,770;715,642;858,514;1001,385;1145,257;1288,129" o:connectangles="0,0,0,0,0,0,0,0,0,0"/>
                  <o:lock v:ext="edit" verticies="t"/>
                </v:shape>
                <v:shape id="Freeform 70" o:spid="_x0000_s1030" style="position:absolute;left:14624;top:677;width:143;height:213;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kwcQA&#10;AADbAAAADwAAAGRycy9kb3ducmV2LnhtbESPT2sCMRTE7wW/Q3iCt5pVZKurUUQoeLAUVw8en5u3&#10;f3DzsiSpbvvpm0LB4zAzv2FWm9604k7ON5YVTMYJCOLC6oYrBefT++schA/IGlvLpOCbPGzWg5cV&#10;Zto++Ej3PFQiQthnqKAOocuk9EVNBv3YdsTRK60zGKJ0ldQOHxFuWjlNklQabDgu1NjRrqbiln8Z&#10;BQc3y9/m5XV7+jBdejyX4fPnopUaDfvtEkSgPjzD/+29VpAu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pMHEAAAA2wAAAA8AAAAAAAAAAAAAAAAAmAIAAGRycy9k&#10;b3ducmV2LnhtbFBLBQYAAAAABAAEAPUAAACJAwAAAAA=&#10;" path="m1122,l,1676e" filled="f" strokeweight=".25136mm">
                  <v:path arrowok="t" o:connecttype="custom" o:connectlocs="143,-50;0,163" o:connectangles="0,0"/>
                  <o:lock v:ext="edit" verticies="t"/>
                </v:shape>
                <v:shape id="Freeform 69" o:spid="_x0000_s1031" style="position:absolute;left:14624;top:677;width:143;height:213;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bgcIA&#10;AADbAAAADwAAAGRycy9kb3ducmV2LnhtbERPu2rDMBTdC/0HcQPZGjmh2MGNEkIhkKGl2M7Q8da6&#10;flDrykhK7PTrq6HQ8XDeu8NsBnEj53vLCtarBARxbXXPrYJLdXragvABWeNgmRTcycNh//iww1zb&#10;iQu6laEVMYR9jgq6EMZcSl93ZNCv7EgcucY6gyFC10rtcIrhZpCbJEmlwZ5jQ4cjvXZUf5dXo+DN&#10;PZfZtvk6Vu9mTItLEz5+PrVSy8V8fAERaA7/4j/3WSvI4vr4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JuBwgAAANsAAAAPAAAAAAAAAAAAAAAAAJgCAABkcnMvZG93&#10;bnJldi54bWxQSwUGAAAAAAQABAD1AAAAhwMAAAAA&#10;" path="m,1676l1122,e" filled="f" strokeweight=".25136mm">
                  <v:path arrowok="t" o:connecttype="custom" o:connectlocs="0,163;143,-50" o:connectangles="0,0"/>
                  <o:lock v:ext="edit" verticies="t"/>
                </v:shape>
                <v:shape id="Freeform 68" o:spid="_x0000_s1032" style="position:absolute;left:14767;top:463;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GsMA&#10;AADbAAAADwAAAGRycy9kb3ducmV2LnhtbESPzYoCMRCE74LvEFrYm2aURWU0iiws7GEXcfTgsZ30&#10;/OCkMyRRZ316Iwgei6r6ilquO9OIKzlfW1YwHiUgiHOray4VHPbfwzkIH5A1NpZJwT95WK/6vSWm&#10;2t54R9cslCJC2KeooAqhTaX0eUUG/ci2xNErrDMYonSl1A5vEW4aOUmSqTRYc1yosKWvivJzdjEK&#10;ft1nNpsXp83+z7TT3aEI2/tRK/Ux6DYLEIG68A6/2j9awWwMzy/xB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g+GsMAAADbAAAADwAAAAAAAAAAAAAAAACYAgAAZHJzL2Rv&#10;d25yZXYueG1sUEsFBgAAAAAEAAQA9QAAAIgDAAAAAA==&#10;" path="m1122,l,1676e" filled="f" strokeweight=".25136mm">
                  <v:path arrowok="t" o:connecttype="custom" o:connectlocs="143,-50;0,164" o:connectangles="0,0"/>
                  <o:lock v:ext="edit" verticies="t"/>
                </v:shape>
                <v:shape id="Freeform 67" o:spid="_x0000_s1033" style="position:absolute;left:14767;top:463;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gbcMA&#10;AADbAAAADwAAAGRycy9kb3ducmV2LnhtbESPzYoCMRCE78K+Q2jBm2YUURmNIgvCHlYWRw8e20nP&#10;D046QxJ19OnNwsIei6r6ilptOtOIOzlfW1YwHiUgiHOray4VnI674QKED8gaG8uk4EkeNuuP3gpT&#10;bR98oHsWShEh7FNUUIXQplL6vCKDfmRb4ugV1hkMUbpSaoePCDeNnCTJTBqsOS5U2NJnRfk1uxkF&#10;326azRfFZXvcm3Z2OBXh53XWSg363XYJIlAX/sN/7S+tYD6B3y/xB8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qgbcMAAADbAAAADwAAAAAAAAAAAAAAAACYAgAAZHJzL2Rv&#10;d25yZXYueG1sUEsFBgAAAAAEAAQA9QAAAIgDAAAAAA==&#10;" path="m,1676l1122,e" filled="f" strokeweight=".25136mm">
                  <v:path arrowok="t" o:connecttype="custom" o:connectlocs="0,164;143,-50" o:connectangles="0,0"/>
                  <o:lock v:ext="edit" verticies="t"/>
                </v:shape>
                <v:shape id="Freeform 66" o:spid="_x0000_s1034" style="position:absolute;left:14910;top:24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F9sUA&#10;AADbAAAADwAAAGRycy9kb3ducmV2LnhtbESPT2sCMRTE7wW/Q3iCt5qtFpXtZkWEggdLcfXQ4+vm&#10;7R+6eVmSVFc/fSMIPQ4z8xsmWw+mE2dyvrWs4GWagCAurW65VnA6vj+vQPiArLGzTAqu5GGdj54y&#10;TLW98IHORahFhLBPUUETQp9K6cuGDPqp7YmjV1lnMETpaqkdXiLcdHKWJAtpsOW40GBP24bKn+LX&#10;KNi712K5qr43xw/TLw6nKnzevrRSk/GweQMRaAj/4Ud7pxUs5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gX2xQAAANsAAAAPAAAAAAAAAAAAAAAAAJgCAABkcnMv&#10;ZG93bnJldi54bWxQSwUGAAAAAAQABAD1AAAAigMAAAAA&#10;" path="m1122,l,1676e" filled="f" strokeweight=".25136mm">
                  <v:path arrowok="t" o:connecttype="custom" o:connectlocs="143,-50;0,164" o:connectangles="0,0"/>
                  <o:lock v:ext="edit" verticies="t"/>
                </v:shape>
                <v:shape id="Freeform 65" o:spid="_x0000_s1035" style="position:absolute;left:14910;top:24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gsMA&#10;AADbAAAADwAAAGRycy9kb3ducmV2LnhtbESPzYoCMRCE78K+Q2hhb5pRRGU0iiwIHlYWRw8e20nP&#10;D046QxJ19OnNwsIei6r6ilquO9OIOzlfW1YwGiYgiHOray4VnI7bwRyED8gaG8uk4Eke1quP3hJT&#10;bR98oHsWShEh7FNUUIXQplL6vCKDfmhb4ugV1hkMUbpSaoePCDeNHCfJVBqsOS5U2NJXRfk1uxkF&#10;326SzebFZXPcm3Z6OBXh53XWSn32u80CRKAu/If/2jutYDaB3y/xB8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gsMAAADbAAAADwAAAAAAAAAAAAAAAACYAgAAZHJzL2Rv&#10;d25yZXYueG1sUEsFBgAAAAAEAAQA9QAAAIgDAAAAAA==&#10;" path="m,1676l1122,e" filled="f" strokeweight=".25136mm">
                  <v:path arrowok="t" o:connecttype="custom" o:connectlocs="0,164;143,-50" o:connectangles="0,0"/>
                  <o:lock v:ext="edit" verticies="t"/>
                </v:shape>
                <v:shape id="Freeform 64" o:spid="_x0000_s1036" style="position:absolute;left:15053;top:35;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4GcUA&#10;AADbAAAADwAAAGRycy9kb3ducmV2LnhtbESPT2sCMRTE7wW/Q3iCt5qtWJXtZkWEggdLcfXQ4+vm&#10;7R+6eVmSVFc/fSMIPQ4z8xsmWw+mE2dyvrWs4GWagCAurW65VnA6vj+vQPiArLGzTAqu5GGdj54y&#10;TLW98IHORahFhLBPUUETQp9K6cuGDPqp7YmjV1lnMETpaqkdXiLcdHKWJAtpsOW40GBP24bKn+LX&#10;KNi7ebFcVd+b44fpF4dTFT5vX1qpyXjYvIEINIT/8KO90wqWr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gZxQAAANsAAAAPAAAAAAAAAAAAAAAAAJgCAABkcnMv&#10;ZG93bnJldi54bWxQSwUGAAAAAAQABAD1AAAAigMAAAAA&#10;" path="m1122,l,1676e" filled="f" strokeweight=".25136mm">
                  <v:path arrowok="t" o:connecttype="custom" o:connectlocs="143,-50;0,164" o:connectangles="0,0"/>
                  <o:lock v:ext="edit" verticies="t"/>
                </v:shape>
                <v:shape id="Freeform 63" o:spid="_x0000_s1037" style="position:absolute;left:15053;top:35;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GmbsQA&#10;AADbAAAADwAAAGRycy9kb3ducmV2LnhtbESPT2sCMRTE7wW/Q3iCt5q1yCqrUUQQPCjF1YPH5+bt&#10;H9y8LEmqaz99Uyj0OMzMb5jlujeteJDzjWUFk3ECgriwuuFKweW8e5+D8AFZY2uZFLzIw3o1eFti&#10;pu2TT/TIQyUihH2GCuoQukxKX9Rk0I9tRxy90jqDIUpXSe3wGeGmlR9JkkqDDceFGjva1lTc8y+j&#10;4OCm+Wxe3jbno+nS06UMn99XrdRo2G8WIAL14T/8195rBbM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Rpm7EAAAA2wAAAA8AAAAAAAAAAAAAAAAAmAIAAGRycy9k&#10;b3ducmV2LnhtbFBLBQYAAAAABAAEAPUAAACJAwAAAAA=&#10;" path="m,1676l1122,e" filled="f" strokeweight=".25136mm">
                  <v:path arrowok="t" o:connecttype="custom" o:connectlocs="0,164;143,-50" o:connectangles="0,0"/>
                  <o:lock v:ext="edit" verticies="t"/>
                </v:shape>
                <v:shape id="Freeform 62" o:spid="_x0000_s1038" style="position:absolute;left:15196;top:-17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D9cQA&#10;AADbAAAADwAAAGRycy9kb3ducmV2LnhtbESPT2sCMRTE7wW/Q3iCt5q1iCurUUQQPCjF1YPH5+bt&#10;H9y8LEmqaz99Uyj0OMzMb5jlujeteJDzjWUFk3ECgriwuuFKweW8e5+D8AFZY2uZFLzIw3o1eFti&#10;pu2TT/TIQyUihH2GCuoQukxKX9Rk0I9tRxy90jqDIUpXSe3wGeGmlR9JMpMGG44LNXa0ram4519G&#10;wcFN83Re3jbno+lmp0sZPr+vWqnRsN8sQATqw3/4r73XCtI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A/XEAAAA2wAAAA8AAAAAAAAAAAAAAAAAmAIAAGRycy9k&#10;b3ducmV2LnhtbFBLBQYAAAAABAAEAPUAAACJAwAAAAA=&#10;" path="m1122,l,1676e" filled="f" strokeweight=".25136mm">
                  <v:path arrowok="t" o:connecttype="custom" o:connectlocs="143,-50;0,164" o:connectangles="0,0"/>
                  <o:lock v:ext="edit" verticies="t"/>
                </v:shape>
                <v:shape id="Freeform 61" o:spid="_x0000_s1039" style="position:absolute;left:15196;top:-179;width:143;height:214;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Xh8IA&#10;AADbAAAADwAAAGRycy9kb3ducmV2LnhtbERPu2rDMBTdC/0HcQPZGjmh2MGNEkIhkKGl2M7Q8da6&#10;flDrykhK7PTrq6HQ8XDeu8NsBnEj53vLCtarBARxbXXPrYJLdXragvABWeNgmRTcycNh//iww1zb&#10;iQu6laEVMYR9jgq6EMZcSl93ZNCv7EgcucY6gyFC10rtcIrhZpCbJEmlwZ5jQ4cjvXZUf5dXo+DN&#10;PZfZtvk6Vu9mTItLEz5+PrVSy8V8fAERaA7/4j/3WSvI4tj4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peHwgAAANsAAAAPAAAAAAAAAAAAAAAAAJgCAABkcnMvZG93&#10;bnJldi54bWxQSwUGAAAAAAQABAD1AAAAhwMAAAAA&#10;" path="m,1676l1122,e" filled="f" strokeweight=".25136mm">
                  <v:path arrowok="t" o:connecttype="custom" o:connectlocs="0,164;143,-50" o:connectangles="0,0"/>
                  <o:lock v:ext="edit" verticies="t"/>
                </v:shape>
                <v:shape id="Freeform 60" o:spid="_x0000_s1040" style="position:absolute;left:15339;top:-375;width:132;height:196;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4yHMQA&#10;AADbAAAADwAAAGRycy9kb3ducmV2LnhtbESPT2sCMRTE74LfITyhN80qRbdbo4ggeKiIq4ceXzdv&#10;/9DNy5JE3frpTaHQ4zAzv2GW69604kbON5YVTCcJCOLC6oYrBZfzbpyC8AFZY2uZFPyQh/VqOFhi&#10;pu2dT3TLQyUihH2GCuoQukxKX9Rk0E9sRxy90jqDIUpXSe3wHuGmlbMkmUuDDceFGjva1lR851ej&#10;4MO95ou0/NqcD6abny5lOD4+tVIvo37zDiJQH/7Df+29VrB4g98v8Qf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hzEAAAA2wAAAA8AAAAAAAAAAAAAAAAAmAIAAGRycy9k&#10;b3ducmV2LnhtbFBLBQYAAAAABAAEAPUAAACJAwAAAAA=&#10;" path="m1122,l,1676e" filled="f" strokeweight=".25136mm">
                  <v:path arrowok="t" o:connecttype="custom" o:connectlocs="132,-46;0,150" o:connectangles="0,0"/>
                  <o:lock v:ext="edit" verticies="t"/>
                </v:shape>
                <v:shape id="Freeform 59" o:spid="_x0000_s1041" style="position:absolute;left:15339;top:-375;width:132;height:196;visibility:visible;mso-wrap-style:square;v-text-anchor:top" coordsize="1122,1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rpsAA&#10;AADbAAAADwAAAGRycy9kb3ducmV2LnhtbERPy4rCMBTdD/gP4QruxnREtFSjyMCAC0WsLlxem9sH&#10;09yUJGqdr58sBJeH816ue9OKOznfWFbwNU5AEBdWN1wpOJ9+PlMQPiBrbC2Tgid5WK8GH0vMtH3w&#10;ke55qEQMYZ+hgjqELpPSFzUZ9GPbEUeutM5giNBVUjt8xHDTykmSzKTBhmNDjR1911T85jejYOem&#10;+Twtr5vT3nSz47kMh7+LVmo07DcLEIH68Ba/3FutII3r45f4A+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HrpsAAAADbAAAADwAAAAAAAAAAAAAAAACYAgAAZHJzL2Rvd25y&#10;ZXYueG1sUEsFBgAAAAAEAAQA9QAAAIUDAAAAAA==&#10;" path="m,1676l1122,e" filled="f" strokeweight=".25136mm">
                  <v:path arrowok="t" o:connecttype="custom" o:connectlocs="0,150;132,-46" o:connectangles="0,0"/>
                  <o:lock v:ext="edit" verticies="t"/>
                </v:shape>
                <w10:wrap anchorx="page"/>
              </v:group>
            </w:pict>
          </mc:Fallback>
        </mc:AlternateContent>
      </w:r>
      <w:r w:rsidR="00F5753A">
        <w:rPr>
          <w:rFonts w:ascii="Arial" w:eastAsia="Arial" w:hAnsi="Arial" w:cs="Arial"/>
          <w:sz w:val="7"/>
          <w:szCs w:val="7"/>
        </w:rPr>
        <w:t>Observed</w:t>
      </w:r>
      <w:r w:rsidR="00F9389F">
        <w:rPr>
          <w:rFonts w:ascii="Arial" w:eastAsia="Arial" w:hAnsi="Arial" w:cs="Arial"/>
          <w:sz w:val="7"/>
          <w:szCs w:val="7"/>
        </w:rPr>
        <w:t xml:space="preserve"> </w:t>
      </w:r>
      <w:r w:rsidR="00F5753A">
        <w:rPr>
          <w:rFonts w:ascii="Arial" w:eastAsia="Arial" w:hAnsi="Arial" w:cs="Arial"/>
          <w:w w:val="107"/>
          <w:sz w:val="7"/>
          <w:szCs w:val="7"/>
        </w:rPr>
        <w:t>response</w:t>
      </w:r>
    </w:p>
    <w:p w14:paraId="4ACA822B" w14:textId="77777777" w:rsidR="005B53EE" w:rsidRDefault="00F5753A" w:rsidP="00F9389F">
      <w:pPr>
        <w:spacing w:before="37" w:line="80" w:lineRule="exact"/>
        <w:ind w:right="1870"/>
        <w:rPr>
          <w:rFonts w:ascii="Arial" w:eastAsia="Arial" w:hAnsi="Arial" w:cs="Arial"/>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14:paraId="55F092A5" w14:textId="77777777" w:rsidR="005B53EE" w:rsidRDefault="005B53EE" w:rsidP="00F9389F">
      <w:pPr>
        <w:spacing w:before="4" w:line="160" w:lineRule="exact"/>
        <w:rPr>
          <w:sz w:val="16"/>
          <w:szCs w:val="16"/>
        </w:rPr>
        <w:sectPr w:rsidR="005B53EE">
          <w:type w:val="continuous"/>
          <w:pgSz w:w="12240" w:h="15840"/>
          <w:pgMar w:top="1480" w:right="1300" w:bottom="280" w:left="1300" w:header="720" w:footer="720" w:gutter="0"/>
          <w:cols w:space="720"/>
        </w:sectPr>
      </w:pPr>
    </w:p>
    <w:p w14:paraId="0936BAC8" w14:textId="77777777" w:rsidR="005B53EE" w:rsidRDefault="00F5753A" w:rsidP="00F9389F">
      <w:pPr>
        <w:spacing w:before="55"/>
        <w:ind w:right="37"/>
        <w:rPr>
          <w:rFonts w:ascii="Arial" w:eastAsia="Arial" w:hAnsi="Arial" w:cs="Arial"/>
          <w:sz w:val="7"/>
          <w:szCs w:val="7"/>
        </w:rPr>
      </w:pPr>
      <w:r>
        <w:rPr>
          <w:rFonts w:ascii="Arial" w:eastAsia="Arial" w:hAnsi="Arial" w:cs="Arial"/>
          <w:sz w:val="7"/>
          <w:szCs w:val="7"/>
        </w:rPr>
        <w:lastRenderedPageBreak/>
        <w:t>Observed</w:t>
      </w:r>
      <w:r w:rsidR="00F9389F">
        <w:rPr>
          <w:rFonts w:ascii="Arial" w:eastAsia="Arial" w:hAnsi="Arial" w:cs="Arial"/>
          <w:sz w:val="7"/>
          <w:szCs w:val="7"/>
        </w:rPr>
        <w:t xml:space="preserve"> </w:t>
      </w:r>
      <w:r>
        <w:rPr>
          <w:rFonts w:ascii="Arial" w:eastAsia="Arial" w:hAnsi="Arial" w:cs="Arial"/>
          <w:w w:val="107"/>
          <w:sz w:val="7"/>
          <w:szCs w:val="7"/>
        </w:rPr>
        <w:t>response</w:t>
      </w:r>
    </w:p>
    <w:p w14:paraId="13A84148" w14:textId="3D28F6BF" w:rsidR="005B53EE" w:rsidRDefault="00726C06" w:rsidP="00F9389F">
      <w:pPr>
        <w:spacing w:before="14"/>
        <w:rPr>
          <w:rFonts w:ascii="Arial" w:eastAsia="Arial" w:hAnsi="Arial" w:cs="Arial"/>
          <w:sz w:val="7"/>
          <w:szCs w:val="7"/>
        </w:rPr>
      </w:pPr>
      <w:r>
        <w:rPr>
          <w:noProof/>
        </w:rPr>
        <mc:AlternateContent>
          <mc:Choice Requires="wpg">
            <w:drawing>
              <wp:anchor distT="0" distB="0" distL="114300" distR="114300" simplePos="0" relativeHeight="503314298" behindDoc="1" locked="0" layoutInCell="1" allowOverlap="1" wp14:anchorId="48F21307" wp14:editId="06B0869D">
                <wp:simplePos x="0" y="0"/>
                <wp:positionH relativeFrom="page">
                  <wp:posOffset>1711960</wp:posOffset>
                </wp:positionH>
                <wp:positionV relativeFrom="paragraph">
                  <wp:posOffset>-307340</wp:posOffset>
                </wp:positionV>
                <wp:extent cx="887730" cy="1177290"/>
                <wp:effectExtent l="0" t="307975" r="1724660" b="0"/>
                <wp:wrapNone/>
                <wp:docPr id="6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7290"/>
                          <a:chOff x="2696" y="-485"/>
                          <a:chExt cx="1398" cy="1854"/>
                        </a:xfrm>
                      </wpg:grpSpPr>
                      <wps:wsp>
                        <wps:cNvPr id="62" name="Freeform 57"/>
                        <wps:cNvSpPr>
                          <a:spLocks noEditPoints="1"/>
                        </wps:cNvSpPr>
                        <wps:spPr bwMode="auto">
                          <a:xfrm>
                            <a:off x="5502" y="30"/>
                            <a:ext cx="1288" cy="769"/>
                          </a:xfrm>
                          <a:custGeom>
                            <a:avLst/>
                            <a:gdLst>
                              <a:gd name="T0" fmla="+- 0 2751 2751"/>
                              <a:gd name="T1" fmla="*/ T0 w 1288"/>
                              <a:gd name="T2" fmla="+- 0 785 15"/>
                              <a:gd name="T3" fmla="*/ 785 h 770"/>
                              <a:gd name="T4" fmla="+- 0 2894 2751"/>
                              <a:gd name="T5" fmla="*/ T4 w 1288"/>
                              <a:gd name="T6" fmla="+- 0 700 15"/>
                              <a:gd name="T7" fmla="*/ 700 h 770"/>
                              <a:gd name="T8" fmla="+- 0 3038 2751"/>
                              <a:gd name="T9" fmla="*/ T8 w 1288"/>
                              <a:gd name="T10" fmla="+- 0 614 15"/>
                              <a:gd name="T11" fmla="*/ 614 h 770"/>
                              <a:gd name="T12" fmla="+- 0 3181 2751"/>
                              <a:gd name="T13" fmla="*/ T12 w 1288"/>
                              <a:gd name="T14" fmla="+- 0 529 15"/>
                              <a:gd name="T15" fmla="*/ 529 h 770"/>
                              <a:gd name="T16" fmla="+- 0 3324 2751"/>
                              <a:gd name="T17" fmla="*/ T16 w 1288"/>
                              <a:gd name="T18" fmla="+- 0 443 15"/>
                              <a:gd name="T19" fmla="*/ 443 h 770"/>
                              <a:gd name="T20" fmla="+- 0 3467 2751"/>
                              <a:gd name="T21" fmla="*/ T20 w 1288"/>
                              <a:gd name="T22" fmla="+- 0 357 15"/>
                              <a:gd name="T23" fmla="*/ 357 h 770"/>
                              <a:gd name="T24" fmla="+- 0 3610 2751"/>
                              <a:gd name="T25" fmla="*/ T24 w 1288"/>
                              <a:gd name="T26" fmla="+- 0 271 15"/>
                              <a:gd name="T27" fmla="*/ 271 h 770"/>
                              <a:gd name="T28" fmla="+- 0 3753 2751"/>
                              <a:gd name="T29" fmla="*/ T28 w 1288"/>
                              <a:gd name="T30" fmla="+- 0 186 15"/>
                              <a:gd name="T31" fmla="*/ 186 h 770"/>
                              <a:gd name="T32" fmla="+- 0 3896 2751"/>
                              <a:gd name="T33" fmla="*/ T32 w 1288"/>
                              <a:gd name="T34" fmla="+- 0 100 15"/>
                              <a:gd name="T35" fmla="*/ 100 h 770"/>
                              <a:gd name="T36" fmla="+- 0 4039 2751"/>
                              <a:gd name="T37" fmla="*/ T36 w 1288"/>
                              <a:gd name="T38" fmla="+- 0 15 15"/>
                              <a:gd name="T39" fmla="*/ 15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7" y="599"/>
                                </a:lnTo>
                                <a:lnTo>
                                  <a:pt x="430" y="514"/>
                                </a:lnTo>
                                <a:lnTo>
                                  <a:pt x="573" y="428"/>
                                </a:lnTo>
                                <a:lnTo>
                                  <a:pt x="716" y="342"/>
                                </a:lnTo>
                                <a:lnTo>
                                  <a:pt x="859" y="256"/>
                                </a:lnTo>
                                <a:lnTo>
                                  <a:pt x="1002" y="171"/>
                                </a:lnTo>
                                <a:lnTo>
                                  <a:pt x="1145" y="85"/>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56"/>
                        <wps:cNvSpPr>
                          <a:spLocks noEditPoints="1"/>
                        </wps:cNvSpPr>
                        <wps:spPr bwMode="auto">
                          <a:xfrm>
                            <a:off x="5400" y="-962"/>
                            <a:ext cx="1391" cy="1847"/>
                          </a:xfrm>
                          <a:custGeom>
                            <a:avLst/>
                            <a:gdLst>
                              <a:gd name="T0" fmla="+- 0 2700 2700"/>
                              <a:gd name="T1" fmla="*/ T0 w 1391"/>
                              <a:gd name="T2" fmla="+- 0 -481 -481"/>
                              <a:gd name="T3" fmla="*/ -481 h 1847"/>
                              <a:gd name="T4" fmla="+- 0 2700 2700"/>
                              <a:gd name="T5" fmla="*/ T4 w 1391"/>
                              <a:gd name="T6" fmla="+- 0 1366 -481"/>
                              <a:gd name="T7" fmla="*/ 1366 h 1847"/>
                              <a:gd name="T8" fmla="+- 0 4091 2700"/>
                              <a:gd name="T9" fmla="*/ T8 w 1391"/>
                              <a:gd name="T10" fmla="+- 0 1366 -481"/>
                              <a:gd name="T11" fmla="*/ 1366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55"/>
                        <wps:cNvSpPr>
                          <a:spLocks noEditPoints="1"/>
                        </wps:cNvSpPr>
                        <wps:spPr bwMode="auto">
                          <a:xfrm>
                            <a:off x="5502" y="-56"/>
                            <a:ext cx="1288" cy="769"/>
                          </a:xfrm>
                          <a:custGeom>
                            <a:avLst/>
                            <a:gdLst>
                              <a:gd name="T0" fmla="+- 0 2751 2751"/>
                              <a:gd name="T1" fmla="*/ T0 w 1288"/>
                              <a:gd name="T2" fmla="+- 0 742 -28"/>
                              <a:gd name="T3" fmla="*/ 742 h 770"/>
                              <a:gd name="T4" fmla="+- 0 2894 2751"/>
                              <a:gd name="T5" fmla="*/ T4 w 1288"/>
                              <a:gd name="T6" fmla="+- 0 657 -28"/>
                              <a:gd name="T7" fmla="*/ 657 h 770"/>
                              <a:gd name="T8" fmla="+- 0 3038 2751"/>
                              <a:gd name="T9" fmla="*/ T8 w 1288"/>
                              <a:gd name="T10" fmla="+- 0 571 -28"/>
                              <a:gd name="T11" fmla="*/ 571 h 770"/>
                              <a:gd name="T12" fmla="+- 0 3181 2751"/>
                              <a:gd name="T13" fmla="*/ T12 w 1288"/>
                              <a:gd name="T14" fmla="+- 0 486 -28"/>
                              <a:gd name="T15" fmla="*/ 486 h 770"/>
                              <a:gd name="T16" fmla="+- 0 3324 2751"/>
                              <a:gd name="T17" fmla="*/ T16 w 1288"/>
                              <a:gd name="T18" fmla="+- 0 400 -28"/>
                              <a:gd name="T19" fmla="*/ 400 h 770"/>
                              <a:gd name="T20" fmla="+- 0 3467 2751"/>
                              <a:gd name="T21" fmla="*/ T20 w 1288"/>
                              <a:gd name="T22" fmla="+- 0 314 -28"/>
                              <a:gd name="T23" fmla="*/ 314 h 770"/>
                              <a:gd name="T24" fmla="+- 0 3610 2751"/>
                              <a:gd name="T25" fmla="*/ T24 w 1288"/>
                              <a:gd name="T26" fmla="+- 0 228 -28"/>
                              <a:gd name="T27" fmla="*/ 228 h 770"/>
                              <a:gd name="T28" fmla="+- 0 3753 2751"/>
                              <a:gd name="T29" fmla="*/ T28 w 1288"/>
                              <a:gd name="T30" fmla="+- 0 143 -28"/>
                              <a:gd name="T31" fmla="*/ 143 h 770"/>
                              <a:gd name="T32" fmla="+- 0 3896 2751"/>
                              <a:gd name="T33" fmla="*/ T32 w 1288"/>
                              <a:gd name="T34" fmla="+- 0 57 -28"/>
                              <a:gd name="T35" fmla="*/ 57 h 770"/>
                              <a:gd name="T36" fmla="+- 0 4039 2751"/>
                              <a:gd name="T37" fmla="*/ T36 w 1288"/>
                              <a:gd name="T38" fmla="+- 0 -28 -28"/>
                              <a:gd name="T39" fmla="*/ -28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5"/>
                                </a:lnTo>
                                <a:lnTo>
                                  <a:pt x="287" y="599"/>
                                </a:lnTo>
                                <a:lnTo>
                                  <a:pt x="430" y="514"/>
                                </a:lnTo>
                                <a:lnTo>
                                  <a:pt x="573" y="428"/>
                                </a:lnTo>
                                <a:lnTo>
                                  <a:pt x="716" y="342"/>
                                </a:lnTo>
                                <a:lnTo>
                                  <a:pt x="859" y="256"/>
                                </a:lnTo>
                                <a:lnTo>
                                  <a:pt x="1002" y="171"/>
                                </a:lnTo>
                                <a:lnTo>
                                  <a:pt x="1145" y="85"/>
                                </a:lnTo>
                                <a:lnTo>
                                  <a:pt x="1288"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F7DEE62" id="Group 54" o:spid="_x0000_s1026" style="position:absolute;margin-left:134.8pt;margin-top:-24.2pt;width:69.9pt;height:92.7pt;z-index:-2182;mso-position-horizontal-relative:page" coordorigin="2696,-485" coordsize="1398,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">
                <v:shape id="Freeform 57" o:spid="_x0000_s1027" style="position:absolute;left:5502;top:30;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0T+8IA&#10;AADbAAAADwAAAGRycy9kb3ducmV2LnhtbESPQYvCMBSE74L/ITxhL6Lp9lCkGkVlC15E1IW9Pppn&#10;G2xeSpOt3X+/EQSPw8x8w6w2g21ET503jhV8zhMQxKXThisF39ditgDhA7LGxjEp+CMPm/V4tMJc&#10;uwefqb+ESkQI+xwV1CG0uZS+rMmin7uWOHo311kMUXaV1B0+Itw2Mk2STFo0HBdqbGlfU3m//FoF&#10;YX80B/NTaEx3yfQk+2zxVWRKfUyG7RJEoCG8w6/2QSvIUn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fRP7wgAAANsAAAAPAAAAAAAAAAAAAAAAAJgCAABkcnMvZG93&#10;bnJldi54bWxQSwUGAAAAAAQABAD1AAAAhwMAAAAA&#10;" path="m,770l143,685,287,599,430,514,573,428,716,342,859,256r143,-85l1145,85,1288,e" filled="f" strokeweight=".1257mm">
                  <v:stroke dashstyle="longDash"/>
                  <v:path arrowok="t" o:connecttype="custom" o:connectlocs="0,784;143,699;287,613;430,528;573,442;716,357;859,271;1002,186;1145,100;1288,15" o:connectangles="0,0,0,0,0,0,0,0,0,0"/>
                  <o:lock v:ext="edit" verticies="t"/>
                </v:shape>
                <v:shape id="Freeform 56" o:spid="_x0000_s1028" style="position:absolute;left:5400;top:-962;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gJl8QA&#10;AADbAAAADwAAAGRycy9kb3ducmV2LnhtbESPQWvCQBSE7wX/w/KE3nSjFrExG1FpSw/2UK33R/aZ&#10;BHffptltkv77riD0OMzMN0y2GawRHbW+dqxgNk1AEBdO11wq+Dq9TlYgfEDWaByTgl/ysMlHDxmm&#10;2vX8Sd0xlCJC2KeooAqhSaX0RUUW/dQ1xNG7uNZiiLItpW6xj3Br5DxJltJizXGhwob2FRXX449V&#10;YIeX8/d+Tk8f/eHNXJNd97wwnVKP42G7BhFoCP/he/tdK1gu4PY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CZfEAAAA2wAAAA8AAAAAAAAAAAAAAAAAmAIAAGRycy9k&#10;b3ducmV2LnhtbFBLBQYAAAAABAAEAPUAAACJAwAAAAA=&#10;" path="m,l,1847r1391,e" filled="f" strokeweight=".1257mm">
                  <v:path arrowok="t" o:connecttype="custom" o:connectlocs="0,-481;0,1366;1391,1366" o:connectangles="0,0,0"/>
                  <o:lock v:ext="edit" verticies="t"/>
                </v:shape>
                <v:shape id="Freeform 55" o:spid="_x0000_s1029" style="position:absolute;left:5502;top:-56;width:1288;height:769;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QsMA&#10;AADbAAAADwAAAGRycy9kb3ducmV2LnhtbESPQWvCQBSE7wX/w/IEb3WjSKjRVcRS0EMPjQGvz+wz&#10;CWbfht2Nxn/vFgo9DjPzDbPeDqYVd3K+saxgNk1AEJdWN1wpKE5f7x8gfEDW2FomBU/ysN2M3taY&#10;afvgH7rnoRIRwj5DBXUIXSalL2sy6Ke2I47e1TqDIUpXSe3wEeGmlfMkSaXBhuNCjR3taypveW8U&#10;5Mn88tkXtFzi4nz8PvS31PlCqcl42K1ABBrCf/ivfdAK0gX8fok/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QsMAAADbAAAADwAAAAAAAAAAAAAAAACYAgAAZHJzL2Rv&#10;d25yZXYueG1sUEsFBgAAAAAEAAQA9QAAAIgDAAAAAA==&#10;" path="m,770l143,685,287,599,430,514,573,428,716,342,859,256r143,-85l1145,85,1288,e" filled="f" strokeweight=".25136mm">
                  <v:path arrowok="t" o:connecttype="custom" o:connectlocs="0,741;143,656;287,570;430,485;573,399;716,314;859,228;1002,143;1145,57;1288,-28" o:connectangles="0,0,0,0,0,0,0,0,0,0"/>
                  <o:lock v:ext="edit" verticies="t"/>
                </v:shape>
                <w10:wrap anchorx="page"/>
              </v:group>
            </w:pict>
          </mc:Fallback>
        </mc:AlternateContent>
      </w:r>
      <w:r w:rsidR="00F5753A">
        <w:rPr>
          <w:rFonts w:ascii="Arial" w:eastAsia="Arial" w:hAnsi="Arial" w:cs="Arial"/>
          <w:sz w:val="7"/>
          <w:szCs w:val="7"/>
        </w:rPr>
        <w:t>Effect</w:t>
      </w:r>
      <w:r w:rsidR="00F5753A">
        <w:rPr>
          <w:rFonts w:ascii="Arial" w:eastAsia="Arial" w:hAnsi="Arial" w:cs="Arial"/>
          <w:spacing w:val="14"/>
          <w:sz w:val="7"/>
          <w:szCs w:val="7"/>
        </w:rPr>
        <w:t xml:space="preserve"> </w:t>
      </w:r>
      <w:r w:rsidR="00F5753A">
        <w:rPr>
          <w:rFonts w:ascii="Arial" w:eastAsia="Arial" w:hAnsi="Arial" w:cs="Arial"/>
          <w:sz w:val="7"/>
          <w:szCs w:val="7"/>
        </w:rPr>
        <w:t>of</w:t>
      </w:r>
      <w:r w:rsidR="00F5753A">
        <w:rPr>
          <w:rFonts w:ascii="Arial" w:eastAsia="Arial" w:hAnsi="Arial" w:cs="Arial"/>
          <w:spacing w:val="6"/>
          <w:sz w:val="7"/>
          <w:szCs w:val="7"/>
        </w:rPr>
        <w:t xml:space="preserve"> </w:t>
      </w:r>
      <w:r w:rsidR="00F5753A">
        <w:rPr>
          <w:rFonts w:ascii="Arial" w:eastAsia="Arial" w:hAnsi="Arial" w:cs="Arial"/>
          <w:w w:val="107"/>
          <w:sz w:val="7"/>
          <w:szCs w:val="7"/>
        </w:rPr>
        <w:t>temperature</w:t>
      </w:r>
    </w:p>
    <w:p w14:paraId="38DD2A98" w14:textId="77777777" w:rsidR="005B53EE" w:rsidRDefault="00F5753A" w:rsidP="00F9389F">
      <w:pPr>
        <w:spacing w:before="7" w:line="140" w:lineRule="exact"/>
        <w:rPr>
          <w:sz w:val="14"/>
          <w:szCs w:val="14"/>
        </w:rPr>
      </w:pPr>
      <w:r>
        <w:br w:type="column"/>
      </w:r>
    </w:p>
    <w:p w14:paraId="17B7CEFB" w14:textId="77777777" w:rsidR="005B53EE" w:rsidRDefault="00F5753A" w:rsidP="00F9389F">
      <w:pPr>
        <w:ind w:right="-32"/>
        <w:rPr>
          <w:rFonts w:ascii="Arial" w:eastAsia="Arial" w:hAnsi="Arial" w:cs="Arial"/>
          <w:sz w:val="7"/>
          <w:szCs w:val="7"/>
        </w:rPr>
      </w:pPr>
      <w:r>
        <w:rPr>
          <w:rFonts w:ascii="Arial" w:eastAsia="Arial" w:hAnsi="Arial" w:cs="Arial"/>
          <w:sz w:val="7"/>
          <w:szCs w:val="7"/>
        </w:rPr>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14:paraId="018C2AC9" w14:textId="77777777" w:rsidR="005B53EE" w:rsidRDefault="005B53EE" w:rsidP="00F9389F">
      <w:pPr>
        <w:spacing w:before="5" w:line="280" w:lineRule="exact"/>
        <w:rPr>
          <w:sz w:val="28"/>
          <w:szCs w:val="28"/>
        </w:rPr>
      </w:pPr>
    </w:p>
    <w:p w14:paraId="79520BF3" w14:textId="2834DD62" w:rsidR="005B53EE" w:rsidRDefault="00726C06" w:rsidP="00F9389F">
      <w:pPr>
        <w:ind w:left="6"/>
        <w:rPr>
          <w:rFonts w:ascii="Arial" w:eastAsia="Arial" w:hAnsi="Arial" w:cs="Arial"/>
          <w:sz w:val="7"/>
          <w:szCs w:val="7"/>
        </w:rPr>
      </w:pPr>
      <w:r>
        <w:rPr>
          <w:noProof/>
        </w:rPr>
        <mc:AlternateContent>
          <mc:Choice Requires="wpg">
            <w:drawing>
              <wp:anchor distT="0" distB="0" distL="114300" distR="114300" simplePos="0" relativeHeight="503314299" behindDoc="1" locked="0" layoutInCell="1" allowOverlap="1" wp14:anchorId="09D0C78B" wp14:editId="44D13040">
                <wp:simplePos x="0" y="0"/>
                <wp:positionH relativeFrom="page">
                  <wp:posOffset>3159760</wp:posOffset>
                </wp:positionH>
                <wp:positionV relativeFrom="paragraph">
                  <wp:posOffset>-546735</wp:posOffset>
                </wp:positionV>
                <wp:extent cx="887730" cy="1177290"/>
                <wp:effectExtent l="0" t="555625" r="3172460" b="143510"/>
                <wp:wrapNone/>
                <wp:docPr id="5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177290"/>
                          <a:chOff x="4976" y="-861"/>
                          <a:chExt cx="1398" cy="1854"/>
                        </a:xfrm>
                      </wpg:grpSpPr>
                      <wps:wsp>
                        <wps:cNvPr id="57" name="Freeform 53"/>
                        <wps:cNvSpPr>
                          <a:spLocks noEditPoints="1"/>
                        </wps:cNvSpPr>
                        <wps:spPr bwMode="auto">
                          <a:xfrm>
                            <a:off x="10064" y="-724"/>
                            <a:ext cx="1287" cy="770"/>
                          </a:xfrm>
                          <a:custGeom>
                            <a:avLst/>
                            <a:gdLst>
                              <a:gd name="T0" fmla="+- 0 5032 5032"/>
                              <a:gd name="T1" fmla="*/ T0 w 1288"/>
                              <a:gd name="T2" fmla="+- 0 408 -362"/>
                              <a:gd name="T3" fmla="*/ 408 h 770"/>
                              <a:gd name="T4" fmla="+- 0 5175 5032"/>
                              <a:gd name="T5" fmla="*/ T4 w 1288"/>
                              <a:gd name="T6" fmla="+- 0 322 -362"/>
                              <a:gd name="T7" fmla="*/ 322 h 770"/>
                              <a:gd name="T8" fmla="+- 0 5318 5032"/>
                              <a:gd name="T9" fmla="*/ T8 w 1288"/>
                              <a:gd name="T10" fmla="+- 0 237 -362"/>
                              <a:gd name="T11" fmla="*/ 237 h 770"/>
                              <a:gd name="T12" fmla="+- 0 5461 5032"/>
                              <a:gd name="T13" fmla="*/ T12 w 1288"/>
                              <a:gd name="T14" fmla="+- 0 151 -362"/>
                              <a:gd name="T15" fmla="*/ 151 h 770"/>
                              <a:gd name="T16" fmla="+- 0 5604 5032"/>
                              <a:gd name="T17" fmla="*/ T16 w 1288"/>
                              <a:gd name="T18" fmla="+- 0 66 -362"/>
                              <a:gd name="T19" fmla="*/ 66 h 770"/>
                              <a:gd name="T20" fmla="+- 0 5748 5032"/>
                              <a:gd name="T21" fmla="*/ T20 w 1288"/>
                              <a:gd name="T22" fmla="+- 0 -20 -362"/>
                              <a:gd name="T23" fmla="*/ -20 h 770"/>
                              <a:gd name="T24" fmla="+- 0 5891 5032"/>
                              <a:gd name="T25" fmla="*/ T24 w 1288"/>
                              <a:gd name="T26" fmla="+- 0 -105 -362"/>
                              <a:gd name="T27" fmla="*/ -105 h 770"/>
                              <a:gd name="T28" fmla="+- 0 6034 5032"/>
                              <a:gd name="T29" fmla="*/ T28 w 1288"/>
                              <a:gd name="T30" fmla="+- 0 -191 -362"/>
                              <a:gd name="T31" fmla="*/ -191 h 770"/>
                              <a:gd name="T32" fmla="+- 0 6177 5032"/>
                              <a:gd name="T33" fmla="*/ T32 w 1288"/>
                              <a:gd name="T34" fmla="+- 0 -276 -362"/>
                              <a:gd name="T35" fmla="*/ -276 h 770"/>
                              <a:gd name="T36" fmla="+- 0 6320 5032"/>
                              <a:gd name="T37" fmla="*/ T36 w 1288"/>
                              <a:gd name="T38" fmla="+- 0 -362 -362"/>
                              <a:gd name="T39" fmla="*/ -362 h 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770">
                                <a:moveTo>
                                  <a:pt x="0" y="770"/>
                                </a:moveTo>
                                <a:lnTo>
                                  <a:pt x="143" y="684"/>
                                </a:lnTo>
                                <a:lnTo>
                                  <a:pt x="286" y="599"/>
                                </a:lnTo>
                                <a:lnTo>
                                  <a:pt x="429" y="513"/>
                                </a:lnTo>
                                <a:lnTo>
                                  <a:pt x="572" y="428"/>
                                </a:lnTo>
                                <a:lnTo>
                                  <a:pt x="716" y="342"/>
                                </a:lnTo>
                                <a:lnTo>
                                  <a:pt x="859" y="257"/>
                                </a:lnTo>
                                <a:lnTo>
                                  <a:pt x="1002" y="171"/>
                                </a:lnTo>
                                <a:lnTo>
                                  <a:pt x="1145" y="86"/>
                                </a:lnTo>
                                <a:lnTo>
                                  <a:pt x="1288" y="0"/>
                                </a:lnTo>
                              </a:path>
                            </a:pathLst>
                          </a:custGeom>
                          <a:noFill/>
                          <a:ln w="4524">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2"/>
                        <wps:cNvSpPr>
                          <a:spLocks noEditPoints="1"/>
                        </wps:cNvSpPr>
                        <wps:spPr bwMode="auto">
                          <a:xfrm>
                            <a:off x="9960" y="-1716"/>
                            <a:ext cx="1391" cy="1847"/>
                          </a:xfrm>
                          <a:custGeom>
                            <a:avLst/>
                            <a:gdLst>
                              <a:gd name="T0" fmla="+- 0 4980 4980"/>
                              <a:gd name="T1" fmla="*/ T0 w 1391"/>
                              <a:gd name="T2" fmla="+- 0 -858 -858"/>
                              <a:gd name="T3" fmla="*/ -858 h 1847"/>
                              <a:gd name="T4" fmla="+- 0 4980 4980"/>
                              <a:gd name="T5" fmla="*/ T4 w 1391"/>
                              <a:gd name="T6" fmla="+- 0 989 -858"/>
                              <a:gd name="T7" fmla="*/ 989 h 1847"/>
                              <a:gd name="T8" fmla="+- 0 6371 4980"/>
                              <a:gd name="T9" fmla="*/ T8 w 1391"/>
                              <a:gd name="T10" fmla="+- 0 989 -858"/>
                              <a:gd name="T11" fmla="*/ 989 h 1847"/>
                            </a:gdLst>
                            <a:ahLst/>
                            <a:cxnLst>
                              <a:cxn ang="0">
                                <a:pos x="T1" y="T3"/>
                              </a:cxn>
                              <a:cxn ang="0">
                                <a:pos x="T5" y="T7"/>
                              </a:cxn>
                              <a:cxn ang="0">
                                <a:pos x="T9" y="T11"/>
                              </a:cxn>
                            </a:cxnLst>
                            <a:rect l="0" t="0" r="r" b="b"/>
                            <a:pathLst>
                              <a:path w="1391" h="1847">
                                <a:moveTo>
                                  <a:pt x="0" y="0"/>
                                </a:moveTo>
                                <a:lnTo>
                                  <a:pt x="0" y="1847"/>
                                </a:lnTo>
                                <a:lnTo>
                                  <a:pt x="1391" y="1847"/>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1"/>
                        <wps:cNvSpPr>
                          <a:spLocks noEditPoints="1"/>
                        </wps:cNvSpPr>
                        <wps:spPr bwMode="auto">
                          <a:xfrm>
                            <a:off x="10064" y="816"/>
                            <a:ext cx="1287" cy="385"/>
                          </a:xfrm>
                          <a:custGeom>
                            <a:avLst/>
                            <a:gdLst>
                              <a:gd name="T0" fmla="+- 0 5032 5032"/>
                              <a:gd name="T1" fmla="*/ T0 w 1288"/>
                              <a:gd name="T2" fmla="+- 0 408 408"/>
                              <a:gd name="T3" fmla="*/ 408 h 385"/>
                              <a:gd name="T4" fmla="+- 0 5175 5032"/>
                              <a:gd name="T5" fmla="*/ T4 w 1288"/>
                              <a:gd name="T6" fmla="+- 0 450 408"/>
                              <a:gd name="T7" fmla="*/ 450 h 385"/>
                              <a:gd name="T8" fmla="+- 0 5318 5032"/>
                              <a:gd name="T9" fmla="*/ T8 w 1288"/>
                              <a:gd name="T10" fmla="+- 0 493 408"/>
                              <a:gd name="T11" fmla="*/ 493 h 385"/>
                              <a:gd name="T12" fmla="+- 0 5461 5032"/>
                              <a:gd name="T13" fmla="*/ T12 w 1288"/>
                              <a:gd name="T14" fmla="+- 0 536 408"/>
                              <a:gd name="T15" fmla="*/ 536 h 385"/>
                              <a:gd name="T16" fmla="+- 0 5604 5032"/>
                              <a:gd name="T17" fmla="*/ T16 w 1288"/>
                              <a:gd name="T18" fmla="+- 0 579 408"/>
                              <a:gd name="T19" fmla="*/ 579 h 385"/>
                              <a:gd name="T20" fmla="+- 0 5748 5032"/>
                              <a:gd name="T21" fmla="*/ T20 w 1288"/>
                              <a:gd name="T22" fmla="+- 0 622 408"/>
                              <a:gd name="T23" fmla="*/ 622 h 385"/>
                              <a:gd name="T24" fmla="+- 0 5891 5032"/>
                              <a:gd name="T25" fmla="*/ T24 w 1288"/>
                              <a:gd name="T26" fmla="+- 0 664 408"/>
                              <a:gd name="T27" fmla="*/ 664 h 385"/>
                              <a:gd name="T28" fmla="+- 0 6034 5032"/>
                              <a:gd name="T29" fmla="*/ T28 w 1288"/>
                              <a:gd name="T30" fmla="+- 0 707 408"/>
                              <a:gd name="T31" fmla="*/ 707 h 385"/>
                              <a:gd name="T32" fmla="+- 0 6177 5032"/>
                              <a:gd name="T33" fmla="*/ T32 w 1288"/>
                              <a:gd name="T34" fmla="+- 0 750 408"/>
                              <a:gd name="T35" fmla="*/ 750 h 385"/>
                              <a:gd name="T36" fmla="+- 0 6320 5032"/>
                              <a:gd name="T37" fmla="*/ T36 w 1288"/>
                              <a:gd name="T38" fmla="+- 0 793 408"/>
                              <a:gd name="T39" fmla="*/ 793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385">
                                <a:moveTo>
                                  <a:pt x="0" y="0"/>
                                </a:moveTo>
                                <a:lnTo>
                                  <a:pt x="143" y="42"/>
                                </a:lnTo>
                                <a:lnTo>
                                  <a:pt x="286" y="85"/>
                                </a:lnTo>
                                <a:lnTo>
                                  <a:pt x="429" y="128"/>
                                </a:lnTo>
                                <a:lnTo>
                                  <a:pt x="572" y="171"/>
                                </a:lnTo>
                                <a:lnTo>
                                  <a:pt x="716" y="214"/>
                                </a:lnTo>
                                <a:lnTo>
                                  <a:pt x="859" y="256"/>
                                </a:lnTo>
                                <a:lnTo>
                                  <a:pt x="1002" y="299"/>
                                </a:lnTo>
                                <a:lnTo>
                                  <a:pt x="1145" y="342"/>
                                </a:lnTo>
                                <a:lnTo>
                                  <a:pt x="1288" y="385"/>
                                </a:lnTo>
                              </a:path>
                            </a:pathLst>
                          </a:custGeom>
                          <a:noFill/>
                          <a:ln w="4524">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50"/>
                        <wps:cNvSpPr>
                          <a:spLocks noEditPoints="1"/>
                        </wps:cNvSpPr>
                        <wps:spPr bwMode="auto">
                          <a:xfrm>
                            <a:off x="10064" y="46"/>
                            <a:ext cx="1287" cy="385"/>
                          </a:xfrm>
                          <a:custGeom>
                            <a:avLst/>
                            <a:gdLst>
                              <a:gd name="T0" fmla="+- 0 5032 5032"/>
                              <a:gd name="T1" fmla="*/ T0 w 1288"/>
                              <a:gd name="T2" fmla="+- 0 408 23"/>
                              <a:gd name="T3" fmla="*/ 408 h 385"/>
                              <a:gd name="T4" fmla="+- 0 5175 5032"/>
                              <a:gd name="T5" fmla="*/ T4 w 1288"/>
                              <a:gd name="T6" fmla="+- 0 365 23"/>
                              <a:gd name="T7" fmla="*/ 365 h 385"/>
                              <a:gd name="T8" fmla="+- 0 5318 5032"/>
                              <a:gd name="T9" fmla="*/ T8 w 1288"/>
                              <a:gd name="T10" fmla="+- 0 322 23"/>
                              <a:gd name="T11" fmla="*/ 322 h 385"/>
                              <a:gd name="T12" fmla="+- 0 5461 5032"/>
                              <a:gd name="T13" fmla="*/ T12 w 1288"/>
                              <a:gd name="T14" fmla="+- 0 279 23"/>
                              <a:gd name="T15" fmla="*/ 279 h 385"/>
                              <a:gd name="T16" fmla="+- 0 5604 5032"/>
                              <a:gd name="T17" fmla="*/ T16 w 1288"/>
                              <a:gd name="T18" fmla="+- 0 237 23"/>
                              <a:gd name="T19" fmla="*/ 237 h 385"/>
                              <a:gd name="T20" fmla="+- 0 5748 5032"/>
                              <a:gd name="T21" fmla="*/ T20 w 1288"/>
                              <a:gd name="T22" fmla="+- 0 194 23"/>
                              <a:gd name="T23" fmla="*/ 194 h 385"/>
                              <a:gd name="T24" fmla="+- 0 5891 5032"/>
                              <a:gd name="T25" fmla="*/ T24 w 1288"/>
                              <a:gd name="T26" fmla="+- 0 151 23"/>
                              <a:gd name="T27" fmla="*/ 151 h 385"/>
                              <a:gd name="T28" fmla="+- 0 6034 5032"/>
                              <a:gd name="T29" fmla="*/ T28 w 1288"/>
                              <a:gd name="T30" fmla="+- 0 108 23"/>
                              <a:gd name="T31" fmla="*/ 108 h 385"/>
                              <a:gd name="T32" fmla="+- 0 6177 5032"/>
                              <a:gd name="T33" fmla="*/ T32 w 1288"/>
                              <a:gd name="T34" fmla="+- 0 66 23"/>
                              <a:gd name="T35" fmla="*/ 66 h 385"/>
                              <a:gd name="T36" fmla="+- 0 6320 5032"/>
                              <a:gd name="T37" fmla="*/ T36 w 1288"/>
                              <a:gd name="T38" fmla="+- 0 23 23"/>
                              <a:gd name="T39" fmla="*/ 23 h 3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8" h="385">
                                <a:moveTo>
                                  <a:pt x="0" y="385"/>
                                </a:moveTo>
                                <a:lnTo>
                                  <a:pt x="143" y="342"/>
                                </a:lnTo>
                                <a:lnTo>
                                  <a:pt x="286" y="299"/>
                                </a:lnTo>
                                <a:lnTo>
                                  <a:pt x="429" y="256"/>
                                </a:lnTo>
                                <a:lnTo>
                                  <a:pt x="572" y="214"/>
                                </a:lnTo>
                                <a:lnTo>
                                  <a:pt x="716" y="171"/>
                                </a:lnTo>
                                <a:lnTo>
                                  <a:pt x="859" y="128"/>
                                </a:lnTo>
                                <a:lnTo>
                                  <a:pt x="1002" y="85"/>
                                </a:lnTo>
                                <a:lnTo>
                                  <a:pt x="1145" y="43"/>
                                </a:lnTo>
                                <a:lnTo>
                                  <a:pt x="1288" y="0"/>
                                </a:lnTo>
                              </a:path>
                            </a:pathLst>
                          </a:custGeom>
                          <a:noFill/>
                          <a:ln w="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D38AABD" id="Group 49" o:spid="_x0000_s1026" style="position:absolute;margin-left:248.8pt;margin-top:-43.05pt;width:69.9pt;height:92.7pt;z-index:-2181;mso-position-horizontal-relative:page" coordorigin="4976,-861" coordsize="1398,1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">
                <v:shape id="Freeform 53" o:spid="_x0000_s1027" style="position:absolute;left:10064;top:-724;width:1287;height:770;visibility:visible;mso-wrap-style:square;v-text-anchor:top" coordsize="128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63sQA&#10;AADbAAAADwAAAGRycy9kb3ducmV2LnhtbESPQWvCQBSE74X+h+UVvJS6UTCVmI20YsBLKdqC10f2&#10;mSxm34bsGuO/d4VCj8PMfMPk69G2YqDeG8cKZtMEBHHltOFawe9P+bYE4QOyxtYxKbiRh3Xx/JRj&#10;pt2V9zQcQi0ihH2GCpoQukxKXzVk0U9dRxy9k+sthij7WuoerxFuWzlPklRaNBwXGuxo01B1Plys&#10;grD5MjtzLDXOP5PXbzmky22ZKjV5GT9WIAKN4T/8195pBYt3eHy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met7EAAAA2wAAAA8AAAAAAAAAAAAAAAAAmAIAAGRycy9k&#10;b3ducmV2LnhtbFBLBQYAAAAABAAEAPUAAACJAwAAAAA=&#10;" path="m,770l143,684,286,599,429,513,572,428,716,342,859,257r143,-86l1145,86,1288,e" filled="f" strokeweight=".1257mm">
                  <v:stroke dashstyle="longDash"/>
                  <v:path arrowok="t" o:connecttype="custom" o:connectlocs="0,408;143,322;286,237;429,151;572,66;715,-20;858,-105;1001,-191;1144,-276;1287,-362" o:connectangles="0,0,0,0,0,0,0,0,0,0"/>
                  <o:lock v:ext="edit" verticies="t"/>
                </v:shape>
                <v:shape id="Freeform 52" o:spid="_x0000_s1028" style="position:absolute;left:9960;top:-1716;width:1391;height:1847;visibility:visible;mso-wrap-style:square;v-text-anchor:top" coordsize="1391,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RW8EA&#10;AADbAAAADwAAAGRycy9kb3ducmV2LnhtbERPyW7CMBC9I/EP1iD1Bk5ZKggYVFCLOLSHstxH8TSJ&#10;sMdp7Cbh7/EBiePT21ebzhrRUO1LxwpeRwkI4szpknMF59PncA7CB2SNxjEpuJGHzbrfW2GqXcs/&#10;1BxDLmII+xQVFCFUqZQ+K8iiH7mKOHK/rrYYIqxzqWtsY7g1cpwkb9JiybGhwIp2BWXX479VYLuP&#10;y99uTNPv9mtvrsm2WUxMo9TLoHtfggjUhaf44T5oBbM4Nn6JP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wUVvBAAAA2wAAAA8AAAAAAAAAAAAAAAAAmAIAAGRycy9kb3du&#10;cmV2LnhtbFBLBQYAAAAABAAEAPUAAACGAwAAAAA=&#10;" path="m,l,1847r1391,e" filled="f" strokeweight=".1257mm">
                  <v:path arrowok="t" o:connecttype="custom" o:connectlocs="0,-858;0,989;1391,989" o:connectangles="0,0,0"/>
                  <o:lock v:ext="edit" verticies="t"/>
                </v:shape>
                <v:shape id="Freeform 51" o:spid="_x0000_s1029" style="position:absolute;left:10064;top:816;width:1287;height:385;visibility:visible;mso-wrap-style:square;v-text-anchor:top" coordsize="128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GjsMA&#10;AADbAAAADwAAAGRycy9kb3ducmV2LnhtbESPQWvCQBSE7wX/w/IK3urGgq2mrmIDQi9FmnjJ7ZF9&#10;zYZm34bsGpN/3xUEj8PMfMNs96NtxUC9bxwrWC4SEMSV0w3XCs7F8WUNwgdkja1jUjCRh/1u9rTF&#10;VLsr/9CQh1pECPsUFZgQulRKXxmy6BeuI47er+sthij7WuoerxFuW/maJG/SYsNxwWBHmaHqL79Y&#10;BaP7zktDWVlOxWeGUzksi/eTUvPn8fABItAYHuF7+0srWG3g9iX+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BGjsMAAADbAAAADwAAAAAAAAAAAAAAAACYAgAAZHJzL2Rv&#10;d25yZXYueG1sUEsFBgAAAAAEAAQA9QAAAIgDAAAAAA==&#10;" path="m,l143,42,286,85r143,43l572,171r144,43l859,256r143,43l1145,342r143,43e" filled="f" strokeweight=".1257mm">
                  <v:stroke dashstyle="dash"/>
                  <v:path arrowok="t" o:connecttype="custom" o:connectlocs="0,408;143,450;286,493;429,536;572,579;715,622;858,664;1001,707;1144,750;1287,793" o:connectangles="0,0,0,0,0,0,0,0,0,0"/>
                  <o:lock v:ext="edit" verticies="t"/>
                </v:shape>
                <v:shape id="Freeform 50" o:spid="_x0000_s1030" style="position:absolute;left:10064;top:46;width:1287;height:385;visibility:visible;mso-wrap-style:square;v-text-anchor:top" coordsize="128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Y8IA&#10;AADbAAAADwAAAGRycy9kb3ducmV2LnhtbERPTWvCQBC9C/0PyxR6000tiKRuQg1UciilRnsfs2OS&#10;mp0N2W2S+uvdQ8Hj431v0sm0YqDeNZYVPC8iEMSl1Q1XCo6H9/kahPPIGlvLpOCPHKTJw2yDsbYj&#10;72kofCVCCLsYFdTed7GUrqzJoFvYjjhwZ9sb9AH2ldQ9jiHctHIZRStpsOHQUGNHWU3lpfg1CnZ6&#10;KLqMXjL7U3xUn99f0ym/bpV6epzeXkF4mvxd/O/OtYJVWB++hB8g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X9jwgAAANsAAAAPAAAAAAAAAAAAAAAAAJgCAABkcnMvZG93&#10;bnJldi54bWxQSwUGAAAAAAQABAD1AAAAhwMAAAAA&#10;" path="m,385l143,342,286,299,429,256,572,214,716,171,859,128,1002,85,1145,43,1288,e" filled="f" strokeweight=".25136mm">
                  <v:path arrowok="t" o:connecttype="custom" o:connectlocs="0,408;143,365;286,322;429,279;572,237;715,194;858,151;1001,108;1144,66;1287,23" o:connectangles="0,0,0,0,0,0,0,0,0,0"/>
                  <o:lock v:ext="edit" verticies="t"/>
                </v:shape>
                <w10:wrap anchorx="page"/>
              </v:group>
            </w:pict>
          </mc:Fallback>
        </mc:AlternateContent>
      </w:r>
      <w:r w:rsidR="00F5753A">
        <w:rPr>
          <w:rFonts w:ascii="Arial" w:eastAsia="Arial" w:hAnsi="Arial" w:cs="Arial"/>
          <w:sz w:val="7"/>
          <w:szCs w:val="7"/>
        </w:rPr>
        <w:t>Observed</w:t>
      </w:r>
      <w:r w:rsidR="00F9389F">
        <w:rPr>
          <w:rFonts w:ascii="Arial" w:eastAsia="Arial" w:hAnsi="Arial" w:cs="Arial"/>
          <w:sz w:val="7"/>
          <w:szCs w:val="7"/>
        </w:rPr>
        <w:t xml:space="preserve"> </w:t>
      </w:r>
      <w:r w:rsidR="00F5753A">
        <w:rPr>
          <w:rFonts w:ascii="Arial" w:eastAsia="Arial" w:hAnsi="Arial" w:cs="Arial"/>
          <w:w w:val="107"/>
          <w:sz w:val="7"/>
          <w:szCs w:val="7"/>
        </w:rPr>
        <w:t>response</w:t>
      </w:r>
    </w:p>
    <w:p w14:paraId="5BA16C8D" w14:textId="77777777" w:rsidR="005B53EE" w:rsidRDefault="005B53EE" w:rsidP="00F9389F">
      <w:pPr>
        <w:spacing w:before="1" w:line="100" w:lineRule="exact"/>
        <w:rPr>
          <w:sz w:val="10"/>
          <w:szCs w:val="10"/>
        </w:rPr>
      </w:pPr>
    </w:p>
    <w:p w14:paraId="5ACE4B97" w14:textId="77777777" w:rsidR="005B53EE" w:rsidRDefault="005B53EE" w:rsidP="00F9389F">
      <w:pPr>
        <w:spacing w:line="200" w:lineRule="exact"/>
      </w:pPr>
    </w:p>
    <w:p w14:paraId="3736CF0D" w14:textId="77777777" w:rsidR="005B53EE" w:rsidRDefault="005B53EE" w:rsidP="00F9389F">
      <w:pPr>
        <w:spacing w:line="200" w:lineRule="exact"/>
      </w:pPr>
    </w:p>
    <w:p w14:paraId="4CB1EE7A" w14:textId="77777777" w:rsidR="005B53EE" w:rsidRDefault="005B53EE" w:rsidP="00F9389F">
      <w:pPr>
        <w:spacing w:line="200" w:lineRule="exact"/>
      </w:pPr>
    </w:p>
    <w:p w14:paraId="6116A678" w14:textId="77777777" w:rsidR="005B53EE" w:rsidRDefault="00F5753A" w:rsidP="00F9389F">
      <w:pPr>
        <w:spacing w:line="80" w:lineRule="exact"/>
        <w:ind w:left="1"/>
        <w:rPr>
          <w:rFonts w:ascii="Arial" w:eastAsia="Arial" w:hAnsi="Arial" w:cs="Arial"/>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14:paraId="3CFD35DE" w14:textId="77777777" w:rsidR="005B53EE" w:rsidRDefault="00F5753A" w:rsidP="00F9389F">
      <w:pPr>
        <w:spacing w:line="140" w:lineRule="exact"/>
        <w:rPr>
          <w:sz w:val="15"/>
          <w:szCs w:val="15"/>
        </w:rPr>
      </w:pPr>
      <w:r>
        <w:br w:type="column"/>
      </w:r>
    </w:p>
    <w:p w14:paraId="59084B2E" w14:textId="77777777" w:rsidR="005B53EE" w:rsidRDefault="00F5753A" w:rsidP="00F9389F">
      <w:pPr>
        <w:rPr>
          <w:rFonts w:ascii="Arial" w:eastAsia="Arial" w:hAnsi="Arial" w:cs="Arial"/>
          <w:sz w:val="7"/>
          <w:szCs w:val="7"/>
        </w:rPr>
        <w:sectPr w:rsidR="005B53EE">
          <w:type w:val="continuous"/>
          <w:pgSz w:w="12240" w:h="15840"/>
          <w:pgMar w:top="1480" w:right="1300" w:bottom="280" w:left="1300" w:header="720" w:footer="720" w:gutter="0"/>
          <w:cols w:num="3" w:space="720" w:equalWidth="0">
            <w:col w:w="3460" w:space="1576"/>
            <w:col w:w="703" w:space="1578"/>
            <w:col w:w="2323"/>
          </w:cols>
        </w:sectPr>
      </w:pPr>
      <w:r>
        <w:rPr>
          <w:rFonts w:ascii="Arial" w:eastAsia="Arial" w:hAnsi="Arial" w:cs="Arial"/>
          <w:sz w:val="7"/>
          <w:szCs w:val="7"/>
        </w:rPr>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14:paraId="2E391321" w14:textId="77777777" w:rsidR="005B53EE" w:rsidRDefault="005B53EE" w:rsidP="00F9389F">
      <w:pPr>
        <w:spacing w:before="7" w:line="180" w:lineRule="exact"/>
        <w:rPr>
          <w:sz w:val="18"/>
          <w:szCs w:val="18"/>
        </w:rPr>
      </w:pPr>
    </w:p>
    <w:p w14:paraId="5E9FB6A6" w14:textId="6CB8BA32" w:rsidR="005B53EE" w:rsidRDefault="00726C06" w:rsidP="00F9389F">
      <w:pPr>
        <w:spacing w:line="100" w:lineRule="exact"/>
        <w:ind w:left="1581" w:right="181"/>
        <w:rPr>
          <w:rFonts w:ascii="Arial" w:eastAsia="Arial" w:hAnsi="Arial" w:cs="Arial"/>
          <w:sz w:val="11"/>
          <w:szCs w:val="11"/>
        </w:rPr>
      </w:pPr>
      <w:r>
        <w:rPr>
          <w:noProof/>
        </w:rPr>
        <mc:AlternateContent>
          <mc:Choice Requires="wpg">
            <w:drawing>
              <wp:anchor distT="0" distB="0" distL="114300" distR="114300" simplePos="0" relativeHeight="503314301" behindDoc="1" locked="0" layoutInCell="1" allowOverlap="1" wp14:anchorId="2983C45D" wp14:editId="131A22E1">
                <wp:simplePos x="0" y="0"/>
                <wp:positionH relativeFrom="page">
                  <wp:posOffset>1984375</wp:posOffset>
                </wp:positionH>
                <wp:positionV relativeFrom="paragraph">
                  <wp:posOffset>69850</wp:posOffset>
                </wp:positionV>
                <wp:extent cx="307340" cy="66040"/>
                <wp:effectExtent l="0" t="0" r="1946910" b="77470"/>
                <wp:wrapNone/>
                <wp:docPr id="5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3126" y="111"/>
                          <a:chExt cx="485" cy="104"/>
                        </a:xfrm>
                      </wpg:grpSpPr>
                      <wps:wsp>
                        <wps:cNvPr id="54" name="Freeform 48"/>
                        <wps:cNvSpPr>
                          <a:spLocks noEditPoints="1"/>
                        </wps:cNvSpPr>
                        <wps:spPr bwMode="auto">
                          <a:xfrm>
                            <a:off x="6262" y="326"/>
                            <a:ext cx="406" cy="0"/>
                          </a:xfrm>
                          <a:custGeom>
                            <a:avLst/>
                            <a:gdLst>
                              <a:gd name="T0" fmla="+- 0 3131 3131"/>
                              <a:gd name="T1" fmla="*/ T0 w 407"/>
                              <a:gd name="T2" fmla="+- 0 3538 3131"/>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47"/>
                        <wps:cNvSpPr>
                          <a:spLocks/>
                        </wps:cNvSpPr>
                        <wps:spPr bwMode="auto">
                          <a:xfrm>
                            <a:off x="3524" y="116"/>
                            <a:ext cx="82" cy="95"/>
                          </a:xfrm>
                          <a:custGeom>
                            <a:avLst/>
                            <a:gdLst>
                              <a:gd name="T0" fmla="+- 0 3524 3524"/>
                              <a:gd name="T1" fmla="*/ T0 w 82"/>
                              <a:gd name="T2" fmla="+- 0 210 116"/>
                              <a:gd name="T3" fmla="*/ 210 h 95"/>
                              <a:gd name="T4" fmla="+- 0 3606 3524"/>
                              <a:gd name="T5" fmla="*/ T4 w 82"/>
                              <a:gd name="T6" fmla="+- 0 163 116"/>
                              <a:gd name="T7" fmla="*/ 163 h 95"/>
                              <a:gd name="T8" fmla="+- 0 3524 3524"/>
                              <a:gd name="T9" fmla="*/ T8 w 82"/>
                              <a:gd name="T10" fmla="+- 0 116 116"/>
                              <a:gd name="T11" fmla="*/ 116 h 95"/>
                              <a:gd name="T12" fmla="+- 0 3524 3524"/>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B27338" id="Group 46" o:spid="_x0000_s1026" style="position:absolute;margin-left:156.25pt;margin-top:5.5pt;width:24.2pt;height:5.2pt;z-index:-2179;mso-position-horizontal-relative:page" coordorigin="312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">
                <v:shape id="Freeform 48" o:spid="_x0000_s1027" style="position:absolute;left:6262;top:326;width:406;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Tt8MA&#10;AADbAAAADwAAAGRycy9kb3ducmV2LnhtbESPQWvCQBSE70L/w/IKvTWbWg0SXUMphlpPGj14fGZf&#10;k5Ds25Ddavrvu4WCx2FmvmFW2Wg6caXBNZYVvEQxCOLS6oYrBadj/rwA4Tyyxs4yKfghB9n6YbLC&#10;VNsbH+ha+EoECLsUFdTe96mUrqzJoItsTxy8LzsY9EEOldQD3gLcdHIax4k02HBYqLGn95rKtvg2&#10;CuR4ef1sz5Zzk+x93m12Rn6gUk+P49sShKfR38P/7a1WMJ/B35fw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xTt8MAAADbAAAADwAAAAAAAAAAAAAAAACYAgAAZHJzL2Rv&#10;d25yZXYueG1sUEsFBgAAAAAEAAQA9QAAAIgDAAAAAA==&#10;" path="m,l407,e" filled="f" strokeweight=".16758mm">
                  <v:path arrowok="t" o:connecttype="custom" o:connectlocs="0,0;406,0" o:connectangles="0,0"/>
                  <o:lock v:ext="edit" verticies="t"/>
                </v:shape>
                <v:shape id="Freeform 47" o:spid="_x0000_s1028" style="position:absolute;left:3524;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H8QA&#10;AADbAAAADwAAAGRycy9kb3ducmV2LnhtbESPzWrDMBCE74W8g9hAb43sgktxohg7EBJDe3Bq6HWx&#10;1j/EWhlLTdy3rwqFHoeZ+YbZZYsZxY1mN1hWEG8iEMSN1QN3CuqP49MrCOeRNY6WScE3Ocj2q4cd&#10;ptreuaLbxXciQNilqKD3fkqldE1PBt3GTsTBa+1s0Ac5d1LPeA9wM8rnKHqRBgcOCz1OdOipuV6+&#10;jILPts6T97h9K6tRY1NMxamsF6Ue10u+BeFp8f/hv/ZZK0gS+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koh/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302EDA18" w14:textId="77777777" w:rsidR="005B53EE" w:rsidRDefault="00F5753A" w:rsidP="00F9389F">
      <w:pPr>
        <w:spacing w:line="100" w:lineRule="exact"/>
        <w:ind w:left="1371" w:right="-29"/>
        <w:rPr>
          <w:rFonts w:ascii="Arial" w:eastAsia="Arial" w:hAnsi="Arial" w:cs="Arial"/>
          <w:sz w:val="11"/>
          <w:szCs w:val="11"/>
        </w:rPr>
      </w:pPr>
      <w:r>
        <w:rPr>
          <w:rFonts w:ascii="Arial" w:eastAsia="Arial" w:hAnsi="Arial" w:cs="Arial"/>
          <w:sz w:val="11"/>
          <w:szCs w:val="11"/>
        </w:rPr>
        <w:t>(cooler</w:t>
      </w:r>
      <w:r w:rsidR="00F9389F">
        <w:rPr>
          <w:rFonts w:ascii="Arial" w:eastAsia="Arial" w:hAnsi="Arial" w:cs="Arial"/>
          <w:sz w:val="11"/>
          <w:szCs w:val="11"/>
        </w:rPr>
        <w:t xml:space="preserve">          </w:t>
      </w:r>
      <w:r>
        <w:rPr>
          <w:rFonts w:ascii="Arial" w:eastAsia="Arial" w:hAnsi="Arial" w:cs="Arial"/>
          <w:w w:val="103"/>
          <w:sz w:val="11"/>
          <w:szCs w:val="11"/>
        </w:rPr>
        <w:t>warmer)</w:t>
      </w:r>
    </w:p>
    <w:p w14:paraId="107191C1" w14:textId="77777777" w:rsidR="005B53EE" w:rsidRDefault="00F5753A" w:rsidP="00F9389F">
      <w:pPr>
        <w:spacing w:before="7" w:line="180" w:lineRule="exact"/>
        <w:rPr>
          <w:sz w:val="18"/>
          <w:szCs w:val="18"/>
        </w:rPr>
      </w:pPr>
      <w:r>
        <w:br w:type="column"/>
      </w:r>
    </w:p>
    <w:p w14:paraId="6FF15414" w14:textId="3E486A4B" w:rsidR="005B53EE" w:rsidRDefault="00726C06" w:rsidP="00F9389F">
      <w:pPr>
        <w:spacing w:line="100" w:lineRule="exact"/>
        <w:ind w:left="181" w:right="181"/>
        <w:rPr>
          <w:rFonts w:ascii="Arial" w:eastAsia="Arial" w:hAnsi="Arial" w:cs="Arial"/>
          <w:sz w:val="11"/>
          <w:szCs w:val="11"/>
        </w:rPr>
      </w:pPr>
      <w:r>
        <w:rPr>
          <w:noProof/>
        </w:rPr>
        <mc:AlternateContent>
          <mc:Choice Requires="wpg">
            <w:drawing>
              <wp:anchor distT="0" distB="0" distL="114300" distR="114300" simplePos="0" relativeHeight="503314302" behindDoc="1" locked="0" layoutInCell="1" allowOverlap="1" wp14:anchorId="3F10E559" wp14:editId="35A96304">
                <wp:simplePos x="0" y="0"/>
                <wp:positionH relativeFrom="page">
                  <wp:posOffset>3438525</wp:posOffset>
                </wp:positionH>
                <wp:positionV relativeFrom="paragraph">
                  <wp:posOffset>69850</wp:posOffset>
                </wp:positionV>
                <wp:extent cx="307340" cy="66040"/>
                <wp:effectExtent l="0" t="0" r="3397885" b="77470"/>
                <wp:wrapNone/>
                <wp:docPr id="5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5416" y="111"/>
                          <a:chExt cx="485" cy="104"/>
                        </a:xfrm>
                      </wpg:grpSpPr>
                      <wps:wsp>
                        <wps:cNvPr id="51" name="Freeform 45"/>
                        <wps:cNvSpPr>
                          <a:spLocks noEditPoints="1"/>
                        </wps:cNvSpPr>
                        <wps:spPr bwMode="auto">
                          <a:xfrm>
                            <a:off x="10840" y="326"/>
                            <a:ext cx="407" cy="0"/>
                          </a:xfrm>
                          <a:custGeom>
                            <a:avLst/>
                            <a:gdLst>
                              <a:gd name="T0" fmla="+- 0 5420 5420"/>
                              <a:gd name="T1" fmla="*/ T0 w 407"/>
                              <a:gd name="T2" fmla="+- 0 5827 5420"/>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44"/>
                        <wps:cNvSpPr>
                          <a:spLocks/>
                        </wps:cNvSpPr>
                        <wps:spPr bwMode="auto">
                          <a:xfrm>
                            <a:off x="5813" y="116"/>
                            <a:ext cx="82" cy="95"/>
                          </a:xfrm>
                          <a:custGeom>
                            <a:avLst/>
                            <a:gdLst>
                              <a:gd name="T0" fmla="+- 0 5813 5813"/>
                              <a:gd name="T1" fmla="*/ T0 w 82"/>
                              <a:gd name="T2" fmla="+- 0 210 116"/>
                              <a:gd name="T3" fmla="*/ 210 h 95"/>
                              <a:gd name="T4" fmla="+- 0 5895 5813"/>
                              <a:gd name="T5" fmla="*/ T4 w 82"/>
                              <a:gd name="T6" fmla="+- 0 163 116"/>
                              <a:gd name="T7" fmla="*/ 163 h 95"/>
                              <a:gd name="T8" fmla="+- 0 5813 5813"/>
                              <a:gd name="T9" fmla="*/ T8 w 82"/>
                              <a:gd name="T10" fmla="+- 0 116 116"/>
                              <a:gd name="T11" fmla="*/ 116 h 95"/>
                              <a:gd name="T12" fmla="+- 0 5813 5813"/>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9B865D0" id="Group 43" o:spid="_x0000_s1026" style="position:absolute;margin-left:270.75pt;margin-top:5.5pt;width:24.2pt;height:5.2pt;z-index:-2178;mso-position-horizontal-relative:page" coordorigin="541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">
                <v:shape id="Freeform 45" o:spid="_x0000_s1027" style="position:absolute;left:10840;top:326;width:407;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wL8IA&#10;AADbAAAADwAAAGRycy9kb3ducmV2LnhtbESPQYvCMBSE78L+h/CEvWmqiyLVWGSxqHtSdw8en82z&#10;LW1eShO1/vuNIHgcZuYbZpF0phY3al1pWcFoGIEgzqwuOVfw95sOZiCcR9ZYWyYFD3KQLD96C4y1&#10;vfOBbkefiwBhF6OCwvsmltJlBRl0Q9sQB+9iW4M+yDaXusV7gJtajqNoKg2WHBYKbOi7oKw6Xo0C&#10;2Z2/dtXJcmqme5/W6x8jN6jUZ79bzUF46vw7/GpvtYLJCJ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AvwgAAANsAAAAPAAAAAAAAAAAAAAAAAJgCAABkcnMvZG93&#10;bnJldi54bWxQSwUGAAAAAAQABAD1AAAAhwMAAAAA&#10;" path="m,l407,e" filled="f" strokeweight=".16758mm">
                  <v:path arrowok="t" o:connecttype="custom" o:connectlocs="0,0;407,0" o:connectangles="0,0"/>
                  <o:lock v:ext="edit" verticies="t"/>
                </v:shape>
                <v:shape id="Freeform 44" o:spid="_x0000_s1028" style="position:absolute;left:5813;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6a8QA&#10;AADbAAAADwAAAGRycy9kb3ducmV2LnhtbESPzWrDMBCE74G+g9hCbrGcgEtxLJukEFpDe0hiyHWx&#10;1j/UWhlLSZy3rwqFHoeZ+YbJitkM4kaT6y0rWEcxCOLa6p5bBdX5sHoF4TyyxsEyKXiQgyJ/WmSY&#10;anvnI91OvhUBwi5FBZ33Yyqlqzsy6CI7EgevsZNBH+TUSj3hPcDNIDdx/CIN9hwWOhzpraP6+3Q1&#10;Ci5NtUu+1s1neRw01vtx/15Ws1LL53m3BeFp9v/hv/aHVpBs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NOmv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18338199" w14:textId="77777777" w:rsidR="005B53EE" w:rsidRDefault="00F5753A" w:rsidP="00F9389F">
      <w:pPr>
        <w:spacing w:line="100" w:lineRule="exact"/>
        <w:ind w:left="-29" w:right="-29"/>
        <w:rPr>
          <w:rFonts w:ascii="Arial" w:eastAsia="Arial" w:hAnsi="Arial" w:cs="Arial"/>
          <w:sz w:val="11"/>
          <w:szCs w:val="11"/>
        </w:rPr>
      </w:pPr>
      <w:r>
        <w:rPr>
          <w:rFonts w:ascii="Arial" w:eastAsia="Arial" w:hAnsi="Arial" w:cs="Arial"/>
          <w:sz w:val="11"/>
          <w:szCs w:val="11"/>
        </w:rPr>
        <w:t>(cooler</w:t>
      </w:r>
      <w:r w:rsidR="00F9389F">
        <w:rPr>
          <w:rFonts w:ascii="Arial" w:eastAsia="Arial" w:hAnsi="Arial" w:cs="Arial"/>
          <w:sz w:val="11"/>
          <w:szCs w:val="11"/>
        </w:rPr>
        <w:t xml:space="preserve">          </w:t>
      </w:r>
      <w:r>
        <w:rPr>
          <w:rFonts w:ascii="Arial" w:eastAsia="Arial" w:hAnsi="Arial" w:cs="Arial"/>
          <w:w w:val="103"/>
          <w:sz w:val="11"/>
          <w:szCs w:val="11"/>
        </w:rPr>
        <w:t>warmer)</w:t>
      </w:r>
    </w:p>
    <w:p w14:paraId="0AFF87A7" w14:textId="77777777" w:rsidR="005B53EE" w:rsidRDefault="00F5753A" w:rsidP="00F9389F">
      <w:pPr>
        <w:spacing w:before="7" w:line="180" w:lineRule="exact"/>
        <w:rPr>
          <w:sz w:val="18"/>
          <w:szCs w:val="18"/>
        </w:rPr>
      </w:pPr>
      <w:r>
        <w:br w:type="column"/>
      </w:r>
    </w:p>
    <w:p w14:paraId="0803C692" w14:textId="1E863406" w:rsidR="005B53EE" w:rsidRDefault="00726C06" w:rsidP="00F9389F">
      <w:pPr>
        <w:spacing w:line="100" w:lineRule="exact"/>
        <w:ind w:left="181" w:right="2470"/>
        <w:rPr>
          <w:rFonts w:ascii="Arial" w:eastAsia="Arial" w:hAnsi="Arial" w:cs="Arial"/>
          <w:sz w:val="11"/>
          <w:szCs w:val="11"/>
        </w:rPr>
      </w:pPr>
      <w:r>
        <w:rPr>
          <w:noProof/>
        </w:rPr>
        <mc:AlternateContent>
          <mc:Choice Requires="wpg">
            <w:drawing>
              <wp:anchor distT="0" distB="0" distL="114300" distR="114300" simplePos="0" relativeHeight="503314303" behindDoc="1" locked="0" layoutInCell="1" allowOverlap="1" wp14:anchorId="063B5EB4" wp14:editId="0C727885">
                <wp:simplePos x="0" y="0"/>
                <wp:positionH relativeFrom="page">
                  <wp:posOffset>4880610</wp:posOffset>
                </wp:positionH>
                <wp:positionV relativeFrom="paragraph">
                  <wp:posOffset>69850</wp:posOffset>
                </wp:positionV>
                <wp:extent cx="307340" cy="66040"/>
                <wp:effectExtent l="0" t="0" r="4832350" b="77470"/>
                <wp:wrapNone/>
                <wp:docPr id="4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340" cy="66040"/>
                          <a:chOff x="7686" y="111"/>
                          <a:chExt cx="485" cy="104"/>
                        </a:xfrm>
                      </wpg:grpSpPr>
                      <wps:wsp>
                        <wps:cNvPr id="48" name="Freeform 42"/>
                        <wps:cNvSpPr>
                          <a:spLocks noEditPoints="1"/>
                        </wps:cNvSpPr>
                        <wps:spPr bwMode="auto">
                          <a:xfrm>
                            <a:off x="15382" y="326"/>
                            <a:ext cx="407" cy="0"/>
                          </a:xfrm>
                          <a:custGeom>
                            <a:avLst/>
                            <a:gdLst>
                              <a:gd name="T0" fmla="+- 0 7691 7691"/>
                              <a:gd name="T1" fmla="*/ T0 w 407"/>
                              <a:gd name="T2" fmla="+- 0 8098 7691"/>
                              <a:gd name="T3" fmla="*/ T2 w 407"/>
                            </a:gdLst>
                            <a:ahLst/>
                            <a:cxnLst>
                              <a:cxn ang="0">
                                <a:pos x="T1" y="0"/>
                              </a:cxn>
                              <a:cxn ang="0">
                                <a:pos x="T3" y="0"/>
                              </a:cxn>
                            </a:cxnLst>
                            <a:rect l="0" t="0" r="r" b="b"/>
                            <a:pathLst>
                              <a:path w="407">
                                <a:moveTo>
                                  <a:pt x="0" y="0"/>
                                </a:moveTo>
                                <a:lnTo>
                                  <a:pt x="407" y="0"/>
                                </a:lnTo>
                              </a:path>
                            </a:pathLst>
                          </a:custGeom>
                          <a:noFill/>
                          <a:ln w="60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1"/>
                        <wps:cNvSpPr>
                          <a:spLocks/>
                        </wps:cNvSpPr>
                        <wps:spPr bwMode="auto">
                          <a:xfrm>
                            <a:off x="8084" y="116"/>
                            <a:ext cx="82" cy="95"/>
                          </a:xfrm>
                          <a:custGeom>
                            <a:avLst/>
                            <a:gdLst>
                              <a:gd name="T0" fmla="+- 0 8084 8084"/>
                              <a:gd name="T1" fmla="*/ T0 w 82"/>
                              <a:gd name="T2" fmla="+- 0 210 116"/>
                              <a:gd name="T3" fmla="*/ 210 h 95"/>
                              <a:gd name="T4" fmla="+- 0 8166 8084"/>
                              <a:gd name="T5" fmla="*/ T4 w 82"/>
                              <a:gd name="T6" fmla="+- 0 163 116"/>
                              <a:gd name="T7" fmla="*/ 163 h 95"/>
                              <a:gd name="T8" fmla="+- 0 8084 8084"/>
                              <a:gd name="T9" fmla="*/ T8 w 82"/>
                              <a:gd name="T10" fmla="+- 0 116 116"/>
                              <a:gd name="T11" fmla="*/ 116 h 95"/>
                              <a:gd name="T12" fmla="+- 0 8084 8084"/>
                              <a:gd name="T13" fmla="*/ T12 w 82"/>
                              <a:gd name="T14" fmla="+- 0 210 116"/>
                              <a:gd name="T15" fmla="*/ 210 h 95"/>
                            </a:gdLst>
                            <a:ahLst/>
                            <a:cxnLst>
                              <a:cxn ang="0">
                                <a:pos x="T1" y="T3"/>
                              </a:cxn>
                              <a:cxn ang="0">
                                <a:pos x="T5" y="T7"/>
                              </a:cxn>
                              <a:cxn ang="0">
                                <a:pos x="T9" y="T11"/>
                              </a:cxn>
                              <a:cxn ang="0">
                                <a:pos x="T13" y="T15"/>
                              </a:cxn>
                            </a:cxnLst>
                            <a:rect l="0" t="0" r="r" b="b"/>
                            <a:pathLst>
                              <a:path w="82" h="95">
                                <a:moveTo>
                                  <a:pt x="0" y="94"/>
                                </a:moveTo>
                                <a:lnTo>
                                  <a:pt x="82" y="47"/>
                                </a:lnTo>
                                <a:lnTo>
                                  <a:pt x="0" y="0"/>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320049" id="Group 40" o:spid="_x0000_s1026" style="position:absolute;margin-left:384.3pt;margin-top:5.5pt;width:24.2pt;height:5.2pt;z-index:-2177;mso-position-horizontal-relative:page" coordorigin="7686,111" coordsize="48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">
                <v:shape id="Freeform 42" o:spid="_x0000_s1027" style="position:absolute;left:15382;top:326;width:407;height:0;visibility:visible;mso-wrap-style:square;v-text-anchor:top" coordsize="4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Pb70A&#10;AADbAAAADwAAAGRycy9kb3ducmV2LnhtbERPyarCMBTdC/5DuII7TR0QqUYRsTisnsPC5bW5tsXm&#10;pjRR69+bhfCWhzPPl40pxYtqV1hWMOhHIIhTqwvOFFzOSW8KwnlkjaVlUvAhB8tFuzXHWNs3H+l1&#10;8pkIIexiVJB7X8VSujQng65vK+LA3W1t0AdYZ1LX+A7hppTDKJpIgwWHhhwrWueUPk5Po0A2t9H+&#10;cbWcmMmfT8rNwcgtKtXtNKsZCE+N/xf/3DutYBzGhi/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cjPb70AAADbAAAADwAAAAAAAAAAAAAAAACYAgAAZHJzL2Rvd25yZXYu&#10;eG1sUEsFBgAAAAAEAAQA9QAAAIIDAAAAAA==&#10;" path="m,l407,e" filled="f" strokeweight=".16758mm">
                  <v:path arrowok="t" o:connecttype="custom" o:connectlocs="0,0;407,0" o:connectangles="0,0"/>
                  <o:lock v:ext="edit" verticies="t"/>
                </v:shape>
                <v:shape id="Freeform 41" o:spid="_x0000_s1028" style="position:absolute;left:8084;top:116;width:82;height:95;visibility:visible;mso-wrap-style:square;v-text-anchor:top" coordsize="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x8QA&#10;AADbAAAADwAAAGRycy9kb3ducmV2LnhtbESPT2vCQBTE7wW/w/KE3uom0haNrkEFaYV6UANeH9mX&#10;P5h9G7Jrkn77bqHQ4zAzv2HW6Wga0VPnassK4lkEgji3uuZSQXY9vCxAOI+ssbFMCr7JQbqZPK0x&#10;0XbgM/UXX4oAYZeggsr7NpHS5RUZdDPbEgevsJ1BH2RXSt3hEOCmkfMoepcGaw4LFba0ryi/Xx5G&#10;wa3Itm+nuPg6nhuN+a7dfRyzUann6bhdgfA0+v/wX/tTK3hdwu+X8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wPsfEAAAA2wAAAA8AAAAAAAAAAAAAAAAAmAIAAGRycy9k&#10;b3ducmV2LnhtbFBLBQYAAAAABAAEAPUAAACJAwAAAAA=&#10;" path="m,94l82,47,,,,94xe" fillcolor="black" stroked="f">
                  <v:path arrowok="t" o:connecttype="custom" o:connectlocs="0,210;82,163;0,116;0,210" o:connectangles="0,0,0,0"/>
                </v:shape>
                <w10:wrap anchorx="page"/>
              </v:group>
            </w:pict>
          </mc:Fallback>
        </mc:AlternateContent>
      </w:r>
      <w:r w:rsidR="00F5753A">
        <w:rPr>
          <w:rFonts w:ascii="Arial" w:eastAsia="Arial" w:hAnsi="Arial" w:cs="Arial"/>
          <w:position w:val="-1"/>
          <w:sz w:val="11"/>
          <w:szCs w:val="11"/>
        </w:rPr>
        <w:t>Treatment</w:t>
      </w:r>
      <w:r w:rsidR="00F5753A">
        <w:rPr>
          <w:rFonts w:ascii="Arial" w:eastAsia="Arial" w:hAnsi="Arial" w:cs="Arial"/>
          <w:spacing w:val="16"/>
          <w:position w:val="-1"/>
          <w:sz w:val="11"/>
          <w:szCs w:val="11"/>
        </w:rPr>
        <w:t xml:space="preserve"> </w:t>
      </w:r>
      <w:r w:rsidR="00F5753A">
        <w:rPr>
          <w:rFonts w:ascii="Arial" w:eastAsia="Arial" w:hAnsi="Arial" w:cs="Arial"/>
          <w:w w:val="103"/>
          <w:position w:val="-1"/>
          <w:sz w:val="11"/>
          <w:szCs w:val="11"/>
        </w:rPr>
        <w:t>intensity</w:t>
      </w:r>
    </w:p>
    <w:p w14:paraId="13E58BA9" w14:textId="77777777" w:rsidR="005B53EE" w:rsidRDefault="00F5753A" w:rsidP="00F9389F">
      <w:pPr>
        <w:spacing w:line="100" w:lineRule="exact"/>
        <w:ind w:left="-29" w:right="2260"/>
        <w:rPr>
          <w:rFonts w:ascii="Arial" w:eastAsia="Arial" w:hAnsi="Arial" w:cs="Arial"/>
          <w:sz w:val="11"/>
          <w:szCs w:val="11"/>
        </w:rPr>
        <w:sectPr w:rsidR="005B53EE">
          <w:type w:val="continuous"/>
          <w:pgSz w:w="12240" w:h="15840"/>
          <w:pgMar w:top="1480" w:right="1300" w:bottom="280" w:left="1300" w:header="720" w:footer="720" w:gutter="0"/>
          <w:cols w:num="3" w:space="720" w:equalWidth="0">
            <w:col w:w="2791" w:space="889"/>
            <w:col w:w="1391" w:space="889"/>
            <w:col w:w="3680"/>
          </w:cols>
        </w:sectPr>
      </w:pPr>
      <w:r>
        <w:rPr>
          <w:rFonts w:ascii="Arial" w:eastAsia="Arial" w:hAnsi="Arial" w:cs="Arial"/>
          <w:sz w:val="11"/>
          <w:szCs w:val="11"/>
        </w:rPr>
        <w:t>(cooler</w:t>
      </w:r>
      <w:r w:rsidR="00F9389F">
        <w:rPr>
          <w:rFonts w:ascii="Arial" w:eastAsia="Arial" w:hAnsi="Arial" w:cs="Arial"/>
          <w:sz w:val="11"/>
          <w:szCs w:val="11"/>
        </w:rPr>
        <w:t xml:space="preserve">          </w:t>
      </w:r>
      <w:r>
        <w:rPr>
          <w:rFonts w:ascii="Arial" w:eastAsia="Arial" w:hAnsi="Arial" w:cs="Arial"/>
          <w:w w:val="103"/>
          <w:sz w:val="11"/>
          <w:szCs w:val="11"/>
        </w:rPr>
        <w:t>warmer)</w:t>
      </w:r>
    </w:p>
    <w:p w14:paraId="682B83D8" w14:textId="77777777" w:rsidR="005B53EE" w:rsidRDefault="005B53EE" w:rsidP="00F9389F">
      <w:pPr>
        <w:spacing w:before="3" w:line="160" w:lineRule="exact"/>
        <w:rPr>
          <w:sz w:val="16"/>
          <w:szCs w:val="16"/>
        </w:rPr>
      </w:pPr>
    </w:p>
    <w:p w14:paraId="686DF12C" w14:textId="77777777" w:rsidR="005B53EE" w:rsidRDefault="00F5753A" w:rsidP="00F9389F">
      <w:pPr>
        <w:spacing w:before="26" w:line="254" w:lineRule="auto"/>
        <w:ind w:left="715" w:right="684"/>
        <w:rPr>
          <w:sz w:val="18"/>
          <w:szCs w:val="18"/>
        </w:rPr>
      </w:pPr>
      <w:r>
        <w:rPr>
          <w:sz w:val="18"/>
          <w:szCs w:val="18"/>
        </w:rPr>
        <w:t>Figure</w:t>
      </w:r>
      <w:r w:rsidR="00F9389F">
        <w:rPr>
          <w:sz w:val="18"/>
          <w:szCs w:val="18"/>
        </w:rPr>
        <w:t xml:space="preserve"> </w:t>
      </w:r>
      <w:r>
        <w:rPr>
          <w:sz w:val="18"/>
          <w:szCs w:val="18"/>
        </w:rPr>
        <w:t>8:</w:t>
      </w:r>
      <w:r w:rsidR="00F9389F">
        <w:rPr>
          <w:sz w:val="18"/>
          <w:szCs w:val="18"/>
        </w:rPr>
        <w:t xml:space="preserve"> </w:t>
      </w:r>
      <w:r>
        <w:rPr>
          <w:w w:val="115"/>
          <w:sz w:val="18"/>
          <w:szCs w:val="18"/>
        </w:rPr>
        <w:t>Compared</w:t>
      </w:r>
      <w:r>
        <w:rPr>
          <w:spacing w:val="-15"/>
          <w:w w:val="115"/>
          <w:sz w:val="18"/>
          <w:szCs w:val="18"/>
        </w:rPr>
        <w:t xml:space="preserve"> </w:t>
      </w:r>
      <w:r>
        <w:rPr>
          <w:w w:val="115"/>
          <w:sz w:val="18"/>
          <w:szCs w:val="18"/>
        </w:rPr>
        <w:t>to</w:t>
      </w:r>
      <w:r>
        <w:rPr>
          <w:spacing w:val="24"/>
          <w:w w:val="115"/>
          <w:sz w:val="18"/>
          <w:szCs w:val="18"/>
        </w:rPr>
        <w:t xml:space="preserve"> </w:t>
      </w:r>
      <w:r>
        <w:rPr>
          <w:sz w:val="18"/>
          <w:szCs w:val="18"/>
        </w:rPr>
        <w:t>direct</w:t>
      </w:r>
      <w:r w:rsidR="00F9389F">
        <w:rPr>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w w:val="116"/>
          <w:sz w:val="18"/>
          <w:szCs w:val="18"/>
        </w:rPr>
        <w:t>to</w:t>
      </w:r>
      <w:r>
        <w:rPr>
          <w:spacing w:val="22"/>
          <w:w w:val="116"/>
          <w:sz w:val="18"/>
          <w:szCs w:val="18"/>
        </w:rPr>
        <w:t xml:space="preserve"> </w:t>
      </w:r>
      <w:r>
        <w:rPr>
          <w:w w:val="113"/>
          <w:sz w:val="18"/>
          <w:szCs w:val="18"/>
        </w:rPr>
        <w:t>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sidR="00F9389F">
        <w:rPr>
          <w:sz w:val="18"/>
          <w:szCs w:val="18"/>
        </w:rPr>
        <w:t xml:space="preserve"> </w:t>
      </w:r>
      <w:r>
        <w:rPr>
          <w:sz w:val="18"/>
          <w:szCs w:val="18"/>
        </w:rPr>
        <w:t>alone</w:t>
      </w:r>
      <w:r w:rsidR="00F9389F">
        <w:rPr>
          <w:sz w:val="18"/>
          <w:szCs w:val="18"/>
        </w:rPr>
        <w:t xml:space="preserve"> </w:t>
      </w:r>
      <w:r>
        <w:rPr>
          <w:sz w:val="18"/>
          <w:szCs w:val="18"/>
        </w:rPr>
        <w:t>(a),</w:t>
      </w:r>
      <w:r w:rsidR="00F9389F">
        <w:rPr>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27"/>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m</w:t>
      </w:r>
      <w:r>
        <w:rPr>
          <w:spacing w:val="-5"/>
          <w:sz w:val="18"/>
          <w:szCs w:val="18"/>
        </w:rPr>
        <w:t>a</w:t>
      </w:r>
      <w:r>
        <w:rPr>
          <w:sz w:val="18"/>
          <w:szCs w:val="18"/>
        </w:rPr>
        <w:t>y</w:t>
      </w:r>
      <w:r w:rsidR="00F9389F">
        <w:rPr>
          <w:sz w:val="18"/>
          <w:szCs w:val="18"/>
        </w:rPr>
        <w:t xml:space="preserve"> </w:t>
      </w:r>
      <w:r>
        <w:rPr>
          <w:w w:val="102"/>
          <w:sz w:val="18"/>
          <w:szCs w:val="18"/>
        </w:rPr>
        <w:t>c</w:t>
      </w:r>
      <w:r>
        <w:rPr>
          <w:w w:val="115"/>
          <w:sz w:val="18"/>
          <w:szCs w:val="18"/>
        </w:rPr>
        <w:t>a</w:t>
      </w:r>
      <w:r>
        <w:rPr>
          <w:w w:val="113"/>
          <w:sz w:val="18"/>
          <w:szCs w:val="18"/>
        </w:rPr>
        <w:t>u</w:t>
      </w:r>
      <w:r>
        <w:rPr>
          <w:w w:val="103"/>
          <w:sz w:val="18"/>
          <w:szCs w:val="18"/>
        </w:rPr>
        <w:t xml:space="preserve">se </w:t>
      </w:r>
      <w:r>
        <w:rPr>
          <w:sz w:val="18"/>
          <w:szCs w:val="18"/>
        </w:rPr>
        <w:t>biological</w:t>
      </w:r>
      <w:r w:rsidR="00F9389F">
        <w:rPr>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w w:val="116"/>
          <w:sz w:val="18"/>
          <w:szCs w:val="18"/>
        </w:rPr>
        <w:t>to</w:t>
      </w:r>
      <w:r>
        <w:rPr>
          <w:spacing w:val="10"/>
          <w:w w:val="116"/>
          <w:sz w:val="18"/>
          <w:szCs w:val="18"/>
        </w:rPr>
        <w:t xml:space="preserve"> </w:t>
      </w:r>
      <w:r>
        <w:rPr>
          <w:spacing w:val="5"/>
          <w:sz w:val="18"/>
          <w:szCs w:val="18"/>
        </w:rPr>
        <w:t>b</w:t>
      </w:r>
      <w:r>
        <w:rPr>
          <w:sz w:val="18"/>
          <w:szCs w:val="18"/>
        </w:rPr>
        <w:t>e</w:t>
      </w:r>
      <w:r>
        <w:rPr>
          <w:spacing w:val="29"/>
          <w:sz w:val="18"/>
          <w:szCs w:val="18"/>
        </w:rPr>
        <w:t xml:space="preserve"> </w:t>
      </w:r>
      <w:r>
        <w:rPr>
          <w:spacing w:val="-6"/>
          <w:w w:val="113"/>
          <w:sz w:val="18"/>
          <w:szCs w:val="18"/>
        </w:rPr>
        <w:t>m</w:t>
      </w:r>
      <w:r>
        <w:rPr>
          <w:w w:val="113"/>
          <w:sz w:val="18"/>
          <w:szCs w:val="18"/>
        </w:rPr>
        <w:t>uted</w:t>
      </w:r>
      <w:r>
        <w:rPr>
          <w:spacing w:val="12"/>
          <w:w w:val="113"/>
          <w:sz w:val="18"/>
          <w:szCs w:val="18"/>
        </w:rPr>
        <w:t xml:space="preserve"> </w:t>
      </w:r>
      <w:r>
        <w:rPr>
          <w:sz w:val="18"/>
          <w:szCs w:val="18"/>
        </w:rPr>
        <w:t>(b)or</w:t>
      </w:r>
      <w:r w:rsidR="00F9389F">
        <w:rPr>
          <w:sz w:val="18"/>
          <w:szCs w:val="18"/>
        </w:rPr>
        <w:t xml:space="preserve"> </w:t>
      </w:r>
      <w:r>
        <w:rPr>
          <w:w w:val="109"/>
          <w:sz w:val="18"/>
          <w:szCs w:val="18"/>
        </w:rPr>
        <w:t>exaggerated</w:t>
      </w:r>
      <w:r>
        <w:rPr>
          <w:spacing w:val="18"/>
          <w:w w:val="109"/>
          <w:sz w:val="18"/>
          <w:szCs w:val="18"/>
        </w:rPr>
        <w:t xml:space="preserve"> </w:t>
      </w:r>
      <w:r>
        <w:rPr>
          <w:sz w:val="18"/>
          <w:szCs w:val="18"/>
        </w:rPr>
        <w:t>(c),</w:t>
      </w:r>
      <w:r w:rsidR="00F9389F">
        <w:rPr>
          <w:sz w:val="18"/>
          <w:szCs w:val="18"/>
        </w:rPr>
        <w:t xml:space="preserve"> </w:t>
      </w:r>
      <w:r>
        <w:rPr>
          <w:sz w:val="18"/>
          <w:szCs w:val="18"/>
        </w:rPr>
        <w:t>when</w:t>
      </w:r>
      <w:r>
        <w:rPr>
          <w:spacing w:val="43"/>
          <w:sz w:val="18"/>
          <w:szCs w:val="18"/>
        </w:rPr>
        <w:t xml:space="preserve"> </w:t>
      </w:r>
      <w:r>
        <w:rPr>
          <w:w w:val="102"/>
          <w:sz w:val="18"/>
          <w:szCs w:val="18"/>
        </w:rPr>
        <w:t>i</w:t>
      </w:r>
      <w:r>
        <w:rPr>
          <w:w w:val="113"/>
          <w:sz w:val="18"/>
          <w:szCs w:val="18"/>
        </w:rPr>
        <w:t>nd</w:t>
      </w:r>
      <w:r>
        <w:rPr>
          <w:w w:val="106"/>
          <w:sz w:val="18"/>
          <w:szCs w:val="18"/>
        </w:rPr>
        <w:t>irec</w:t>
      </w:r>
      <w:r>
        <w:rPr>
          <w:w w:val="143"/>
          <w:sz w:val="18"/>
          <w:szCs w:val="18"/>
        </w:rPr>
        <w:t>t</w:t>
      </w:r>
      <w:r>
        <w:rPr>
          <w:spacing w:val="16"/>
          <w:sz w:val="18"/>
          <w:szCs w:val="18"/>
        </w:rPr>
        <w:t xml:space="preserve"> </w:t>
      </w:r>
      <w:r>
        <w:rPr>
          <w:sz w:val="18"/>
          <w:szCs w:val="18"/>
        </w:rPr>
        <w:t>effects</w:t>
      </w:r>
      <w:r>
        <w:rPr>
          <w:spacing w:val="31"/>
          <w:sz w:val="18"/>
          <w:szCs w:val="18"/>
        </w:rPr>
        <w:t xml:space="preserve"> </w:t>
      </w:r>
      <w:r>
        <w:rPr>
          <w:sz w:val="18"/>
          <w:szCs w:val="18"/>
        </w:rPr>
        <w:t>of</w:t>
      </w:r>
      <w:r>
        <w:rPr>
          <w:spacing w:val="14"/>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16"/>
          <w:sz w:val="18"/>
          <w:szCs w:val="18"/>
        </w:rPr>
        <w:t xml:space="preserve"> </w:t>
      </w:r>
      <w:r>
        <w:rPr>
          <w:spacing w:val="-5"/>
          <w:w w:val="102"/>
          <w:sz w:val="18"/>
          <w:szCs w:val="18"/>
        </w:rPr>
        <w:t>w</w:t>
      </w:r>
      <w:r>
        <w:rPr>
          <w:w w:val="115"/>
          <w:sz w:val="18"/>
          <w:szCs w:val="18"/>
        </w:rPr>
        <w:t>a</w:t>
      </w:r>
      <w:r>
        <w:rPr>
          <w:w w:val="112"/>
          <w:sz w:val="18"/>
          <w:szCs w:val="18"/>
        </w:rPr>
        <w:t>rm</w:t>
      </w:r>
      <w:r>
        <w:rPr>
          <w:w w:val="109"/>
          <w:sz w:val="18"/>
          <w:szCs w:val="18"/>
        </w:rPr>
        <w:t>in</w:t>
      </w:r>
      <w:r>
        <w:rPr>
          <w:w w:val="102"/>
          <w:sz w:val="18"/>
          <w:szCs w:val="18"/>
        </w:rPr>
        <w:t xml:space="preserve">g </w:t>
      </w:r>
      <w:r>
        <w:rPr>
          <w:sz w:val="18"/>
          <w:szCs w:val="18"/>
        </w:rPr>
        <w:t>are</w:t>
      </w:r>
      <w:r w:rsidR="00F9389F">
        <w:rPr>
          <w:sz w:val="18"/>
          <w:szCs w:val="18"/>
        </w:rPr>
        <w:t xml:space="preserve"> </w:t>
      </w:r>
      <w:r>
        <w:rPr>
          <w:sz w:val="18"/>
          <w:szCs w:val="18"/>
        </w:rPr>
        <w:t>also</w:t>
      </w:r>
      <w:r>
        <w:rPr>
          <w:spacing w:val="37"/>
          <w:sz w:val="18"/>
          <w:szCs w:val="18"/>
        </w:rPr>
        <w:t xml:space="preserve"> </w:t>
      </w:r>
      <w:r>
        <w:rPr>
          <w:sz w:val="18"/>
          <w:szCs w:val="18"/>
        </w:rPr>
        <w:t>dri</w:t>
      </w:r>
      <w:r>
        <w:rPr>
          <w:spacing w:val="-5"/>
          <w:sz w:val="18"/>
          <w:szCs w:val="18"/>
        </w:rPr>
        <w:t>v</w:t>
      </w:r>
      <w:r>
        <w:rPr>
          <w:sz w:val="18"/>
          <w:szCs w:val="18"/>
        </w:rPr>
        <w:t>ers</w:t>
      </w:r>
      <w:r w:rsidR="00F9389F">
        <w:rPr>
          <w:sz w:val="18"/>
          <w:szCs w:val="18"/>
        </w:rPr>
        <w:t xml:space="preserve"> </w:t>
      </w:r>
      <w:r>
        <w:rPr>
          <w:sz w:val="18"/>
          <w:szCs w:val="18"/>
        </w:rPr>
        <w:t>of</w:t>
      </w:r>
      <w:r>
        <w:rPr>
          <w:spacing w:val="19"/>
          <w:sz w:val="18"/>
          <w:szCs w:val="18"/>
        </w:rPr>
        <w:t xml:space="preserve"> </w:t>
      </w:r>
      <w:r>
        <w:rPr>
          <w:sz w:val="18"/>
          <w:szCs w:val="18"/>
        </w:rPr>
        <w:t>f</w:t>
      </w:r>
      <w:r>
        <w:rPr>
          <w:spacing w:val="5"/>
          <w:sz w:val="18"/>
          <w:szCs w:val="18"/>
        </w:rPr>
        <w:t>o</w:t>
      </w:r>
      <w:r>
        <w:rPr>
          <w:sz w:val="18"/>
          <w:szCs w:val="18"/>
        </w:rPr>
        <w:t>cal</w:t>
      </w:r>
      <w:r>
        <w:rPr>
          <w:spacing w:val="33"/>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pacing w:val="13"/>
          <w:sz w:val="18"/>
          <w:szCs w:val="18"/>
        </w:rPr>
        <w:t xml:space="preserve"> </w:t>
      </w:r>
      <w:r>
        <w:rPr>
          <w:spacing w:val="-15"/>
          <w:sz w:val="18"/>
          <w:szCs w:val="18"/>
        </w:rPr>
        <w:t>F</w:t>
      </w:r>
      <w:r>
        <w:rPr>
          <w:sz w:val="18"/>
          <w:szCs w:val="18"/>
        </w:rPr>
        <w:t>or</w:t>
      </w:r>
      <w:r w:rsidR="00F9389F">
        <w:rPr>
          <w:sz w:val="18"/>
          <w:szCs w:val="18"/>
        </w:rPr>
        <w:t xml:space="preserve"> </w:t>
      </w:r>
      <w:r>
        <w:rPr>
          <w:sz w:val="18"/>
          <w:szCs w:val="18"/>
        </w:rPr>
        <w:t>example,</w:t>
      </w:r>
      <w:r w:rsidR="00F9389F">
        <w:rPr>
          <w:sz w:val="18"/>
          <w:szCs w:val="18"/>
        </w:rPr>
        <w:t xml:space="preserve"> </w:t>
      </w:r>
      <w:r>
        <w:rPr>
          <w:w w:val="107"/>
          <w:sz w:val="18"/>
          <w:szCs w:val="18"/>
        </w:rPr>
        <w:t>phenolog</w:t>
      </w:r>
      <w:r>
        <w:rPr>
          <w:spacing w:val="-16"/>
          <w:w w:val="107"/>
          <w:sz w:val="18"/>
          <w:szCs w:val="18"/>
        </w:rPr>
        <w:t>y</w:t>
      </w:r>
      <w:r>
        <w:rPr>
          <w:w w:val="107"/>
          <w:sz w:val="18"/>
          <w:szCs w:val="18"/>
        </w:rPr>
        <w:t>,</w:t>
      </w:r>
      <w:r>
        <w:rPr>
          <w:spacing w:val="19"/>
          <w:w w:val="107"/>
          <w:sz w:val="18"/>
          <w:szCs w:val="18"/>
        </w:rPr>
        <w:t xml:space="preserve"> </w:t>
      </w:r>
      <w:r>
        <w:rPr>
          <w:sz w:val="18"/>
          <w:szCs w:val="18"/>
        </w:rPr>
        <w:t>su</w:t>
      </w:r>
      <w:r>
        <w:rPr>
          <w:spacing w:val="-5"/>
          <w:sz w:val="18"/>
          <w:szCs w:val="18"/>
        </w:rPr>
        <w:t>c</w:t>
      </w:r>
      <w:r>
        <w:rPr>
          <w:sz w:val="18"/>
          <w:szCs w:val="18"/>
        </w:rPr>
        <w:t>h</w:t>
      </w:r>
      <w:r w:rsidR="00F9389F">
        <w:rPr>
          <w:sz w:val="18"/>
          <w:szCs w:val="18"/>
        </w:rPr>
        <w:t xml:space="preserve"> </w:t>
      </w:r>
      <w:r>
        <w:rPr>
          <w:sz w:val="18"/>
          <w:szCs w:val="18"/>
        </w:rPr>
        <w:t>as</w:t>
      </w:r>
      <w:r>
        <w:rPr>
          <w:spacing w:val="35"/>
          <w:sz w:val="18"/>
          <w:szCs w:val="18"/>
        </w:rPr>
        <w:t xml:space="preserve"> </w:t>
      </w:r>
      <w:r>
        <w:rPr>
          <w:w w:val="115"/>
          <w:sz w:val="18"/>
          <w:szCs w:val="18"/>
        </w:rPr>
        <w:t>budburst</w:t>
      </w:r>
      <w:r>
        <w:rPr>
          <w:spacing w:val="14"/>
          <w:w w:val="115"/>
          <w:sz w:val="18"/>
          <w:szCs w:val="18"/>
        </w:rPr>
        <w:t xml:space="preserve"> </w:t>
      </w:r>
      <w:r>
        <w:rPr>
          <w:sz w:val="18"/>
          <w:szCs w:val="18"/>
        </w:rPr>
        <w:t>whi</w:t>
      </w:r>
      <w:r>
        <w:rPr>
          <w:spacing w:val="-5"/>
          <w:sz w:val="18"/>
          <w:szCs w:val="18"/>
        </w:rPr>
        <w:t>c</w:t>
      </w:r>
      <w:r>
        <w:rPr>
          <w:sz w:val="18"/>
          <w:szCs w:val="18"/>
        </w:rPr>
        <w:t>h</w:t>
      </w:r>
      <w:r w:rsidR="00F9389F">
        <w:rPr>
          <w:sz w:val="18"/>
          <w:szCs w:val="18"/>
        </w:rPr>
        <w:t xml:space="preserve"> </w:t>
      </w:r>
      <w:r>
        <w:rPr>
          <w:sz w:val="18"/>
          <w:szCs w:val="18"/>
        </w:rPr>
        <w:t>usually</w:t>
      </w:r>
      <w:r w:rsidR="00F9389F">
        <w:rPr>
          <w:sz w:val="18"/>
          <w:szCs w:val="18"/>
        </w:rPr>
        <w:t xml:space="preserve"> </w:t>
      </w:r>
      <w:r>
        <w:rPr>
          <w:w w:val="115"/>
          <w:sz w:val="18"/>
          <w:szCs w:val="18"/>
        </w:rPr>
        <w:t>a</w:t>
      </w:r>
      <w:r>
        <w:rPr>
          <w:w w:val="113"/>
          <w:sz w:val="18"/>
          <w:szCs w:val="18"/>
        </w:rPr>
        <w:t>d</w:t>
      </w:r>
      <w:r>
        <w:rPr>
          <w:spacing w:val="-10"/>
          <w:w w:val="107"/>
          <w:sz w:val="18"/>
          <w:szCs w:val="18"/>
        </w:rPr>
        <w:t>v</w:t>
      </w:r>
      <w:r>
        <w:rPr>
          <w:w w:val="115"/>
          <w:sz w:val="18"/>
          <w:szCs w:val="18"/>
        </w:rPr>
        <w:t>a</w:t>
      </w:r>
      <w:r>
        <w:rPr>
          <w:w w:val="113"/>
          <w:sz w:val="18"/>
          <w:szCs w:val="18"/>
        </w:rPr>
        <w:t>n</w:t>
      </w:r>
      <w:r>
        <w:rPr>
          <w:w w:val="102"/>
          <w:sz w:val="18"/>
          <w:szCs w:val="18"/>
        </w:rPr>
        <w:t>c</w:t>
      </w:r>
      <w:r>
        <w:rPr>
          <w:w w:val="103"/>
          <w:sz w:val="18"/>
          <w:szCs w:val="18"/>
        </w:rPr>
        <w:t xml:space="preserve">es </w:t>
      </w:r>
      <w:r>
        <w:rPr>
          <w:sz w:val="18"/>
          <w:szCs w:val="18"/>
        </w:rPr>
        <w:t>with</w:t>
      </w:r>
      <w:r w:rsidR="00F9389F">
        <w:rPr>
          <w:sz w:val="18"/>
          <w:szCs w:val="18"/>
        </w:rPr>
        <w:t xml:space="preserve"> </w:t>
      </w:r>
      <w:r>
        <w:rPr>
          <w:spacing w:val="-5"/>
          <w:w w:val="108"/>
          <w:sz w:val="18"/>
          <w:szCs w:val="18"/>
        </w:rPr>
        <w:t>w</w:t>
      </w:r>
      <w:r>
        <w:rPr>
          <w:w w:val="108"/>
          <w:sz w:val="18"/>
          <w:szCs w:val="18"/>
        </w:rPr>
        <w:t>arming,</w:t>
      </w:r>
      <w:r>
        <w:rPr>
          <w:spacing w:val="16"/>
          <w:w w:val="108"/>
          <w:sz w:val="18"/>
          <w:szCs w:val="18"/>
        </w:rPr>
        <w:t xml:space="preserve"> </w:t>
      </w:r>
      <w:r>
        <w:rPr>
          <w:sz w:val="18"/>
          <w:szCs w:val="18"/>
        </w:rPr>
        <w:t>m</w:t>
      </w:r>
      <w:r>
        <w:rPr>
          <w:spacing w:val="-5"/>
          <w:sz w:val="18"/>
          <w:szCs w:val="18"/>
        </w:rPr>
        <w:t>a</w:t>
      </w:r>
      <w:r>
        <w:rPr>
          <w:sz w:val="18"/>
          <w:szCs w:val="18"/>
        </w:rPr>
        <w:t>y</w:t>
      </w:r>
      <w:r>
        <w:rPr>
          <w:spacing w:val="45"/>
          <w:sz w:val="18"/>
          <w:szCs w:val="18"/>
        </w:rPr>
        <w:t xml:space="preserve"> </w:t>
      </w:r>
      <w:r>
        <w:rPr>
          <w:w w:val="115"/>
          <w:sz w:val="18"/>
          <w:szCs w:val="18"/>
        </w:rPr>
        <w:t>ap</w:t>
      </w:r>
      <w:r>
        <w:rPr>
          <w:spacing w:val="6"/>
          <w:w w:val="115"/>
          <w:sz w:val="18"/>
          <w:szCs w:val="18"/>
        </w:rPr>
        <w:t>p</w:t>
      </w:r>
      <w:r>
        <w:rPr>
          <w:w w:val="115"/>
          <w:sz w:val="18"/>
          <w:szCs w:val="18"/>
        </w:rPr>
        <w:t>ear</w:t>
      </w:r>
      <w:r>
        <w:rPr>
          <w:spacing w:val="-3"/>
          <w:w w:val="115"/>
          <w:sz w:val="18"/>
          <w:szCs w:val="18"/>
        </w:rPr>
        <w:t xml:space="preserve"> </w:t>
      </w:r>
      <w:r>
        <w:rPr>
          <w:w w:val="115"/>
          <w:sz w:val="18"/>
          <w:szCs w:val="18"/>
        </w:rPr>
        <w:t>to</w:t>
      </w:r>
      <w:r>
        <w:rPr>
          <w:spacing w:val="11"/>
          <w:w w:val="115"/>
          <w:sz w:val="18"/>
          <w:szCs w:val="18"/>
        </w:rPr>
        <w:t xml:space="preserve"> </w:t>
      </w:r>
      <w:r>
        <w:rPr>
          <w:spacing w:val="5"/>
          <w:sz w:val="18"/>
          <w:szCs w:val="18"/>
        </w:rPr>
        <w:t>b</w:t>
      </w:r>
      <w:r>
        <w:rPr>
          <w:sz w:val="18"/>
          <w:szCs w:val="18"/>
        </w:rPr>
        <w:t>e</w:t>
      </w:r>
      <w:r>
        <w:rPr>
          <w:spacing w:val="27"/>
          <w:sz w:val="18"/>
          <w:szCs w:val="18"/>
        </w:rPr>
        <w:t xml:space="preserve"> </w:t>
      </w:r>
      <w:r>
        <w:rPr>
          <w:sz w:val="18"/>
          <w:szCs w:val="18"/>
        </w:rPr>
        <w:t>less</w:t>
      </w:r>
      <w:r>
        <w:rPr>
          <w:spacing w:val="23"/>
          <w:sz w:val="18"/>
          <w:szCs w:val="18"/>
        </w:rPr>
        <w:t xml:space="preserve"> </w:t>
      </w:r>
      <w:r>
        <w:rPr>
          <w:w w:val="103"/>
          <w:sz w:val="18"/>
          <w:szCs w:val="18"/>
        </w:rPr>
        <w:t>s</w:t>
      </w:r>
      <w:r>
        <w:rPr>
          <w:w w:val="108"/>
          <w:sz w:val="18"/>
          <w:szCs w:val="18"/>
        </w:rPr>
        <w:t>en</w:t>
      </w:r>
      <w:r>
        <w:rPr>
          <w:w w:val="103"/>
          <w:sz w:val="18"/>
          <w:szCs w:val="18"/>
        </w:rPr>
        <w:t>si</w:t>
      </w:r>
      <w:r>
        <w:rPr>
          <w:w w:val="143"/>
          <w:sz w:val="18"/>
          <w:szCs w:val="18"/>
        </w:rPr>
        <w:t>t</w:t>
      </w:r>
      <w:r>
        <w:rPr>
          <w:w w:val="106"/>
          <w:sz w:val="18"/>
          <w:szCs w:val="18"/>
        </w:rPr>
        <w:t>i</w:t>
      </w:r>
      <w:r>
        <w:rPr>
          <w:spacing w:val="-5"/>
          <w:w w:val="106"/>
          <w:sz w:val="18"/>
          <w:szCs w:val="18"/>
        </w:rPr>
        <w:t>v</w:t>
      </w:r>
      <w:r>
        <w:rPr>
          <w:w w:val="102"/>
          <w:sz w:val="18"/>
          <w:szCs w:val="18"/>
        </w:rPr>
        <w:t>e</w:t>
      </w:r>
      <w:r>
        <w:rPr>
          <w:spacing w:val="15"/>
          <w:sz w:val="18"/>
          <w:szCs w:val="18"/>
        </w:rPr>
        <w:t xml:space="preserve"> </w:t>
      </w:r>
      <w:r>
        <w:rPr>
          <w:w w:val="116"/>
          <w:sz w:val="18"/>
          <w:szCs w:val="18"/>
        </w:rPr>
        <w:t>to</w:t>
      </w:r>
      <w:r>
        <w:rPr>
          <w:spacing w:val="8"/>
          <w:w w:val="116"/>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in</w:t>
      </w:r>
      <w:r>
        <w:rPr>
          <w:spacing w:val="28"/>
          <w:sz w:val="18"/>
          <w:szCs w:val="18"/>
        </w:rPr>
        <w:t xml:space="preserve"> </w:t>
      </w:r>
      <w:r>
        <w:rPr>
          <w:w w:val="102"/>
          <w:sz w:val="18"/>
          <w:szCs w:val="18"/>
        </w:rPr>
        <w:t>e</w:t>
      </w:r>
      <w:r>
        <w:rPr>
          <w:w w:val="110"/>
          <w:sz w:val="18"/>
          <w:szCs w:val="18"/>
        </w:rPr>
        <w:t>x</w:t>
      </w:r>
      <w:r>
        <w:rPr>
          <w:spacing w:val="5"/>
          <w:w w:val="110"/>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03"/>
          <w:sz w:val="18"/>
          <w:szCs w:val="18"/>
        </w:rPr>
        <w:t>s</w:t>
      </w:r>
      <w:r>
        <w:rPr>
          <w:spacing w:val="14"/>
          <w:sz w:val="18"/>
          <w:szCs w:val="18"/>
        </w:rPr>
        <w:t xml:space="preserve"> </w:t>
      </w:r>
      <w:r>
        <w:rPr>
          <w:spacing w:val="-5"/>
          <w:sz w:val="18"/>
          <w:szCs w:val="18"/>
        </w:rPr>
        <w:t>v</w:t>
      </w:r>
      <w:r>
        <w:rPr>
          <w:sz w:val="18"/>
          <w:szCs w:val="18"/>
        </w:rPr>
        <w:t>ersus</w:t>
      </w:r>
      <w:r w:rsidR="00F9389F">
        <w:rPr>
          <w:sz w:val="18"/>
          <w:szCs w:val="18"/>
        </w:rPr>
        <w:t xml:space="preserve"> </w:t>
      </w:r>
      <w:r>
        <w:rPr>
          <w:w w:val="102"/>
          <w:sz w:val="18"/>
          <w:szCs w:val="18"/>
        </w:rPr>
        <w:t>o</w:t>
      </w:r>
      <w:r>
        <w:rPr>
          <w:w w:val="113"/>
          <w:sz w:val="18"/>
          <w:szCs w:val="18"/>
        </w:rPr>
        <w:t>b</w:t>
      </w:r>
      <w:r>
        <w:rPr>
          <w:w w:val="103"/>
          <w:sz w:val="18"/>
          <w:szCs w:val="18"/>
        </w:rPr>
        <w:t>s</w:t>
      </w:r>
      <w:r>
        <w:rPr>
          <w:w w:val="109"/>
          <w:sz w:val="18"/>
          <w:szCs w:val="18"/>
        </w:rPr>
        <w:t>er</w:t>
      </w:r>
      <w:r>
        <w:rPr>
          <w:spacing w:val="-10"/>
          <w:w w:val="109"/>
          <w:sz w:val="18"/>
          <w:szCs w:val="18"/>
        </w:rPr>
        <w:t>v</w:t>
      </w:r>
      <w:r>
        <w:rPr>
          <w:w w:val="115"/>
          <w:sz w:val="18"/>
          <w:szCs w:val="18"/>
        </w:rPr>
        <w:t>a</w:t>
      </w:r>
      <w:r>
        <w:rPr>
          <w:w w:val="143"/>
          <w:sz w:val="18"/>
          <w:szCs w:val="18"/>
        </w:rPr>
        <w:t>t</w:t>
      </w:r>
      <w:r>
        <w:rPr>
          <w:w w:val="102"/>
          <w:sz w:val="18"/>
          <w:szCs w:val="18"/>
        </w:rPr>
        <w:t>io</w:t>
      </w:r>
      <w:r>
        <w:rPr>
          <w:w w:val="113"/>
          <w:sz w:val="18"/>
          <w:szCs w:val="18"/>
        </w:rPr>
        <w:t>n</w:t>
      </w:r>
      <w:r>
        <w:rPr>
          <w:w w:val="115"/>
          <w:sz w:val="18"/>
          <w:szCs w:val="18"/>
        </w:rPr>
        <w:t>a</w:t>
      </w:r>
      <w:r>
        <w:rPr>
          <w:w w:val="102"/>
          <w:sz w:val="18"/>
          <w:szCs w:val="18"/>
        </w:rPr>
        <w:t>l</w:t>
      </w:r>
      <w:r>
        <w:rPr>
          <w:spacing w:val="14"/>
          <w:sz w:val="18"/>
          <w:szCs w:val="18"/>
        </w:rPr>
        <w:t xml:space="preserve"> </w:t>
      </w:r>
      <w:r>
        <w:rPr>
          <w:w w:val="103"/>
          <w:sz w:val="18"/>
          <w:szCs w:val="18"/>
        </w:rPr>
        <w:t>s</w:t>
      </w:r>
      <w:r>
        <w:rPr>
          <w:w w:val="124"/>
          <w:sz w:val="18"/>
          <w:szCs w:val="18"/>
        </w:rPr>
        <w:t>tu</w:t>
      </w:r>
      <w:r>
        <w:rPr>
          <w:w w:val="113"/>
          <w:sz w:val="18"/>
          <w:szCs w:val="18"/>
        </w:rPr>
        <w:t>d</w:t>
      </w:r>
      <w:r>
        <w:rPr>
          <w:w w:val="102"/>
          <w:sz w:val="18"/>
          <w:szCs w:val="18"/>
        </w:rPr>
        <w:t>i</w:t>
      </w:r>
      <w:r>
        <w:rPr>
          <w:w w:val="103"/>
          <w:sz w:val="18"/>
          <w:szCs w:val="18"/>
        </w:rPr>
        <w:t xml:space="preserve">es </w:t>
      </w:r>
      <w:r>
        <w:rPr>
          <w:w w:val="107"/>
          <w:sz w:val="18"/>
          <w:szCs w:val="18"/>
        </w:rPr>
        <w:t>(</w:t>
      </w:r>
      <w:proofErr w:type="spellStart"/>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proofErr w:type="spellEnd"/>
      <w:r>
        <w:rPr>
          <w:spacing w:val="21"/>
          <w:w w:val="107"/>
          <w:sz w:val="18"/>
          <w:szCs w:val="18"/>
        </w:rPr>
        <w:t xml:space="preserve"> </w:t>
      </w:r>
      <w:r>
        <w:rPr>
          <w:sz w:val="18"/>
          <w:szCs w:val="18"/>
        </w:rPr>
        <w:t>et</w:t>
      </w:r>
      <w:r>
        <w:rPr>
          <w:spacing w:val="38"/>
          <w:sz w:val="18"/>
          <w:szCs w:val="18"/>
        </w:rPr>
        <w:t xml:space="preserve"> </w:t>
      </w:r>
      <w:r>
        <w:rPr>
          <w:sz w:val="18"/>
          <w:szCs w:val="18"/>
        </w:rPr>
        <w:t>al.,</w:t>
      </w:r>
      <w:r w:rsidR="00F9389F">
        <w:rPr>
          <w:sz w:val="18"/>
          <w:szCs w:val="18"/>
        </w:rPr>
        <w:t xml:space="preserve"> </w:t>
      </w:r>
      <w:r>
        <w:rPr>
          <w:sz w:val="18"/>
          <w:szCs w:val="18"/>
        </w:rPr>
        <w:t>2012)</w:t>
      </w:r>
      <w:r>
        <w:rPr>
          <w:spacing w:val="37"/>
          <w:sz w:val="18"/>
          <w:szCs w:val="18"/>
        </w:rPr>
        <w:t xml:space="preserve"> </w:t>
      </w:r>
      <w:r>
        <w:rPr>
          <w:spacing w:val="5"/>
          <w:sz w:val="18"/>
          <w:szCs w:val="18"/>
        </w:rPr>
        <w:t>b</w:t>
      </w:r>
      <w:r>
        <w:rPr>
          <w:sz w:val="18"/>
          <w:szCs w:val="18"/>
        </w:rPr>
        <w:t>ecause</w:t>
      </w:r>
      <w:r w:rsidR="00F9389F">
        <w:rPr>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7"/>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reduces</w:t>
      </w:r>
      <w:r w:rsidR="00F9389F">
        <w:rPr>
          <w:sz w:val="18"/>
          <w:szCs w:val="18"/>
        </w:rPr>
        <w:t xml:space="preserve"> </w:t>
      </w:r>
      <w:r>
        <w:rPr>
          <w:sz w:val="18"/>
          <w:szCs w:val="18"/>
        </w:rPr>
        <w:t>soil</w:t>
      </w:r>
      <w:r>
        <w:rPr>
          <w:spacing w:val="23"/>
          <w:sz w:val="18"/>
          <w:szCs w:val="18"/>
        </w:rPr>
        <w:t xml:space="preserve"> </w:t>
      </w:r>
      <w:r>
        <w:rPr>
          <w:w w:val="110"/>
          <w:sz w:val="18"/>
          <w:szCs w:val="18"/>
        </w:rPr>
        <w:t>moisture</w:t>
      </w:r>
      <w:r>
        <w:rPr>
          <w:spacing w:val="16"/>
          <w:w w:val="110"/>
          <w:sz w:val="18"/>
          <w:szCs w:val="18"/>
        </w:rPr>
        <w:t xml:space="preserve"> </w:t>
      </w:r>
      <w:r>
        <w:rPr>
          <w:sz w:val="18"/>
          <w:szCs w:val="18"/>
        </w:rPr>
        <w:t>and</w:t>
      </w:r>
      <w:r w:rsidR="00F9389F">
        <w:rPr>
          <w:sz w:val="18"/>
          <w:szCs w:val="18"/>
        </w:rPr>
        <w:t xml:space="preserve"> </w:t>
      </w:r>
      <w:r>
        <w:rPr>
          <w:sz w:val="18"/>
          <w:szCs w:val="18"/>
        </w:rPr>
        <w:t>drying</w:t>
      </w:r>
      <w:r w:rsidR="00F9389F">
        <w:rPr>
          <w:sz w:val="18"/>
          <w:szCs w:val="18"/>
        </w:rPr>
        <w:t xml:space="preserve"> </w:t>
      </w:r>
      <w:r>
        <w:rPr>
          <w:sz w:val="18"/>
          <w:szCs w:val="18"/>
        </w:rPr>
        <w:t>often</w:t>
      </w:r>
      <w:r w:rsidR="00F9389F">
        <w:rPr>
          <w:sz w:val="18"/>
          <w:szCs w:val="18"/>
        </w:rPr>
        <w:t xml:space="preserve"> </w:t>
      </w:r>
      <w:r>
        <w:rPr>
          <w:w w:val="113"/>
          <w:sz w:val="18"/>
          <w:szCs w:val="18"/>
        </w:rPr>
        <w:t>d</w:t>
      </w:r>
      <w:r>
        <w:rPr>
          <w:w w:val="102"/>
          <w:sz w:val="18"/>
          <w:szCs w:val="18"/>
        </w:rPr>
        <w:t>el</w:t>
      </w:r>
      <w:r>
        <w:rPr>
          <w:spacing w:val="-5"/>
          <w:w w:val="115"/>
          <w:sz w:val="18"/>
          <w:szCs w:val="18"/>
        </w:rPr>
        <w:t>a</w:t>
      </w:r>
      <w:r>
        <w:rPr>
          <w:w w:val="107"/>
          <w:sz w:val="18"/>
          <w:szCs w:val="18"/>
        </w:rPr>
        <w:t>y</w:t>
      </w:r>
      <w:r>
        <w:rPr>
          <w:w w:val="103"/>
          <w:sz w:val="18"/>
          <w:szCs w:val="18"/>
        </w:rPr>
        <w:t xml:space="preserve">s </w:t>
      </w:r>
      <w:r>
        <w:rPr>
          <w:w w:val="113"/>
          <w:sz w:val="18"/>
          <w:szCs w:val="18"/>
        </w:rPr>
        <w:t>ph</w:t>
      </w:r>
      <w:r>
        <w:rPr>
          <w:w w:val="108"/>
          <w:sz w:val="18"/>
          <w:szCs w:val="18"/>
        </w:rPr>
        <w:t>en</w:t>
      </w:r>
      <w:r>
        <w:rPr>
          <w:w w:val="102"/>
          <w:sz w:val="18"/>
          <w:szCs w:val="18"/>
        </w:rPr>
        <w:t>olo</w:t>
      </w:r>
      <w:r>
        <w:rPr>
          <w:w w:val="105"/>
          <w:sz w:val="18"/>
          <w:szCs w:val="18"/>
        </w:rPr>
        <w:t>g</w:t>
      </w:r>
      <w:r>
        <w:rPr>
          <w:spacing w:val="-15"/>
          <w:w w:val="105"/>
          <w:sz w:val="18"/>
          <w:szCs w:val="18"/>
        </w:rPr>
        <w:t>y</w:t>
      </w:r>
      <w:r>
        <w:rPr>
          <w:w w:val="113"/>
          <w:sz w:val="18"/>
          <w:szCs w:val="18"/>
        </w:rPr>
        <w:t>.</w:t>
      </w:r>
    </w:p>
    <w:p w14:paraId="5CCA20EA" w14:textId="77777777" w:rsidR="005B53EE" w:rsidRDefault="005B53EE" w:rsidP="00F9389F">
      <w:pPr>
        <w:spacing w:before="3" w:line="100" w:lineRule="exact"/>
        <w:rPr>
          <w:sz w:val="10"/>
          <w:szCs w:val="10"/>
        </w:rPr>
      </w:pPr>
    </w:p>
    <w:p w14:paraId="515D9B7B"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0F229BCC" w14:textId="77777777" w:rsidR="005B53EE" w:rsidRDefault="00F5753A" w:rsidP="00F9389F">
      <w:pPr>
        <w:spacing w:before="49" w:line="100" w:lineRule="exact"/>
        <w:ind w:left="1485" w:right="-35"/>
        <w:rPr>
          <w:rFonts w:ascii="Arial" w:eastAsia="Arial" w:hAnsi="Arial" w:cs="Arial"/>
          <w:sz w:val="10"/>
          <w:szCs w:val="10"/>
        </w:rPr>
      </w:pPr>
      <w:r>
        <w:rPr>
          <w:rFonts w:ascii="Arial" w:eastAsia="Arial" w:hAnsi="Arial" w:cs="Arial"/>
          <w:sz w:val="10"/>
          <w:szCs w:val="10"/>
        </w:rPr>
        <w:lastRenderedPageBreak/>
        <w:t>a)</w:t>
      </w:r>
      <w:r>
        <w:rPr>
          <w:rFonts w:ascii="Arial" w:eastAsia="Arial" w:hAnsi="Arial" w:cs="Arial"/>
          <w:spacing w:val="3"/>
          <w:sz w:val="10"/>
          <w:szCs w:val="10"/>
        </w:rPr>
        <w:t xml:space="preserve"> </w:t>
      </w:r>
      <w:r>
        <w:rPr>
          <w:rFonts w:ascii="Arial" w:eastAsia="Arial" w:hAnsi="Arial" w:cs="Arial"/>
          <w:sz w:val="10"/>
          <w:szCs w:val="10"/>
        </w:rPr>
        <w:t>Temperature</w:t>
      </w:r>
      <w:r>
        <w:rPr>
          <w:rFonts w:ascii="Arial" w:eastAsia="Arial" w:hAnsi="Arial" w:cs="Arial"/>
          <w:spacing w:val="12"/>
          <w:sz w:val="10"/>
          <w:szCs w:val="10"/>
        </w:rPr>
        <w:t xml:space="preserve"> </w:t>
      </w:r>
      <w:r>
        <w:rPr>
          <w:rFonts w:ascii="Arial" w:eastAsia="Arial" w:hAnsi="Arial" w:cs="Arial"/>
          <w:sz w:val="10"/>
          <w:szCs w:val="10"/>
        </w:rPr>
        <w:t>only</w:t>
      </w:r>
      <w:r>
        <w:rPr>
          <w:rFonts w:ascii="Arial" w:eastAsia="Arial" w:hAnsi="Arial" w:cs="Arial"/>
          <w:spacing w:val="5"/>
          <w:sz w:val="10"/>
          <w:szCs w:val="10"/>
        </w:rPr>
        <w:t xml:space="preserve"> </w:t>
      </w:r>
      <w:r>
        <w:rPr>
          <w:rFonts w:ascii="Arial" w:eastAsia="Arial" w:hAnsi="Arial" w:cs="Arial"/>
          <w:w w:val="102"/>
          <w:sz w:val="10"/>
          <w:szCs w:val="10"/>
        </w:rPr>
        <w:t>response</w:t>
      </w:r>
    </w:p>
    <w:p w14:paraId="3DBF99FB" w14:textId="77777777" w:rsidR="005B53EE" w:rsidRDefault="00F5753A" w:rsidP="00F9389F">
      <w:pPr>
        <w:spacing w:before="49" w:line="100" w:lineRule="exact"/>
        <w:ind w:right="-35"/>
        <w:rPr>
          <w:rFonts w:ascii="Arial" w:eastAsia="Arial" w:hAnsi="Arial" w:cs="Arial"/>
          <w:sz w:val="10"/>
          <w:szCs w:val="10"/>
        </w:rPr>
      </w:pPr>
      <w:r>
        <w:br w:type="column"/>
      </w:r>
      <w:r>
        <w:rPr>
          <w:rFonts w:ascii="Arial" w:eastAsia="Arial" w:hAnsi="Arial" w:cs="Arial"/>
          <w:sz w:val="10"/>
          <w:szCs w:val="10"/>
        </w:rPr>
        <w:lastRenderedPageBreak/>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7A8306D9" w14:textId="77777777" w:rsidR="005B53EE" w:rsidRDefault="00F5753A" w:rsidP="00F9389F">
      <w:pPr>
        <w:spacing w:before="49" w:line="100" w:lineRule="exact"/>
        <w:rPr>
          <w:rFonts w:ascii="Arial" w:eastAsia="Arial" w:hAnsi="Arial" w:cs="Arial"/>
          <w:sz w:val="10"/>
          <w:szCs w:val="10"/>
        </w:rPr>
        <w:sectPr w:rsidR="005B53EE">
          <w:type w:val="continuous"/>
          <w:pgSz w:w="12240" w:h="15840"/>
          <w:pgMar w:top="1480" w:right="1300" w:bottom="280" w:left="1300" w:header="720" w:footer="720" w:gutter="0"/>
          <w:cols w:num="3" w:space="720" w:equalWidth="0">
            <w:col w:w="2860" w:space="862"/>
            <w:col w:w="1307" w:space="828"/>
            <w:col w:w="3783"/>
          </w:cols>
        </w:sectPr>
      </w:pPr>
      <w:r>
        <w:br w:type="column"/>
      </w:r>
      <w:r>
        <w:rPr>
          <w:rFonts w:ascii="Arial" w:eastAsia="Arial" w:hAnsi="Arial" w:cs="Arial"/>
          <w:sz w:val="10"/>
          <w:szCs w:val="10"/>
        </w:rPr>
        <w:lastRenderedPageBreak/>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14:paraId="0FAABCC7" w14:textId="77777777" w:rsidR="005B53EE" w:rsidRDefault="005B53EE" w:rsidP="00F9389F">
      <w:pPr>
        <w:spacing w:line="200" w:lineRule="exact"/>
      </w:pPr>
    </w:p>
    <w:p w14:paraId="2418E135" w14:textId="77777777" w:rsidR="005B53EE" w:rsidRDefault="005B53EE" w:rsidP="00F9389F">
      <w:pPr>
        <w:spacing w:line="200" w:lineRule="exact"/>
      </w:pPr>
    </w:p>
    <w:p w14:paraId="69846998" w14:textId="77777777" w:rsidR="005B53EE" w:rsidRDefault="005B53EE" w:rsidP="00F9389F">
      <w:pPr>
        <w:spacing w:line="260" w:lineRule="exact"/>
        <w:rPr>
          <w:sz w:val="26"/>
          <w:szCs w:val="26"/>
        </w:rPr>
        <w:sectPr w:rsidR="005B53EE">
          <w:type w:val="continuous"/>
          <w:pgSz w:w="12240" w:h="15840"/>
          <w:pgMar w:top="1480" w:right="1300" w:bottom="280" w:left="1300" w:header="720" w:footer="720" w:gutter="0"/>
          <w:cols w:space="720"/>
        </w:sectPr>
      </w:pPr>
    </w:p>
    <w:p w14:paraId="17D3E707" w14:textId="51AAD521" w:rsidR="005B53EE" w:rsidRDefault="00726C06" w:rsidP="00F9389F">
      <w:pPr>
        <w:spacing w:before="48" w:line="120" w:lineRule="exact"/>
        <w:rPr>
          <w:rFonts w:ascii="Arial" w:eastAsia="Arial" w:hAnsi="Arial" w:cs="Arial"/>
          <w:sz w:val="11"/>
          <w:szCs w:val="11"/>
        </w:rPr>
      </w:pPr>
      <w:r>
        <w:rPr>
          <w:noProof/>
        </w:rPr>
        <w:lastRenderedPageBreak/>
        <mc:AlternateContent>
          <mc:Choice Requires="wpg">
            <w:drawing>
              <wp:anchor distT="0" distB="0" distL="114300" distR="114300" simplePos="0" relativeHeight="503314304" behindDoc="1" locked="0" layoutInCell="1" allowOverlap="1" wp14:anchorId="2EACCAED" wp14:editId="21584063">
                <wp:simplePos x="0" y="0"/>
                <wp:positionH relativeFrom="page">
                  <wp:posOffset>1711960</wp:posOffset>
                </wp:positionH>
                <wp:positionV relativeFrom="paragraph">
                  <wp:posOffset>-307975</wp:posOffset>
                </wp:positionV>
                <wp:extent cx="887730" cy="1205865"/>
                <wp:effectExtent l="0" t="307975" r="2600960" b="876935"/>
                <wp:wrapNone/>
                <wp:docPr id="3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2696" y="-485"/>
                          <a:chExt cx="1398" cy="1899"/>
                        </a:xfrm>
                      </wpg:grpSpPr>
                      <wps:wsp>
                        <wps:cNvPr id="36" name="Freeform 39"/>
                        <wps:cNvSpPr>
                          <a:spLocks/>
                        </wps:cNvSpPr>
                        <wps:spPr bwMode="auto">
                          <a:xfrm>
                            <a:off x="3395" y="870"/>
                            <a:ext cx="522" cy="214"/>
                          </a:xfrm>
                          <a:custGeom>
                            <a:avLst/>
                            <a:gdLst>
                              <a:gd name="T0" fmla="+- 0 3395 3395"/>
                              <a:gd name="T1" fmla="*/ T0 w 522"/>
                              <a:gd name="T2" fmla="+- 0 870 870"/>
                              <a:gd name="T3" fmla="*/ 870 h 214"/>
                              <a:gd name="T4" fmla="+- 0 3395 3395"/>
                              <a:gd name="T5" fmla="*/ T4 w 522"/>
                              <a:gd name="T6" fmla="+- 0 1083 870"/>
                              <a:gd name="T7" fmla="*/ 1083 h 214"/>
                              <a:gd name="T8" fmla="+- 0 3917 3395"/>
                              <a:gd name="T9" fmla="*/ T8 w 522"/>
                              <a:gd name="T10" fmla="+- 0 1083 870"/>
                              <a:gd name="T11" fmla="*/ 1083 h 214"/>
                              <a:gd name="T12" fmla="+- 0 3917 3395"/>
                              <a:gd name="T13" fmla="*/ T12 w 522"/>
                              <a:gd name="T14" fmla="+- 0 870 870"/>
                              <a:gd name="T15" fmla="*/ 870 h 214"/>
                              <a:gd name="T16" fmla="+- 0 3395 3395"/>
                              <a:gd name="T17" fmla="*/ T16 w 522"/>
                              <a:gd name="T18" fmla="+- 0 870 870"/>
                              <a:gd name="T19" fmla="*/ 870 h 214"/>
                            </a:gdLst>
                            <a:ahLst/>
                            <a:cxnLst>
                              <a:cxn ang="0">
                                <a:pos x="T1" y="T3"/>
                              </a:cxn>
                              <a:cxn ang="0">
                                <a:pos x="T5" y="T7"/>
                              </a:cxn>
                              <a:cxn ang="0">
                                <a:pos x="T9" y="T11"/>
                              </a:cxn>
                              <a:cxn ang="0">
                                <a:pos x="T13" y="T15"/>
                              </a:cxn>
                              <a:cxn ang="0">
                                <a:pos x="T17" y="T19"/>
                              </a:cxn>
                            </a:cxnLst>
                            <a:rect l="0" t="0" r="r" b="b"/>
                            <a:pathLst>
                              <a:path w="522" h="214">
                                <a:moveTo>
                                  <a:pt x="0" y="0"/>
                                </a:moveTo>
                                <a:lnTo>
                                  <a:pt x="0" y="213"/>
                                </a:lnTo>
                                <a:lnTo>
                                  <a:pt x="522" y="213"/>
                                </a:lnTo>
                                <a:lnTo>
                                  <a:pt x="52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3395" y="870"/>
                            <a:ext cx="522" cy="214"/>
                          </a:xfrm>
                          <a:custGeom>
                            <a:avLst/>
                            <a:gdLst>
                              <a:gd name="T0" fmla="+- 0 3395 3395"/>
                              <a:gd name="T1" fmla="*/ T0 w 522"/>
                              <a:gd name="T2" fmla="+- 0 870 870"/>
                              <a:gd name="T3" fmla="*/ 870 h 214"/>
                              <a:gd name="T4" fmla="+- 0 3917 3395"/>
                              <a:gd name="T5" fmla="*/ T4 w 522"/>
                              <a:gd name="T6" fmla="+- 0 870 870"/>
                              <a:gd name="T7" fmla="*/ 870 h 214"/>
                              <a:gd name="T8" fmla="+- 0 3917 3395"/>
                              <a:gd name="T9" fmla="*/ T8 w 522"/>
                              <a:gd name="T10" fmla="+- 0 1083 870"/>
                              <a:gd name="T11" fmla="*/ 1083 h 214"/>
                              <a:gd name="T12" fmla="+- 0 3395 3395"/>
                              <a:gd name="T13" fmla="*/ T12 w 522"/>
                              <a:gd name="T14" fmla="+- 0 1083 870"/>
                              <a:gd name="T15" fmla="*/ 1083 h 214"/>
                              <a:gd name="T16" fmla="+- 0 3395 3395"/>
                              <a:gd name="T17" fmla="*/ T16 w 522"/>
                              <a:gd name="T18" fmla="+- 0 870 870"/>
                              <a:gd name="T19" fmla="*/ 870 h 214"/>
                            </a:gdLst>
                            <a:ahLst/>
                            <a:cxnLst>
                              <a:cxn ang="0">
                                <a:pos x="T1" y="T3"/>
                              </a:cxn>
                              <a:cxn ang="0">
                                <a:pos x="T5" y="T7"/>
                              </a:cxn>
                              <a:cxn ang="0">
                                <a:pos x="T9" y="T11"/>
                              </a:cxn>
                              <a:cxn ang="0">
                                <a:pos x="T13" y="T15"/>
                              </a:cxn>
                              <a:cxn ang="0">
                                <a:pos x="T17" y="T19"/>
                              </a:cxn>
                            </a:cxnLst>
                            <a:rect l="0" t="0" r="r" b="b"/>
                            <a:pathLst>
                              <a:path w="522" h="214">
                                <a:moveTo>
                                  <a:pt x="0" y="0"/>
                                </a:moveTo>
                                <a:lnTo>
                                  <a:pt x="522" y="0"/>
                                </a:lnTo>
                                <a:lnTo>
                                  <a:pt x="522"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7"/>
                        <wps:cNvSpPr>
                          <a:spLocks/>
                        </wps:cNvSpPr>
                        <wps:spPr bwMode="auto">
                          <a:xfrm>
                            <a:off x="3395" y="14"/>
                            <a:ext cx="522" cy="214"/>
                          </a:xfrm>
                          <a:custGeom>
                            <a:avLst/>
                            <a:gdLst>
                              <a:gd name="T0" fmla="+- 0 3395 3395"/>
                              <a:gd name="T1" fmla="*/ T0 w 522"/>
                              <a:gd name="T2" fmla="+- 0 14 14"/>
                              <a:gd name="T3" fmla="*/ 14 h 214"/>
                              <a:gd name="T4" fmla="+- 0 3395 3395"/>
                              <a:gd name="T5" fmla="*/ T4 w 522"/>
                              <a:gd name="T6" fmla="+- 0 228 14"/>
                              <a:gd name="T7" fmla="*/ 228 h 214"/>
                              <a:gd name="T8" fmla="+- 0 3917 3395"/>
                              <a:gd name="T9" fmla="*/ T8 w 522"/>
                              <a:gd name="T10" fmla="+- 0 228 14"/>
                              <a:gd name="T11" fmla="*/ 228 h 214"/>
                              <a:gd name="T12" fmla="+- 0 3917 3395"/>
                              <a:gd name="T13" fmla="*/ T12 w 522"/>
                              <a:gd name="T14" fmla="+- 0 14 14"/>
                              <a:gd name="T15" fmla="*/ 14 h 214"/>
                              <a:gd name="T16" fmla="+- 0 3395 3395"/>
                              <a:gd name="T17" fmla="*/ T16 w 522"/>
                              <a:gd name="T18" fmla="+- 0 14 14"/>
                              <a:gd name="T19" fmla="*/ 14 h 214"/>
                            </a:gdLst>
                            <a:ahLst/>
                            <a:cxnLst>
                              <a:cxn ang="0">
                                <a:pos x="T1" y="T3"/>
                              </a:cxn>
                              <a:cxn ang="0">
                                <a:pos x="T5" y="T7"/>
                              </a:cxn>
                              <a:cxn ang="0">
                                <a:pos x="T9" y="T11"/>
                              </a:cxn>
                              <a:cxn ang="0">
                                <a:pos x="T13" y="T15"/>
                              </a:cxn>
                              <a:cxn ang="0">
                                <a:pos x="T17" y="T19"/>
                              </a:cxn>
                            </a:cxnLst>
                            <a:rect l="0" t="0" r="r" b="b"/>
                            <a:pathLst>
                              <a:path w="522" h="214">
                                <a:moveTo>
                                  <a:pt x="0" y="0"/>
                                </a:moveTo>
                                <a:lnTo>
                                  <a:pt x="0" y="214"/>
                                </a:lnTo>
                                <a:lnTo>
                                  <a:pt x="522" y="214"/>
                                </a:lnTo>
                                <a:lnTo>
                                  <a:pt x="522"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3395" y="14"/>
                            <a:ext cx="522" cy="214"/>
                          </a:xfrm>
                          <a:custGeom>
                            <a:avLst/>
                            <a:gdLst>
                              <a:gd name="T0" fmla="+- 0 3395 3395"/>
                              <a:gd name="T1" fmla="*/ T0 w 522"/>
                              <a:gd name="T2" fmla="+- 0 14 14"/>
                              <a:gd name="T3" fmla="*/ 14 h 214"/>
                              <a:gd name="T4" fmla="+- 0 3917 3395"/>
                              <a:gd name="T5" fmla="*/ T4 w 522"/>
                              <a:gd name="T6" fmla="+- 0 14 14"/>
                              <a:gd name="T7" fmla="*/ 14 h 214"/>
                              <a:gd name="T8" fmla="+- 0 3917 3395"/>
                              <a:gd name="T9" fmla="*/ T8 w 522"/>
                              <a:gd name="T10" fmla="+- 0 228 14"/>
                              <a:gd name="T11" fmla="*/ 228 h 214"/>
                              <a:gd name="T12" fmla="+- 0 3395 3395"/>
                              <a:gd name="T13" fmla="*/ T12 w 522"/>
                              <a:gd name="T14" fmla="+- 0 228 14"/>
                              <a:gd name="T15" fmla="*/ 228 h 214"/>
                              <a:gd name="T16" fmla="+- 0 3395 3395"/>
                              <a:gd name="T17" fmla="*/ T16 w 522"/>
                              <a:gd name="T18" fmla="+- 0 14 14"/>
                              <a:gd name="T19" fmla="*/ 14 h 214"/>
                            </a:gdLst>
                            <a:ahLst/>
                            <a:cxnLst>
                              <a:cxn ang="0">
                                <a:pos x="T1" y="T3"/>
                              </a:cxn>
                              <a:cxn ang="0">
                                <a:pos x="T5" y="T7"/>
                              </a:cxn>
                              <a:cxn ang="0">
                                <a:pos x="T9" y="T11"/>
                              </a:cxn>
                              <a:cxn ang="0">
                                <a:pos x="T13" y="T15"/>
                              </a:cxn>
                              <a:cxn ang="0">
                                <a:pos x="T17" y="T19"/>
                              </a:cxn>
                            </a:cxnLst>
                            <a:rect l="0" t="0" r="r" b="b"/>
                            <a:pathLst>
                              <a:path w="522" h="214">
                                <a:moveTo>
                                  <a:pt x="0" y="0"/>
                                </a:moveTo>
                                <a:lnTo>
                                  <a:pt x="522" y="0"/>
                                </a:lnTo>
                                <a:lnTo>
                                  <a:pt x="522"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5"/>
                        <wps:cNvSpPr>
                          <a:spLocks noEditPoints="1"/>
                        </wps:cNvSpPr>
                        <wps:spPr bwMode="auto">
                          <a:xfrm>
                            <a:off x="5400" y="2730"/>
                            <a:ext cx="1391" cy="0"/>
                          </a:xfrm>
                          <a:custGeom>
                            <a:avLst/>
                            <a:gdLst>
                              <a:gd name="T0" fmla="+- 0 2700 2700"/>
                              <a:gd name="T1" fmla="*/ T0 w 1391"/>
                              <a:gd name="T2" fmla="+- 0 4091 270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34"/>
                        <wps:cNvSpPr>
                          <a:spLocks noEditPoints="1"/>
                        </wps:cNvSpPr>
                        <wps:spPr bwMode="auto">
                          <a:xfrm>
                            <a:off x="5400"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33"/>
                        <wps:cNvSpPr>
                          <a:spLocks noEditPoints="1"/>
                        </wps:cNvSpPr>
                        <wps:spPr bwMode="auto">
                          <a:xfrm>
                            <a:off x="6096"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2"/>
                        <wps:cNvSpPr>
                          <a:spLocks noEditPoints="1"/>
                        </wps:cNvSpPr>
                        <wps:spPr bwMode="auto">
                          <a:xfrm>
                            <a:off x="6790"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31"/>
                        <wps:cNvSpPr>
                          <a:spLocks noEditPoints="1"/>
                        </wps:cNvSpPr>
                        <wps:spPr bwMode="auto">
                          <a:xfrm>
                            <a:off x="7486"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0"/>
                        <wps:cNvSpPr>
                          <a:spLocks noEditPoints="1"/>
                        </wps:cNvSpPr>
                        <wps:spPr bwMode="auto">
                          <a:xfrm>
                            <a:off x="8182" y="2730"/>
                            <a:ext cx="0" cy="46"/>
                          </a:xfrm>
                          <a:custGeom>
                            <a:avLst/>
                            <a:gdLst>
                              <a:gd name="T0" fmla="+- 0 1365 1365"/>
                              <a:gd name="T1" fmla="*/ 1365 h 45"/>
                              <a:gd name="T2" fmla="+- 0 1410 1365"/>
                              <a:gd name="T3" fmla="*/ 1410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9"/>
                        <wps:cNvSpPr>
                          <a:spLocks noEditPoints="1"/>
                        </wps:cNvSpPr>
                        <wps:spPr bwMode="auto">
                          <a:xfrm>
                            <a:off x="6790" y="-962"/>
                            <a:ext cx="0" cy="1846"/>
                          </a:xfrm>
                          <a:custGeom>
                            <a:avLst/>
                            <a:gdLst>
                              <a:gd name="T0" fmla="+- 0 1366 -481"/>
                              <a:gd name="T1" fmla="*/ 1366 h 1847"/>
                              <a:gd name="T2" fmla="+- 0 -481 -481"/>
                              <a:gd name="T3" fmla="*/ -481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E17E67C" id="Group 28" o:spid="_x0000_s1026" style="position:absolute;margin-left:134.8pt;margin-top:-24.25pt;width:69.9pt;height:94.95pt;z-index:-2176;mso-position-horizontal-relative:page" coordorigin="2696,-485"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">
                <v:shape id="Freeform 39" o:spid="_x0000_s1027" style="position:absolute;left:3395;top:870;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AHsMA&#10;AADbAAAADwAAAGRycy9kb3ducmV2LnhtbESPQYvCMBSE78L+h/AWvNl0FUS6RtEFUdCLurB7fDTP&#10;ttq8lCRq9dcbQfA4zMw3zHjamlpcyPnKsoKvJAVBnFtdcaHgd7/ojUD4gKyxtkwKbuRhOvnojDHT&#10;9spbuuxCISKEfYYKyhCaTEqfl2TQJ7Yhjt7BOoMhSldI7fAa4aaW/TQdSoMVx4USG/opKT/tzkbB&#10;/zw9LkfzQ9jU+80fujXfF7OlUt3PdvYNIlAb3uFXe6UVDIbw/BJ/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AHsMAAADbAAAADwAAAAAAAAAAAAAAAACYAgAAZHJzL2Rv&#10;d25yZXYueG1sUEsFBgAAAAAEAAQA9QAAAIgDAAAAAA==&#10;" path="m,l,213r522,l522,,,xe" fillcolor="black" stroked="f">
                  <v:path arrowok="t" o:connecttype="custom" o:connectlocs="0,870;0,1083;522,1083;522,870;0,870" o:connectangles="0,0,0,0,0"/>
                </v:shape>
                <v:shape id="Freeform 38" o:spid="_x0000_s1028" style="position:absolute;left:3395;top:870;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eUsMA&#10;AADbAAAADwAAAGRycy9kb3ducmV2LnhtbESPW2sCMRSE34X+h3CEvmlWhVrXzUot9OKLUBWfD8nZ&#10;C25Olk26bv99Iwg+DjPzDZNtBtuInjpfO1YwmyYgiLUzNZcKTsePySsIH5ANNo5JwR952ORPowxT&#10;4678Q/0hlCJC2KeooAqhTaX0uiKLfupa4ugVrrMYouxKaTq8Rrht5DxJXqTFmuNChS29V6Qvh1+r&#10;YFnsk5VbFbuz+Swv1H/xVuuFUs/j4W0NItAQHuF7+9soWCzh9i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eUsMAAADbAAAADwAAAAAAAAAAAAAAAACYAgAAZHJzL2Rv&#10;d25yZXYueG1sUEsFBgAAAAAEAAQA9QAAAIgDAAAAAA==&#10;" path="m,l522,r,213l,213,,xe" filled="f" strokeweight=".1257mm">
                  <v:path arrowok="t" o:connecttype="custom" o:connectlocs="0,870;522,870;522,1083;0,1083;0,870" o:connectangles="0,0,0,0,0"/>
                </v:shape>
                <v:shape id="Freeform 37" o:spid="_x0000_s1029" style="position:absolute;left:3395;top:14;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xWcEA&#10;AADbAAAADwAAAGRycy9kb3ducmV2LnhtbERPy2rCQBTdF/yH4Qrd1YmVFomOIoJQNy3VLLK8Zq5J&#10;MHNnyEwezdd3FoUuD+e93Y+mET21vrasYLlIQBAXVtdcKsiup5c1CB+QNTaWScEPedjvZk9bTLUd&#10;+Jv6SyhFDGGfooIqBJdK6YuKDPqFdcSRu9vWYIiwLaVucYjhppGvSfIuDdYcGyp0dKyoeFw6o+BR&#10;3Pp8mt6y6av7zNnIs1senFLP8/GwARFoDP/iP/eHVrCK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scVnBAAAA2wAAAA8AAAAAAAAAAAAAAAAAmAIAAGRycy9kb3du&#10;cmV2LnhtbFBLBQYAAAAABAAEAPUAAACGAwAAAAA=&#10;" path="m,l,214r522,l522,,,xe" fillcolor="#bdbdbd" stroked="f">
                  <v:path arrowok="t" o:connecttype="custom" o:connectlocs="0,14;0,228;522,228;522,14;0,14" o:connectangles="0,0,0,0,0"/>
                </v:shape>
                <v:shape id="Freeform 36" o:spid="_x0000_s1030" style="position:absolute;left:3395;top:14;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vu8MA&#10;AADbAAAADwAAAGRycy9kb3ducmV2LnhtbESPT2vCQBTE70K/w/IKvenGBrSJrtIWWvVSqC09P3Zf&#10;/mD2bchuk/jtXUHwOMzMb5j1drSN6KnztWMF81kCglg7U3Op4PfnY/oCwgdkg41jUnAmD9vNw2SN&#10;uXEDf1N/DKWIEPY5KqhCaHMpva7Iop+5ljh6hesshii7UpoOhwi3jXxOkoW0WHNcqLCl94r06fhv&#10;FSyLryRzWXH4M5/lifodv2mdKvX0OL6uQAQawz18a++NgjSD65f4A+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Evu8MAAADbAAAADwAAAAAAAAAAAAAAAACYAgAAZHJzL2Rv&#10;d25yZXYueG1sUEsFBgAAAAAEAAQA9QAAAIgDAAAAAA==&#10;" path="m,l522,r,214l,214,,xe" filled="f" strokeweight=".1257mm">
                  <v:path arrowok="t" o:connecttype="custom" o:connectlocs="0,14;522,14;522,228;0,228;0,14" o:connectangles="0,0,0,0,0"/>
                </v:shape>
                <v:shape id="Freeform 35" o:spid="_x0000_s1031" style="position:absolute;left:5400;top:2730;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pVcAA&#10;AADbAAAADwAAAGRycy9kb3ducmV2LnhtbERPTWsCMRC9C/0PYYTeNKuUIqtRFkHx0kN1KT0Om3Gz&#10;uJksyajbf98cCj0+3vdmN/pePSimLrCBxbwARdwE23FroL4cZitQSZAt9oHJwA8l2G1fJhssbXjy&#10;Jz3O0qocwqlEA05kKLVOjSOPaR4G4sxdQ/QoGcZW24jPHO57vSyKd+2x49zgcKC9o+Z2vnsDX6dv&#10;t7wfFoMc+9uHraSOx6o25nU6VmtQQqP8i//cJ2vgLa/PX/IP0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KpVcAAAADbAAAADwAAAAAAAAAAAAAAAACYAgAAZHJzL2Rvd25y&#10;ZXYueG1sUEsFBgAAAAAEAAQA9QAAAIUDAAAAAA==&#10;" path="m,l1391,e" filled="f" strokeweight=".1257mm">
                  <v:path arrowok="t" o:connecttype="custom" o:connectlocs="0,0;1391,0" o:connectangles="0,0"/>
                  <o:lock v:ext="edit" verticies="t"/>
                </v:shape>
                <v:shape id="Freeform 34" o:spid="_x0000_s1032" style="position:absolute;left:5400;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XuEcMA&#10;AADbAAAADwAAAGRycy9kb3ducmV2LnhtbESPW2vCQBSE3wv+h+UUfNONF0RTVxFBW6Ev3t4P2dMk&#10;NHs2Zo8m/fddodDHYWa+YZbrzlXqQU0oPRsYDRNQxJm3JecGLufdYA4qCLLFyjMZ+KEA61XvZYmp&#10;9S0f6XGSXEUIhxQNFCJ1qnXICnIYhr4mjt6XbxxKlE2ubYNthLtKj5Nkph2WHBcKrGlbUPZ9ujsD&#10;t/G120+vi/Z2kPOnTNr7/n1BxvRfu80bKKFO/sN/7Q9rYDqC5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XuEcMAAADbAAAADwAAAAAAAAAAAAAAAACYAgAAZHJzL2Rv&#10;d25yZXYueG1sUEsFBgAAAAAEAAQA9QAAAIgDAAAAAA==&#10;" path="m,l,45e" filled="f" strokeweight=".1257mm">
                  <v:path arrowok="t" o:connecttype="custom" o:connectlocs="0,1395;0,1441" o:connectangles="0,0"/>
                  <o:lock v:ext="edit" verticies="t"/>
                </v:shape>
                <v:shape id="Freeform 33" o:spid="_x0000_s1033" style="position:absolute;left:6096;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wZsMA&#10;AADbAAAADwAAAGRycy9kb3ducmV2LnhtbESPQWvCQBSE7wX/w/IEb7oxitTUVUTQVuilWu+P7GsS&#10;mn0bs0+T/vuuUOhxmJlvmNWmd7W6UxsqzwamkwQUce5txYWBz/N+/AwqCLLF2jMZ+KEAm/XgaYWZ&#10;9R1/0P0khYoQDhkaKEWaTOuQl+QwTHxDHL0v3zqUKNtC2xa7CHe1TpNkoR1WHBdKbGhXUv59ujkD&#10;1/TSH+aXZXc9yvldZt3t8LokY0bDfvsCSqiX//Bf+80amKfw+B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dwZsMAAADbAAAADwAAAAAAAAAAAAAAAACYAgAAZHJzL2Rv&#10;d25yZXYueG1sUEsFBgAAAAAEAAQA9QAAAIgDAAAAAA==&#10;" path="m,l,45e" filled="f" strokeweight=".1257mm">
                  <v:path arrowok="t" o:connecttype="custom" o:connectlocs="0,1395;0,1441" o:connectangles="0,0"/>
                  <o:lock v:ext="edit" verticies="t"/>
                </v:shape>
                <v:shape id="Freeform 32" o:spid="_x0000_s1034" style="position:absolute;left:6790;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V/cMA&#10;AADbAAAADwAAAGRycy9kb3ducmV2LnhtbESPX2vCQBDE3wt+h2OFvumlKqKpp4hQtdAX/70vuW0S&#10;mtuLudXEb+8VCn0cZuY3zGLVuUrdqQmlZwNvwwQUceZtybmB8+ljMAMVBNli5ZkMPCjAatl7WWBq&#10;fcsHuh8lVxHCIUUDhUidah2yghyGoa+Jo/ftG4cSZZNr22Ab4a7SoySZaoclx4UCa9oUlP0cb87A&#10;dXTptpPLvL1+yulLxu1tu5uTMa/9bv0OSqiT//Bfe28NTMbw+yX+AL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vV/cMAAADbAAAADwAAAAAAAAAAAAAAAACYAgAAZHJzL2Rv&#10;d25yZXYueG1sUEsFBgAAAAAEAAQA9QAAAIgDAAAAAA==&#10;" path="m,l,45e" filled="f" strokeweight=".1257mm">
                  <v:path arrowok="t" o:connecttype="custom" o:connectlocs="0,1395;0,1441" o:connectangles="0,0"/>
                  <o:lock v:ext="edit" verticies="t"/>
                </v:shape>
                <v:shape id="Freeform 31" o:spid="_x0000_s1035" style="position:absolute;left:7486;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NicMA&#10;AADbAAAADwAAAGRycy9kb3ducmV2LnhtbESPQWvCQBSE7wX/w/IEb3WjhqKpq0ihWqEXtd4f2dck&#10;NPs2Zp8m/vuuUOhxmJlvmOW6d7W6URsqzwYm4wQUce5txYWBr9P78xxUEGSLtWcycKcA69XgaYmZ&#10;9R0f6HaUQkUIhwwNlCJNpnXIS3IYxr4hjt63bx1KlG2hbYtdhLtaT5PkRTusOC6U2NBbSfnP8eoM&#10;XKbnfpueF91lL6dPmXXX7W5BxoyG/eYVlFAv/+G/9oc1kKbw+BJ/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JNicMAAADbAAAADwAAAAAAAAAAAAAAAACYAgAAZHJzL2Rv&#10;d25yZXYueG1sUEsFBgAAAAAEAAQA9QAAAIgDAAAAAA==&#10;" path="m,l,45e" filled="f" strokeweight=".1257mm">
                  <v:path arrowok="t" o:connecttype="custom" o:connectlocs="0,1395;0,1441" o:connectangles="0,0"/>
                  <o:lock v:ext="edit" verticies="t"/>
                </v:shape>
                <v:shape id="Freeform 30" o:spid="_x0000_s1036" style="position:absolute;left:8182;top:2730;width:0;height:46;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oEsMA&#10;AADbAAAADwAAAGRycy9kb3ducmV2LnhtbESPQWvCQBSE7wX/w/IEb7rRWqmpq4hQbcGLWu+P7GsS&#10;zL6N2adJ/323IPQ4zMw3zGLVuUrdqQmlZwPjUQKKOPO25NzA1+l9+AoqCLLFyjMZ+KEAq2XvaYGp&#10;9S0f6H6UXEUIhxQNFCJ1qnXICnIYRr4mjt63bxxKlE2ubYNthLtKT5Jkph2WHBcKrGlTUHY53pyB&#10;6+TcbafneXv9lNNentvbdjcnYwb9bv0GSqiT//Cj/WENTF/g70v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7oEsMAAADbAAAADwAAAAAAAAAAAAAAAACYAgAAZHJzL2Rv&#10;d25yZXYueG1sUEsFBgAAAAAEAAQA9QAAAIgDAAAAAA==&#10;" path="m,l,45e" filled="f" strokeweight=".1257mm">
                  <v:path arrowok="t" o:connecttype="custom" o:connectlocs="0,1395;0,1441" o:connectangles="0,0"/>
                  <o:lock v:ext="edit" verticies="t"/>
                </v:shape>
                <v:shape id="Freeform 29" o:spid="_x0000_s1037" style="position:absolute;left:6790;top:-962;width:0;height:1846;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LcMA&#10;AADbAAAADwAAAGRycy9kb3ducmV2LnhtbESPQYvCMBSE74L/ITzBi2iqSFmqUVQQ9CKoy8LeHs3b&#10;pmzz0jZR6783wsIeh5n5hlmuO1uJO7W+dKxgOklAEOdOl1wo+Lzuxx8gfEDWWDkmBU/ysF71e0vM&#10;tHvwme6XUIgIYZ+hAhNCnUnpc0MW/cTVxNH7ca3FEGVbSN3iI8JtJWdJkkqLJccFgzXtDOW/l5tV&#10;MHKySU2TfOXPU3M84cx86/NWqeGg2yxABOrCf/ivfdAK5im8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v/LcMAAADbAAAADwAAAAAAAAAAAAAAAACYAgAAZHJzL2Rv&#10;d25yZXYueG1sUEsFBgAAAAAEAAQA9QAAAIgDAAAAAA==&#10;" path="m,1847l,e" filled="f" strokeweight=".1257mm">
                  <v:path arrowok="t" o:connecttype="custom" o:connectlocs="0,1365;0,-481" o:connectangles="0,0"/>
                  <o:lock v:ext="edit" verticies="t"/>
                </v:shape>
                <w10:wrap anchorx="page"/>
              </v:group>
            </w:pict>
          </mc:Fallback>
        </mc:AlternateContent>
      </w:r>
      <w:r w:rsidR="00F5753A">
        <w:rPr>
          <w:rFonts w:ascii="Arial" w:eastAsia="Arial" w:hAnsi="Arial" w:cs="Arial"/>
          <w:sz w:val="11"/>
          <w:szCs w:val="11"/>
        </w:rPr>
        <w:t>Observed</w:t>
      </w:r>
      <w:r w:rsidR="00F5753A">
        <w:rPr>
          <w:rFonts w:ascii="Arial" w:eastAsia="Arial" w:hAnsi="Arial" w:cs="Arial"/>
          <w:spacing w:val="11"/>
          <w:sz w:val="11"/>
          <w:szCs w:val="11"/>
        </w:rPr>
        <w:t xml:space="preserve"> </w:t>
      </w:r>
      <w:r w:rsidR="00F5753A">
        <w:rPr>
          <w:rFonts w:ascii="Arial" w:eastAsia="Arial" w:hAnsi="Arial" w:cs="Arial"/>
          <w:w w:val="102"/>
          <w:sz w:val="11"/>
          <w:szCs w:val="11"/>
        </w:rPr>
        <w:t>response</w:t>
      </w:r>
    </w:p>
    <w:p w14:paraId="3752C638" w14:textId="77777777" w:rsidR="005B53EE" w:rsidRDefault="00F5753A" w:rsidP="00F9389F">
      <w:pPr>
        <w:spacing w:before="48" w:line="120" w:lineRule="exact"/>
        <w:ind w:right="-37"/>
        <w:rPr>
          <w:rFonts w:ascii="Arial" w:eastAsia="Arial" w:hAnsi="Arial" w:cs="Arial"/>
          <w:sz w:val="11"/>
          <w:szCs w:val="11"/>
        </w:rPr>
      </w:pPr>
      <w:r>
        <w:br w:type="column"/>
      </w:r>
      <w:r>
        <w:rPr>
          <w:rFonts w:ascii="Arial" w:eastAsia="Arial" w:hAnsi="Arial" w:cs="Arial"/>
          <w:sz w:val="11"/>
          <w:szCs w:val="11"/>
        </w:rPr>
        <w:lastRenderedPageBreak/>
        <w:t>Observed</w:t>
      </w:r>
      <w:r>
        <w:rPr>
          <w:rFonts w:ascii="Arial" w:eastAsia="Arial" w:hAnsi="Arial" w:cs="Arial"/>
          <w:spacing w:val="11"/>
          <w:sz w:val="11"/>
          <w:szCs w:val="11"/>
        </w:rPr>
        <w:t xml:space="preserve"> </w:t>
      </w:r>
      <w:r>
        <w:rPr>
          <w:rFonts w:ascii="Arial" w:eastAsia="Arial" w:hAnsi="Arial" w:cs="Arial"/>
          <w:w w:val="102"/>
          <w:sz w:val="11"/>
          <w:szCs w:val="11"/>
        </w:rPr>
        <w:t>response</w:t>
      </w:r>
    </w:p>
    <w:p w14:paraId="7D8B218A"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3" w:space="720" w:equalWidth="0">
            <w:col w:w="3621" w:space="1121"/>
            <w:col w:w="985" w:space="1642"/>
            <w:col w:w="2271"/>
          </w:cols>
        </w:sectPr>
      </w:pPr>
      <w:r>
        <w:br w:type="column"/>
      </w:r>
      <w:r>
        <w:rPr>
          <w:rFonts w:ascii="Arial" w:eastAsia="Arial" w:hAnsi="Arial" w:cs="Arial"/>
          <w:sz w:val="11"/>
          <w:szCs w:val="11"/>
        </w:rPr>
        <w:lastRenderedPageBreak/>
        <w:t>Observed</w:t>
      </w:r>
      <w:r>
        <w:rPr>
          <w:rFonts w:ascii="Arial" w:eastAsia="Arial" w:hAnsi="Arial" w:cs="Arial"/>
          <w:spacing w:val="11"/>
          <w:sz w:val="11"/>
          <w:szCs w:val="11"/>
        </w:rPr>
        <w:t xml:space="preserve"> </w:t>
      </w:r>
      <w:r>
        <w:rPr>
          <w:rFonts w:ascii="Arial" w:eastAsia="Arial" w:hAnsi="Arial" w:cs="Arial"/>
          <w:w w:val="102"/>
          <w:sz w:val="11"/>
          <w:szCs w:val="11"/>
        </w:rPr>
        <w:t>response</w:t>
      </w:r>
    </w:p>
    <w:p w14:paraId="5D92AB1C" w14:textId="77777777" w:rsidR="005B53EE" w:rsidRDefault="005B53EE" w:rsidP="00F9389F">
      <w:pPr>
        <w:spacing w:before="5" w:line="260" w:lineRule="exact"/>
        <w:rPr>
          <w:sz w:val="26"/>
          <w:szCs w:val="26"/>
        </w:rPr>
        <w:sectPr w:rsidR="005B53EE">
          <w:type w:val="continuous"/>
          <w:pgSz w:w="12240" w:h="15840"/>
          <w:pgMar w:top="1480" w:right="1300" w:bottom="280" w:left="1300" w:header="720" w:footer="720" w:gutter="0"/>
          <w:cols w:space="720"/>
        </w:sectPr>
      </w:pPr>
    </w:p>
    <w:p w14:paraId="5EBB344D" w14:textId="237253C1" w:rsidR="005B53EE" w:rsidRDefault="00726C06" w:rsidP="00F9389F">
      <w:pPr>
        <w:spacing w:before="48" w:line="120" w:lineRule="exact"/>
        <w:rPr>
          <w:rFonts w:ascii="Arial" w:eastAsia="Arial" w:hAnsi="Arial" w:cs="Arial"/>
          <w:sz w:val="11"/>
          <w:szCs w:val="11"/>
        </w:rPr>
      </w:pPr>
      <w:r>
        <w:rPr>
          <w:noProof/>
        </w:rPr>
        <w:lastRenderedPageBreak/>
        <mc:AlternateContent>
          <mc:Choice Requires="wpg">
            <w:drawing>
              <wp:anchor distT="0" distB="0" distL="114300" distR="114300" simplePos="0" relativeHeight="503314305" behindDoc="1" locked="0" layoutInCell="1" allowOverlap="1" wp14:anchorId="35F1AE08" wp14:editId="2C4663E0">
                <wp:simplePos x="0" y="0"/>
                <wp:positionH relativeFrom="page">
                  <wp:posOffset>3159760</wp:posOffset>
                </wp:positionH>
                <wp:positionV relativeFrom="paragraph">
                  <wp:posOffset>-586105</wp:posOffset>
                </wp:positionV>
                <wp:extent cx="887730" cy="1205865"/>
                <wp:effectExtent l="0" t="590550" r="4048760" b="594360"/>
                <wp:wrapNone/>
                <wp:docPr id="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4976" y="-923"/>
                          <a:chExt cx="1398" cy="1899"/>
                        </a:xfrm>
                      </wpg:grpSpPr>
                      <wps:wsp>
                        <wps:cNvPr id="23" name="Freeform 27"/>
                        <wps:cNvSpPr>
                          <a:spLocks/>
                        </wps:cNvSpPr>
                        <wps:spPr bwMode="auto">
                          <a:xfrm>
                            <a:off x="5676" y="431"/>
                            <a:ext cx="522" cy="214"/>
                          </a:xfrm>
                          <a:custGeom>
                            <a:avLst/>
                            <a:gdLst>
                              <a:gd name="T0" fmla="+- 0 5676 5676"/>
                              <a:gd name="T1" fmla="*/ T0 w 522"/>
                              <a:gd name="T2" fmla="+- 0 431 431"/>
                              <a:gd name="T3" fmla="*/ 431 h 214"/>
                              <a:gd name="T4" fmla="+- 0 5676 5676"/>
                              <a:gd name="T5" fmla="*/ T4 w 522"/>
                              <a:gd name="T6" fmla="+- 0 645 431"/>
                              <a:gd name="T7" fmla="*/ 645 h 214"/>
                              <a:gd name="T8" fmla="+- 0 6197 5676"/>
                              <a:gd name="T9" fmla="*/ T8 w 522"/>
                              <a:gd name="T10" fmla="+- 0 645 431"/>
                              <a:gd name="T11" fmla="*/ 645 h 214"/>
                              <a:gd name="T12" fmla="+- 0 6197 5676"/>
                              <a:gd name="T13" fmla="*/ T12 w 522"/>
                              <a:gd name="T14" fmla="+- 0 431 431"/>
                              <a:gd name="T15" fmla="*/ 431 h 214"/>
                              <a:gd name="T16" fmla="+- 0 5676 5676"/>
                              <a:gd name="T17" fmla="*/ T16 w 522"/>
                              <a:gd name="T18" fmla="+- 0 431 431"/>
                              <a:gd name="T19" fmla="*/ 431 h 214"/>
                            </a:gdLst>
                            <a:ahLst/>
                            <a:cxnLst>
                              <a:cxn ang="0">
                                <a:pos x="T1" y="T3"/>
                              </a:cxn>
                              <a:cxn ang="0">
                                <a:pos x="T5" y="T7"/>
                              </a:cxn>
                              <a:cxn ang="0">
                                <a:pos x="T9" y="T11"/>
                              </a:cxn>
                              <a:cxn ang="0">
                                <a:pos x="T13" y="T15"/>
                              </a:cxn>
                              <a:cxn ang="0">
                                <a:pos x="T17" y="T19"/>
                              </a:cxn>
                            </a:cxnLst>
                            <a:rect l="0" t="0" r="r" b="b"/>
                            <a:pathLst>
                              <a:path w="522" h="214">
                                <a:moveTo>
                                  <a:pt x="0" y="0"/>
                                </a:moveTo>
                                <a:lnTo>
                                  <a:pt x="0" y="214"/>
                                </a:lnTo>
                                <a:lnTo>
                                  <a:pt x="521" y="214"/>
                                </a:lnTo>
                                <a:lnTo>
                                  <a:pt x="52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
                        <wps:cNvSpPr>
                          <a:spLocks/>
                        </wps:cNvSpPr>
                        <wps:spPr bwMode="auto">
                          <a:xfrm>
                            <a:off x="5676" y="431"/>
                            <a:ext cx="522" cy="214"/>
                          </a:xfrm>
                          <a:custGeom>
                            <a:avLst/>
                            <a:gdLst>
                              <a:gd name="T0" fmla="+- 0 5676 5676"/>
                              <a:gd name="T1" fmla="*/ T0 w 522"/>
                              <a:gd name="T2" fmla="+- 0 431 431"/>
                              <a:gd name="T3" fmla="*/ 431 h 214"/>
                              <a:gd name="T4" fmla="+- 0 6197 5676"/>
                              <a:gd name="T5" fmla="*/ T4 w 522"/>
                              <a:gd name="T6" fmla="+- 0 431 431"/>
                              <a:gd name="T7" fmla="*/ 431 h 214"/>
                              <a:gd name="T8" fmla="+- 0 6197 5676"/>
                              <a:gd name="T9" fmla="*/ T8 w 522"/>
                              <a:gd name="T10" fmla="+- 0 645 431"/>
                              <a:gd name="T11" fmla="*/ 645 h 214"/>
                              <a:gd name="T12" fmla="+- 0 5676 5676"/>
                              <a:gd name="T13" fmla="*/ T12 w 522"/>
                              <a:gd name="T14" fmla="+- 0 645 431"/>
                              <a:gd name="T15" fmla="*/ 645 h 214"/>
                              <a:gd name="T16" fmla="+- 0 5676 5676"/>
                              <a:gd name="T17" fmla="*/ T16 w 522"/>
                              <a:gd name="T18" fmla="+- 0 431 431"/>
                              <a:gd name="T19" fmla="*/ 431 h 214"/>
                            </a:gdLst>
                            <a:ahLst/>
                            <a:cxnLst>
                              <a:cxn ang="0">
                                <a:pos x="T1" y="T3"/>
                              </a:cxn>
                              <a:cxn ang="0">
                                <a:pos x="T5" y="T7"/>
                              </a:cxn>
                              <a:cxn ang="0">
                                <a:pos x="T9" y="T11"/>
                              </a:cxn>
                              <a:cxn ang="0">
                                <a:pos x="T13" y="T15"/>
                              </a:cxn>
                              <a:cxn ang="0">
                                <a:pos x="T17" y="T19"/>
                              </a:cxn>
                            </a:cxnLst>
                            <a:rect l="0" t="0" r="r" b="b"/>
                            <a:pathLst>
                              <a:path w="522" h="214">
                                <a:moveTo>
                                  <a:pt x="0" y="0"/>
                                </a:moveTo>
                                <a:lnTo>
                                  <a:pt x="521" y="0"/>
                                </a:lnTo>
                                <a:lnTo>
                                  <a:pt x="521"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5502" y="4"/>
                            <a:ext cx="174" cy="214"/>
                          </a:xfrm>
                          <a:custGeom>
                            <a:avLst/>
                            <a:gdLst>
                              <a:gd name="T0" fmla="+- 0 5502 5502"/>
                              <a:gd name="T1" fmla="*/ T0 w 174"/>
                              <a:gd name="T2" fmla="+- 0 4 4"/>
                              <a:gd name="T3" fmla="*/ 4 h 214"/>
                              <a:gd name="T4" fmla="+- 0 5676 5502"/>
                              <a:gd name="T5" fmla="*/ T4 w 174"/>
                              <a:gd name="T6" fmla="+- 0 4 4"/>
                              <a:gd name="T7" fmla="*/ 4 h 214"/>
                              <a:gd name="T8" fmla="+- 0 5676 5502"/>
                              <a:gd name="T9" fmla="*/ T8 w 174"/>
                              <a:gd name="T10" fmla="+- 0 218 4"/>
                              <a:gd name="T11" fmla="*/ 218 h 214"/>
                              <a:gd name="T12" fmla="+- 0 5502 5502"/>
                              <a:gd name="T13" fmla="*/ T12 w 174"/>
                              <a:gd name="T14" fmla="+- 0 218 4"/>
                              <a:gd name="T15" fmla="*/ 218 h 214"/>
                              <a:gd name="T16" fmla="+- 0 5502 5502"/>
                              <a:gd name="T17" fmla="*/ T16 w 174"/>
                              <a:gd name="T18" fmla="+- 0 4 4"/>
                              <a:gd name="T19" fmla="*/ 4 h 214"/>
                            </a:gdLst>
                            <a:ahLst/>
                            <a:cxnLst>
                              <a:cxn ang="0">
                                <a:pos x="T1" y="T3"/>
                              </a:cxn>
                              <a:cxn ang="0">
                                <a:pos x="T5" y="T7"/>
                              </a:cxn>
                              <a:cxn ang="0">
                                <a:pos x="T9" y="T11"/>
                              </a:cxn>
                              <a:cxn ang="0">
                                <a:pos x="T13" y="T15"/>
                              </a:cxn>
                              <a:cxn ang="0">
                                <a:pos x="T17" y="T19"/>
                              </a:cxn>
                            </a:cxnLst>
                            <a:rect l="0" t="0" r="r" b="b"/>
                            <a:pathLst>
                              <a:path w="174" h="214">
                                <a:moveTo>
                                  <a:pt x="0" y="0"/>
                                </a:moveTo>
                                <a:lnTo>
                                  <a:pt x="174" y="0"/>
                                </a:lnTo>
                                <a:lnTo>
                                  <a:pt x="174"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4"/>
                        <wps:cNvSpPr>
                          <a:spLocks/>
                        </wps:cNvSpPr>
                        <wps:spPr bwMode="auto">
                          <a:xfrm>
                            <a:off x="5676" y="-424"/>
                            <a:ext cx="348" cy="214"/>
                          </a:xfrm>
                          <a:custGeom>
                            <a:avLst/>
                            <a:gdLst>
                              <a:gd name="T0" fmla="+- 0 5676 5676"/>
                              <a:gd name="T1" fmla="*/ T0 w 348"/>
                              <a:gd name="T2" fmla="+- 0 -424 -424"/>
                              <a:gd name="T3" fmla="*/ -424 h 214"/>
                              <a:gd name="T4" fmla="+- 0 5676 5676"/>
                              <a:gd name="T5" fmla="*/ T4 w 348"/>
                              <a:gd name="T6" fmla="+- 0 -210 -424"/>
                              <a:gd name="T7" fmla="*/ -210 h 214"/>
                              <a:gd name="T8" fmla="+- 0 6023 5676"/>
                              <a:gd name="T9" fmla="*/ T8 w 348"/>
                              <a:gd name="T10" fmla="+- 0 -210 -424"/>
                              <a:gd name="T11" fmla="*/ -210 h 214"/>
                              <a:gd name="T12" fmla="+- 0 6023 5676"/>
                              <a:gd name="T13" fmla="*/ T12 w 348"/>
                              <a:gd name="T14" fmla="+- 0 -424 -424"/>
                              <a:gd name="T15" fmla="*/ -424 h 214"/>
                              <a:gd name="T16" fmla="+- 0 5676 5676"/>
                              <a:gd name="T17" fmla="*/ T16 w 348"/>
                              <a:gd name="T18" fmla="+- 0 -424 -424"/>
                              <a:gd name="T19" fmla="*/ -424 h 214"/>
                            </a:gdLst>
                            <a:ahLst/>
                            <a:cxnLst>
                              <a:cxn ang="0">
                                <a:pos x="T1" y="T3"/>
                              </a:cxn>
                              <a:cxn ang="0">
                                <a:pos x="T5" y="T7"/>
                              </a:cxn>
                              <a:cxn ang="0">
                                <a:pos x="T9" y="T11"/>
                              </a:cxn>
                              <a:cxn ang="0">
                                <a:pos x="T13" y="T15"/>
                              </a:cxn>
                              <a:cxn ang="0">
                                <a:pos x="T17" y="T19"/>
                              </a:cxn>
                            </a:cxnLst>
                            <a:rect l="0" t="0" r="r" b="b"/>
                            <a:pathLst>
                              <a:path w="348" h="214">
                                <a:moveTo>
                                  <a:pt x="0" y="0"/>
                                </a:moveTo>
                                <a:lnTo>
                                  <a:pt x="0" y="214"/>
                                </a:lnTo>
                                <a:lnTo>
                                  <a:pt x="347" y="214"/>
                                </a:lnTo>
                                <a:lnTo>
                                  <a:pt x="347"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
                        <wps:cNvSpPr>
                          <a:spLocks/>
                        </wps:cNvSpPr>
                        <wps:spPr bwMode="auto">
                          <a:xfrm>
                            <a:off x="5676" y="-424"/>
                            <a:ext cx="348" cy="214"/>
                          </a:xfrm>
                          <a:custGeom>
                            <a:avLst/>
                            <a:gdLst>
                              <a:gd name="T0" fmla="+- 0 5676 5676"/>
                              <a:gd name="T1" fmla="*/ T0 w 348"/>
                              <a:gd name="T2" fmla="+- 0 -424 -424"/>
                              <a:gd name="T3" fmla="*/ -424 h 214"/>
                              <a:gd name="T4" fmla="+- 0 6023 5676"/>
                              <a:gd name="T5" fmla="*/ T4 w 348"/>
                              <a:gd name="T6" fmla="+- 0 -424 -424"/>
                              <a:gd name="T7" fmla="*/ -424 h 214"/>
                              <a:gd name="T8" fmla="+- 0 6023 5676"/>
                              <a:gd name="T9" fmla="*/ T8 w 348"/>
                              <a:gd name="T10" fmla="+- 0 -210 -424"/>
                              <a:gd name="T11" fmla="*/ -210 h 214"/>
                              <a:gd name="T12" fmla="+- 0 5676 5676"/>
                              <a:gd name="T13" fmla="*/ T12 w 348"/>
                              <a:gd name="T14" fmla="+- 0 -210 -424"/>
                              <a:gd name="T15" fmla="*/ -210 h 214"/>
                              <a:gd name="T16" fmla="+- 0 5676 5676"/>
                              <a:gd name="T17" fmla="*/ T16 w 348"/>
                              <a:gd name="T18" fmla="+- 0 -424 -424"/>
                              <a:gd name="T19" fmla="*/ -424 h 214"/>
                            </a:gdLst>
                            <a:ahLst/>
                            <a:cxnLst>
                              <a:cxn ang="0">
                                <a:pos x="T1" y="T3"/>
                              </a:cxn>
                              <a:cxn ang="0">
                                <a:pos x="T5" y="T7"/>
                              </a:cxn>
                              <a:cxn ang="0">
                                <a:pos x="T9" y="T11"/>
                              </a:cxn>
                              <a:cxn ang="0">
                                <a:pos x="T13" y="T15"/>
                              </a:cxn>
                              <a:cxn ang="0">
                                <a:pos x="T17" y="T19"/>
                              </a:cxn>
                            </a:cxnLst>
                            <a:rect l="0" t="0" r="r" b="b"/>
                            <a:pathLst>
                              <a:path w="348" h="214">
                                <a:moveTo>
                                  <a:pt x="0" y="0"/>
                                </a:moveTo>
                                <a:lnTo>
                                  <a:pt x="347" y="0"/>
                                </a:lnTo>
                                <a:lnTo>
                                  <a:pt x="347"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2"/>
                        <wps:cNvSpPr>
                          <a:spLocks noEditPoints="1"/>
                        </wps:cNvSpPr>
                        <wps:spPr bwMode="auto">
                          <a:xfrm>
                            <a:off x="9960" y="1854"/>
                            <a:ext cx="1391" cy="0"/>
                          </a:xfrm>
                          <a:custGeom>
                            <a:avLst/>
                            <a:gdLst>
                              <a:gd name="T0" fmla="+- 0 4980 4980"/>
                              <a:gd name="T1" fmla="*/ T0 w 1391"/>
                              <a:gd name="T2" fmla="+- 0 6371 498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
                        <wps:cNvSpPr>
                          <a:spLocks noEditPoints="1"/>
                        </wps:cNvSpPr>
                        <wps:spPr bwMode="auto">
                          <a:xfrm>
                            <a:off x="9960"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
                        <wps:cNvSpPr>
                          <a:spLocks noEditPoints="1"/>
                        </wps:cNvSpPr>
                        <wps:spPr bwMode="auto">
                          <a:xfrm>
                            <a:off x="10656"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9"/>
                        <wps:cNvSpPr>
                          <a:spLocks noEditPoints="1"/>
                        </wps:cNvSpPr>
                        <wps:spPr bwMode="auto">
                          <a:xfrm>
                            <a:off x="11352"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8"/>
                        <wps:cNvSpPr>
                          <a:spLocks noEditPoints="1"/>
                        </wps:cNvSpPr>
                        <wps:spPr bwMode="auto">
                          <a:xfrm>
                            <a:off x="12046"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7"/>
                        <wps:cNvSpPr>
                          <a:spLocks noEditPoints="1"/>
                        </wps:cNvSpPr>
                        <wps:spPr bwMode="auto">
                          <a:xfrm>
                            <a:off x="12742" y="1854"/>
                            <a:ext cx="0" cy="45"/>
                          </a:xfrm>
                          <a:custGeom>
                            <a:avLst/>
                            <a:gdLst>
                              <a:gd name="T0" fmla="+- 0 927 927"/>
                              <a:gd name="T1" fmla="*/ 927 h 45"/>
                              <a:gd name="T2" fmla="+- 0 972 927"/>
                              <a:gd name="T3" fmla="*/ 972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6"/>
                        <wps:cNvSpPr>
                          <a:spLocks noEditPoints="1"/>
                        </wps:cNvSpPr>
                        <wps:spPr bwMode="auto">
                          <a:xfrm>
                            <a:off x="11352" y="-1840"/>
                            <a:ext cx="0" cy="1847"/>
                          </a:xfrm>
                          <a:custGeom>
                            <a:avLst/>
                            <a:gdLst>
                              <a:gd name="T0" fmla="+- 0 927 -920"/>
                              <a:gd name="T1" fmla="*/ 927 h 1847"/>
                              <a:gd name="T2" fmla="+- 0 -920 -920"/>
                              <a:gd name="T3" fmla="*/ -920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486BA1C" id="Group 15" o:spid="_x0000_s1026" style="position:absolute;margin-left:248.8pt;margin-top:-46.15pt;width:69.9pt;height:94.95pt;z-index:-2175;mso-position-horizontal-relative:page" coordorigin="4976,-923"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">
                <v:shape id="Freeform 27" o:spid="_x0000_s1027" style="position:absolute;left:5676;top:431;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U1W8UA&#10;AADbAAAADwAAAGRycy9kb3ducmV2LnhtbESPT2vCQBTE7wW/w/KE3upGC0VSV0kEsdBc/AP2+Mg+&#10;k2j2bdjdmrSf3i0UPA4z8xtmsRpMK27kfGNZwXSSgCAurW64UnA8bF7mIHxA1thaJgU/5GG1HD0t&#10;MNW25x3d9qESEcI+RQV1CF0qpS9rMugntiOO3tk6gyFKV0ntsI9w08pZkrxJgw3HhRo7WtdUXvff&#10;RsFXnly28/wcivZQnNB98u8m2yr1PB6ydxCBhvAI/7c/tILZK/x9i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TVbxQAAANsAAAAPAAAAAAAAAAAAAAAAAJgCAABkcnMv&#10;ZG93bnJldi54bWxQSwUGAAAAAAQABAD1AAAAigMAAAAA&#10;" path="m,l,214r521,l521,,,xe" fillcolor="black" stroked="f">
                  <v:path arrowok="t" o:connecttype="custom" o:connectlocs="0,431;0,645;521,645;521,431;0,431" o:connectangles="0,0,0,0,0"/>
                </v:shape>
                <v:shape id="Freeform 26" o:spid="_x0000_s1028" style="position:absolute;left:5676;top:431;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W+MQA&#10;AADbAAAADwAAAGRycy9kb3ducmV2LnhtbESPS2vDMBCE74X+B7GF3Bq5SUgTJ3JoC0mTSyEPcl6k&#10;9QNbK2Mpjvvvq0Khx2FmvmHWm8E2oqfOV44VvIwTEMTamYoLBZfz9nkBwgdkg41jUvBNHjbZ48Ma&#10;U+PufKT+FAoRIexTVFCG0KZSel2SRT92LXH0ctdZDFF2hTQd3iPcNnKSJHNpseK4UGJLHyXp+nSz&#10;Cl7zr2TplvnhanZFTf0nv2s9VWr0NLytQAQawn/4r703CiY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5FvjEAAAA2wAAAA8AAAAAAAAAAAAAAAAAmAIAAGRycy9k&#10;b3ducmV2LnhtbFBLBQYAAAAABAAEAPUAAACJAwAAAAA=&#10;" path="m,l521,r,214l,214,,xe" filled="f" strokeweight=".1257mm">
                  <v:path arrowok="t" o:connecttype="custom" o:connectlocs="0,431;521,431;521,645;0,645;0,431" o:connectangles="0,0,0,0,0"/>
                </v:shape>
                <v:shape id="Freeform 25" o:spid="_x0000_s1029" style="position:absolute;left:5502;top:4;width:174;height:214;visibility:visible;mso-wrap-style:square;v-text-anchor:top" coordsize="17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qnMEA&#10;AADbAAAADwAAAGRycy9kb3ducmV2LnhtbESPS4vCQBCE78L+h6EX9qYTAyuSdRQJLKs3n+y1zbRJ&#10;MNMTMpOH/94RBI9FVX1FLVaDqURHjSstK5hOIhDEmdUl5wpOx9/xHITzyBory6TgTg5Wy4/RAhNt&#10;e95Td/C5CBB2CSoovK8TKV1WkEE3sTVx8K62MeiDbHKpG+wD3FQyjqKZNFhyWCiwprSg7HZojYLU&#10;x7vrX4rt0F/+z9up69ryJpX6+hzWPyA8Df4dfrU3WkH8Dc8v4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96pzBAAAA2wAAAA8AAAAAAAAAAAAAAAAAmAIAAGRycy9kb3du&#10;cmV2LnhtbFBLBQYAAAAABAAEAPUAAACGAwAAAAA=&#10;" path="m,l174,r,214l,214,,xe" filled="f" strokeweight=".1257mm">
                  <v:path arrowok="t" o:connecttype="custom" o:connectlocs="0,4;174,4;174,218;0,218;0,4" o:connectangles="0,0,0,0,0"/>
                </v:shape>
                <v:shape id="Freeform 24" o:spid="_x0000_s1030" style="position:absolute;left:5676;top:-424;width:348;height:214;visibility:visible;mso-wrap-style:square;v-text-anchor:top" coordsize="34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S0F8MA&#10;AADbAAAADwAAAGRycy9kb3ducmV2LnhtbESPMWvDMBSE90L/g3iFbLVUD6G4UYxJaEmGDnGydHtY&#10;r5ap9WQs1Xb+fRUIdDzu7jtuUy6uFxONofOs4SVTIIgbbzpuNVzO78+vIEJENth7Jg1XClBuHx82&#10;WBg/84mmOrYiQTgUqMHGOBRShsaSw5D5gTh53350GJMcW2lGnBPc9TJXai0ddpwWLA60s9T81L9O&#10;wzx9fpxrd4qVtbnaN/zVGXXUevW0VG8gIi3xP3xvH4yGfA23L+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S0F8MAAADbAAAADwAAAAAAAAAAAAAAAACYAgAAZHJzL2Rv&#10;d25yZXYueG1sUEsFBgAAAAAEAAQA9QAAAIgDAAAAAA==&#10;" path="m,l,214r347,l347,,,xe" fillcolor="#bdbdbd" stroked="f">
                  <v:path arrowok="t" o:connecttype="custom" o:connectlocs="0,-424;0,-210;347,-210;347,-424;0,-424" o:connectangles="0,0,0,0,0"/>
                </v:shape>
                <v:shape id="Freeform 23" o:spid="_x0000_s1031" style="position:absolute;left:5676;top:-424;width:348;height:214;visibility:visible;mso-wrap-style:square;v-text-anchor:top" coordsize="348,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ybsEA&#10;AADbAAAADwAAAGRycy9kb3ducmV2LnhtbESPQYvCMBSE74L/ITzBm6aKuFKNIoIgyh6sgtdH82yr&#10;zUtpYlv//UYQ9jjMzDfMatOZUjRUu8Kygsk4AkGcWl1wpuB62Y8WIJxH1lhaJgVvcrBZ93srjLVt&#10;+UxN4jMRIOxiVJB7X8VSujQng25sK+Lg3W1t0AdZZ1LX2Aa4KeU0iubSYMFhIceKdjmlz+RlFJik&#10;K3+3PLsdGnk63rTOHhfXKjUcdNslCE+d/w9/2wetYPoDny/h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18m7BAAAA2wAAAA8AAAAAAAAAAAAAAAAAmAIAAGRycy9kb3du&#10;cmV2LnhtbFBLBQYAAAAABAAEAPUAAACGAwAAAAA=&#10;" path="m,l347,r,214l,214,,xe" filled="f" strokeweight=".1257mm">
                  <v:path arrowok="t" o:connecttype="custom" o:connectlocs="0,-424;347,-424;347,-210;0,-210;0,-424" o:connectangles="0,0,0,0,0"/>
                </v:shape>
                <v:shape id="Freeform 22" o:spid="_x0000_s1032" style="position:absolute;left:9960;top:1854;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A88AA&#10;AADbAAAADwAAAGRycy9kb3ducmV2LnhtbERPTWvCQBC9F/wPywi91Y05FEldJQiKFw/VUDwO2Wk2&#10;mJ0Nu6Om/757KPT4eN/r7eQH9aCY+sAGlosCFHEbbM+dgeayf1uBSoJscQhMBn4owXYze1ljZcOT&#10;P+lxlk7lEE4VGnAiY6V1ah15TIswEmfuO0SPkmHstI34zOF+0GVRvGuPPecGhyPtHLW3890b+Dpe&#10;XXnfL0c5DLeTraWJh7ox5nU+1R+ghCb5F/+5j9ZAmcfmL/kH6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tA88AAAADbAAAADwAAAAAAAAAAAAAAAACYAgAAZHJzL2Rvd25y&#10;ZXYueG1sUEsFBgAAAAAEAAQA9QAAAIUDAAAAAA==&#10;" path="m,l1391,e" filled="f" strokeweight=".1257mm">
                  <v:path arrowok="t" o:connecttype="custom" o:connectlocs="0,0;1391,0" o:connectangles="0,0"/>
                  <o:lock v:ext="edit" verticies="t"/>
                </v:shape>
                <v:shape id="Freeform 21" o:spid="_x0000_s1033" style="position:absolute;left:9960;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wHt8MA&#10;AADbAAAADwAAAGRycy9kb3ducmV2LnhtbESPQWvCQBSE7wX/w/KE3nRjWqSJrlIKtRV6Uev9kX0m&#10;wezbmH2a9N93hUKPw8x8wyzXg2vUjbpQezYwmyagiAtvay4NfB/eJy+ggiBbbDyTgR8KsF6NHpaY&#10;W9/zjm57KVWEcMjRQCXS5lqHoiKHYepb4uidfOdQouxKbTvsI9w1Ok2SuXZYc1yosKW3iorz/uoM&#10;XNLjsHk+Zv1lK4cveeqvm4+MjHkcD68LUEKD/If/2p/WQJrB/Uv8A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wHt8MAAADbAAAADwAAAAAAAAAAAAAAAACYAgAAZHJzL2Rv&#10;d25yZXYueG1sUEsFBgAAAAAEAAQA9QAAAIgDAAAAAA==&#10;" path="m,l,45e" filled="f" strokeweight=".1257mm">
                  <v:path arrowok="t" o:connecttype="custom" o:connectlocs="0,927;0,972" o:connectangles="0,0"/>
                  <o:lock v:ext="edit" verticies="t"/>
                </v:shape>
                <v:shape id="Freeform 20" o:spid="_x0000_s1034" style="position:absolute;left:10656;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498AA&#10;AADbAAAADwAAAGRycy9kb3ducmV2LnhtbERPS2vCQBC+F/wPywje6kYtRaOriKC20Iuv+5Adk2B2&#10;NmZHE/9991Do8eN7L1adq9STmlB6NjAaJqCIM29Lzg2cT9v3KaggyBYrz2TgRQFWy97bAlPrWz7Q&#10;8yi5iiEcUjRQiNSp1iEryGEY+po4clffOJQIm1zbBtsY7io9TpJP7bDk2FBgTZuCstvx4Qzcx5du&#10;93GZtfdvOf3IpH3s9jMyZtDv1nNQQp38i//cX9bAJK6PX+IP0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8498AAAADbAAAADwAAAAAAAAAAAAAAAACYAgAAZHJzL2Rvd25y&#10;ZXYueG1sUEsFBgAAAAAEAAQA9QAAAIUDAAAAAA==&#10;" path="m,l,45e" filled="f" strokeweight=".1257mm">
                  <v:path arrowok="t" o:connecttype="custom" o:connectlocs="0,927;0,972" o:connectangles="0,0"/>
                  <o:lock v:ext="edit" verticies="t"/>
                </v:shape>
                <v:shape id="Freeform 19" o:spid="_x0000_s1035" style="position:absolute;left:11352;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dbMQA&#10;AADbAAAADwAAAGRycy9kb3ducmV2LnhtbESPS2vDMBCE74X8B7GF3Bo5D0riRgmh0Dygl7zui7W1&#10;Ta2VY21i599HgUKPw8x8w8yXnavUjZpQejYwHCSgiDNvS84NnI5fb1NQQZAtVp7JwJ0CLBe9lzmm&#10;1re8p9tBchUhHFI0UIjUqdYhK8hhGPiaOHo/vnEoUTa5tg22Ee4qPUqSd+2w5LhQYE2fBWW/h6sz&#10;cBmdu/XkPGsvOzl+y7i9rjczMqb/2q0+QAl18h/+a2+tgfEQnl/iD9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TnWzEAAAA2wAAAA8AAAAAAAAAAAAAAAAAmAIAAGRycy9k&#10;b3ducmV2LnhtbFBLBQYAAAAABAAEAPUAAACJAwAAAAA=&#10;" path="m,l,45e" filled="f" strokeweight=".1257mm">
                  <v:path arrowok="t" o:connecttype="custom" o:connectlocs="0,927;0,972" o:connectangles="0,0"/>
                  <o:lock v:ext="edit" verticies="t"/>
                </v:shape>
                <v:shape id="Freeform 18" o:spid="_x0000_s1036" style="position:absolute;left:12046;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DG8MA&#10;AADbAAAADwAAAGRycy9kb3ducmV2LnhtbESPX2vCQBDE3wt+h2MF3+rFWIpGT5FCtYW++O99ya1J&#10;MLcXc6tJv32vUOjjMDO/YZbr3tXqQW2oPBuYjBNQxLm3FRcGTsf35xmoIMgWa89k4JsCrFeDpyVm&#10;1ne8p8dBChUhHDI0UIo0mdYhL8lhGPuGOHoX3zqUKNtC2xa7CHe1TpPkVTusOC6U2NBbSfn1cHcG&#10;bum5376c593tU45fMu3u292cjBkN+80ClFAv/+G/9oc1ME3h90v8AX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DG8MAAADbAAAADwAAAAAAAAAAAAAAAACYAgAAZHJzL2Rv&#10;d25yZXYueG1sUEsFBgAAAAAEAAQA9QAAAIgDAAAAAA==&#10;" path="m,l,45e" filled="f" strokeweight=".1257mm">
                  <v:path arrowok="t" o:connecttype="custom" o:connectlocs="0,927;0,972" o:connectangles="0,0"/>
                  <o:lock v:ext="edit" verticies="t"/>
                </v:shape>
                <v:shape id="Freeform 17" o:spid="_x0000_s1037" style="position:absolute;left:12742;top:1854;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mgMQA&#10;AADbAAAADwAAAGRycy9kb3ducmV2LnhtbESPX2vCQBDE3wt+h2MF3+pFU0qNniKFqoW+1D/vS25N&#10;grm9mFtN/Pa9QqGPw8z8hlmselerO7Wh8mxgMk5AEefeVlwYOB4+nt9ABUG2WHsmAw8KsFoOnhaY&#10;Wd/xN933UqgI4ZChgVKkybQOeUkOw9g3xNE7+9ahRNkW2rbYRbir9TRJXrXDiuNCiQ29l5Rf9jdn&#10;4Do99ZuX06y7fsrhS9LuttnOyJjRsF/PQQn18h/+a++sgTSF3y/xB+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poDEAAAA2wAAAA8AAAAAAAAAAAAAAAAAmAIAAGRycy9k&#10;b3ducmV2LnhtbFBLBQYAAAAABAAEAPUAAACJAwAAAAA=&#10;" path="m,l,45e" filled="f" strokeweight=".1257mm">
                  <v:path arrowok="t" o:connecttype="custom" o:connectlocs="0,927;0,972" o:connectangles="0,0"/>
                  <o:lock v:ext="edit" verticies="t"/>
                </v:shape>
                <v:shape id="Freeform 16" o:spid="_x0000_s1038" style="position:absolute;left:11352;top:-1840;width:0;height:1847;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vMUA&#10;AADbAAAADwAAAGRycy9kb3ducmV2LnhtbESPzWrDMBCE74G8g9hAL6GR64ZQXCuhLRTaSyA/BHpb&#10;rK1laq1sS7Wdt48CgRyHmfmGyTejrUVPna8cK3haJCCIC6crLhUcD5+PLyB8QNZYOyYFZ/KwWU8n&#10;OWbaDbyjfh9KESHsM1RgQmgyKX1hyKJfuIY4er+usxii7EqpOxwi3NYyTZKVtFhxXDDY0Ieh4m//&#10;bxXMnWxXpk1OxXnbfm8xNT96967Uw2x8ewURaAz38K39pRU8L+H6Jf4A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7e8xQAAANsAAAAPAAAAAAAAAAAAAAAAAJgCAABkcnMv&#10;ZG93bnJldi54bWxQSwUGAAAAAAQABAD1AAAAigMAAAAA&#10;" path="m,1847l,e" filled="f" strokeweight=".1257mm">
                  <v:path arrowok="t" o:connecttype="custom" o:connectlocs="0,927;0,-920" o:connectangles="0,0"/>
                  <o:lock v:ext="edit" verticies="t"/>
                </v:shape>
                <w10:wrap anchorx="page"/>
              </v:group>
            </w:pict>
          </mc:Fallback>
        </mc:AlternateContent>
      </w:r>
      <w:r w:rsidR="00F5753A">
        <w:rPr>
          <w:rFonts w:ascii="Arial" w:eastAsia="Arial" w:hAnsi="Arial" w:cs="Arial"/>
          <w:sz w:val="11"/>
          <w:szCs w:val="11"/>
        </w:rPr>
        <w:t>Indirect</w:t>
      </w:r>
      <w:r w:rsidR="00F5753A">
        <w:rPr>
          <w:rFonts w:ascii="Arial" w:eastAsia="Arial" w:hAnsi="Arial" w:cs="Arial"/>
          <w:spacing w:val="8"/>
          <w:sz w:val="11"/>
          <w:szCs w:val="11"/>
        </w:rPr>
        <w:t xml:space="preserve"> </w:t>
      </w:r>
      <w:r w:rsidR="00F5753A">
        <w:rPr>
          <w:rFonts w:ascii="Arial" w:eastAsia="Arial" w:hAnsi="Arial" w:cs="Arial"/>
          <w:w w:val="102"/>
          <w:sz w:val="11"/>
          <w:szCs w:val="11"/>
        </w:rPr>
        <w:t>effect</w:t>
      </w:r>
    </w:p>
    <w:p w14:paraId="4ED253BA"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2" w:space="720" w:equalWidth="0">
            <w:col w:w="5073" w:space="1776"/>
            <w:col w:w="2791"/>
          </w:cols>
        </w:sectPr>
      </w:pPr>
      <w:r>
        <w:br w:type="column"/>
      </w:r>
      <w:r>
        <w:rPr>
          <w:rFonts w:ascii="Arial" w:eastAsia="Arial" w:hAnsi="Arial" w:cs="Arial"/>
          <w:sz w:val="11"/>
          <w:szCs w:val="11"/>
        </w:rPr>
        <w:lastRenderedPageBreak/>
        <w:t>Indirect</w:t>
      </w:r>
      <w:r>
        <w:rPr>
          <w:rFonts w:ascii="Arial" w:eastAsia="Arial" w:hAnsi="Arial" w:cs="Arial"/>
          <w:spacing w:val="8"/>
          <w:sz w:val="11"/>
          <w:szCs w:val="11"/>
        </w:rPr>
        <w:t xml:space="preserve"> </w:t>
      </w:r>
      <w:r>
        <w:rPr>
          <w:rFonts w:ascii="Arial" w:eastAsia="Arial" w:hAnsi="Arial" w:cs="Arial"/>
          <w:w w:val="102"/>
          <w:sz w:val="11"/>
          <w:szCs w:val="11"/>
        </w:rPr>
        <w:t>effect</w:t>
      </w:r>
    </w:p>
    <w:p w14:paraId="75E2D3AB" w14:textId="77777777" w:rsidR="005B53EE" w:rsidRDefault="005B53EE" w:rsidP="00F9389F">
      <w:pPr>
        <w:spacing w:before="4" w:line="240" w:lineRule="exact"/>
        <w:rPr>
          <w:sz w:val="24"/>
          <w:szCs w:val="24"/>
        </w:rPr>
        <w:sectPr w:rsidR="005B53EE">
          <w:type w:val="continuous"/>
          <w:pgSz w:w="12240" w:h="15840"/>
          <w:pgMar w:top="1480" w:right="1300" w:bottom="280" w:left="1300" w:header="720" w:footer="720" w:gutter="0"/>
          <w:cols w:space="720"/>
        </w:sectPr>
      </w:pPr>
    </w:p>
    <w:p w14:paraId="19DF43CE" w14:textId="77777777" w:rsidR="005B53EE" w:rsidRDefault="00F5753A" w:rsidP="00F9389F">
      <w:pPr>
        <w:spacing w:before="48" w:line="120" w:lineRule="exact"/>
        <w:rPr>
          <w:rFonts w:ascii="Arial" w:eastAsia="Arial" w:hAnsi="Arial" w:cs="Arial"/>
          <w:sz w:val="11"/>
          <w:szCs w:val="11"/>
        </w:rPr>
      </w:pPr>
      <w:r>
        <w:rPr>
          <w:rFonts w:ascii="Arial" w:eastAsia="Arial" w:hAnsi="Arial" w:cs="Arial"/>
          <w:sz w:val="11"/>
          <w:szCs w:val="11"/>
        </w:rPr>
        <w:lastRenderedPageBreak/>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2538F2E8" w14:textId="77777777" w:rsidR="005B53EE" w:rsidRDefault="00F5753A" w:rsidP="00F9389F">
      <w:pPr>
        <w:spacing w:before="48" w:line="120" w:lineRule="exact"/>
        <w:ind w:right="-37"/>
        <w:rPr>
          <w:rFonts w:ascii="Arial" w:eastAsia="Arial" w:hAnsi="Arial" w:cs="Arial"/>
          <w:sz w:val="11"/>
          <w:szCs w:val="11"/>
        </w:rPr>
      </w:pPr>
      <w:r>
        <w:br w:type="column"/>
      </w:r>
      <w:r>
        <w:rPr>
          <w:rFonts w:ascii="Arial" w:eastAsia="Arial" w:hAnsi="Arial" w:cs="Arial"/>
          <w:sz w:val="11"/>
          <w:szCs w:val="11"/>
        </w:rPr>
        <w:lastRenderedPageBreak/>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14CB632F" w14:textId="77777777" w:rsidR="005B53EE" w:rsidRDefault="00F5753A" w:rsidP="00F9389F">
      <w:pPr>
        <w:spacing w:before="48" w:line="120" w:lineRule="exact"/>
        <w:rPr>
          <w:rFonts w:ascii="Arial" w:eastAsia="Arial" w:hAnsi="Arial" w:cs="Arial"/>
          <w:sz w:val="11"/>
          <w:szCs w:val="11"/>
        </w:rPr>
        <w:sectPr w:rsidR="005B53EE">
          <w:type w:val="continuous"/>
          <w:pgSz w:w="12240" w:h="15840"/>
          <w:pgMar w:top="1480" w:right="1300" w:bottom="280" w:left="1300" w:header="720" w:footer="720" w:gutter="0"/>
          <w:cols w:num="3" w:space="720" w:equalWidth="0">
            <w:col w:w="3690" w:space="1226"/>
            <w:col w:w="1055" w:space="1226"/>
            <w:col w:w="2443"/>
          </w:cols>
        </w:sectPr>
      </w:pPr>
      <w:r>
        <w:br w:type="column"/>
      </w:r>
      <w:r>
        <w:rPr>
          <w:rFonts w:ascii="Arial" w:eastAsia="Arial" w:hAnsi="Arial" w:cs="Arial"/>
          <w:sz w:val="11"/>
          <w:szCs w:val="11"/>
        </w:rPr>
        <w:lastRenderedPageBreak/>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14:paraId="59A8BEB1" w14:textId="77777777" w:rsidR="005B53EE" w:rsidRDefault="005B53EE" w:rsidP="00F9389F">
      <w:pPr>
        <w:spacing w:before="8" w:line="140" w:lineRule="exact"/>
        <w:rPr>
          <w:sz w:val="14"/>
          <w:szCs w:val="14"/>
        </w:rPr>
      </w:pPr>
    </w:p>
    <w:p w14:paraId="39A8641E" w14:textId="77777777" w:rsidR="005B53EE" w:rsidRDefault="005B53EE" w:rsidP="00F9389F">
      <w:pPr>
        <w:spacing w:line="200" w:lineRule="exact"/>
        <w:sectPr w:rsidR="005B53EE">
          <w:type w:val="continuous"/>
          <w:pgSz w:w="12240" w:h="15840"/>
          <w:pgMar w:top="1480" w:right="1300" w:bottom="280" w:left="1300" w:header="720" w:footer="720" w:gutter="0"/>
          <w:cols w:space="720"/>
        </w:sectPr>
      </w:pPr>
    </w:p>
    <w:p w14:paraId="0C15A83F" w14:textId="77777777" w:rsidR="005B53EE" w:rsidRDefault="00F5753A" w:rsidP="00F9389F">
      <w:pPr>
        <w:spacing w:before="78" w:line="171" w:lineRule="auto"/>
        <w:ind w:left="1839" w:right="-19" w:hanging="482"/>
        <w:rPr>
          <w:rFonts w:ascii="Arial" w:eastAsia="Arial" w:hAnsi="Arial" w:cs="Arial"/>
          <w:sz w:val="11"/>
          <w:szCs w:val="11"/>
        </w:rPr>
      </w:pP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35E42818" w14:textId="77777777" w:rsidR="005B53EE" w:rsidRDefault="00F5753A" w:rsidP="00F9389F">
      <w:pPr>
        <w:spacing w:line="80" w:lineRule="exact"/>
        <w:ind w:left="1542"/>
        <w:rPr>
          <w:rFonts w:ascii="Arial" w:eastAsia="Arial" w:hAnsi="Arial" w:cs="Arial"/>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14:paraId="0CE2E4D5" w14:textId="77777777" w:rsidR="005B53EE" w:rsidRDefault="00F5753A" w:rsidP="00F9389F">
      <w:pPr>
        <w:spacing w:before="78" w:line="171" w:lineRule="auto"/>
        <w:ind w:left="482" w:right="-19" w:hanging="482"/>
        <w:rPr>
          <w:rFonts w:ascii="Arial" w:eastAsia="Arial" w:hAnsi="Arial" w:cs="Arial"/>
          <w:sz w:val="11"/>
          <w:szCs w:val="11"/>
        </w:rPr>
      </w:pPr>
      <w:r>
        <w:br w:type="column"/>
      </w: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7771771F" w14:textId="77777777" w:rsidR="005B53EE" w:rsidRDefault="00F5753A" w:rsidP="00F9389F">
      <w:pPr>
        <w:spacing w:line="80" w:lineRule="exact"/>
        <w:ind w:left="185"/>
        <w:rPr>
          <w:rFonts w:ascii="Arial" w:eastAsia="Arial" w:hAnsi="Arial" w:cs="Arial"/>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14:paraId="56F3E5DC" w14:textId="77777777" w:rsidR="005B53EE" w:rsidRDefault="00F5753A" w:rsidP="00F9389F">
      <w:pPr>
        <w:spacing w:before="78" w:line="171" w:lineRule="auto"/>
        <w:ind w:left="482" w:right="2135" w:hanging="482"/>
        <w:rPr>
          <w:rFonts w:ascii="Arial" w:eastAsia="Arial" w:hAnsi="Arial" w:cs="Arial"/>
          <w:sz w:val="11"/>
          <w:szCs w:val="11"/>
        </w:rPr>
      </w:pPr>
      <w:r>
        <w:br w:type="column"/>
      </w: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z w:val="11"/>
          <w:szCs w:val="11"/>
        </w:rPr>
        <w:t>0</w:t>
      </w:r>
      <w:r w:rsidR="00F9389F">
        <w:rPr>
          <w:rFonts w:ascii="Arial" w:eastAsia="Arial" w:hAnsi="Arial" w:cs="Arial"/>
          <w:sz w:val="11"/>
          <w:szCs w:val="11"/>
        </w:rPr>
        <w:t xml:space="preserve">    </w:t>
      </w:r>
      <w:r>
        <w:rPr>
          <w:rFonts w:ascii="Arial" w:eastAsia="Arial" w:hAnsi="Arial" w:cs="Arial"/>
          <w:spacing w:val="12"/>
          <w:sz w:val="11"/>
          <w:szCs w:val="11"/>
        </w:rPr>
        <w:t xml:space="preserve"> </w:t>
      </w:r>
      <w:r>
        <w:rPr>
          <w:rFonts w:ascii="Arial" w:eastAsia="Arial" w:hAnsi="Arial" w:cs="Arial"/>
          <w:sz w:val="11"/>
          <w:szCs w:val="11"/>
        </w:rPr>
        <w:t>+</w:t>
      </w:r>
      <w:r w:rsidR="00F9389F">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14:paraId="65C5FDAA" w14:textId="6A8C3D57" w:rsidR="005B53EE" w:rsidRDefault="00726C06" w:rsidP="00F9389F">
      <w:pPr>
        <w:spacing w:line="80" w:lineRule="exact"/>
        <w:ind w:left="185"/>
        <w:rPr>
          <w:rFonts w:ascii="Arial" w:eastAsia="Arial" w:hAnsi="Arial" w:cs="Arial"/>
          <w:sz w:val="10"/>
          <w:szCs w:val="10"/>
        </w:rPr>
        <w:sectPr w:rsidR="005B53EE">
          <w:type w:val="continuous"/>
          <w:pgSz w:w="12240" w:h="15840"/>
          <w:pgMar w:top="1480" w:right="1300" w:bottom="280" w:left="1300" w:header="720" w:footer="720" w:gutter="0"/>
          <w:cols w:num="3" w:space="720" w:equalWidth="0">
            <w:col w:w="2926" w:space="711"/>
            <w:col w:w="1569" w:space="711"/>
            <w:col w:w="3723"/>
          </w:cols>
        </w:sectPr>
      </w:pPr>
      <w:r>
        <w:rPr>
          <w:noProof/>
        </w:rPr>
        <mc:AlternateContent>
          <mc:Choice Requires="wpg">
            <w:drawing>
              <wp:anchor distT="0" distB="0" distL="114300" distR="114300" simplePos="0" relativeHeight="503314306" behindDoc="1" locked="0" layoutInCell="1" allowOverlap="1" wp14:anchorId="13AE2AC5" wp14:editId="50DA877A">
                <wp:simplePos x="0" y="0"/>
                <wp:positionH relativeFrom="page">
                  <wp:posOffset>4607560</wp:posOffset>
                </wp:positionH>
                <wp:positionV relativeFrom="paragraph">
                  <wp:posOffset>-1345565</wp:posOffset>
                </wp:positionV>
                <wp:extent cx="887730" cy="1205865"/>
                <wp:effectExtent l="0" t="1352550" r="5496560" b="0"/>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7730" cy="1205865"/>
                          <a:chOff x="7257" y="-2120"/>
                          <a:chExt cx="1398" cy="1899"/>
                        </a:xfrm>
                      </wpg:grpSpPr>
                      <wps:wsp>
                        <wps:cNvPr id="10" name="Freeform 14"/>
                        <wps:cNvSpPr>
                          <a:spLocks/>
                        </wps:cNvSpPr>
                        <wps:spPr bwMode="auto">
                          <a:xfrm>
                            <a:off x="7956" y="-765"/>
                            <a:ext cx="522" cy="214"/>
                          </a:xfrm>
                          <a:custGeom>
                            <a:avLst/>
                            <a:gdLst>
                              <a:gd name="T0" fmla="+- 0 7956 7956"/>
                              <a:gd name="T1" fmla="*/ T0 w 522"/>
                              <a:gd name="T2" fmla="+- 0 -765 -765"/>
                              <a:gd name="T3" fmla="*/ -765 h 214"/>
                              <a:gd name="T4" fmla="+- 0 7956 7956"/>
                              <a:gd name="T5" fmla="*/ T4 w 522"/>
                              <a:gd name="T6" fmla="+- 0 -552 -765"/>
                              <a:gd name="T7" fmla="*/ -552 h 214"/>
                              <a:gd name="T8" fmla="+- 0 8477 7956"/>
                              <a:gd name="T9" fmla="*/ T8 w 522"/>
                              <a:gd name="T10" fmla="+- 0 -552 -765"/>
                              <a:gd name="T11" fmla="*/ -552 h 214"/>
                              <a:gd name="T12" fmla="+- 0 8477 7956"/>
                              <a:gd name="T13" fmla="*/ T12 w 522"/>
                              <a:gd name="T14" fmla="+- 0 -765 -765"/>
                              <a:gd name="T15" fmla="*/ -765 h 214"/>
                              <a:gd name="T16" fmla="+- 0 7956 7956"/>
                              <a:gd name="T17" fmla="*/ T16 w 522"/>
                              <a:gd name="T18" fmla="+- 0 -765 -765"/>
                              <a:gd name="T19" fmla="*/ -765 h 214"/>
                            </a:gdLst>
                            <a:ahLst/>
                            <a:cxnLst>
                              <a:cxn ang="0">
                                <a:pos x="T1" y="T3"/>
                              </a:cxn>
                              <a:cxn ang="0">
                                <a:pos x="T5" y="T7"/>
                              </a:cxn>
                              <a:cxn ang="0">
                                <a:pos x="T9" y="T11"/>
                              </a:cxn>
                              <a:cxn ang="0">
                                <a:pos x="T13" y="T15"/>
                              </a:cxn>
                              <a:cxn ang="0">
                                <a:pos x="T17" y="T19"/>
                              </a:cxn>
                            </a:cxnLst>
                            <a:rect l="0" t="0" r="r" b="b"/>
                            <a:pathLst>
                              <a:path w="522" h="214">
                                <a:moveTo>
                                  <a:pt x="0" y="0"/>
                                </a:moveTo>
                                <a:lnTo>
                                  <a:pt x="0" y="213"/>
                                </a:lnTo>
                                <a:lnTo>
                                  <a:pt x="521" y="213"/>
                                </a:lnTo>
                                <a:lnTo>
                                  <a:pt x="52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7956" y="-765"/>
                            <a:ext cx="522" cy="214"/>
                          </a:xfrm>
                          <a:custGeom>
                            <a:avLst/>
                            <a:gdLst>
                              <a:gd name="T0" fmla="+- 0 7956 7956"/>
                              <a:gd name="T1" fmla="*/ T0 w 522"/>
                              <a:gd name="T2" fmla="+- 0 -765 -765"/>
                              <a:gd name="T3" fmla="*/ -765 h 214"/>
                              <a:gd name="T4" fmla="+- 0 8477 7956"/>
                              <a:gd name="T5" fmla="*/ T4 w 522"/>
                              <a:gd name="T6" fmla="+- 0 -765 -765"/>
                              <a:gd name="T7" fmla="*/ -765 h 214"/>
                              <a:gd name="T8" fmla="+- 0 8477 7956"/>
                              <a:gd name="T9" fmla="*/ T8 w 522"/>
                              <a:gd name="T10" fmla="+- 0 -552 -765"/>
                              <a:gd name="T11" fmla="*/ -552 h 214"/>
                              <a:gd name="T12" fmla="+- 0 7956 7956"/>
                              <a:gd name="T13" fmla="*/ T12 w 522"/>
                              <a:gd name="T14" fmla="+- 0 -552 -765"/>
                              <a:gd name="T15" fmla="*/ -552 h 214"/>
                              <a:gd name="T16" fmla="+- 0 7956 7956"/>
                              <a:gd name="T17" fmla="*/ T16 w 522"/>
                              <a:gd name="T18" fmla="+- 0 -765 -765"/>
                              <a:gd name="T19" fmla="*/ -765 h 214"/>
                            </a:gdLst>
                            <a:ahLst/>
                            <a:cxnLst>
                              <a:cxn ang="0">
                                <a:pos x="T1" y="T3"/>
                              </a:cxn>
                              <a:cxn ang="0">
                                <a:pos x="T5" y="T7"/>
                              </a:cxn>
                              <a:cxn ang="0">
                                <a:pos x="T9" y="T11"/>
                              </a:cxn>
                              <a:cxn ang="0">
                                <a:pos x="T13" y="T15"/>
                              </a:cxn>
                              <a:cxn ang="0">
                                <a:pos x="T17" y="T19"/>
                              </a:cxn>
                            </a:cxnLst>
                            <a:rect l="0" t="0" r="r" b="b"/>
                            <a:pathLst>
                              <a:path w="522" h="214">
                                <a:moveTo>
                                  <a:pt x="0" y="0"/>
                                </a:moveTo>
                                <a:lnTo>
                                  <a:pt x="521" y="0"/>
                                </a:lnTo>
                                <a:lnTo>
                                  <a:pt x="521"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7956" y="-1193"/>
                            <a:ext cx="174" cy="214"/>
                          </a:xfrm>
                          <a:custGeom>
                            <a:avLst/>
                            <a:gdLst>
                              <a:gd name="T0" fmla="+- 0 7956 7956"/>
                              <a:gd name="T1" fmla="*/ T0 w 174"/>
                              <a:gd name="T2" fmla="+- 0 -1193 -1193"/>
                              <a:gd name="T3" fmla="*/ -1193 h 214"/>
                              <a:gd name="T4" fmla="+- 0 8130 7956"/>
                              <a:gd name="T5" fmla="*/ T4 w 174"/>
                              <a:gd name="T6" fmla="+- 0 -1193 -1193"/>
                              <a:gd name="T7" fmla="*/ -1193 h 214"/>
                              <a:gd name="T8" fmla="+- 0 8130 7956"/>
                              <a:gd name="T9" fmla="*/ T8 w 174"/>
                              <a:gd name="T10" fmla="+- 0 -979 -1193"/>
                              <a:gd name="T11" fmla="*/ -979 h 214"/>
                              <a:gd name="T12" fmla="+- 0 7956 7956"/>
                              <a:gd name="T13" fmla="*/ T12 w 174"/>
                              <a:gd name="T14" fmla="+- 0 -979 -1193"/>
                              <a:gd name="T15" fmla="*/ -979 h 214"/>
                              <a:gd name="T16" fmla="+- 0 7956 7956"/>
                              <a:gd name="T17" fmla="*/ T16 w 174"/>
                              <a:gd name="T18" fmla="+- 0 -1193 -1193"/>
                              <a:gd name="T19" fmla="*/ -1193 h 214"/>
                            </a:gdLst>
                            <a:ahLst/>
                            <a:cxnLst>
                              <a:cxn ang="0">
                                <a:pos x="T1" y="T3"/>
                              </a:cxn>
                              <a:cxn ang="0">
                                <a:pos x="T5" y="T7"/>
                              </a:cxn>
                              <a:cxn ang="0">
                                <a:pos x="T9" y="T11"/>
                              </a:cxn>
                              <a:cxn ang="0">
                                <a:pos x="T13" y="T15"/>
                              </a:cxn>
                              <a:cxn ang="0">
                                <a:pos x="T17" y="T19"/>
                              </a:cxn>
                            </a:cxnLst>
                            <a:rect l="0" t="0" r="r" b="b"/>
                            <a:pathLst>
                              <a:path w="174" h="214">
                                <a:moveTo>
                                  <a:pt x="0" y="0"/>
                                </a:moveTo>
                                <a:lnTo>
                                  <a:pt x="174" y="0"/>
                                </a:lnTo>
                                <a:lnTo>
                                  <a:pt x="174" y="214"/>
                                </a:lnTo>
                                <a:lnTo>
                                  <a:pt x="0" y="214"/>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1"/>
                        <wps:cNvSpPr>
                          <a:spLocks/>
                        </wps:cNvSpPr>
                        <wps:spPr bwMode="auto">
                          <a:xfrm>
                            <a:off x="7956" y="-1620"/>
                            <a:ext cx="695" cy="214"/>
                          </a:xfrm>
                          <a:custGeom>
                            <a:avLst/>
                            <a:gdLst>
                              <a:gd name="T0" fmla="+- 0 7956 7956"/>
                              <a:gd name="T1" fmla="*/ T0 w 695"/>
                              <a:gd name="T2" fmla="+- 0 -1620 -1620"/>
                              <a:gd name="T3" fmla="*/ -1620 h 214"/>
                              <a:gd name="T4" fmla="+- 0 7956 7956"/>
                              <a:gd name="T5" fmla="*/ T4 w 695"/>
                              <a:gd name="T6" fmla="+- 0 -1407 -1620"/>
                              <a:gd name="T7" fmla="*/ -1407 h 214"/>
                              <a:gd name="T8" fmla="+- 0 8651 7956"/>
                              <a:gd name="T9" fmla="*/ T8 w 695"/>
                              <a:gd name="T10" fmla="+- 0 -1407 -1620"/>
                              <a:gd name="T11" fmla="*/ -1407 h 214"/>
                              <a:gd name="T12" fmla="+- 0 8651 7956"/>
                              <a:gd name="T13" fmla="*/ T12 w 695"/>
                              <a:gd name="T14" fmla="+- 0 -1620 -1620"/>
                              <a:gd name="T15" fmla="*/ -1620 h 214"/>
                              <a:gd name="T16" fmla="+- 0 7956 7956"/>
                              <a:gd name="T17" fmla="*/ T16 w 695"/>
                              <a:gd name="T18" fmla="+- 0 -1620 -1620"/>
                              <a:gd name="T19" fmla="*/ -1620 h 214"/>
                            </a:gdLst>
                            <a:ahLst/>
                            <a:cxnLst>
                              <a:cxn ang="0">
                                <a:pos x="T1" y="T3"/>
                              </a:cxn>
                              <a:cxn ang="0">
                                <a:pos x="T5" y="T7"/>
                              </a:cxn>
                              <a:cxn ang="0">
                                <a:pos x="T9" y="T11"/>
                              </a:cxn>
                              <a:cxn ang="0">
                                <a:pos x="T13" y="T15"/>
                              </a:cxn>
                              <a:cxn ang="0">
                                <a:pos x="T17" y="T19"/>
                              </a:cxn>
                            </a:cxnLst>
                            <a:rect l="0" t="0" r="r" b="b"/>
                            <a:pathLst>
                              <a:path w="695" h="214">
                                <a:moveTo>
                                  <a:pt x="0" y="0"/>
                                </a:moveTo>
                                <a:lnTo>
                                  <a:pt x="0" y="213"/>
                                </a:lnTo>
                                <a:lnTo>
                                  <a:pt x="695" y="213"/>
                                </a:lnTo>
                                <a:lnTo>
                                  <a:pt x="695" y="0"/>
                                </a:lnTo>
                                <a:lnTo>
                                  <a:pt x="0"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7956" y="-1620"/>
                            <a:ext cx="695" cy="214"/>
                          </a:xfrm>
                          <a:custGeom>
                            <a:avLst/>
                            <a:gdLst>
                              <a:gd name="T0" fmla="+- 0 7956 7956"/>
                              <a:gd name="T1" fmla="*/ T0 w 695"/>
                              <a:gd name="T2" fmla="+- 0 -1620 -1620"/>
                              <a:gd name="T3" fmla="*/ -1620 h 214"/>
                              <a:gd name="T4" fmla="+- 0 8651 7956"/>
                              <a:gd name="T5" fmla="*/ T4 w 695"/>
                              <a:gd name="T6" fmla="+- 0 -1620 -1620"/>
                              <a:gd name="T7" fmla="*/ -1620 h 214"/>
                              <a:gd name="T8" fmla="+- 0 8651 7956"/>
                              <a:gd name="T9" fmla="*/ T8 w 695"/>
                              <a:gd name="T10" fmla="+- 0 -1407 -1620"/>
                              <a:gd name="T11" fmla="*/ -1407 h 214"/>
                              <a:gd name="T12" fmla="+- 0 7956 7956"/>
                              <a:gd name="T13" fmla="*/ T12 w 695"/>
                              <a:gd name="T14" fmla="+- 0 -1407 -1620"/>
                              <a:gd name="T15" fmla="*/ -1407 h 214"/>
                              <a:gd name="T16" fmla="+- 0 7956 7956"/>
                              <a:gd name="T17" fmla="*/ T16 w 695"/>
                              <a:gd name="T18" fmla="+- 0 -1620 -1620"/>
                              <a:gd name="T19" fmla="*/ -1620 h 214"/>
                            </a:gdLst>
                            <a:ahLst/>
                            <a:cxnLst>
                              <a:cxn ang="0">
                                <a:pos x="T1" y="T3"/>
                              </a:cxn>
                              <a:cxn ang="0">
                                <a:pos x="T5" y="T7"/>
                              </a:cxn>
                              <a:cxn ang="0">
                                <a:pos x="T9" y="T11"/>
                              </a:cxn>
                              <a:cxn ang="0">
                                <a:pos x="T13" y="T15"/>
                              </a:cxn>
                              <a:cxn ang="0">
                                <a:pos x="T17" y="T19"/>
                              </a:cxn>
                            </a:cxnLst>
                            <a:rect l="0" t="0" r="r" b="b"/>
                            <a:pathLst>
                              <a:path w="695" h="214">
                                <a:moveTo>
                                  <a:pt x="0" y="0"/>
                                </a:moveTo>
                                <a:lnTo>
                                  <a:pt x="695" y="0"/>
                                </a:lnTo>
                                <a:lnTo>
                                  <a:pt x="695" y="213"/>
                                </a:lnTo>
                                <a:lnTo>
                                  <a:pt x="0" y="213"/>
                                </a:lnTo>
                                <a:lnTo>
                                  <a:pt x="0" y="0"/>
                                </a:lnTo>
                                <a:close/>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9"/>
                        <wps:cNvSpPr>
                          <a:spLocks noEditPoints="1"/>
                        </wps:cNvSpPr>
                        <wps:spPr bwMode="auto">
                          <a:xfrm>
                            <a:off x="14520" y="-538"/>
                            <a:ext cx="1391" cy="0"/>
                          </a:xfrm>
                          <a:custGeom>
                            <a:avLst/>
                            <a:gdLst>
                              <a:gd name="T0" fmla="+- 0 7260 7260"/>
                              <a:gd name="T1" fmla="*/ T0 w 1391"/>
                              <a:gd name="T2" fmla="+- 0 8651 7260"/>
                              <a:gd name="T3" fmla="*/ T2 w 1391"/>
                            </a:gdLst>
                            <a:ahLst/>
                            <a:cxnLst>
                              <a:cxn ang="0">
                                <a:pos x="T1" y="0"/>
                              </a:cxn>
                              <a:cxn ang="0">
                                <a:pos x="T3" y="0"/>
                              </a:cxn>
                            </a:cxnLst>
                            <a:rect l="0" t="0" r="r" b="b"/>
                            <a:pathLst>
                              <a:path w="1391">
                                <a:moveTo>
                                  <a:pt x="0" y="0"/>
                                </a:moveTo>
                                <a:lnTo>
                                  <a:pt x="1391"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noEditPoints="1"/>
                        </wps:cNvSpPr>
                        <wps:spPr bwMode="auto">
                          <a:xfrm>
                            <a:off x="14520"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7"/>
                        <wps:cNvSpPr>
                          <a:spLocks noEditPoints="1"/>
                        </wps:cNvSpPr>
                        <wps:spPr bwMode="auto">
                          <a:xfrm>
                            <a:off x="15216"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
                        <wps:cNvSpPr>
                          <a:spLocks noEditPoints="1"/>
                        </wps:cNvSpPr>
                        <wps:spPr bwMode="auto">
                          <a:xfrm>
                            <a:off x="15912"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5"/>
                        <wps:cNvSpPr>
                          <a:spLocks noEditPoints="1"/>
                        </wps:cNvSpPr>
                        <wps:spPr bwMode="auto">
                          <a:xfrm>
                            <a:off x="16606"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4"/>
                        <wps:cNvSpPr>
                          <a:spLocks noEditPoints="1"/>
                        </wps:cNvSpPr>
                        <wps:spPr bwMode="auto">
                          <a:xfrm>
                            <a:off x="17302" y="-538"/>
                            <a:ext cx="0" cy="45"/>
                          </a:xfrm>
                          <a:custGeom>
                            <a:avLst/>
                            <a:gdLst>
                              <a:gd name="T0" fmla="+- 0 -269 -269"/>
                              <a:gd name="T1" fmla="*/ -269 h 45"/>
                              <a:gd name="T2" fmla="+- 0 -224 -269"/>
                              <a:gd name="T3" fmla="*/ -224 h 45"/>
                            </a:gdLst>
                            <a:ahLst/>
                            <a:cxnLst>
                              <a:cxn ang="0">
                                <a:pos x="0" y="T1"/>
                              </a:cxn>
                              <a:cxn ang="0">
                                <a:pos x="0" y="T3"/>
                              </a:cxn>
                            </a:cxnLst>
                            <a:rect l="0" t="0" r="r" b="b"/>
                            <a:pathLst>
                              <a:path h="45">
                                <a:moveTo>
                                  <a:pt x="0" y="0"/>
                                </a:moveTo>
                                <a:lnTo>
                                  <a:pt x="0" y="45"/>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3"/>
                        <wps:cNvSpPr>
                          <a:spLocks noEditPoints="1"/>
                        </wps:cNvSpPr>
                        <wps:spPr bwMode="auto">
                          <a:xfrm>
                            <a:off x="15912" y="-4232"/>
                            <a:ext cx="0" cy="1847"/>
                          </a:xfrm>
                          <a:custGeom>
                            <a:avLst/>
                            <a:gdLst>
                              <a:gd name="T0" fmla="+- 0 -269 -2116"/>
                              <a:gd name="T1" fmla="*/ -269 h 1847"/>
                              <a:gd name="T2" fmla="+- 0 -2116 -2116"/>
                              <a:gd name="T3" fmla="*/ -2116 h 1847"/>
                            </a:gdLst>
                            <a:ahLst/>
                            <a:cxnLst>
                              <a:cxn ang="0">
                                <a:pos x="0" y="T1"/>
                              </a:cxn>
                              <a:cxn ang="0">
                                <a:pos x="0" y="T3"/>
                              </a:cxn>
                            </a:cxnLst>
                            <a:rect l="0" t="0" r="r" b="b"/>
                            <a:pathLst>
                              <a:path h="1847">
                                <a:moveTo>
                                  <a:pt x="0" y="1847"/>
                                </a:moveTo>
                                <a:lnTo>
                                  <a:pt x="0" y="0"/>
                                </a:lnTo>
                              </a:path>
                            </a:pathLst>
                          </a:custGeom>
                          <a:noFill/>
                          <a:ln w="4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503DED" id="Group 2" o:spid="_x0000_s1026" style="position:absolute;margin-left:362.8pt;margin-top:-105.95pt;width:69.9pt;height:94.95pt;z-index:-2174;mso-position-horizontal-relative:page" coordorigin="7257,-2120" coordsize="1398,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">
                <v:shape id="Freeform 14" o:spid="_x0000_s1027" style="position:absolute;left:7956;top:-765;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hkcQA&#10;AADbAAAADwAAAGRycy9kb3ducmV2LnhtbESPQWsCQQyF7wX/wxDBW53Vg8jqKCqIhXqpFuox7MTd&#10;1Z3MMjPqtr++OQjeEt7Le1/my8416k4h1p4NjIYZKOLC25pLA9/H7fsUVEzIFhvPZOCXIiwXvbc5&#10;5tY/+Ivuh1QqCeGYo4EqpTbXOhYVOYxD3xKLdvbBYZI1lNoGfEi4a/Q4yybaYc3SUGFLm4qK6+Hm&#10;DJzW2WU3XZ/TvjnufzB88t92tTNm0O9WM1CJuvQyP68/rOALvfwiA+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YZHEAAAA2wAAAA8AAAAAAAAAAAAAAAAAmAIAAGRycy9k&#10;b3ducmV2LnhtbFBLBQYAAAAABAAEAPUAAACJAwAAAAA=&#10;" path="m,l,213r521,l521,,,xe" fillcolor="black" stroked="f">
                  <v:path arrowok="t" o:connecttype="custom" o:connectlocs="0,-765;0,-552;521,-552;521,-765;0,-765" o:connectangles="0,0,0,0,0"/>
                </v:shape>
                <v:shape id="Freeform 13" o:spid="_x0000_s1028" style="position:absolute;left:7956;top:-765;width:522;height:214;visibility:visible;mso-wrap-style:square;v-text-anchor:top" coordsize="52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J/3cAA&#10;AADbAAAADwAAAGRycy9kb3ducmV2LnhtbERPS2sCMRC+F/wPYQRvNWsFq6tRrOCjl0JVPA/J7AM3&#10;k2UT1/XfG6HQ23x8z1msOluJlhpfOlYwGiYgiLUzJecKzqft+xSED8gGK8ek4EEeVsve2wJT4+78&#10;S+0x5CKGsE9RQRFCnUrpdUEW/dDVxJHLXGMxRNjk0jR4j+G2kh9JMpEWS44NBda0KUhfjzer4DP7&#10;SWZuln1fzC6/UrvnL63HSg363XoOIlAX/sV/7oOJ80fw+iU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J/3cAAAADbAAAADwAAAAAAAAAAAAAAAACYAgAAZHJzL2Rvd25y&#10;ZXYueG1sUEsFBgAAAAAEAAQA9QAAAIUDAAAAAA==&#10;" path="m,l521,r,213l,213,,xe" filled="f" strokeweight=".1257mm">
                  <v:path arrowok="t" o:connecttype="custom" o:connectlocs="0,-765;521,-765;521,-552;0,-552;0,-765" o:connectangles="0,0,0,0,0"/>
                </v:shape>
                <v:shape id="Freeform 12" o:spid="_x0000_s1029" style="position:absolute;left:7956;top:-1193;width:174;height:214;visibility:visible;mso-wrap-style:square;v-text-anchor:top" coordsize="174,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4Vb8A&#10;AADbAAAADwAAAGRycy9kb3ducmV2LnhtbERPS4vCMBC+C/sfwgjeNLWHRbqNshRk9ba+2OtsM7bF&#10;ZlKa9OG/N4LgbT6+56Sb0dSip9ZVlhUsFxEI4tzqigsF59N2vgLhPLLG2jIpuJODzfpjkmKi7cAH&#10;6o++ECGEXYIKSu+bREqXl2TQLWxDHLirbQ36ANtC6haHEG5qGUfRpzRYcWgosaGspPx27IyCzMe/&#10;158Mu3H4/7vsl67vqptUajYdv79AeBr9W/xy73SYH8Pzl3CA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LhVvwAAANsAAAAPAAAAAAAAAAAAAAAAAJgCAABkcnMvZG93bnJl&#10;di54bWxQSwUGAAAAAAQABAD1AAAAhAMAAAAA&#10;" path="m,l174,r,214l,214,,xe" filled="f" strokeweight=".1257mm">
                  <v:path arrowok="t" o:connecttype="custom" o:connectlocs="0,-1193;174,-1193;174,-979;0,-979;0,-1193" o:connectangles="0,0,0,0,0"/>
                </v:shape>
                <v:shape id="Freeform 11" o:spid="_x0000_s1030" style="position:absolute;left:7956;top:-1620;width:695;height:214;visibility:visible;mso-wrap-style:square;v-text-anchor:top" coordsize="69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MPMMA&#10;AADbAAAADwAAAGRycy9kb3ducmV2LnhtbERP22rCQBB9L/gPywi+lLqpgkjqKtIiFgTFSym+jdkx&#10;ic3Ohuw2Jn/vCoJvczjXmcwaU4iaKpdbVvDej0AQJ1bnnCo47BdvYxDOI2ssLJOClhzMpp2XCcba&#10;XnlL9c6nIoSwi1FB5n0ZS+mSjAy6vi2JA3e2lUEfYJVKXeE1hJtCDqJoJA3mHBoyLOkzo+Rv928U&#10;bOtXOhq/+tr8tJeoPS3P6990o1Sv28w/QHhq/FP8cH/rMH8I91/CA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yMPMMAAADbAAAADwAAAAAAAAAAAAAAAACYAgAAZHJzL2Rv&#10;d25yZXYueG1sUEsFBgAAAAAEAAQA9QAAAIgDAAAAAA==&#10;" path="m,l,213r695,l695,,,xe" fillcolor="#bdbdbd" stroked="f">
                  <v:path arrowok="t" o:connecttype="custom" o:connectlocs="0,-1620;0,-1407;695,-1407;695,-1620;0,-1620" o:connectangles="0,0,0,0,0"/>
                </v:shape>
                <v:shape id="Freeform 10" o:spid="_x0000_s1031" style="position:absolute;left:7956;top:-1620;width:695;height:214;visibility:visible;mso-wrap-style:square;v-text-anchor:top" coordsize="69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gu8EA&#10;AADbAAAADwAAAGRycy9kb3ducmV2LnhtbERPTWsCMRC9C/0PYQq9uVm3xcpqlFYo7U20RfE2bMbd&#10;4GayJqlu/70RhN7m8T5ntuhtK87kg3GsYJTlIIgrpw3XCn6+P4YTECEia2wdk4I/CrCYPwxmWGp3&#10;4TWdN7EWKYRDiQqaGLtSylA1ZDFkriNO3MF5izFBX0vt8ZLCbSuLPB9Li4ZTQ4MdLRuqjptfq6B6&#10;Nif5+rndmdWO90Xu7fveF0o9PfZvUxCR+vgvvru/dJr/Ardf0gFy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1YLvBAAAA2wAAAA8AAAAAAAAAAAAAAAAAmAIAAGRycy9kb3du&#10;cmV2LnhtbFBLBQYAAAAABAAEAPUAAACGAwAAAAA=&#10;" path="m,l695,r,213l,213,,xe" filled="f" strokeweight=".1257mm">
                  <v:path arrowok="t" o:connecttype="custom" o:connectlocs="0,-1620;695,-1620;695,-1407;0,-1407;0,-1620" o:connectangles="0,0,0,0,0"/>
                </v:shape>
                <v:shape id="Freeform 9" o:spid="_x0000_s1032" style="position:absolute;left:14520;top:-538;width:1391;height:0;visibility:visible;mso-wrap-style:square;v-text-anchor:top" coordsize="1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l0MAA&#10;AADbAAAADwAAAGRycy9kb3ducmV2LnhtbERPTWsCMRC9F/wPYYTealahpaxGWQqKFw+1i3gcNtPN&#10;4mayJKOu/74pFHqbx/uc1Wb0vbpRTF1gA/NZAYq4Cbbj1kD9tX15B5UE2WIfmAw8KMFmPXlaYWnD&#10;nT/pdpRW5RBOJRpwIkOpdWoceUyzMBBn7jtEj5JhbLWNeM/hvteLonjTHjvODQ4H+nDUXI5Xb+C0&#10;P7vFdTsfZNdfDraSOu6q2pjn6VgtQQmN8i/+c+9tnv8Kv7/kA/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Yl0MAAAADbAAAADwAAAAAAAAAAAAAAAACYAgAAZHJzL2Rvd25y&#10;ZXYueG1sUEsFBgAAAAAEAAQA9QAAAIUDAAAAAA==&#10;" path="m,l1391,e" filled="f" strokeweight=".1257mm">
                  <v:path arrowok="t" o:connecttype="custom" o:connectlocs="0,0;1391,0" o:connectangles="0,0"/>
                  <o:lock v:ext="edit" verticies="t"/>
                </v:shape>
                <v:shape id="Freeform 8" o:spid="_x0000_s1033" style="position:absolute;left:14520;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ZeMEA&#10;AADbAAAADwAAAGRycy9kb3ducmV2LnhtbERPS2vCQBC+F/wPywje6kYtUqOrSKFaoZf6uA/ZMQlm&#10;Z2N2NPHfu4VCb/PxPWex6lyl7tSE0rOB0TABRZx5W3Ju4Hj4fH0HFQTZYuWZDDwowGrZe1lgan3L&#10;P3TfS65iCIcUDRQidap1yApyGIa+Jo7c2TcOJcIm17bBNoa7So+TZKodlhwbCqzpo6Dssr85A9fx&#10;qdu8nWbtdSeHb5m0t812RsYM+t16Dkqok3/xn/vLxvlT+P0lHq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WXjBAAAA2wAAAA8AAAAAAAAAAAAAAAAAmAIAAGRycy9kb3du&#10;cmV2LnhtbFBLBQYAAAAABAAEAPUAAACGAwAAAAA=&#10;" path="m,l,45e" filled="f" strokeweight=".1257mm">
                  <v:path arrowok="t" o:connecttype="custom" o:connectlocs="0,-269;0,-224" o:connectangles="0,0"/>
                  <o:lock v:ext="edit" verticies="t"/>
                </v:shape>
                <v:shape id="Freeform 7" o:spid="_x0000_s1034" style="position:absolute;left:15216;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848EA&#10;AADbAAAADwAAAGRycy9kb3ducmV2LnhtbERPS2vCQBC+F/wPywjedOODtqauIoVqC71U633Ijkkw&#10;Oxuzo4n/3i0Ivc3H95zFqnOVulITSs8GxqMEFHHmbcm5gd/9x/AVVBBki5VnMnCjAKtl72mBqfUt&#10;/9B1J7mKIRxSNFCI1KnWISvIYRj5mjhyR984lAibXNsG2xjuKj1JkmftsOTYUGBN7wVlp93FGThP&#10;Dt1mdpi35y/Zf8u0vWy2czJm0O/Wb6CEOvkXP9yfNs5/gb9f4gF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D/OPBAAAA2wAAAA8AAAAAAAAAAAAAAAAAmAIAAGRycy9kb3du&#10;cmV2LnhtbFBLBQYAAAAABAAEAPUAAACGAwAAAAA=&#10;" path="m,l,45e" filled="f" strokeweight=".1257mm">
                  <v:path arrowok="t" o:connecttype="custom" o:connectlocs="0,-269;0,-224" o:connectangles="0,0"/>
                  <o:lock v:ext="edit" verticies="t"/>
                </v:shape>
                <v:shape id="Freeform 6" o:spid="_x0000_s1035" style="position:absolute;left:15912;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okcQA&#10;AADbAAAADwAAAGRycy9kb3ducmV2LnhtbESPQU/CQBCF7yb+h82YeJOtaAxUFmJIQEm8UOQ+6Y5t&#10;Y3e2dAda/z1zMPE2k/fmvW8WqzG05kJ9aiI7eJxkYIjL6BuuHHwdNg8zMEmQPbaRycEvJVgtb28W&#10;mPs48J4uhVRGQzjl6KAW6XJrU1lTwDSJHbFq37EPKLr2lfU9DhoeWjvNshcbsGFtqLGjdU3lT3EO&#10;Dk7T47h9Ps6H004On/I0nLfvc3Lu/m58ewUjNMq/+e/6wyu+wuovOoBd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caJHEAAAA2wAAAA8AAAAAAAAAAAAAAAAAmAIAAGRycy9k&#10;b3ducmV2LnhtbFBLBQYAAAAABAAEAPUAAACJAwAAAAA=&#10;" path="m,l,45e" filled="f" strokeweight=".1257mm">
                  <v:path arrowok="t" o:connecttype="custom" o:connectlocs="0,-269;0,-224" o:connectangles="0,0"/>
                  <o:lock v:ext="edit" verticies="t"/>
                </v:shape>
                <v:shape id="Freeform 5" o:spid="_x0000_s1036" style="position:absolute;left:16606;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NCsEA&#10;AADbAAAADwAAAGRycy9kb3ducmV2LnhtbERPTWvCQBC9C/6HZYTedFNbpEldRYTaFrwY633ITpPQ&#10;7GzMjib9992C4G0e73OW68E16kpdqD0beJwloIgLb2suDXwd36YvoIIgW2w8k4FfCrBejUdLzKzv&#10;+UDXXEoVQzhkaKASaTOtQ1GRwzDzLXHkvn3nUCLsSm077GO4a/Q8SRbaYc2xocKWthUVP/nFGTjP&#10;T8Pu+ZT250857uWpv+zeUzLmYTJsXkEJDXIX39wfNs5P4f+XeI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QzQrBAAAA2wAAAA8AAAAAAAAAAAAAAAAAmAIAAGRycy9kb3du&#10;cmV2LnhtbFBLBQYAAAAABAAEAPUAAACGAwAAAAA=&#10;" path="m,l,45e" filled="f" strokeweight=".1257mm">
                  <v:path arrowok="t" o:connecttype="custom" o:connectlocs="0,-269;0,-224" o:connectangles="0,0"/>
                  <o:lock v:ext="edit" verticies="t"/>
                </v:shape>
                <v:shape id="Freeform 4" o:spid="_x0000_s1037" style="position:absolute;left:17302;top:-538;width:0;height:45;visibility:visible;mso-wrap-style:square;v-text-anchor:top" coordsize="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uKsEA&#10;AADbAAAADwAAAGRycy9kb3ducmV2LnhtbERPTWvCQBC9F/wPyxS81U2jSE2zihRqLXipNvchOybB&#10;7GzMjib9991DocfH+843o2vVnfrQeDbwPEtAEZfeNlwZ+D69P72ACoJssfVMBn4owGY9ecgxs37g&#10;L7ofpVIxhEOGBmqRLtM6lDU5DDPfEUfu7HuHEmFfadvjEMNdq9MkWWqHDceGGjt6q6m8HG/OwDUt&#10;xt2iWA3XTzkdZD7cdh8rMmb6OG5fQQmN8i/+c++tgTSuj1/iD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GrirBAAAA2wAAAA8AAAAAAAAAAAAAAAAAmAIAAGRycy9kb3du&#10;cmV2LnhtbFBLBQYAAAAABAAEAPUAAACGAwAAAAA=&#10;" path="m,l,45e" filled="f" strokeweight=".1257mm">
                  <v:path arrowok="t" o:connecttype="custom" o:connectlocs="0,-269;0,-224" o:connectangles="0,0"/>
                  <o:lock v:ext="edit" verticies="t"/>
                </v:shape>
                <v:shape id="Freeform 3" o:spid="_x0000_s1038" style="position:absolute;left:15912;top:-4232;width:0;height:1847;visibility:visible;mso-wrap-style:square;v-text-anchor:top" coordsize="0,1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C+cMA&#10;AADbAAAADwAAAGRycy9kb3ducmV2LnhtbESPT4vCMBTE7wv7HcJb2MuiqT2I1EZRQXAvgn8QvD2a&#10;Z1NsXtomav32mwXB4zAzv2HyeW9rcafOV44VjIYJCOLC6YpLBcfDejAB4QOyxtoxKXiSh/ns8yPH&#10;TLsH7+i+D6WIEPYZKjAhNJmUvjBk0Q9dQxy9i+sshii7UuoOHxFua5kmyVharDguGGxoZai47m9W&#10;wY+T7di0yal4btvfLabmrHdLpb6/+sUURKA+vMOv9kYrSEfw/yX+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C+cMAAADbAAAADwAAAAAAAAAAAAAAAACYAgAAZHJzL2Rv&#10;d25yZXYueG1sUEsFBgAAAAAEAAQA9QAAAIgDAAAAAA==&#10;" path="m,1847l,e" filled="f" strokeweight=".1257mm">
                  <v:path arrowok="t" o:connecttype="custom" o:connectlocs="0,-269;0,-2116" o:connectangles="0,0"/>
                  <o:lock v:ext="edit" verticies="t"/>
                </v:shape>
                <w10:wrap anchorx="page"/>
              </v:group>
            </w:pict>
          </mc:Fallback>
        </mc:AlternateContent>
      </w:r>
      <w:r w:rsidR="00F5753A">
        <w:rPr>
          <w:rFonts w:ascii="Arial" w:eastAsia="Arial" w:hAnsi="Arial" w:cs="Arial"/>
          <w:sz w:val="10"/>
          <w:szCs w:val="10"/>
        </w:rPr>
        <w:t>(e.g.</w:t>
      </w:r>
      <w:r w:rsidR="00F5753A">
        <w:rPr>
          <w:rFonts w:ascii="Arial" w:eastAsia="Arial" w:hAnsi="Arial" w:cs="Arial"/>
          <w:spacing w:val="5"/>
          <w:sz w:val="10"/>
          <w:szCs w:val="10"/>
        </w:rPr>
        <w:t xml:space="preserve"> </w:t>
      </w:r>
      <w:r w:rsidR="00F5753A">
        <w:rPr>
          <w:rFonts w:ascii="Arial" w:eastAsia="Arial" w:hAnsi="Arial" w:cs="Arial"/>
          <w:sz w:val="10"/>
          <w:szCs w:val="10"/>
        </w:rPr>
        <w:t>phenology,</w:t>
      </w:r>
      <w:r w:rsidR="00F5753A">
        <w:rPr>
          <w:rFonts w:ascii="Arial" w:eastAsia="Arial" w:hAnsi="Arial" w:cs="Arial"/>
          <w:spacing w:val="11"/>
          <w:sz w:val="10"/>
          <w:szCs w:val="10"/>
        </w:rPr>
        <w:t xml:space="preserve"> </w:t>
      </w:r>
      <w:r w:rsidR="00F5753A">
        <w:rPr>
          <w:rFonts w:ascii="Arial" w:eastAsia="Arial" w:hAnsi="Arial" w:cs="Arial"/>
          <w:w w:val="102"/>
          <w:sz w:val="10"/>
          <w:szCs w:val="10"/>
        </w:rPr>
        <w:t>growth)</w:t>
      </w:r>
    </w:p>
    <w:p w14:paraId="77A14D4E" w14:textId="77777777" w:rsidR="005B53EE" w:rsidRDefault="005B53EE" w:rsidP="00F9389F">
      <w:pPr>
        <w:spacing w:before="2" w:line="100" w:lineRule="exact"/>
        <w:rPr>
          <w:sz w:val="10"/>
          <w:szCs w:val="10"/>
        </w:rPr>
      </w:pPr>
    </w:p>
    <w:p w14:paraId="021F8E6B" w14:textId="77777777" w:rsidR="005B53EE" w:rsidRDefault="00F5753A" w:rsidP="00F9389F">
      <w:pPr>
        <w:spacing w:line="254" w:lineRule="auto"/>
        <w:ind w:left="715" w:right="684"/>
        <w:rPr>
          <w:sz w:val="18"/>
          <w:szCs w:val="18"/>
        </w:rPr>
      </w:pPr>
      <w:r>
        <w:rPr>
          <w:sz w:val="18"/>
          <w:szCs w:val="18"/>
        </w:rPr>
        <w:t>Figure</w:t>
      </w:r>
      <w:r w:rsidR="00F9389F">
        <w:rPr>
          <w:sz w:val="18"/>
          <w:szCs w:val="18"/>
        </w:rPr>
        <w:t xml:space="preserve"> </w:t>
      </w:r>
      <w:r>
        <w:rPr>
          <w:sz w:val="18"/>
          <w:szCs w:val="18"/>
        </w:rPr>
        <w:t>9:</w:t>
      </w:r>
      <w:r w:rsidR="00F9389F">
        <w:rPr>
          <w:sz w:val="18"/>
          <w:szCs w:val="18"/>
        </w:rPr>
        <w:t xml:space="preserve"> </w:t>
      </w:r>
      <w:commentRangeStart w:id="240"/>
      <w:commentRangeStart w:id="241"/>
      <w:r>
        <w:rPr>
          <w:w w:val="109"/>
          <w:sz w:val="18"/>
          <w:szCs w:val="18"/>
        </w:rPr>
        <w:t>Question</w:t>
      </w:r>
      <w:r>
        <w:rPr>
          <w:spacing w:val="20"/>
          <w:w w:val="109"/>
          <w:sz w:val="18"/>
          <w:szCs w:val="18"/>
        </w:rPr>
        <w:t xml:space="preserve"> </w:t>
      </w:r>
      <w:r>
        <w:rPr>
          <w:sz w:val="18"/>
          <w:szCs w:val="18"/>
        </w:rPr>
        <w:t>for</w:t>
      </w:r>
      <w:r>
        <w:rPr>
          <w:spacing w:val="27"/>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one</w:t>
      </w:r>
      <w:commentRangeEnd w:id="240"/>
      <w:r w:rsidR="00961545">
        <w:rPr>
          <w:rStyle w:val="CommentReference"/>
        </w:rPr>
        <w:commentReference w:id="240"/>
      </w:r>
      <w:commentRangeEnd w:id="241"/>
      <w:r w:rsidR="006C33D7">
        <w:rPr>
          <w:rStyle w:val="CommentReference"/>
        </w:rPr>
        <w:commentReference w:id="241"/>
      </w:r>
      <w:r w:rsidR="00F9389F">
        <w:rPr>
          <w:sz w:val="18"/>
          <w:szCs w:val="18"/>
        </w:rPr>
        <w:t xml:space="preserve"> </w:t>
      </w:r>
      <w:r>
        <w:rPr>
          <w:w w:val="109"/>
          <w:sz w:val="18"/>
          <w:szCs w:val="18"/>
        </w:rPr>
        <w:t>(L</w:t>
      </w:r>
      <w:r>
        <w:rPr>
          <w:w w:val="102"/>
          <w:sz w:val="18"/>
          <w:szCs w:val="18"/>
        </w:rPr>
        <w:t>izzie</w:t>
      </w:r>
      <w:r>
        <w:rPr>
          <w:w w:val="131"/>
          <w:sz w:val="18"/>
          <w:szCs w:val="18"/>
        </w:rPr>
        <w:t>/B</w:t>
      </w:r>
      <w:r>
        <w:rPr>
          <w:w w:val="102"/>
          <w:sz w:val="18"/>
          <w:szCs w:val="18"/>
        </w:rPr>
        <w:t>e</w:t>
      </w:r>
      <w:r>
        <w:rPr>
          <w:w w:val="113"/>
          <w:sz w:val="18"/>
          <w:szCs w:val="18"/>
        </w:rPr>
        <w:t>n</w:t>
      </w:r>
      <w:r>
        <w:rPr>
          <w:w w:val="124"/>
          <w:sz w:val="18"/>
          <w:szCs w:val="18"/>
        </w:rPr>
        <w:t>/M</w:t>
      </w:r>
      <w:r>
        <w:rPr>
          <w:w w:val="102"/>
          <w:sz w:val="18"/>
          <w:szCs w:val="18"/>
        </w:rPr>
        <w:t>i</w:t>
      </w:r>
      <w:r>
        <w:rPr>
          <w:w w:val="113"/>
          <w:sz w:val="18"/>
          <w:szCs w:val="18"/>
        </w:rPr>
        <w:t>ria</w:t>
      </w:r>
      <w:r>
        <w:rPr>
          <w:w w:val="109"/>
          <w:sz w:val="18"/>
          <w:szCs w:val="18"/>
        </w:rPr>
        <w:t>m</w:t>
      </w:r>
      <w:r>
        <w:rPr>
          <w:w w:val="184"/>
          <w:sz w:val="18"/>
          <w:szCs w:val="18"/>
        </w:rPr>
        <w:t>/</w:t>
      </w:r>
      <w:r>
        <w:rPr>
          <w:w w:val="106"/>
          <w:sz w:val="18"/>
          <w:szCs w:val="18"/>
        </w:rPr>
        <w:t>A</w:t>
      </w:r>
      <w:r>
        <w:rPr>
          <w:w w:val="113"/>
          <w:sz w:val="18"/>
          <w:szCs w:val="18"/>
        </w:rPr>
        <w:t>nn</w:t>
      </w:r>
      <w:r>
        <w:rPr>
          <w:spacing w:val="19"/>
          <w:w w:val="113"/>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6"/>
          <w:sz w:val="18"/>
          <w:szCs w:val="18"/>
        </w:rPr>
        <w:t>A</w:t>
      </w:r>
      <w:r>
        <w:rPr>
          <w:w w:val="111"/>
          <w:sz w:val="18"/>
          <w:szCs w:val="18"/>
        </w:rPr>
        <w:t>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84"/>
          <w:sz w:val="18"/>
          <w:szCs w:val="18"/>
        </w:rPr>
        <w:t>/</w:t>
      </w:r>
      <w:r>
        <w:rPr>
          <w:w w:val="117"/>
          <w:sz w:val="18"/>
          <w:szCs w:val="18"/>
        </w:rPr>
        <w:t>Jeff/</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11"/>
          <w:sz w:val="18"/>
          <w:szCs w:val="18"/>
        </w:rPr>
        <w:t xml:space="preserve">): </w:t>
      </w:r>
      <w:r>
        <w:rPr>
          <w:sz w:val="18"/>
          <w:szCs w:val="18"/>
        </w:rPr>
        <w:t>This</w:t>
      </w:r>
      <w:r w:rsidR="00F9389F">
        <w:rPr>
          <w:sz w:val="18"/>
          <w:szCs w:val="18"/>
        </w:rPr>
        <w:t xml:space="preserve"> </w:t>
      </w:r>
      <w:r>
        <w:rPr>
          <w:sz w:val="18"/>
          <w:szCs w:val="18"/>
        </w:rPr>
        <w:t>is</w:t>
      </w:r>
      <w:r>
        <w:rPr>
          <w:spacing w:val="15"/>
          <w:sz w:val="18"/>
          <w:szCs w:val="18"/>
        </w:rPr>
        <w:t xml:space="preserve"> </w:t>
      </w:r>
      <w:r>
        <w:rPr>
          <w:sz w:val="18"/>
          <w:szCs w:val="18"/>
        </w:rPr>
        <w:t>an</w:t>
      </w:r>
      <w:r>
        <w:rPr>
          <w:spacing w:val="35"/>
          <w:sz w:val="18"/>
          <w:szCs w:val="18"/>
        </w:rPr>
        <w:t xml:space="preserve"> </w:t>
      </w:r>
      <w:r>
        <w:rPr>
          <w:w w:val="115"/>
          <w:sz w:val="18"/>
          <w:szCs w:val="18"/>
        </w:rPr>
        <w:t>a</w:t>
      </w:r>
      <w:r>
        <w:rPr>
          <w:w w:val="123"/>
          <w:sz w:val="18"/>
          <w:szCs w:val="18"/>
        </w:rPr>
        <w:t>lt</w:t>
      </w:r>
      <w:r>
        <w:rPr>
          <w:w w:val="111"/>
          <w:sz w:val="18"/>
          <w:szCs w:val="18"/>
        </w:rPr>
        <w:t>ern</w:t>
      </w:r>
      <w:r>
        <w:rPr>
          <w:w w:val="115"/>
          <w:sz w:val="18"/>
          <w:szCs w:val="18"/>
        </w:rPr>
        <w:t>a</w:t>
      </w:r>
      <w:r>
        <w:rPr>
          <w:w w:val="143"/>
          <w:sz w:val="18"/>
          <w:szCs w:val="18"/>
        </w:rPr>
        <w:t>t</w:t>
      </w:r>
      <w:r>
        <w:rPr>
          <w:w w:val="106"/>
          <w:sz w:val="18"/>
          <w:szCs w:val="18"/>
        </w:rPr>
        <w:t>i</w:t>
      </w:r>
      <w:r>
        <w:rPr>
          <w:spacing w:val="-5"/>
          <w:w w:val="106"/>
          <w:sz w:val="18"/>
          <w:szCs w:val="18"/>
        </w:rPr>
        <w:t>v</w:t>
      </w:r>
      <w:r>
        <w:rPr>
          <w:w w:val="102"/>
          <w:sz w:val="18"/>
          <w:szCs w:val="18"/>
        </w:rPr>
        <w:t>e</w:t>
      </w:r>
      <w:r>
        <w:rPr>
          <w:spacing w:val="12"/>
          <w:w w:val="102"/>
          <w:sz w:val="18"/>
          <w:szCs w:val="18"/>
        </w:rPr>
        <w:t xml:space="preserve"> </w:t>
      </w:r>
      <w:r>
        <w:rPr>
          <w:w w:val="115"/>
          <w:sz w:val="18"/>
          <w:szCs w:val="18"/>
        </w:rPr>
        <w:t>to</w:t>
      </w:r>
      <w:r>
        <w:rPr>
          <w:spacing w:val="7"/>
          <w:w w:val="115"/>
          <w:sz w:val="18"/>
          <w:szCs w:val="18"/>
        </w:rPr>
        <w:t xml:space="preserve"> </w:t>
      </w:r>
      <w:r>
        <w:rPr>
          <w:w w:val="115"/>
          <w:sz w:val="18"/>
          <w:szCs w:val="18"/>
        </w:rPr>
        <w:t>the</w:t>
      </w:r>
      <w:r>
        <w:rPr>
          <w:spacing w:val="7"/>
          <w:w w:val="115"/>
          <w:sz w:val="18"/>
          <w:szCs w:val="18"/>
        </w:rPr>
        <w:t xml:space="preserve"> </w:t>
      </w:r>
      <w:r>
        <w:rPr>
          <w:sz w:val="18"/>
          <w:szCs w:val="18"/>
        </w:rPr>
        <w:t>a</w:t>
      </w:r>
      <w:r>
        <w:rPr>
          <w:spacing w:val="5"/>
          <w:sz w:val="18"/>
          <w:szCs w:val="18"/>
        </w:rPr>
        <w:t>b</w:t>
      </w:r>
      <w:r>
        <w:rPr>
          <w:spacing w:val="-5"/>
          <w:sz w:val="18"/>
          <w:szCs w:val="18"/>
        </w:rPr>
        <w:t>ov</w:t>
      </w:r>
      <w:r>
        <w:rPr>
          <w:sz w:val="18"/>
          <w:szCs w:val="18"/>
        </w:rPr>
        <w:t>e</w:t>
      </w:r>
      <w:r w:rsidR="00F9389F">
        <w:rPr>
          <w:sz w:val="18"/>
          <w:szCs w:val="18"/>
        </w:rPr>
        <w:t xml:space="preserve"> </w:t>
      </w:r>
      <w:r>
        <w:rPr>
          <w:sz w:val="18"/>
          <w:szCs w:val="18"/>
        </w:rPr>
        <w:t>figure-</w:t>
      </w:r>
      <w:r>
        <w:rPr>
          <w:spacing w:val="31"/>
          <w:sz w:val="18"/>
          <w:szCs w:val="18"/>
        </w:rPr>
        <w:t xml:space="preserve"> </w:t>
      </w:r>
      <w:r>
        <w:rPr>
          <w:sz w:val="18"/>
          <w:szCs w:val="18"/>
        </w:rPr>
        <w:t>whi</w:t>
      </w:r>
      <w:r>
        <w:rPr>
          <w:spacing w:val="-5"/>
          <w:sz w:val="18"/>
          <w:szCs w:val="18"/>
        </w:rPr>
        <w:t>c</w:t>
      </w:r>
      <w:r>
        <w:rPr>
          <w:sz w:val="18"/>
          <w:szCs w:val="18"/>
        </w:rPr>
        <w:t>h</w:t>
      </w:r>
      <w:r>
        <w:rPr>
          <w:spacing w:val="39"/>
          <w:sz w:val="18"/>
          <w:szCs w:val="18"/>
        </w:rPr>
        <w:t xml:space="preserve"> </w:t>
      </w:r>
      <w:r>
        <w:rPr>
          <w:sz w:val="18"/>
          <w:szCs w:val="18"/>
        </w:rPr>
        <w:t>do</w:t>
      </w:r>
      <w:r>
        <w:rPr>
          <w:spacing w:val="25"/>
          <w:sz w:val="18"/>
          <w:szCs w:val="18"/>
        </w:rPr>
        <w:t xml:space="preserve"> </w:t>
      </w:r>
      <w:r>
        <w:rPr>
          <w:spacing w:val="-5"/>
          <w:sz w:val="18"/>
          <w:szCs w:val="18"/>
        </w:rPr>
        <w:t>y</w:t>
      </w:r>
      <w:r>
        <w:rPr>
          <w:sz w:val="18"/>
          <w:szCs w:val="18"/>
        </w:rPr>
        <w:t>ou</w:t>
      </w:r>
      <w:r>
        <w:rPr>
          <w:spacing w:val="31"/>
          <w:sz w:val="18"/>
          <w:szCs w:val="18"/>
        </w:rPr>
        <w:t xml:space="preserve"> </w:t>
      </w:r>
      <w:r>
        <w:rPr>
          <w:sz w:val="18"/>
          <w:szCs w:val="18"/>
        </w:rPr>
        <w:t>prefer?</w:t>
      </w:r>
      <w:r w:rsidR="00F9389F">
        <w:rPr>
          <w:sz w:val="18"/>
          <w:szCs w:val="18"/>
        </w:rPr>
        <w:t xml:space="preserve"> </w:t>
      </w:r>
      <w:r>
        <w:rPr>
          <w:w w:val="110"/>
          <w:sz w:val="18"/>
          <w:szCs w:val="18"/>
        </w:rPr>
        <w:t>Compared</w:t>
      </w:r>
      <w:r>
        <w:rPr>
          <w:spacing w:val="9"/>
          <w:w w:val="110"/>
          <w:sz w:val="18"/>
          <w:szCs w:val="18"/>
        </w:rPr>
        <w:t xml:space="preserve"> </w:t>
      </w:r>
      <w:r>
        <w:rPr>
          <w:sz w:val="18"/>
          <w:szCs w:val="18"/>
        </w:rPr>
        <w:t>to</w:t>
      </w:r>
      <w:r>
        <w:rPr>
          <w:spacing w:val="34"/>
          <w:sz w:val="18"/>
          <w:szCs w:val="18"/>
        </w:rPr>
        <w:t xml:space="preserve"> </w:t>
      </w:r>
      <w:r>
        <w:rPr>
          <w:w w:val="113"/>
          <w:sz w:val="18"/>
          <w:szCs w:val="18"/>
        </w:rPr>
        <w:t>d</w:t>
      </w:r>
      <w:r>
        <w:rPr>
          <w:w w:val="102"/>
          <w:sz w:val="18"/>
          <w:szCs w:val="18"/>
        </w:rPr>
        <w:t>i</w:t>
      </w:r>
      <w:r>
        <w:rPr>
          <w:w w:val="107"/>
          <w:sz w:val="18"/>
          <w:szCs w:val="18"/>
        </w:rPr>
        <w:t>rec</w:t>
      </w:r>
      <w:r>
        <w:rPr>
          <w:w w:val="143"/>
          <w:sz w:val="18"/>
          <w:szCs w:val="18"/>
        </w:rPr>
        <w:t>t</w:t>
      </w:r>
      <w:r>
        <w:rPr>
          <w:spacing w:val="12"/>
          <w:w w:val="143"/>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z w:val="18"/>
          <w:szCs w:val="18"/>
        </w:rPr>
        <w:t>to</w:t>
      </w:r>
      <w:r>
        <w:rPr>
          <w:spacing w:val="34"/>
          <w:sz w:val="18"/>
          <w:szCs w:val="18"/>
        </w:rPr>
        <w:t xml:space="preserve"> </w:t>
      </w:r>
      <w:r>
        <w:rPr>
          <w:w w:val="118"/>
          <w:sz w:val="18"/>
          <w:szCs w:val="18"/>
        </w:rPr>
        <w:t>te</w:t>
      </w:r>
      <w:r>
        <w:rPr>
          <w:w w:val="107"/>
          <w:sz w:val="18"/>
          <w:szCs w:val="18"/>
        </w:rPr>
        <w:t xml:space="preserve">m- </w:t>
      </w:r>
      <w:proofErr w:type="spellStart"/>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proofErr w:type="spellEnd"/>
      <w:r>
        <w:rPr>
          <w:sz w:val="18"/>
          <w:szCs w:val="18"/>
        </w:rPr>
        <w:t xml:space="preserve"> alone</w:t>
      </w:r>
      <w:r>
        <w:rPr>
          <w:spacing w:val="27"/>
          <w:sz w:val="18"/>
          <w:szCs w:val="18"/>
        </w:rPr>
        <w:t xml:space="preserve"> </w:t>
      </w:r>
      <w:r>
        <w:rPr>
          <w:sz w:val="18"/>
          <w:szCs w:val="18"/>
        </w:rPr>
        <w:t>(a),</w:t>
      </w:r>
      <w:r>
        <w:rPr>
          <w:spacing w:val="44"/>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
          <w:w w:val="110"/>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m</w:t>
      </w:r>
      <w:r>
        <w:rPr>
          <w:spacing w:val="-5"/>
          <w:sz w:val="18"/>
          <w:szCs w:val="18"/>
        </w:rPr>
        <w:t>a</w:t>
      </w:r>
      <w:r>
        <w:rPr>
          <w:sz w:val="18"/>
          <w:szCs w:val="18"/>
        </w:rPr>
        <w:t>y</w:t>
      </w:r>
      <w:r>
        <w:rPr>
          <w:spacing w:val="31"/>
          <w:sz w:val="18"/>
          <w:szCs w:val="18"/>
        </w:rPr>
        <w:t xml:space="preserve"> </w:t>
      </w:r>
      <w:r>
        <w:rPr>
          <w:sz w:val="18"/>
          <w:szCs w:val="18"/>
        </w:rPr>
        <w:t>cause</w:t>
      </w:r>
      <w:r>
        <w:rPr>
          <w:spacing w:val="30"/>
          <w:sz w:val="18"/>
          <w:szCs w:val="18"/>
        </w:rPr>
        <w:t xml:space="preserve"> </w:t>
      </w:r>
      <w:r>
        <w:rPr>
          <w:sz w:val="18"/>
          <w:szCs w:val="18"/>
        </w:rPr>
        <w:t>biological</w:t>
      </w:r>
      <w:r>
        <w:rPr>
          <w:spacing w:val="35"/>
          <w:sz w:val="18"/>
          <w:szCs w:val="18"/>
        </w:rPr>
        <w:t xml:space="preserve"> </w:t>
      </w:r>
      <w:r>
        <w:rPr>
          <w:sz w:val="18"/>
          <w:szCs w:val="18"/>
        </w:rPr>
        <w:t>res</w:t>
      </w:r>
      <w:r>
        <w:rPr>
          <w:spacing w:val="5"/>
          <w:sz w:val="18"/>
          <w:szCs w:val="18"/>
        </w:rPr>
        <w:t>p</w:t>
      </w:r>
      <w:r>
        <w:rPr>
          <w:sz w:val="18"/>
          <w:szCs w:val="18"/>
        </w:rPr>
        <w:t>onses</w:t>
      </w:r>
      <w:r w:rsidR="00F9389F">
        <w:rPr>
          <w:sz w:val="18"/>
          <w:szCs w:val="18"/>
        </w:rPr>
        <w:t xml:space="preserve"> </w:t>
      </w:r>
      <w:r>
        <w:rPr>
          <w:sz w:val="18"/>
          <w:szCs w:val="18"/>
        </w:rPr>
        <w:t>to</w:t>
      </w:r>
      <w:r>
        <w:rPr>
          <w:spacing w:val="22"/>
          <w:sz w:val="18"/>
          <w:szCs w:val="18"/>
        </w:rPr>
        <w:t xml:space="preserve"> </w:t>
      </w:r>
      <w:r>
        <w:rPr>
          <w:spacing w:val="5"/>
          <w:sz w:val="18"/>
          <w:szCs w:val="18"/>
        </w:rPr>
        <w:t>b</w:t>
      </w:r>
      <w:r>
        <w:rPr>
          <w:sz w:val="18"/>
          <w:szCs w:val="18"/>
        </w:rPr>
        <w:t>e</w:t>
      </w:r>
      <w:r>
        <w:rPr>
          <w:spacing w:val="13"/>
          <w:sz w:val="18"/>
          <w:szCs w:val="18"/>
        </w:rPr>
        <w:t xml:space="preserve"> </w:t>
      </w:r>
      <w:r>
        <w:rPr>
          <w:spacing w:val="-5"/>
          <w:w w:val="109"/>
          <w:sz w:val="18"/>
          <w:szCs w:val="18"/>
        </w:rPr>
        <w:t>m</w:t>
      </w:r>
      <w:r>
        <w:rPr>
          <w:w w:val="113"/>
          <w:sz w:val="18"/>
          <w:szCs w:val="18"/>
        </w:rPr>
        <w:t>u</w:t>
      </w:r>
      <w:r>
        <w:rPr>
          <w:w w:val="143"/>
          <w:sz w:val="18"/>
          <w:szCs w:val="18"/>
        </w:rPr>
        <w:t>t</w:t>
      </w:r>
      <w:r>
        <w:rPr>
          <w:w w:val="108"/>
          <w:sz w:val="18"/>
          <w:szCs w:val="18"/>
        </w:rPr>
        <w:t>ed</w:t>
      </w:r>
      <w:r>
        <w:rPr>
          <w:sz w:val="18"/>
          <w:szCs w:val="18"/>
        </w:rPr>
        <w:t xml:space="preserve"> (b)or</w:t>
      </w:r>
      <w:r w:rsidR="00F9389F">
        <w:rPr>
          <w:sz w:val="18"/>
          <w:szCs w:val="18"/>
        </w:rPr>
        <w:t xml:space="preserve"> </w:t>
      </w:r>
      <w:r>
        <w:rPr>
          <w:w w:val="108"/>
          <w:sz w:val="18"/>
          <w:szCs w:val="18"/>
        </w:rPr>
        <w:t>exa</w:t>
      </w:r>
      <w:r>
        <w:rPr>
          <w:w w:val="102"/>
          <w:sz w:val="18"/>
          <w:szCs w:val="18"/>
        </w:rPr>
        <w:t>gg</w:t>
      </w:r>
      <w:r>
        <w:rPr>
          <w:w w:val="112"/>
          <w:sz w:val="18"/>
          <w:szCs w:val="18"/>
        </w:rPr>
        <w:t>era</w:t>
      </w:r>
      <w:r>
        <w:rPr>
          <w:w w:val="143"/>
          <w:sz w:val="18"/>
          <w:szCs w:val="18"/>
        </w:rPr>
        <w:t>t</w:t>
      </w:r>
      <w:r>
        <w:rPr>
          <w:w w:val="108"/>
          <w:sz w:val="18"/>
          <w:szCs w:val="18"/>
        </w:rPr>
        <w:t xml:space="preserve">ed </w:t>
      </w:r>
      <w:r>
        <w:rPr>
          <w:sz w:val="18"/>
          <w:szCs w:val="18"/>
        </w:rPr>
        <w:t>(c),</w:t>
      </w:r>
      <w:r w:rsidR="00F9389F">
        <w:rPr>
          <w:sz w:val="18"/>
          <w:szCs w:val="18"/>
        </w:rPr>
        <w:t xml:space="preserve"> </w:t>
      </w:r>
      <w:r>
        <w:rPr>
          <w:sz w:val="18"/>
          <w:szCs w:val="18"/>
        </w:rPr>
        <w:t>when</w:t>
      </w:r>
      <w:r w:rsidR="00F9389F">
        <w:rPr>
          <w:sz w:val="18"/>
          <w:szCs w:val="18"/>
        </w:rPr>
        <w:t xml:space="preserve"> </w:t>
      </w:r>
      <w:r>
        <w:rPr>
          <w:w w:val="109"/>
          <w:sz w:val="18"/>
          <w:szCs w:val="18"/>
        </w:rPr>
        <w:t>in</w:t>
      </w:r>
      <w:r>
        <w:rPr>
          <w:w w:val="113"/>
          <w:sz w:val="18"/>
          <w:szCs w:val="18"/>
        </w:rPr>
        <w:t>d</w:t>
      </w:r>
      <w:r>
        <w:rPr>
          <w:w w:val="102"/>
          <w:sz w:val="18"/>
          <w:szCs w:val="18"/>
        </w:rPr>
        <w:t>i</w:t>
      </w:r>
      <w:r>
        <w:rPr>
          <w:w w:val="107"/>
          <w:sz w:val="18"/>
          <w:szCs w:val="18"/>
        </w:rPr>
        <w:t>rec</w:t>
      </w:r>
      <w:r>
        <w:rPr>
          <w:w w:val="143"/>
          <w:sz w:val="18"/>
          <w:szCs w:val="18"/>
        </w:rPr>
        <w:t>t</w:t>
      </w:r>
      <w:r>
        <w:rPr>
          <w:spacing w:val="30"/>
          <w:w w:val="143"/>
          <w:sz w:val="18"/>
          <w:szCs w:val="18"/>
        </w:rPr>
        <w:t xml:space="preserve"> </w:t>
      </w:r>
      <w:r>
        <w:rPr>
          <w:sz w:val="18"/>
          <w:szCs w:val="18"/>
        </w:rPr>
        <w:t>effects</w:t>
      </w:r>
      <w:r w:rsidR="00F9389F">
        <w:rPr>
          <w:sz w:val="18"/>
          <w:szCs w:val="18"/>
        </w:rPr>
        <w:t xml:space="preserve"> </w:t>
      </w:r>
      <w:r>
        <w:rPr>
          <w:sz w:val="18"/>
          <w:szCs w:val="18"/>
        </w:rPr>
        <w:t>of</w:t>
      </w:r>
      <w:r>
        <w:rPr>
          <w:spacing w:val="27"/>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30"/>
          <w:w w:val="102"/>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are</w:t>
      </w:r>
      <w:r w:rsidR="00F9389F">
        <w:rPr>
          <w:sz w:val="18"/>
          <w:szCs w:val="18"/>
        </w:rPr>
        <w:t xml:space="preserve"> </w:t>
      </w:r>
      <w:r>
        <w:rPr>
          <w:sz w:val="18"/>
          <w:szCs w:val="18"/>
        </w:rPr>
        <w:t>also</w:t>
      </w:r>
      <w:r w:rsidR="00F9389F">
        <w:rPr>
          <w:sz w:val="18"/>
          <w:szCs w:val="18"/>
        </w:rPr>
        <w:t xml:space="preserve"> </w:t>
      </w:r>
      <w:r>
        <w:rPr>
          <w:sz w:val="18"/>
          <w:szCs w:val="18"/>
        </w:rPr>
        <w:t>dri</w:t>
      </w:r>
      <w:r>
        <w:rPr>
          <w:spacing w:val="-5"/>
          <w:sz w:val="18"/>
          <w:szCs w:val="18"/>
        </w:rPr>
        <w:t>v</w:t>
      </w:r>
      <w:r>
        <w:rPr>
          <w:sz w:val="18"/>
          <w:szCs w:val="18"/>
        </w:rPr>
        <w:t>ers</w:t>
      </w:r>
      <w:r w:rsidR="00F9389F">
        <w:rPr>
          <w:sz w:val="18"/>
          <w:szCs w:val="18"/>
        </w:rPr>
        <w:t xml:space="preserve"> </w:t>
      </w:r>
      <w:r>
        <w:rPr>
          <w:sz w:val="18"/>
          <w:szCs w:val="18"/>
        </w:rPr>
        <w:t>of</w:t>
      </w:r>
      <w:r>
        <w:rPr>
          <w:spacing w:val="27"/>
          <w:sz w:val="18"/>
          <w:szCs w:val="18"/>
        </w:rPr>
        <w:t xml:space="preserve"> </w:t>
      </w:r>
      <w:r>
        <w:rPr>
          <w:sz w:val="18"/>
          <w:szCs w:val="18"/>
        </w:rPr>
        <w:t>f</w:t>
      </w:r>
      <w:r>
        <w:rPr>
          <w:spacing w:val="5"/>
          <w:sz w:val="18"/>
          <w:szCs w:val="18"/>
        </w:rPr>
        <w:t>o</w:t>
      </w:r>
      <w:r>
        <w:rPr>
          <w:sz w:val="18"/>
          <w:szCs w:val="18"/>
        </w:rPr>
        <w:t>cal</w:t>
      </w:r>
      <w:r>
        <w:rPr>
          <w:spacing w:val="41"/>
          <w:sz w:val="18"/>
          <w:szCs w:val="18"/>
        </w:rPr>
        <w:t xml:space="preserve"> </w:t>
      </w:r>
      <w:r>
        <w:rPr>
          <w:w w:val="107"/>
          <w:sz w:val="18"/>
          <w:szCs w:val="18"/>
        </w:rPr>
        <w:t>res</w:t>
      </w:r>
      <w:r>
        <w:rPr>
          <w:spacing w:val="5"/>
          <w:w w:val="107"/>
          <w:sz w:val="18"/>
          <w:szCs w:val="18"/>
        </w:rPr>
        <w:t>p</w:t>
      </w:r>
      <w:r>
        <w:rPr>
          <w:w w:val="107"/>
          <w:sz w:val="18"/>
          <w:szCs w:val="18"/>
        </w:rPr>
        <w:t>onses.</w:t>
      </w:r>
      <w:r w:rsidR="00F9389F">
        <w:rPr>
          <w:w w:val="107"/>
          <w:sz w:val="18"/>
          <w:szCs w:val="18"/>
        </w:rPr>
        <w:t xml:space="preserve"> </w:t>
      </w:r>
      <w:r>
        <w:rPr>
          <w:spacing w:val="-15"/>
          <w:sz w:val="18"/>
          <w:szCs w:val="18"/>
        </w:rPr>
        <w:t>F</w:t>
      </w:r>
      <w:r>
        <w:rPr>
          <w:sz w:val="18"/>
          <w:szCs w:val="18"/>
        </w:rPr>
        <w:t>or</w:t>
      </w:r>
      <w:r w:rsidR="00F9389F">
        <w:rPr>
          <w:sz w:val="18"/>
          <w:szCs w:val="18"/>
        </w:rPr>
        <w:t xml:space="preserve"> </w:t>
      </w:r>
      <w:r>
        <w:rPr>
          <w:w w:val="108"/>
          <w:sz w:val="18"/>
          <w:szCs w:val="18"/>
        </w:rPr>
        <w:t>exa</w:t>
      </w:r>
      <w:r>
        <w:rPr>
          <w:w w:val="109"/>
          <w:sz w:val="18"/>
          <w:szCs w:val="18"/>
        </w:rPr>
        <w:t>m</w:t>
      </w:r>
      <w:r>
        <w:rPr>
          <w:w w:val="113"/>
          <w:sz w:val="18"/>
          <w:szCs w:val="18"/>
        </w:rPr>
        <w:t>p</w:t>
      </w:r>
      <w:r>
        <w:rPr>
          <w:w w:val="105"/>
          <w:sz w:val="18"/>
          <w:szCs w:val="18"/>
        </w:rPr>
        <w:t xml:space="preserve">le, </w:t>
      </w:r>
      <w:r>
        <w:rPr>
          <w:w w:val="107"/>
          <w:sz w:val="18"/>
          <w:szCs w:val="18"/>
        </w:rPr>
        <w:t>phenolog</w:t>
      </w:r>
      <w:r>
        <w:rPr>
          <w:spacing w:val="-16"/>
          <w:w w:val="107"/>
          <w:sz w:val="18"/>
          <w:szCs w:val="18"/>
        </w:rPr>
        <w:t>y</w:t>
      </w:r>
      <w:r>
        <w:rPr>
          <w:w w:val="107"/>
          <w:sz w:val="18"/>
          <w:szCs w:val="18"/>
        </w:rPr>
        <w:t>,</w:t>
      </w:r>
      <w:r>
        <w:rPr>
          <w:spacing w:val="33"/>
          <w:w w:val="107"/>
          <w:sz w:val="18"/>
          <w:szCs w:val="18"/>
        </w:rPr>
        <w:t xml:space="preserve"> </w:t>
      </w:r>
      <w:r>
        <w:rPr>
          <w:sz w:val="18"/>
          <w:szCs w:val="18"/>
        </w:rPr>
        <w:t>su</w:t>
      </w:r>
      <w:r>
        <w:rPr>
          <w:spacing w:val="-5"/>
          <w:sz w:val="18"/>
          <w:szCs w:val="18"/>
        </w:rPr>
        <w:t>c</w:t>
      </w:r>
      <w:r>
        <w:rPr>
          <w:sz w:val="18"/>
          <w:szCs w:val="18"/>
        </w:rPr>
        <w:t>h</w:t>
      </w:r>
      <w:r w:rsidR="00F9389F">
        <w:rPr>
          <w:sz w:val="18"/>
          <w:szCs w:val="18"/>
        </w:rPr>
        <w:t xml:space="preserve"> </w:t>
      </w:r>
      <w:r>
        <w:rPr>
          <w:sz w:val="18"/>
          <w:szCs w:val="18"/>
        </w:rPr>
        <w:t>as</w:t>
      </w:r>
      <w:r w:rsidR="00F9389F">
        <w:rPr>
          <w:sz w:val="18"/>
          <w:szCs w:val="18"/>
        </w:rPr>
        <w:t xml:space="preserve"> </w:t>
      </w:r>
      <w:r>
        <w:rPr>
          <w:w w:val="115"/>
          <w:sz w:val="18"/>
          <w:szCs w:val="18"/>
        </w:rPr>
        <w:t>budburst</w:t>
      </w:r>
      <w:r>
        <w:rPr>
          <w:spacing w:val="24"/>
          <w:w w:val="115"/>
          <w:sz w:val="18"/>
          <w:szCs w:val="18"/>
        </w:rPr>
        <w:t xml:space="preserve"> </w:t>
      </w:r>
      <w:r>
        <w:rPr>
          <w:sz w:val="18"/>
          <w:szCs w:val="18"/>
        </w:rPr>
        <w:t>whi</w:t>
      </w:r>
      <w:r>
        <w:rPr>
          <w:spacing w:val="-5"/>
          <w:sz w:val="18"/>
          <w:szCs w:val="18"/>
        </w:rPr>
        <w:t>c</w:t>
      </w:r>
      <w:r>
        <w:rPr>
          <w:sz w:val="18"/>
          <w:szCs w:val="18"/>
        </w:rPr>
        <w:t>h</w:t>
      </w:r>
      <w:r w:rsidR="00F9389F">
        <w:rPr>
          <w:sz w:val="18"/>
          <w:szCs w:val="18"/>
        </w:rPr>
        <w:t xml:space="preserve"> </w:t>
      </w:r>
      <w:r>
        <w:rPr>
          <w:sz w:val="18"/>
          <w:szCs w:val="18"/>
        </w:rPr>
        <w:t>usually</w:t>
      </w:r>
      <w:r w:rsidR="00F9389F">
        <w:rPr>
          <w:sz w:val="18"/>
          <w:szCs w:val="18"/>
        </w:rPr>
        <w:t xml:space="preserve"> </w:t>
      </w:r>
      <w:r>
        <w:rPr>
          <w:w w:val="109"/>
          <w:sz w:val="18"/>
          <w:szCs w:val="18"/>
        </w:rPr>
        <w:t>ad</w:t>
      </w:r>
      <w:r>
        <w:rPr>
          <w:spacing w:val="-11"/>
          <w:w w:val="109"/>
          <w:sz w:val="18"/>
          <w:szCs w:val="18"/>
        </w:rPr>
        <w:t>v</w:t>
      </w:r>
      <w:r>
        <w:rPr>
          <w:w w:val="109"/>
          <w:sz w:val="18"/>
          <w:szCs w:val="18"/>
        </w:rPr>
        <w:t>ances</w:t>
      </w:r>
      <w:r>
        <w:rPr>
          <w:spacing w:val="27"/>
          <w:w w:val="109"/>
          <w:sz w:val="18"/>
          <w:szCs w:val="18"/>
        </w:rPr>
        <w:t xml:space="preserve"> </w:t>
      </w:r>
      <w:r>
        <w:rPr>
          <w:sz w:val="18"/>
          <w:szCs w:val="18"/>
        </w:rPr>
        <w:t>with</w:t>
      </w:r>
      <w:r w:rsidR="00F9389F">
        <w:rPr>
          <w:sz w:val="18"/>
          <w:szCs w:val="18"/>
        </w:rPr>
        <w:t xml:space="preserve"> </w:t>
      </w:r>
      <w:r>
        <w:rPr>
          <w:spacing w:val="-5"/>
          <w:w w:val="108"/>
          <w:sz w:val="18"/>
          <w:szCs w:val="18"/>
        </w:rPr>
        <w:t>w</w:t>
      </w:r>
      <w:r>
        <w:rPr>
          <w:w w:val="108"/>
          <w:sz w:val="18"/>
          <w:szCs w:val="18"/>
        </w:rPr>
        <w:t>arming,</w:t>
      </w:r>
      <w:r>
        <w:rPr>
          <w:spacing w:val="36"/>
          <w:w w:val="108"/>
          <w:sz w:val="18"/>
          <w:szCs w:val="18"/>
        </w:rPr>
        <w:t xml:space="preserve"> </w:t>
      </w:r>
      <w:r>
        <w:rPr>
          <w:sz w:val="18"/>
          <w:szCs w:val="18"/>
        </w:rPr>
        <w:t>m</w:t>
      </w:r>
      <w:r>
        <w:rPr>
          <w:spacing w:val="-5"/>
          <w:sz w:val="18"/>
          <w:szCs w:val="18"/>
        </w:rPr>
        <w:t>a</w:t>
      </w:r>
      <w:r>
        <w:rPr>
          <w:sz w:val="18"/>
          <w:szCs w:val="18"/>
        </w:rPr>
        <w:t>y</w:t>
      </w:r>
      <w:r w:rsidR="00F9389F">
        <w:rPr>
          <w:sz w:val="18"/>
          <w:szCs w:val="18"/>
        </w:rPr>
        <w:t xml:space="preserve"> </w:t>
      </w:r>
      <w:r>
        <w:rPr>
          <w:w w:val="112"/>
          <w:sz w:val="18"/>
          <w:szCs w:val="18"/>
        </w:rPr>
        <w:t>ap</w:t>
      </w:r>
      <w:r>
        <w:rPr>
          <w:spacing w:val="6"/>
          <w:w w:val="112"/>
          <w:sz w:val="18"/>
          <w:szCs w:val="18"/>
        </w:rPr>
        <w:t>p</w:t>
      </w:r>
      <w:r>
        <w:rPr>
          <w:w w:val="112"/>
          <w:sz w:val="18"/>
          <w:szCs w:val="18"/>
        </w:rPr>
        <w:t>ear</w:t>
      </w:r>
      <w:r>
        <w:rPr>
          <w:spacing w:val="29"/>
          <w:w w:val="112"/>
          <w:sz w:val="18"/>
          <w:szCs w:val="18"/>
        </w:rPr>
        <w:t xml:space="preserve"> </w:t>
      </w:r>
      <w:r>
        <w:rPr>
          <w:sz w:val="18"/>
          <w:szCs w:val="18"/>
        </w:rPr>
        <w:t>to</w:t>
      </w:r>
      <w:r w:rsidR="00F9389F">
        <w:rPr>
          <w:sz w:val="18"/>
          <w:szCs w:val="18"/>
        </w:rPr>
        <w:t xml:space="preserve"> </w:t>
      </w:r>
      <w:r>
        <w:rPr>
          <w:spacing w:val="5"/>
          <w:sz w:val="18"/>
          <w:szCs w:val="18"/>
        </w:rPr>
        <w:t>b</w:t>
      </w:r>
      <w:r>
        <w:rPr>
          <w:sz w:val="18"/>
          <w:szCs w:val="18"/>
        </w:rPr>
        <w:t>e</w:t>
      </w:r>
      <w:r>
        <w:rPr>
          <w:spacing w:val="44"/>
          <w:sz w:val="18"/>
          <w:szCs w:val="18"/>
        </w:rPr>
        <w:t xml:space="preserve"> </w:t>
      </w:r>
      <w:r>
        <w:rPr>
          <w:sz w:val="18"/>
          <w:szCs w:val="18"/>
        </w:rPr>
        <w:t>less</w:t>
      </w:r>
      <w:r>
        <w:rPr>
          <w:spacing w:val="38"/>
          <w:sz w:val="18"/>
          <w:szCs w:val="18"/>
        </w:rPr>
        <w:t xml:space="preserve"> </w:t>
      </w:r>
      <w:r>
        <w:rPr>
          <w:w w:val="107"/>
          <w:sz w:val="18"/>
          <w:szCs w:val="18"/>
        </w:rPr>
        <w:t>sen</w:t>
      </w:r>
      <w:r>
        <w:rPr>
          <w:w w:val="103"/>
          <w:sz w:val="18"/>
          <w:szCs w:val="18"/>
        </w:rPr>
        <w:t>s</w:t>
      </w:r>
      <w:r>
        <w:rPr>
          <w:w w:val="123"/>
          <w:sz w:val="18"/>
          <w:szCs w:val="18"/>
        </w:rPr>
        <w:t>it</w:t>
      </w:r>
      <w:r>
        <w:rPr>
          <w:w w:val="102"/>
          <w:sz w:val="18"/>
          <w:szCs w:val="18"/>
        </w:rPr>
        <w:t>i</w:t>
      </w:r>
      <w:r>
        <w:rPr>
          <w:spacing w:val="-5"/>
          <w:w w:val="107"/>
          <w:sz w:val="18"/>
          <w:szCs w:val="18"/>
        </w:rPr>
        <w:t>v</w:t>
      </w:r>
      <w:r>
        <w:rPr>
          <w:w w:val="102"/>
          <w:sz w:val="18"/>
          <w:szCs w:val="18"/>
        </w:rPr>
        <w:t xml:space="preserve">e </w:t>
      </w:r>
      <w:r>
        <w:rPr>
          <w:w w:val="116"/>
          <w:sz w:val="18"/>
          <w:szCs w:val="18"/>
        </w:rPr>
        <w:t>to</w:t>
      </w:r>
      <w:r>
        <w:rPr>
          <w:spacing w:val="3"/>
          <w:w w:val="116"/>
          <w:sz w:val="18"/>
          <w:szCs w:val="18"/>
        </w:rPr>
        <w:t xml:space="preserve"> </w:t>
      </w:r>
      <w:r>
        <w:rPr>
          <w:spacing w:val="-5"/>
          <w:sz w:val="18"/>
          <w:szCs w:val="18"/>
        </w:rPr>
        <w:t>w</w:t>
      </w:r>
      <w:r>
        <w:rPr>
          <w:sz w:val="18"/>
          <w:szCs w:val="18"/>
        </w:rPr>
        <w:t>arming</w:t>
      </w:r>
      <w:r w:rsidR="00F9389F">
        <w:rPr>
          <w:sz w:val="18"/>
          <w:szCs w:val="18"/>
        </w:rPr>
        <w:t xml:space="preserve"> </w:t>
      </w:r>
      <w:r>
        <w:rPr>
          <w:sz w:val="18"/>
          <w:szCs w:val="18"/>
        </w:rPr>
        <w:t>in</w:t>
      </w:r>
      <w:r>
        <w:rPr>
          <w:spacing w:val="22"/>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03"/>
          <w:sz w:val="18"/>
          <w:szCs w:val="18"/>
        </w:rPr>
        <w:t>s</w:t>
      </w:r>
      <w:r>
        <w:rPr>
          <w:spacing w:val="10"/>
          <w:w w:val="103"/>
          <w:sz w:val="18"/>
          <w:szCs w:val="18"/>
        </w:rPr>
        <w:t xml:space="preserve"> </w:t>
      </w:r>
      <w:r>
        <w:rPr>
          <w:spacing w:val="-5"/>
          <w:sz w:val="18"/>
          <w:szCs w:val="18"/>
        </w:rPr>
        <w:t>v</w:t>
      </w:r>
      <w:r>
        <w:rPr>
          <w:sz w:val="18"/>
          <w:szCs w:val="18"/>
        </w:rPr>
        <w:t>ersus</w:t>
      </w:r>
      <w:r w:rsidR="00F9389F">
        <w:rPr>
          <w:sz w:val="18"/>
          <w:szCs w:val="18"/>
        </w:rPr>
        <w:t xml:space="preserve"> </w:t>
      </w:r>
      <w:r>
        <w:rPr>
          <w:w w:val="110"/>
          <w:sz w:val="18"/>
          <w:szCs w:val="18"/>
        </w:rPr>
        <w:t>obser</w:t>
      </w:r>
      <w:r>
        <w:rPr>
          <w:spacing w:val="-11"/>
          <w:w w:val="110"/>
          <w:sz w:val="18"/>
          <w:szCs w:val="18"/>
        </w:rPr>
        <w:t>v</w:t>
      </w:r>
      <w:r>
        <w:rPr>
          <w:w w:val="110"/>
          <w:sz w:val="18"/>
          <w:szCs w:val="18"/>
        </w:rPr>
        <w:t>ational</w:t>
      </w:r>
      <w:r>
        <w:rPr>
          <w:spacing w:val="6"/>
          <w:w w:val="110"/>
          <w:sz w:val="18"/>
          <w:szCs w:val="18"/>
        </w:rPr>
        <w:t xml:space="preserve"> </w:t>
      </w:r>
      <w:r>
        <w:rPr>
          <w:sz w:val="18"/>
          <w:szCs w:val="18"/>
        </w:rPr>
        <w:t>studies</w:t>
      </w:r>
      <w:r w:rsidR="00F9389F">
        <w:rPr>
          <w:sz w:val="18"/>
          <w:szCs w:val="18"/>
        </w:rPr>
        <w:t xml:space="preserve"> </w:t>
      </w:r>
      <w:r>
        <w:rPr>
          <w:w w:val="107"/>
          <w:sz w:val="18"/>
          <w:szCs w:val="18"/>
        </w:rPr>
        <w:t>(</w:t>
      </w:r>
      <w:proofErr w:type="spellStart"/>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proofErr w:type="spellEnd"/>
      <w:r>
        <w:rPr>
          <w:spacing w:val="12"/>
          <w:w w:val="107"/>
          <w:sz w:val="18"/>
          <w:szCs w:val="18"/>
        </w:rPr>
        <w:t xml:space="preserve"> </w:t>
      </w:r>
      <w:r>
        <w:rPr>
          <w:sz w:val="18"/>
          <w:szCs w:val="18"/>
        </w:rPr>
        <w:t>et</w:t>
      </w:r>
      <w:r>
        <w:rPr>
          <w:spacing w:val="30"/>
          <w:sz w:val="18"/>
          <w:szCs w:val="18"/>
        </w:rPr>
        <w:t xml:space="preserve"> </w:t>
      </w:r>
      <w:r>
        <w:rPr>
          <w:sz w:val="18"/>
          <w:szCs w:val="18"/>
        </w:rPr>
        <w:t>al.,</w:t>
      </w:r>
      <w:r>
        <w:rPr>
          <w:spacing w:val="37"/>
          <w:sz w:val="18"/>
          <w:szCs w:val="18"/>
        </w:rPr>
        <w:t xml:space="preserve"> </w:t>
      </w:r>
      <w:r>
        <w:rPr>
          <w:sz w:val="18"/>
          <w:szCs w:val="18"/>
        </w:rPr>
        <w:t>2012)</w:t>
      </w:r>
      <w:r>
        <w:rPr>
          <w:spacing w:val="28"/>
          <w:sz w:val="18"/>
          <w:szCs w:val="18"/>
        </w:rPr>
        <w:t xml:space="preserve"> </w:t>
      </w:r>
      <w:r>
        <w:rPr>
          <w:spacing w:val="5"/>
          <w:sz w:val="18"/>
          <w:szCs w:val="18"/>
        </w:rPr>
        <w:t>b</w:t>
      </w:r>
      <w:r>
        <w:rPr>
          <w:sz w:val="18"/>
          <w:szCs w:val="18"/>
        </w:rPr>
        <w:t>ecause</w:t>
      </w:r>
      <w:r w:rsidR="00F9389F">
        <w:rPr>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 xml:space="preserve">l </w:t>
      </w:r>
      <w:r>
        <w:rPr>
          <w:spacing w:val="-5"/>
          <w:sz w:val="18"/>
          <w:szCs w:val="18"/>
        </w:rPr>
        <w:t>w</w:t>
      </w:r>
      <w:r>
        <w:rPr>
          <w:sz w:val="18"/>
          <w:szCs w:val="18"/>
        </w:rPr>
        <w:t>arming</w:t>
      </w:r>
      <w:r w:rsidR="00F9389F">
        <w:rPr>
          <w:sz w:val="18"/>
          <w:szCs w:val="18"/>
        </w:rPr>
        <w:t xml:space="preserve"> </w:t>
      </w:r>
      <w:r>
        <w:rPr>
          <w:sz w:val="18"/>
          <w:szCs w:val="18"/>
        </w:rPr>
        <w:t>reduces</w:t>
      </w:r>
      <w:r w:rsidR="00F9389F">
        <w:rPr>
          <w:sz w:val="18"/>
          <w:szCs w:val="18"/>
        </w:rPr>
        <w:t xml:space="preserve"> </w:t>
      </w:r>
      <w:r>
        <w:rPr>
          <w:sz w:val="18"/>
          <w:szCs w:val="18"/>
        </w:rPr>
        <w:t>soil</w:t>
      </w:r>
      <w:r>
        <w:rPr>
          <w:spacing w:val="21"/>
          <w:sz w:val="18"/>
          <w:szCs w:val="18"/>
        </w:rPr>
        <w:t xml:space="preserve"> </w:t>
      </w:r>
      <w:r>
        <w:rPr>
          <w:w w:val="110"/>
          <w:sz w:val="18"/>
          <w:szCs w:val="18"/>
        </w:rPr>
        <w:t>moisture</w:t>
      </w:r>
      <w:r>
        <w:rPr>
          <w:spacing w:val="14"/>
          <w:w w:val="110"/>
          <w:sz w:val="18"/>
          <w:szCs w:val="18"/>
        </w:rPr>
        <w:t xml:space="preserve"> </w:t>
      </w:r>
      <w:r>
        <w:rPr>
          <w:sz w:val="18"/>
          <w:szCs w:val="18"/>
        </w:rPr>
        <w:t>and</w:t>
      </w:r>
      <w:r w:rsidR="00F9389F">
        <w:rPr>
          <w:sz w:val="18"/>
          <w:szCs w:val="18"/>
        </w:rPr>
        <w:t xml:space="preserve"> </w:t>
      </w:r>
      <w:r>
        <w:rPr>
          <w:sz w:val="18"/>
          <w:szCs w:val="18"/>
        </w:rPr>
        <w:t>drying</w:t>
      </w:r>
      <w:r w:rsidR="00F9389F">
        <w:rPr>
          <w:sz w:val="18"/>
          <w:szCs w:val="18"/>
        </w:rPr>
        <w:t xml:space="preserve"> </w:t>
      </w:r>
      <w:r>
        <w:rPr>
          <w:sz w:val="18"/>
          <w:szCs w:val="18"/>
        </w:rPr>
        <w:t>often</w:t>
      </w:r>
      <w:r w:rsidR="00F9389F">
        <w:rPr>
          <w:sz w:val="18"/>
          <w:szCs w:val="18"/>
        </w:rPr>
        <w:t xml:space="preserve"> </w:t>
      </w:r>
      <w:r>
        <w:rPr>
          <w:sz w:val="18"/>
          <w:szCs w:val="18"/>
        </w:rPr>
        <w:t>del</w:t>
      </w:r>
      <w:r>
        <w:rPr>
          <w:spacing w:val="-5"/>
          <w:sz w:val="18"/>
          <w:szCs w:val="18"/>
        </w:rPr>
        <w:t>a</w:t>
      </w:r>
      <w:r>
        <w:rPr>
          <w:sz w:val="18"/>
          <w:szCs w:val="18"/>
        </w:rPr>
        <w:t>ys</w:t>
      </w:r>
      <w:r w:rsidR="00F9389F">
        <w:rPr>
          <w:sz w:val="18"/>
          <w:szCs w:val="18"/>
        </w:rPr>
        <w:t xml:space="preserve"> </w:t>
      </w:r>
      <w:r>
        <w:rPr>
          <w:w w:val="113"/>
          <w:sz w:val="18"/>
          <w:szCs w:val="18"/>
        </w:rPr>
        <w:t>ph</w:t>
      </w:r>
      <w:r>
        <w:rPr>
          <w:w w:val="108"/>
          <w:sz w:val="18"/>
          <w:szCs w:val="18"/>
        </w:rPr>
        <w:t>en</w:t>
      </w:r>
      <w:r>
        <w:rPr>
          <w:w w:val="102"/>
          <w:sz w:val="18"/>
          <w:szCs w:val="18"/>
        </w:rPr>
        <w:t>olog</w:t>
      </w:r>
      <w:r>
        <w:rPr>
          <w:spacing w:val="-15"/>
          <w:w w:val="107"/>
          <w:sz w:val="18"/>
          <w:szCs w:val="18"/>
        </w:rPr>
        <w:t>y</w:t>
      </w:r>
      <w:r>
        <w:rPr>
          <w:w w:val="113"/>
          <w:sz w:val="18"/>
          <w:szCs w:val="18"/>
        </w:rPr>
        <w:t>.</w:t>
      </w:r>
    </w:p>
    <w:sectPr w:rsidR="005B53EE">
      <w:type w:val="continuous"/>
      <w:pgSz w:w="12240" w:h="15840"/>
      <w:pgMar w:top="1480" w:right="1300" w:bottom="280" w:left="13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Yann Vitasse" w:date="2017-01-19T10:51:00Z" w:initials="YV">
    <w:p w14:paraId="087F8185" w14:textId="57711A42" w:rsidR="000B0C38" w:rsidRDefault="000B0C38">
      <w:pPr>
        <w:pStyle w:val="CommentText"/>
      </w:pPr>
      <w:r>
        <w:rPr>
          <w:rStyle w:val="CommentReference"/>
        </w:rPr>
        <w:annotationRef/>
      </w:r>
      <w:r>
        <w:t>we may also say ‘humans’</w:t>
      </w:r>
    </w:p>
  </w:comment>
  <w:comment w:id="32" w:author="Ellison, Aaron" w:date="2017-01-18T19:33:00Z" w:initials="EA">
    <w:p w14:paraId="54519F06" w14:textId="77777777" w:rsidR="000B0C38" w:rsidRPr="00F9389F" w:rsidRDefault="000B0C38">
      <w:pPr>
        <w:pStyle w:val="CommentText"/>
      </w:pPr>
      <w:r>
        <w:rPr>
          <w:rStyle w:val="CommentReference"/>
        </w:rPr>
        <w:annotationRef/>
      </w:r>
      <w:r>
        <w:t xml:space="preserve">Is it necessary to define historically? Does it mean since climatic records begin in the 1880s? Or temperature reconstructions through the Holocene? Or when </w:t>
      </w:r>
      <w:r>
        <w:rPr>
          <w:i/>
        </w:rPr>
        <w:t>Homo sapiens</w:t>
      </w:r>
      <w:r>
        <w:t xml:space="preserve"> has existed as a species&gt;</w:t>
      </w:r>
    </w:p>
  </w:comment>
  <w:comment w:id="33" w:author="Yann Vitasse" w:date="2017-01-19T10:57:00Z" w:initials="YV">
    <w:p w14:paraId="08F74876" w14:textId="69C9682E" w:rsidR="000B0C38" w:rsidRDefault="000B0C38">
      <w:pPr>
        <w:pStyle w:val="CommentText"/>
      </w:pPr>
      <w:r>
        <w:rPr>
          <w:rStyle w:val="CommentReference"/>
        </w:rPr>
        <w:annotationRef/>
      </w:r>
      <w:r>
        <w:t xml:space="preserve">not really because you then simulate plant performances in future climatic conditions where the range of temperatures is outside from the ones used to calibrate models. I would rather mention this critical issue for model projections and claim that in this </w:t>
      </w:r>
      <w:proofErr w:type="spellStart"/>
      <w:r>
        <w:t>ragrd</w:t>
      </w:r>
      <w:proofErr w:type="spellEnd"/>
      <w:r>
        <w:t xml:space="preserve"> experiments are very </w:t>
      </w:r>
      <w:proofErr w:type="spellStart"/>
      <w:r>
        <w:t>usefull</w:t>
      </w:r>
      <w:proofErr w:type="spellEnd"/>
      <w:r>
        <w:t xml:space="preserve">  </w:t>
      </w:r>
    </w:p>
  </w:comment>
  <w:comment w:id="47" w:author="Yann Vitasse" w:date="2017-01-19T10:57:00Z" w:initials="YV">
    <w:p w14:paraId="6EAEABA3" w14:textId="47391DB4" w:rsidR="000B0C38" w:rsidRDefault="000B0C38">
      <w:pPr>
        <w:pStyle w:val="CommentText"/>
      </w:pPr>
      <w:r>
        <w:rPr>
          <w:rStyle w:val="CommentReference"/>
        </w:rPr>
        <w:annotationRef/>
      </w:r>
      <w:r>
        <w:t>but also ex situ, right? (like climate chamber experiments)</w:t>
      </w:r>
    </w:p>
  </w:comment>
  <w:comment w:id="50" w:author="Ellison, Aaron" w:date="2017-01-18T19:36:00Z" w:initials="EA">
    <w:p w14:paraId="5A4E96F3" w14:textId="77777777" w:rsidR="000B0C38" w:rsidRDefault="000B0C38">
      <w:pPr>
        <w:pStyle w:val="CommentText"/>
      </w:pPr>
      <w:r>
        <w:rPr>
          <w:rStyle w:val="CommentReference"/>
        </w:rPr>
        <w:annotationRef/>
      </w:r>
      <w:r>
        <w:t xml:space="preserve">not clear to me that precipitation is always isolated from other </w:t>
      </w:r>
      <w:proofErr w:type="spellStart"/>
      <w:r>
        <w:t>env</w:t>
      </w:r>
      <w:proofErr w:type="spellEnd"/>
      <w:r>
        <w:t>. changes in warming experiments.</w:t>
      </w:r>
    </w:p>
  </w:comment>
  <w:comment w:id="59" w:author="Yann Vitasse" w:date="2017-01-19T11:00:00Z" w:initials="YV">
    <w:p w14:paraId="7A0F50B8" w14:textId="2938865D" w:rsidR="000B0C38" w:rsidRDefault="000B0C38">
      <w:pPr>
        <w:pStyle w:val="CommentText"/>
      </w:pPr>
      <w:r>
        <w:rPr>
          <w:rStyle w:val="CommentReference"/>
        </w:rPr>
        <w:annotationRef/>
      </w:r>
      <w:r>
        <w:t>right this is why I don’t get the previous sentence starting by ‘in situ climatic warming experiments allow…’ it allows to preserve other unknown abiotic effects so that they don’t allow to truly isolate temperature or precipitation effects from other factors (in contrast to climatic chambers)</w:t>
      </w:r>
    </w:p>
  </w:comment>
  <w:comment w:id="64" w:author="Yann Vitasse" w:date="2017-01-19T11:01:00Z" w:initials="YV">
    <w:p w14:paraId="5F4B55B1" w14:textId="7955EC78" w:rsidR="000B0C38" w:rsidRDefault="000B0C38">
      <w:pPr>
        <w:pStyle w:val="CommentText"/>
      </w:pPr>
      <w:r>
        <w:rPr>
          <w:rStyle w:val="CommentReference"/>
        </w:rPr>
        <w:annotationRef/>
      </w:r>
      <w:r>
        <w:t>or change in the albedo (some experiments add layers on the soil simulating snow insulating effects or the opposite snow removal...)</w:t>
      </w:r>
    </w:p>
  </w:comment>
  <w:comment w:id="129" w:author="Yann Vitasse" w:date="2017-01-19T11:38:00Z" w:initials="YV">
    <w:p w14:paraId="3B3732D4" w14:textId="19065684" w:rsidR="000B0C38" w:rsidRPr="00D30E66" w:rsidRDefault="000B0C38" w:rsidP="00D30E66">
      <w:pPr>
        <w:widowControl w:val="0"/>
        <w:autoSpaceDE w:val="0"/>
        <w:autoSpaceDN w:val="0"/>
        <w:adjustRightInd w:val="0"/>
        <w:rPr>
          <w:sz w:val="24"/>
          <w:szCs w:val="24"/>
        </w:rPr>
      </w:pPr>
      <w:ins w:id="130" w:author="Yann Vitasse" w:date="2017-01-19T11:38:00Z">
        <w:r>
          <w:rPr>
            <w:rStyle w:val="CommentReference"/>
          </w:rPr>
          <w:annotationRef/>
        </w:r>
      </w:ins>
      <w:hyperlink r:id="rId1" w:history="1">
        <w:r w:rsidRPr="00D30E66">
          <w:rPr>
            <w:sz w:val="24"/>
            <w:szCs w:val="24"/>
          </w:rPr>
          <w:t>Three times greater weight of daytime than of night</w:t>
        </w:r>
        <w:r w:rsidRPr="00D30E66">
          <w:rPr>
            <w:rFonts w:ascii="Adobe Caslon Pro Bold" w:hAnsi="Adobe Caslon Pro Bold" w:cs="Adobe Caslon Pro Bold"/>
            <w:sz w:val="24"/>
            <w:szCs w:val="24"/>
          </w:rPr>
          <w:t>‐</w:t>
        </w:r>
        <w:r w:rsidRPr="00D30E66">
          <w:rPr>
            <w:sz w:val="24"/>
            <w:szCs w:val="24"/>
          </w:rPr>
          <w:t>time temperature on leaf unfolding phenology in temperate trees</w:t>
        </w:r>
      </w:hyperlink>
    </w:p>
    <w:p w14:paraId="4FA5B992" w14:textId="77777777" w:rsidR="000B0C38" w:rsidRPr="00D30E66" w:rsidRDefault="000B0C38" w:rsidP="00D30E66">
      <w:pPr>
        <w:widowControl w:val="0"/>
        <w:autoSpaceDE w:val="0"/>
        <w:autoSpaceDN w:val="0"/>
        <w:adjustRightInd w:val="0"/>
        <w:rPr>
          <w:sz w:val="24"/>
          <w:szCs w:val="24"/>
        </w:rPr>
      </w:pPr>
      <w:r w:rsidRPr="00D30E66">
        <w:rPr>
          <w:sz w:val="24"/>
          <w:szCs w:val="24"/>
        </w:rPr>
        <w:t xml:space="preserve">YH Fu, Y Liu, HJ De </w:t>
      </w:r>
      <w:proofErr w:type="spellStart"/>
      <w:r w:rsidRPr="00D30E66">
        <w:rPr>
          <w:sz w:val="24"/>
          <w:szCs w:val="24"/>
        </w:rPr>
        <w:t>Boeck</w:t>
      </w:r>
      <w:proofErr w:type="spellEnd"/>
      <w:r w:rsidRPr="00D30E66">
        <w:rPr>
          <w:sz w:val="24"/>
          <w:szCs w:val="24"/>
        </w:rPr>
        <w:t xml:space="preserve">, A </w:t>
      </w:r>
      <w:proofErr w:type="spellStart"/>
      <w:r w:rsidRPr="00D30E66">
        <w:rPr>
          <w:sz w:val="24"/>
          <w:szCs w:val="24"/>
        </w:rPr>
        <w:t>Menzel</w:t>
      </w:r>
      <w:proofErr w:type="spellEnd"/>
      <w:r w:rsidRPr="00D30E66">
        <w:rPr>
          <w:sz w:val="24"/>
          <w:szCs w:val="24"/>
        </w:rPr>
        <w:t xml:space="preserve">, I </w:t>
      </w:r>
      <w:proofErr w:type="spellStart"/>
      <w:r w:rsidRPr="00D30E66">
        <w:rPr>
          <w:sz w:val="24"/>
          <w:szCs w:val="24"/>
        </w:rPr>
        <w:t>Nijs</w:t>
      </w:r>
      <w:proofErr w:type="spellEnd"/>
      <w:r w:rsidRPr="00D30E66">
        <w:rPr>
          <w:sz w:val="24"/>
          <w:szCs w:val="24"/>
        </w:rPr>
        <w:t xml:space="preserve">, M </w:t>
      </w:r>
      <w:proofErr w:type="spellStart"/>
      <w:r w:rsidRPr="00D30E66">
        <w:rPr>
          <w:sz w:val="24"/>
          <w:szCs w:val="24"/>
        </w:rPr>
        <w:t>Peaucelle</w:t>
      </w:r>
      <w:proofErr w:type="spellEnd"/>
      <w:r w:rsidRPr="00D30E66">
        <w:rPr>
          <w:sz w:val="24"/>
          <w:szCs w:val="24"/>
        </w:rPr>
        <w:t xml:space="preserve">, J </w:t>
      </w:r>
      <w:proofErr w:type="spellStart"/>
      <w:r w:rsidRPr="00D30E66">
        <w:rPr>
          <w:sz w:val="24"/>
          <w:szCs w:val="24"/>
        </w:rPr>
        <w:t>Peñuelas</w:t>
      </w:r>
      <w:proofErr w:type="spellEnd"/>
      <w:r w:rsidRPr="00D30E66">
        <w:rPr>
          <w:sz w:val="24"/>
          <w:szCs w:val="24"/>
        </w:rPr>
        <w:t>, ...</w:t>
      </w:r>
    </w:p>
    <w:p w14:paraId="64E20EE8" w14:textId="06918E22" w:rsidR="000B0C38" w:rsidRDefault="000B0C38" w:rsidP="00D30E66">
      <w:pPr>
        <w:pStyle w:val="CommentText"/>
      </w:pPr>
      <w:r w:rsidRPr="00D30E66">
        <w:rPr>
          <w:sz w:val="24"/>
          <w:szCs w:val="24"/>
        </w:rPr>
        <w:t>New Phytologist 212 (3), 590-597</w:t>
      </w:r>
    </w:p>
  </w:comment>
  <w:comment w:id="132" w:author="Yann Vitasse" w:date="2017-01-19T11:45:00Z" w:initials="YV">
    <w:p w14:paraId="7AAD17F5" w14:textId="743356A3" w:rsidR="000B0C38" w:rsidRDefault="000B0C38">
      <w:pPr>
        <w:pStyle w:val="CommentText"/>
      </w:pPr>
      <w:ins w:id="133" w:author="Yann Vitasse" w:date="2017-01-19T11:43:00Z">
        <w:r>
          <w:rPr>
            <w:rStyle w:val="CommentReference"/>
          </w:rPr>
          <w:annotationRef/>
        </w:r>
      </w:ins>
      <w:r>
        <w:t>This actually might explain why experiments that warm more minimum temperatures than maximum temperatures underestimate the effect of warming on phenology. In Europe we know that since approximately 1980 the Max temperature increased twice as much as the minimum temperature (So opposite to what experiments id doing)! (but from 1950 to 1980 it was the opposite, minimum increased more than max T)</w:t>
      </w:r>
    </w:p>
  </w:comment>
  <w:comment w:id="135" w:author="Yann Vitasse" w:date="2017-01-19T11:39:00Z" w:initials="YV">
    <w:p w14:paraId="4457F093" w14:textId="258E44A7" w:rsidR="000B0C38" w:rsidRDefault="000B0C38">
      <w:pPr>
        <w:pStyle w:val="CommentText"/>
      </w:pPr>
      <w:r>
        <w:rPr>
          <w:rStyle w:val="CommentReference"/>
        </w:rPr>
        <w:annotationRef/>
      </w:r>
      <w:r>
        <w:t xml:space="preserve">I think this paragraph is really important </w:t>
      </w:r>
    </w:p>
  </w:comment>
  <w:comment w:id="134" w:author="Ellison, Aaron" w:date="2017-01-18T19:51:00Z" w:initials="EA">
    <w:p w14:paraId="279700C7" w14:textId="36321308" w:rsidR="000B0C38" w:rsidRDefault="000B0C38">
      <w:pPr>
        <w:pStyle w:val="CommentText"/>
      </w:pPr>
      <w:r>
        <w:rPr>
          <w:rStyle w:val="CommentReference"/>
        </w:rPr>
        <w:annotationRef/>
      </w:r>
      <w:r>
        <w:t>I think the paragraph is important to keep, as the issue of variance is probably more important than the mean. I know we haven’t looked at daytime vs. nighttime temps (or variance, for that matter) at the Harvard Forest warming experiments, but I recall a European rainout experiment that increased nighttime temps more than daytime ones. I don’t remember the citation, however.</w:t>
      </w:r>
    </w:p>
  </w:comment>
  <w:comment w:id="136" w:author="Yann Vitasse" w:date="2017-01-19T11:47:00Z" w:initials="YV">
    <w:p w14:paraId="6536BE7B" w14:textId="48576697" w:rsidR="000B0C38" w:rsidRDefault="000B0C38">
      <w:pPr>
        <w:pStyle w:val="CommentText"/>
      </w:pPr>
      <w:r>
        <w:rPr>
          <w:rStyle w:val="CommentReference"/>
        </w:rPr>
        <w:annotationRef/>
      </w:r>
      <w:r>
        <w:t>if the previous paragraph is too small it can be merged into this one at the beginning and the title would be the title of the previous paragrph finishing ba 'and vary over time'</w:t>
      </w:r>
    </w:p>
  </w:comment>
  <w:comment w:id="137" w:author="Ellison, Aaron" w:date="2017-01-18T19:52:00Z" w:initials="EA">
    <w:p w14:paraId="3A10DEC4" w14:textId="59B19750" w:rsidR="000B0C38" w:rsidRDefault="000B0C38">
      <w:pPr>
        <w:pStyle w:val="CommentText"/>
      </w:pPr>
      <w:r>
        <w:rPr>
          <w:rStyle w:val="CommentReference"/>
        </w:rPr>
        <w:annotationRef/>
      </w:r>
      <w:r>
        <w:t>This could be folded into the last paragraph.</w:t>
      </w:r>
    </w:p>
  </w:comment>
  <w:comment w:id="138" w:author="Ellison, Aaron" w:date="2017-01-18T19:53:00Z" w:initials="EA">
    <w:p w14:paraId="0D06B31B" w14:textId="7FDE0F05" w:rsidR="000B0C38" w:rsidRDefault="000B0C38">
      <w:pPr>
        <w:pStyle w:val="CommentText"/>
      </w:pPr>
      <w:r>
        <w:rPr>
          <w:rStyle w:val="CommentReference"/>
        </w:rPr>
        <w:annotationRef/>
      </w:r>
      <w:r>
        <w:t>If you say “as described above”, then it’s redundant. Delete it.</w:t>
      </w:r>
    </w:p>
  </w:comment>
  <w:comment w:id="190" w:author="Ellison, Aaron" w:date="2017-01-18T20:00:00Z" w:initials="EA">
    <w:p w14:paraId="697F4A6F" w14:textId="602D8AAA" w:rsidR="000B0C38" w:rsidRDefault="000B0C38">
      <w:pPr>
        <w:pStyle w:val="CommentText"/>
      </w:pPr>
      <w:r>
        <w:rPr>
          <w:rStyle w:val="CommentReference"/>
        </w:rPr>
        <w:annotationRef/>
      </w:r>
      <w:r>
        <w:t>and perhaps within plots, too.</w:t>
      </w:r>
    </w:p>
  </w:comment>
  <w:comment w:id="199" w:author="Ellison, Aaron" w:date="2017-01-18T20:03:00Z" w:initials="EA">
    <w:p w14:paraId="2939C151" w14:textId="32B56FC8" w:rsidR="000B0C38" w:rsidRDefault="000B0C38">
      <w:pPr>
        <w:pStyle w:val="CommentText"/>
      </w:pPr>
      <w:r>
        <w:rPr>
          <w:rStyle w:val="CommentReference"/>
        </w:rPr>
        <w:annotationRef/>
      </w:r>
      <w:r>
        <w:t>seems contradictory to say “not generally examined or reported” and then “effects are widely acknowledged”</w:t>
      </w:r>
    </w:p>
  </w:comment>
  <w:comment w:id="200" w:author="Ellison, Aaron" w:date="2017-01-18T20:04:00Z" w:initials="EA">
    <w:p w14:paraId="758E1AED" w14:textId="46278FD4" w:rsidR="000B0C38" w:rsidRDefault="000B0C38">
      <w:pPr>
        <w:pStyle w:val="CommentText"/>
      </w:pPr>
      <w:r>
        <w:rPr>
          <w:rStyle w:val="CommentReference"/>
        </w:rPr>
        <w:annotationRef/>
      </w:r>
      <w:r>
        <w:t>derivable from disturbance controls?</w:t>
      </w:r>
    </w:p>
  </w:comment>
  <w:comment w:id="205" w:author="Yann Vitasse" w:date="2017-01-19T11:58:00Z" w:initials="YV">
    <w:p w14:paraId="2B335BBA" w14:textId="541059A5" w:rsidR="000B0C38" w:rsidRDefault="000B0C38">
      <w:pPr>
        <w:pStyle w:val="CommentText"/>
      </w:pPr>
      <w:r>
        <w:rPr>
          <w:rStyle w:val="CommentReference"/>
        </w:rPr>
        <w:annotationRef/>
      </w:r>
      <w:r>
        <w:t xml:space="preserve">shouldn’t we use cm (I have no idea what one inch or one feet represents </w:t>
      </w:r>
      <w:r>
        <w:sym w:font="Wingdings" w:char="F04A"/>
      </w:r>
    </w:p>
  </w:comment>
  <w:comment w:id="211" w:author="Ellison, Aaron" w:date="2017-01-18T20:09:00Z" w:initials="EA">
    <w:p w14:paraId="70E44000" w14:textId="2E122435" w:rsidR="000B0C38" w:rsidRDefault="000B0C38">
      <w:pPr>
        <w:pStyle w:val="CommentText"/>
      </w:pPr>
      <w:r>
        <w:rPr>
          <w:rStyle w:val="CommentReference"/>
        </w:rPr>
        <w:annotationRef/>
      </w:r>
      <w:r>
        <w:t xml:space="preserve">This section is important, but it seems too large relative to the title and goal (what climatic change experiments do to climate) of the </w:t>
      </w:r>
      <w:proofErr w:type="spellStart"/>
      <w:r>
        <w:t>ms.</w:t>
      </w:r>
      <w:proofErr w:type="spellEnd"/>
      <w:r>
        <w:t xml:space="preserve"> The first paragraph seems right on, but the subsequent ones to me detract from the main message of the </w:t>
      </w:r>
      <w:proofErr w:type="spellStart"/>
      <w:r>
        <w:t>ms.</w:t>
      </w:r>
      <w:proofErr w:type="spellEnd"/>
      <w:r>
        <w:t xml:space="preserve"> Think about dropping them or condensing to one shorter paragraph. That will also make the transition to the next section a little smoother.</w:t>
      </w:r>
    </w:p>
  </w:comment>
  <w:comment w:id="213" w:author="Ellison, Aaron" w:date="2017-01-18T20:07:00Z" w:initials="EA">
    <w:p w14:paraId="4A108840" w14:textId="717D7707" w:rsidR="000B0C38" w:rsidRPr="00F214CB" w:rsidRDefault="000B0C38">
      <w:pPr>
        <w:pStyle w:val="CommentText"/>
      </w:pPr>
      <w:r>
        <w:rPr>
          <w:rStyle w:val="CommentReference"/>
        </w:rPr>
        <w:annotationRef/>
      </w:r>
      <w:r>
        <w:t xml:space="preserve">This is true only for species whose phenological responses are cued by temperature (and/or moisture). How many species (what %age) is that? See Davis et al. 2015 </w:t>
      </w:r>
      <w:r>
        <w:rPr>
          <w:i/>
        </w:rPr>
        <w:t>AJB</w:t>
      </w:r>
      <w:r>
        <w:t xml:space="preserve"> for some discussion. </w:t>
      </w:r>
    </w:p>
  </w:comment>
  <w:comment w:id="214" w:author="Yann Vitasse" w:date="2017-01-19T12:05:00Z" w:initials="YV">
    <w:p w14:paraId="16FE908E" w14:textId="69393F0C" w:rsidR="000B0C38" w:rsidRDefault="000B0C38">
      <w:pPr>
        <w:pStyle w:val="CommentText"/>
      </w:pPr>
      <w:r>
        <w:rPr>
          <w:rStyle w:val="CommentReference"/>
        </w:rPr>
        <w:annotationRef/>
      </w:r>
      <w:r>
        <w:t>but see also my earlier comment about the fact that warming experiments increase more MIN than MAX temperatures while phenology respond more to MAX than MIN temperatures… This might also explain the discrepancy between experiments and observations…</w:t>
      </w:r>
    </w:p>
  </w:comment>
  <w:comment w:id="215" w:author="Yann Vitasse" w:date="2017-01-19T12:06:00Z" w:initials="YV">
    <w:p w14:paraId="196A3D3C" w14:textId="21009DD2" w:rsidR="000B0C38" w:rsidRDefault="000B0C38">
      <w:pPr>
        <w:pStyle w:val="CommentText"/>
      </w:pPr>
      <w:r>
        <w:rPr>
          <w:rStyle w:val="CommentReference"/>
        </w:rPr>
        <w:annotationRef/>
      </w:r>
      <w:r>
        <w:t>ah ok (skip my previous comment)</w:t>
      </w:r>
    </w:p>
  </w:comment>
  <w:comment w:id="226" w:author="Ellison, Aaron" w:date="2017-01-18T20:12:00Z" w:initials="EA">
    <w:p w14:paraId="0903C698" w14:textId="13165203" w:rsidR="000B0C38" w:rsidRDefault="000B0C38">
      <w:pPr>
        <w:pStyle w:val="CommentText"/>
      </w:pPr>
      <w:r>
        <w:rPr>
          <w:rStyle w:val="CommentReference"/>
        </w:rPr>
        <w:annotationRef/>
      </w:r>
      <w:r>
        <w:t xml:space="preserve">this was certainly done in the </w:t>
      </w:r>
      <w:proofErr w:type="spellStart"/>
      <w:r>
        <w:t>Melillo</w:t>
      </w:r>
      <w:proofErr w:type="spellEnd"/>
      <w:r>
        <w:t xml:space="preserve"> soil warming </w:t>
      </w:r>
      <w:proofErr w:type="spellStart"/>
      <w:r>
        <w:t>exp</w:t>
      </w:r>
      <w:proofErr w:type="spellEnd"/>
      <w:r>
        <w:t xml:space="preserve"> at HF (Farnsworth et al. citation) and the Warm Ants exp. Most of the papers published from Warm Ants include the controls and sham controls.</w:t>
      </w:r>
    </w:p>
  </w:comment>
  <w:comment w:id="227" w:author="Yann Vitasse" w:date="2017-01-19T15:56:00Z" w:initials="YV">
    <w:p w14:paraId="383E2689" w14:textId="684E5C75" w:rsidR="000B0C38" w:rsidRDefault="000B0C38">
      <w:pPr>
        <w:pStyle w:val="CommentText"/>
      </w:pPr>
      <w:r>
        <w:rPr>
          <w:rStyle w:val="CommentReference"/>
        </w:rPr>
        <w:annotationRef/>
      </w:r>
      <w:r>
        <w:t>???</w:t>
      </w:r>
    </w:p>
  </w:comment>
  <w:comment w:id="228" w:author="Ellison, Aaron" w:date="2017-01-18T20:13:00Z" w:initials="EA">
    <w:p w14:paraId="5A54F1EA" w14:textId="09A5550C" w:rsidR="000B0C38" w:rsidRDefault="000B0C38">
      <w:pPr>
        <w:pStyle w:val="CommentText"/>
      </w:pPr>
      <w:r>
        <w:rPr>
          <w:rStyle w:val="CommentReference"/>
        </w:rPr>
        <w:annotationRef/>
      </w:r>
      <w:r>
        <w:t xml:space="preserve">Most </w:t>
      </w:r>
      <w:proofErr w:type="spellStart"/>
      <w:r>
        <w:t>dataloggers</w:t>
      </w:r>
      <w:proofErr w:type="spellEnd"/>
      <w:r>
        <w:t xml:space="preserve"> are collecting data every minute, but storing 30-minute, hourly, or daily means. A better recommendation would be to save the raw data and then look at different measures of variance at different temporal resolutions.</w:t>
      </w:r>
    </w:p>
  </w:comment>
  <w:comment w:id="229" w:author="Yann Vitasse" w:date="2017-01-19T15:58:00Z" w:initials="YV">
    <w:p w14:paraId="374FA15F" w14:textId="0823D8DC" w:rsidR="000B0C38" w:rsidRDefault="000B0C38">
      <w:pPr>
        <w:pStyle w:val="CommentText"/>
      </w:pPr>
      <w:r>
        <w:rPr>
          <w:rStyle w:val="CommentReference"/>
        </w:rPr>
        <w:annotationRef/>
      </w:r>
      <w:r>
        <w:t>should be?</w:t>
      </w:r>
    </w:p>
  </w:comment>
  <w:comment w:id="230" w:author="Ellison, Aaron" w:date="2017-01-18T20:14:00Z" w:initials="EA">
    <w:p w14:paraId="0E455383" w14:textId="361F3C9C" w:rsidR="000B0C38" w:rsidRDefault="000B0C38">
      <w:pPr>
        <w:pStyle w:val="CommentText"/>
      </w:pPr>
      <w:r>
        <w:rPr>
          <w:rStyle w:val="CommentReference"/>
        </w:rPr>
        <w:annotationRef/>
      </w:r>
      <w:r>
        <w:t xml:space="preserve">A useful citation: Helm, B., and A. </w:t>
      </w:r>
      <w:proofErr w:type="spellStart"/>
      <w:r>
        <w:t>Shavit</w:t>
      </w:r>
      <w:proofErr w:type="spellEnd"/>
      <w:r>
        <w:t xml:space="preserve">. 2017. Dissecting and reconstructing time and space for replicable biological research. Pages 233-249 in A. </w:t>
      </w:r>
      <w:proofErr w:type="spellStart"/>
      <w:r>
        <w:t>Shavit</w:t>
      </w:r>
      <w:proofErr w:type="spellEnd"/>
      <w:r>
        <w:t xml:space="preserve"> &amp; A. M. Ellison, editors. Stepping in the same river twice: replication in biological research. Yale University Press, New Haven, Connecticut.</w:t>
      </w:r>
    </w:p>
    <w:p w14:paraId="26BC6DA6" w14:textId="14A17420" w:rsidR="000B0C38" w:rsidRDefault="000B0C38">
      <w:pPr>
        <w:pStyle w:val="CommentText"/>
      </w:pPr>
    </w:p>
  </w:comment>
  <w:comment w:id="231" w:author="Ellison, Aaron" w:date="2017-01-18T20:21:00Z" w:initials="EA">
    <w:p w14:paraId="5B18EDA8" w14:textId="1D4312D9" w:rsidR="000B0C38" w:rsidRDefault="000B0C38">
      <w:pPr>
        <w:pStyle w:val="CommentText"/>
      </w:pPr>
      <w:r>
        <w:rPr>
          <w:rStyle w:val="CommentReference"/>
        </w:rPr>
        <w:annotationRef/>
      </w:r>
      <w:r>
        <w:t>This really only works if the experiment is established as a regression design. If there’s substantial variability within treatments in an ANOVA design, then the climatic data cold be analyzed as continuous variables, but then I’d mistrust the experiment, since the (e.g.,) temperature control was so poor.</w:t>
      </w:r>
    </w:p>
  </w:comment>
  <w:comment w:id="235" w:author="Yann Vitasse" w:date="2017-01-19T16:04:00Z" w:initials="YV">
    <w:p w14:paraId="51E32C08" w14:textId="27762318" w:rsidR="000B0C38" w:rsidRDefault="000B0C38">
      <w:pPr>
        <w:pStyle w:val="CommentText"/>
      </w:pPr>
      <w:r>
        <w:rPr>
          <w:rStyle w:val="CommentReference"/>
        </w:rPr>
        <w:annotationRef/>
      </w:r>
      <w:r>
        <w:t>I would maybe skip this paragraph because it is trivial that we must use standard ways of reporting climate data, isn’t it?</w:t>
      </w:r>
    </w:p>
  </w:comment>
  <w:comment w:id="236" w:author="Ellison, Aaron" w:date="2017-01-18T20:24:00Z" w:initials="EA">
    <w:p w14:paraId="3136C934" w14:textId="7C5C1C7A" w:rsidR="000B0C38" w:rsidRDefault="000B0C38">
      <w:pPr>
        <w:pStyle w:val="CommentText"/>
      </w:pPr>
      <w:r>
        <w:rPr>
          <w:rStyle w:val="CommentReference"/>
        </w:rPr>
        <w:annotationRef/>
      </w:r>
      <w:r>
        <w:t>I think “community standards” is bottom-up, not top-down. It’s far more important to provide clear metadata than it is to adhere to a precise common experimental design.</w:t>
      </w:r>
    </w:p>
  </w:comment>
  <w:comment w:id="237" w:author="Ellison, Aaron" w:date="2017-01-18T20:25:00Z" w:initials="EA">
    <w:p w14:paraId="74BD8082" w14:textId="739879A1" w:rsidR="000B0C38" w:rsidRDefault="000B0C38">
      <w:pPr>
        <w:pStyle w:val="CommentText"/>
      </w:pPr>
      <w:r>
        <w:rPr>
          <w:rStyle w:val="CommentReference"/>
        </w:rPr>
        <w:annotationRef/>
      </w:r>
      <w:r>
        <w:t xml:space="preserve">way more than that. </w:t>
      </w:r>
      <w:proofErr w:type="spellStart"/>
      <w:r>
        <w:t>Fakhri</w:t>
      </w:r>
      <w:proofErr w:type="spellEnd"/>
      <w:r>
        <w:t xml:space="preserve"> </w:t>
      </w:r>
      <w:proofErr w:type="spellStart"/>
      <w:r>
        <w:t>Bazzaz</w:t>
      </w:r>
      <w:proofErr w:type="spellEnd"/>
      <w:r>
        <w:t xml:space="preserve"> was doing this 30+ years ago.</w:t>
      </w:r>
    </w:p>
  </w:comment>
  <w:comment w:id="238" w:author="Yann Vitasse" w:date="2017-01-19T16:21:00Z" w:initials="YV">
    <w:p w14:paraId="12ACC255" w14:textId="1A0E5522" w:rsidR="006C33D7" w:rsidRDefault="006C33D7">
      <w:pPr>
        <w:pStyle w:val="CommentText"/>
      </w:pPr>
      <w:r>
        <w:rPr>
          <w:rStyle w:val="CommentReference"/>
        </w:rPr>
        <w:annotationRef/>
      </w:r>
      <w:r>
        <w:t>or maybe subtract the standard deviation of the ambient control from the structural control and finally all warming treatments ?</w:t>
      </w:r>
    </w:p>
  </w:comment>
  <w:comment w:id="239" w:author="Ellison, Aaron" w:date="2017-01-18T20:26:00Z" w:initials="EA">
    <w:p w14:paraId="005D2315" w14:textId="22DB9820" w:rsidR="000B0C38" w:rsidRDefault="000B0C38">
      <w:pPr>
        <w:pStyle w:val="CommentText"/>
      </w:pPr>
      <w:r>
        <w:rPr>
          <w:rStyle w:val="CommentReference"/>
        </w:rPr>
        <w:annotationRef/>
      </w:r>
      <w:r>
        <w:t>why not just plot variance? From this figure, the reader has to infer variance. This figure also collapses time into a single box. What about illustrating temporal variance (i.e., the time-series)? Which is what the next figure does very effectively.</w:t>
      </w:r>
    </w:p>
    <w:p w14:paraId="3612CE30" w14:textId="10178A0A" w:rsidR="000B0C38" w:rsidRDefault="000B0C38">
      <w:pPr>
        <w:pStyle w:val="CommentText"/>
      </w:pPr>
    </w:p>
  </w:comment>
  <w:comment w:id="240" w:author="Ellison, Aaron" w:date="2017-01-18T20:30:00Z" w:initials="EA">
    <w:p w14:paraId="5D67C64F" w14:textId="096933AC" w:rsidR="000B0C38" w:rsidRDefault="000B0C38">
      <w:pPr>
        <w:pStyle w:val="CommentText"/>
      </w:pPr>
      <w:r>
        <w:rPr>
          <w:rStyle w:val="CommentReference"/>
        </w:rPr>
        <w:annotationRef/>
      </w:r>
      <w:r>
        <w:t>I like Fig. 8 better because it emphasizes the continuous nature of the treatment.</w:t>
      </w:r>
    </w:p>
  </w:comment>
  <w:comment w:id="241" w:author="Yann Vitasse" w:date="2017-01-19T16:22:00Z" w:initials="YV">
    <w:p w14:paraId="65D10F0E" w14:textId="0979E000" w:rsidR="006C33D7" w:rsidRDefault="006C33D7">
      <w:pPr>
        <w:pStyle w:val="CommentText"/>
      </w:pPr>
      <w:r>
        <w:rPr>
          <w:rStyle w:val="CommentReference"/>
        </w:rPr>
        <w:annotationRef/>
      </w:r>
      <w:r>
        <w:t>me too (best Fig. 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519F06" w15:done="0"/>
  <w15:commentEx w15:paraId="5A4E96F3" w15:done="0"/>
  <w15:commentEx w15:paraId="279700C7" w15:done="0"/>
  <w15:commentEx w15:paraId="3A10DEC4" w15:done="0"/>
  <w15:commentEx w15:paraId="0D06B31B" w15:done="0"/>
  <w15:commentEx w15:paraId="697F4A6F" w15:done="0"/>
  <w15:commentEx w15:paraId="2939C151" w15:done="0"/>
  <w15:commentEx w15:paraId="758E1AED" w15:done="0"/>
  <w15:commentEx w15:paraId="70E44000" w15:done="0"/>
  <w15:commentEx w15:paraId="4A108840" w15:done="0"/>
  <w15:commentEx w15:paraId="0903C698" w15:done="0"/>
  <w15:commentEx w15:paraId="5A54F1EA" w15:done="0"/>
  <w15:commentEx w15:paraId="26BC6DA6" w15:done="0"/>
  <w15:commentEx w15:paraId="5B18EDA8" w15:done="0"/>
  <w15:commentEx w15:paraId="3136C934" w15:done="0"/>
  <w15:commentEx w15:paraId="74BD8082" w15:done="0"/>
  <w15:commentEx w15:paraId="3612CE30" w15:done="0"/>
  <w15:commentEx w15:paraId="5D67C64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A505AA" w14:textId="77777777" w:rsidR="000B0C38" w:rsidRDefault="000B0C38">
      <w:r>
        <w:separator/>
      </w:r>
    </w:p>
  </w:endnote>
  <w:endnote w:type="continuationSeparator" w:id="0">
    <w:p w14:paraId="3584E2B8" w14:textId="77777777" w:rsidR="000B0C38" w:rsidRDefault="000B0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Segoe UI">
    <w:altName w:val="Courier New"/>
    <w:charset w:val="00"/>
    <w:family w:val="swiss"/>
    <w:pitch w:val="variable"/>
    <w:sig w:usb0="E4002EFF" w:usb1="C000E47F" w:usb2="00000009" w:usb3="00000000" w:csb0="000001FF" w:csb1="00000000"/>
  </w:font>
  <w:font w:name="Adobe Caslon Pro Bold">
    <w:panose1 w:val="0205070206050A020403"/>
    <w:charset w:val="00"/>
    <w:family w:val="auto"/>
    <w:pitch w:val="variable"/>
    <w:sig w:usb0="00000007" w:usb1="00000001" w:usb2="00000000" w:usb3="00000000" w:csb0="00000093"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51"/>
    <w:family w:val="auto"/>
    <w:pitch w:val="variable"/>
    <w:sig w:usb0="00000003" w:usb1="080E0000" w:usb2="00000010" w:usb3="00000000" w:csb0="00140001" w:csb1="00000000"/>
  </w:font>
  <w:font w:name="Arial">
    <w:panose1 w:val="020B0604020202020204"/>
    <w:charset w:val="00"/>
    <w:family w:val="auto"/>
    <w:pitch w:val="variable"/>
    <w:sig w:usb0="E0002AFF" w:usb1="C0007843" w:usb2="00000009" w:usb3="00000000" w:csb0="000001FF" w:csb1="00000000"/>
  </w:font>
  <w:font w:name="MS PMincho">
    <w:altName w:val="ＭＳ Ｐ明朝"/>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4286" w14:textId="704455FB" w:rsidR="000B0C38" w:rsidRDefault="000B0C38">
    <w:pPr>
      <w:spacing w:line="180" w:lineRule="exact"/>
      <w:rPr>
        <w:sz w:val="19"/>
        <w:szCs w:val="19"/>
      </w:rPr>
    </w:pPr>
    <w:r>
      <w:rPr>
        <w:noProof/>
      </w:rPr>
      <mc:AlternateContent>
        <mc:Choice Requires="wps">
          <w:drawing>
            <wp:anchor distT="0" distB="0" distL="114300" distR="114300" simplePos="0" relativeHeight="503314189" behindDoc="1" locked="0" layoutInCell="1" allowOverlap="1" wp14:anchorId="7D5098E7" wp14:editId="7281952A">
              <wp:simplePos x="0" y="0"/>
              <wp:positionH relativeFrom="page">
                <wp:posOffset>3797300</wp:posOffset>
              </wp:positionH>
              <wp:positionV relativeFrom="page">
                <wp:posOffset>9012555</wp:posOffset>
              </wp:positionV>
              <wp:extent cx="177165" cy="151765"/>
              <wp:effectExtent l="0" t="190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96F3" w14:textId="77777777" w:rsidR="000B0C38" w:rsidRDefault="000B0C38">
                          <w:pPr>
                            <w:spacing w:line="200" w:lineRule="exact"/>
                            <w:ind w:left="40"/>
                          </w:pPr>
                          <w:r>
                            <w:fldChar w:fldCharType="begin"/>
                          </w:r>
                          <w:r>
                            <w:instrText xml:space="preserve"> PAGE </w:instrText>
                          </w:r>
                          <w:r>
                            <w:fldChar w:fldCharType="separate"/>
                          </w:r>
                          <w:r w:rsidR="00A42E94">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D5098E7" id="_x0000_t202" coordsize="21600,21600" o:spt="202" path="m,l,21600r21600,l21600,xe">
              <v:stroke joinstyle="miter"/>
              <v:path gradientshapeok="t" o:connecttype="rect"/>
            </v:shapetype>
            <v:shape id="Text Box 5" o:spid="_x0000_s1070" type="#_x0000_t202" style="position:absolute;margin-left:299pt;margin-top:709.65pt;width:13.95pt;height:11.95pt;z-index:-22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" filled="f" stroked="f">
              <v:textbox inset="0,0,0,0">
                <w:txbxContent>
                  <w:p w14:paraId="50DD96F3" w14:textId="77777777" w:rsidR="00F9389F" w:rsidRDefault="00F9389F">
                    <w:pPr>
                      <w:spacing w:line="200" w:lineRule="exact"/>
                      <w:ind w:left="40"/>
                    </w:pPr>
                    <w:r>
                      <w:fldChar w:fldCharType="begin"/>
                    </w:r>
                    <w:r>
                      <w:instrText xml:space="preserve"> PAGE </w:instrText>
                    </w:r>
                    <w:r>
                      <w:fldChar w:fldCharType="separate"/>
                    </w:r>
                    <w:r w:rsidR="00961545">
                      <w:rPr>
                        <w:noProof/>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FFE6A" w14:textId="77777777" w:rsidR="000B0C38" w:rsidRDefault="000B0C38">
      <w:r>
        <w:separator/>
      </w:r>
    </w:p>
  </w:footnote>
  <w:footnote w:type="continuationSeparator" w:id="0">
    <w:p w14:paraId="03F62991" w14:textId="77777777" w:rsidR="000B0C38" w:rsidRDefault="000B0C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D5181" w14:textId="1BA4363C" w:rsidR="000B0C38" w:rsidRDefault="000B0C38">
    <w:pPr>
      <w:spacing w:line="200" w:lineRule="exact"/>
    </w:pPr>
    <w:r>
      <w:rPr>
        <w:noProof/>
      </w:rPr>
      <mc:AlternateContent>
        <mc:Choice Requires="wpg">
          <w:drawing>
            <wp:anchor distT="0" distB="0" distL="114300" distR="114300" simplePos="0" relativeHeight="503314190" behindDoc="1" locked="0" layoutInCell="1" allowOverlap="1" wp14:anchorId="1806DF0A" wp14:editId="78CAEAF2">
              <wp:simplePos x="0" y="0"/>
              <wp:positionH relativeFrom="page">
                <wp:posOffset>899795</wp:posOffset>
              </wp:positionH>
              <wp:positionV relativeFrom="page">
                <wp:posOffset>528320</wp:posOffset>
              </wp:positionV>
              <wp:extent cx="5972175" cy="0"/>
              <wp:effectExtent l="0" t="0" r="909955" b="5384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0"/>
                        <a:chOff x="1417" y="833"/>
                        <a:chExt cx="9405" cy="0"/>
                      </a:xfrm>
                    </wpg:grpSpPr>
                    <wps:wsp>
                      <wps:cNvPr id="4" name="Freeform 4"/>
                      <wps:cNvSpPr>
                        <a:spLocks noEditPoints="1"/>
                      </wps:cNvSpPr>
                      <wps:spPr bwMode="auto">
                        <a:xfrm>
                          <a:off x="2834" y="1666"/>
                          <a:ext cx="9406" cy="0"/>
                        </a:xfrm>
                        <a:custGeom>
                          <a:avLst/>
                          <a:gdLst>
                            <a:gd name="T0" fmla="+- 0 1417 1417"/>
                            <a:gd name="T1" fmla="*/ T0 w 9405"/>
                            <a:gd name="T2" fmla="+- 0 10822 1417"/>
                            <a:gd name="T3" fmla="*/ T2 w 9405"/>
                          </a:gdLst>
                          <a:ahLst/>
                          <a:cxnLst>
                            <a:cxn ang="0">
                              <a:pos x="T1" y="0"/>
                            </a:cxn>
                            <a:cxn ang="0">
                              <a:pos x="T3" y="0"/>
                            </a:cxn>
                          </a:cxnLst>
                          <a:rect l="0" t="0" r="r" b="b"/>
                          <a:pathLst>
                            <a:path w="9405">
                              <a:moveTo>
                                <a:pt x="0" y="0"/>
                              </a:moveTo>
                              <a:lnTo>
                                <a:pt x="9405"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E22D4A" id="Group 3" o:spid="_x0000_s1026" style="position:absolute;margin-left:70.85pt;margin-top:41.6pt;width:470.25pt;height:0;z-index:-2290;mso-position-horizontal-relative:page;mso-position-vertical-relative:page" coordorigin="1417,833" coordsize="9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">
              <v:shape id="Freeform 4" o:spid="_x0000_s1027" style="position:absolute;left:2834;top:1666;width:9406;height:0;visibility:visible;mso-wrap-style:square;v-text-anchor:top" coordsize="9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rwcUA&#10;AADaAAAADwAAAGRycy9kb3ducmV2LnhtbESPT2sCMRTE7wW/Q3iCl1KzdYvIahQptHgQwbW0Hp+b&#10;t39w87IkUbffvhEKHoeZ+Q2zWPWmFVdyvrGs4HWcgCAurG64UvB1+HiZgfABWWNrmRT8kofVcvC0&#10;wEzbG+/pmodKRAj7DBXUIXSZlL6oyaAf2444eqV1BkOUrpLa4S3CTSsnSTKVBhuOCzV29F5Tcc4v&#10;RkG5m32m2+/j809qJ3m5PZ826d4pNRr26zmIQH14hP/bG63gDe5X4g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SvBxQAAANoAAAAPAAAAAAAAAAAAAAAAAJgCAABkcnMv&#10;ZG93bnJldi54bWxQSwUGAAAAAAQABAD1AAAAigMAAAAA&#10;" path="m,l9405,e" filled="f" strokeweight=".14039mm">
                <v:path arrowok="t" o:connecttype="custom" o:connectlocs="0,0;9406,0" o:connectangles="0,0"/>
                <o:lock v:ext="edit" verticies="t"/>
              </v:shape>
              <w10:wrap anchorx="page" anchory="page"/>
            </v:group>
          </w:pict>
        </mc:Fallback>
      </mc:AlternateContent>
    </w:r>
    <w:r>
      <w:rPr>
        <w:noProof/>
      </w:rPr>
      <mc:AlternateContent>
        <mc:Choice Requires="wps">
          <w:drawing>
            <wp:anchor distT="0" distB="0" distL="114300" distR="114300" simplePos="0" relativeHeight="503314191" behindDoc="1" locked="0" layoutInCell="1" allowOverlap="1" wp14:anchorId="5AA745B1" wp14:editId="467533F1">
              <wp:simplePos x="0" y="0"/>
              <wp:positionH relativeFrom="page">
                <wp:posOffset>887095</wp:posOffset>
              </wp:positionH>
              <wp:positionV relativeFrom="page">
                <wp:posOffset>372745</wp:posOffset>
              </wp:positionV>
              <wp:extent cx="3355340" cy="151765"/>
              <wp:effectExtent l="1270" t="127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6714" w14:textId="77777777" w:rsidR="000B0C38" w:rsidRDefault="000B0C38">
                          <w:pPr>
                            <w:spacing w:line="200" w:lineRule="exact"/>
                            <w:ind w:left="20" w:right="-30"/>
                          </w:pPr>
                          <w:r>
                            <w:t>H</w:t>
                          </w:r>
                          <w:r>
                            <w:rPr>
                              <w:spacing w:val="-5"/>
                            </w:rPr>
                            <w:t>o</w:t>
                          </w:r>
                          <w:r>
                            <w:t>w</w:t>
                          </w:r>
                          <w:r>
                            <w:rPr>
                              <w:spacing w:val="17"/>
                            </w:rPr>
                            <w:t xml:space="preserve"> </w:t>
                          </w:r>
                          <w:r>
                            <w:t>do</w:t>
                          </w:r>
                          <w:r>
                            <w:rPr>
                              <w:spacing w:val="25"/>
                            </w:rPr>
                            <w:t xml:space="preserve"> </w:t>
                          </w:r>
                          <w:r>
                            <w:t xml:space="preserve">climate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 xml:space="preserve">actually </w:t>
                          </w:r>
                          <w:r>
                            <w:rPr>
                              <w:spacing w:val="-5"/>
                            </w:rPr>
                            <w:t>c</w:t>
                          </w:r>
                          <w:r>
                            <w:t>hange</w:t>
                          </w:r>
                          <w:r>
                            <w:rPr>
                              <w:spacing w:val="45"/>
                            </w:rPr>
                            <w:t xml:space="preserve"> </w:t>
                          </w:r>
                          <w:r>
                            <w:rPr>
                              <w:w w:val="99"/>
                            </w:rPr>
                            <w:t>cli</w:t>
                          </w:r>
                          <w:r>
                            <w:rPr>
                              <w:w w:val="114"/>
                            </w:rPr>
                            <w:t>mat</w:t>
                          </w:r>
                          <w:r>
                            <w:rPr>
                              <w:w w:val="99"/>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AA745B1" id="_x0000_t202" coordsize="21600,21600" o:spt="202" path="m,l,21600r21600,l21600,xe">
              <v:stroke joinstyle="miter"/>
              <v:path gradientshapeok="t" o:connecttype="rect"/>
            </v:shapetype>
            <v:shape id="Text Box 2" o:spid="_x0000_s1071" type="#_x0000_t202" style="position:absolute;margin-left:69.85pt;margin-top:29.35pt;width:264.2pt;height:11.95pt;z-index:-2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qPsAIAALA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" filled="f" stroked="f">
              <v:textbox inset="0,0,0,0">
                <w:txbxContent>
                  <w:p w14:paraId="4C156714" w14:textId="77777777" w:rsidR="00F9389F" w:rsidRDefault="00F9389F">
                    <w:pPr>
                      <w:spacing w:line="200" w:lineRule="exact"/>
                      <w:ind w:left="20" w:right="-30"/>
                    </w:pPr>
                    <w:r>
                      <w:t>H</w:t>
                    </w:r>
                    <w:r>
                      <w:rPr>
                        <w:spacing w:val="-5"/>
                      </w:rPr>
                      <w:t>o</w:t>
                    </w:r>
                    <w:r>
                      <w:t>w</w:t>
                    </w:r>
                    <w:r>
                      <w:rPr>
                        <w:spacing w:val="17"/>
                      </w:rPr>
                      <w:t xml:space="preserve"> </w:t>
                    </w:r>
                    <w:r>
                      <w:t>do</w:t>
                    </w:r>
                    <w:r>
                      <w:rPr>
                        <w:spacing w:val="25"/>
                      </w:rPr>
                      <w:t xml:space="preserve"> </w:t>
                    </w:r>
                    <w:r>
                      <w:t xml:space="preserve">climate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 xml:space="preserve">actually </w:t>
                    </w:r>
                    <w:r>
                      <w:rPr>
                        <w:spacing w:val="-5"/>
                      </w:rPr>
                      <w:t>c</w:t>
                    </w:r>
                    <w:r>
                      <w:t>hange</w:t>
                    </w:r>
                    <w:r>
                      <w:rPr>
                        <w:spacing w:val="45"/>
                      </w:rPr>
                      <w:t xml:space="preserve"> </w:t>
                    </w:r>
                    <w:r>
                      <w:rPr>
                        <w:w w:val="99"/>
                      </w:rPr>
                      <w:t>cli</w:t>
                    </w:r>
                    <w:r>
                      <w:rPr>
                        <w:w w:val="114"/>
                      </w:rPr>
                      <w:t>mat</w:t>
                    </w:r>
                    <w:r>
                      <w:rPr>
                        <w:w w:val="99"/>
                      </w:rPr>
                      <w:t>e</w:t>
                    </w:r>
                  </w:p>
                </w:txbxContent>
              </v:textbox>
              <w10:wrap anchorx="page" anchory="page"/>
            </v:shape>
          </w:pict>
        </mc:Fallback>
      </mc:AlternateContent>
    </w:r>
    <w:r>
      <w:rPr>
        <w:noProof/>
      </w:rPr>
      <mc:AlternateContent>
        <mc:Choice Requires="wps">
          <w:drawing>
            <wp:anchor distT="0" distB="0" distL="114300" distR="114300" simplePos="0" relativeHeight="503314192" behindDoc="1" locked="0" layoutInCell="1" allowOverlap="1" wp14:anchorId="5E2986F1" wp14:editId="7CFCB64B">
              <wp:simplePos x="0" y="0"/>
              <wp:positionH relativeFrom="page">
                <wp:posOffset>6606540</wp:posOffset>
              </wp:positionH>
              <wp:positionV relativeFrom="page">
                <wp:posOffset>372745</wp:posOffset>
              </wp:positionV>
              <wp:extent cx="278130" cy="151765"/>
              <wp:effectExtent l="0" t="127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2EBAA" w14:textId="77777777" w:rsidR="000B0C38" w:rsidRDefault="000B0C38">
                          <w:pPr>
                            <w:spacing w:line="200" w:lineRule="exact"/>
                            <w:ind w:left="20" w:right="-30"/>
                          </w:pPr>
                          <w:r>
                            <w: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2986F1" id="Text Box 1" o:spid="_x0000_s1072" type="#_x0000_t202" style="position:absolute;margin-left:520.2pt;margin-top:29.35pt;width:21.9pt;height:11.95pt;z-index:-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DWrgIAAK8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" filled="f" stroked="f">
              <v:textbox inset="0,0,0,0">
                <w:txbxContent>
                  <w:p w14:paraId="2D62EBAA" w14:textId="77777777" w:rsidR="00F9389F" w:rsidRDefault="00F9389F">
                    <w:pPr>
                      <w:spacing w:line="200" w:lineRule="exact"/>
                      <w:ind w:left="20" w:right="-30"/>
                    </w:pPr>
                    <w:r>
                      <w:t>2016</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C93D4E"/>
    <w:multiLevelType w:val="multilevel"/>
    <w:tmpl w:val="5940697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lison, Aaron">
    <w15:presenceInfo w15:providerId="AD" w15:userId="S-1-5-21-2029744651-2123529777-940726084-86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EE"/>
    <w:rsid w:val="00050DCE"/>
    <w:rsid w:val="000B0C38"/>
    <w:rsid w:val="00163B1C"/>
    <w:rsid w:val="00180670"/>
    <w:rsid w:val="002F067D"/>
    <w:rsid w:val="003D12CD"/>
    <w:rsid w:val="00443641"/>
    <w:rsid w:val="004763E4"/>
    <w:rsid w:val="005462C1"/>
    <w:rsid w:val="005658C9"/>
    <w:rsid w:val="005A71D7"/>
    <w:rsid w:val="005B53EE"/>
    <w:rsid w:val="005D79D6"/>
    <w:rsid w:val="006325A8"/>
    <w:rsid w:val="006C33D7"/>
    <w:rsid w:val="006D50EF"/>
    <w:rsid w:val="00726C06"/>
    <w:rsid w:val="007C5E7D"/>
    <w:rsid w:val="008342EA"/>
    <w:rsid w:val="00851C46"/>
    <w:rsid w:val="00961545"/>
    <w:rsid w:val="009E0015"/>
    <w:rsid w:val="00A42E94"/>
    <w:rsid w:val="00CB022C"/>
    <w:rsid w:val="00D26932"/>
    <w:rsid w:val="00D30E66"/>
    <w:rsid w:val="00DD1BAA"/>
    <w:rsid w:val="00DD4779"/>
    <w:rsid w:val="00EB3CAD"/>
    <w:rsid w:val="00F214CB"/>
    <w:rsid w:val="00F5753A"/>
    <w:rsid w:val="00F93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F1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F9389F"/>
    <w:rPr>
      <w:sz w:val="16"/>
      <w:szCs w:val="16"/>
    </w:rPr>
  </w:style>
  <w:style w:type="paragraph" w:styleId="CommentText">
    <w:name w:val="annotation text"/>
    <w:basedOn w:val="Normal"/>
    <w:link w:val="CommentTextChar"/>
    <w:uiPriority w:val="99"/>
    <w:semiHidden/>
    <w:unhideWhenUsed/>
    <w:rsid w:val="00F9389F"/>
  </w:style>
  <w:style w:type="character" w:customStyle="1" w:styleId="CommentTextChar">
    <w:name w:val="Comment Text Char"/>
    <w:basedOn w:val="DefaultParagraphFont"/>
    <w:link w:val="CommentText"/>
    <w:uiPriority w:val="99"/>
    <w:semiHidden/>
    <w:rsid w:val="00F9389F"/>
  </w:style>
  <w:style w:type="paragraph" w:styleId="CommentSubject">
    <w:name w:val="annotation subject"/>
    <w:basedOn w:val="CommentText"/>
    <w:next w:val="CommentText"/>
    <w:link w:val="CommentSubjectChar"/>
    <w:uiPriority w:val="99"/>
    <w:semiHidden/>
    <w:unhideWhenUsed/>
    <w:rsid w:val="00F9389F"/>
    <w:rPr>
      <w:b/>
      <w:bCs/>
    </w:rPr>
  </w:style>
  <w:style w:type="character" w:customStyle="1" w:styleId="CommentSubjectChar">
    <w:name w:val="Comment Subject Char"/>
    <w:basedOn w:val="CommentTextChar"/>
    <w:link w:val="CommentSubject"/>
    <w:uiPriority w:val="99"/>
    <w:semiHidden/>
    <w:rsid w:val="00F9389F"/>
    <w:rPr>
      <w:b/>
      <w:bCs/>
    </w:rPr>
  </w:style>
  <w:style w:type="paragraph" w:styleId="BalloonText">
    <w:name w:val="Balloon Text"/>
    <w:basedOn w:val="Normal"/>
    <w:link w:val="BalloonTextChar"/>
    <w:uiPriority w:val="99"/>
    <w:semiHidden/>
    <w:unhideWhenUsed/>
    <w:rsid w:val="00F938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389F"/>
    <w:rPr>
      <w:rFonts w:ascii="Segoe UI" w:hAnsi="Segoe UI" w:cs="Segoe UI"/>
      <w:sz w:val="18"/>
      <w:szCs w:val="18"/>
    </w:rPr>
  </w:style>
  <w:style w:type="paragraph" w:styleId="Revision">
    <w:name w:val="Revision"/>
    <w:hidden/>
    <w:uiPriority w:val="99"/>
    <w:semiHidden/>
    <w:rsid w:val="005A71D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F9389F"/>
    <w:rPr>
      <w:sz w:val="16"/>
      <w:szCs w:val="16"/>
    </w:rPr>
  </w:style>
  <w:style w:type="paragraph" w:styleId="CommentText">
    <w:name w:val="annotation text"/>
    <w:basedOn w:val="Normal"/>
    <w:link w:val="CommentTextChar"/>
    <w:uiPriority w:val="99"/>
    <w:semiHidden/>
    <w:unhideWhenUsed/>
    <w:rsid w:val="00F9389F"/>
  </w:style>
  <w:style w:type="character" w:customStyle="1" w:styleId="CommentTextChar">
    <w:name w:val="Comment Text Char"/>
    <w:basedOn w:val="DefaultParagraphFont"/>
    <w:link w:val="CommentText"/>
    <w:uiPriority w:val="99"/>
    <w:semiHidden/>
    <w:rsid w:val="00F9389F"/>
  </w:style>
  <w:style w:type="paragraph" w:styleId="CommentSubject">
    <w:name w:val="annotation subject"/>
    <w:basedOn w:val="CommentText"/>
    <w:next w:val="CommentText"/>
    <w:link w:val="CommentSubjectChar"/>
    <w:uiPriority w:val="99"/>
    <w:semiHidden/>
    <w:unhideWhenUsed/>
    <w:rsid w:val="00F9389F"/>
    <w:rPr>
      <w:b/>
      <w:bCs/>
    </w:rPr>
  </w:style>
  <w:style w:type="character" w:customStyle="1" w:styleId="CommentSubjectChar">
    <w:name w:val="Comment Subject Char"/>
    <w:basedOn w:val="CommentTextChar"/>
    <w:link w:val="CommentSubject"/>
    <w:uiPriority w:val="99"/>
    <w:semiHidden/>
    <w:rsid w:val="00F9389F"/>
    <w:rPr>
      <w:b/>
      <w:bCs/>
    </w:rPr>
  </w:style>
  <w:style w:type="paragraph" w:styleId="BalloonText">
    <w:name w:val="Balloon Text"/>
    <w:basedOn w:val="Normal"/>
    <w:link w:val="BalloonTextChar"/>
    <w:uiPriority w:val="99"/>
    <w:semiHidden/>
    <w:unhideWhenUsed/>
    <w:rsid w:val="00F938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389F"/>
    <w:rPr>
      <w:rFonts w:ascii="Segoe UI" w:hAnsi="Segoe UI" w:cs="Segoe UI"/>
      <w:sz w:val="18"/>
      <w:szCs w:val="18"/>
    </w:rPr>
  </w:style>
  <w:style w:type="paragraph" w:styleId="Revision">
    <w:name w:val="Revision"/>
    <w:hidden/>
    <w:uiPriority w:val="99"/>
    <w:semiHidden/>
    <w:rsid w:val="005A7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scholar.google.com/citations?view_op=view_citation&amp;hl=fr&amp;user=-9-kpJ0AAAAJ&amp;sortby=pubdate&amp;citation_for_view=-9-kpJ0AAAAJ:-mN3Mh-tlDkC" TargetMode="External"/></Relationship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29" Type="http://schemas.microsoft.com/office/2011/relationships/commentsExtended" Target="commentsExtended.xml"/><Relationship Id="rId10" Type="http://schemas.openxmlformats.org/officeDocument/2006/relationships/header" Target="header1.xml"/><Relationship Id="rId11" Type="http://schemas.openxmlformats.org/officeDocument/2006/relationships/hyperlink" Target="http://dx.doi.org/10.1038/nclimate2497"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8882</Words>
  <Characters>50633</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Ellison, Aaron</dc:creator>
  <cp:lastModifiedBy>Ailene Ettinger</cp:lastModifiedBy>
  <cp:revision>2</cp:revision>
  <dcterms:created xsi:type="dcterms:W3CDTF">2017-01-19T15:30:00Z</dcterms:created>
  <dcterms:modified xsi:type="dcterms:W3CDTF">2017-01-19T15:30:00Z</dcterms:modified>
</cp:coreProperties>
</file>